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846A9" w14:textId="77777777" w:rsidR="00EB0417" w:rsidRDefault="00EB0417" w:rsidP="00CC09C5">
      <w:pPr>
        <w:spacing w:after="10" w:line="240" w:lineRule="atLeast"/>
      </w:pPr>
      <w:permStart w:id="1640770861" w:edGrp="everyone"/>
      <w:permEnd w:id="1640770861"/>
    </w:p>
    <w:p w14:paraId="00F846AA" w14:textId="77777777" w:rsidR="00052156" w:rsidRDefault="00052156" w:rsidP="00CC09C5">
      <w:pPr>
        <w:spacing w:line="240" w:lineRule="atLeast"/>
        <w:jc w:val="center"/>
      </w:pPr>
      <w:r>
        <w:t xml:space="preserve"> </w:t>
      </w:r>
      <w:r>
        <w:rPr>
          <w:noProof/>
        </w:rPr>
        <w:drawing>
          <wp:inline distT="0" distB="0" distL="0" distR="0" wp14:anchorId="00F92EDB" wp14:editId="00F92EDC">
            <wp:extent cx="3400425" cy="1695450"/>
            <wp:effectExtent l="0" t="0" r="9525"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00F846AB" w14:textId="67A11F29" w:rsidR="00052156" w:rsidRDefault="00052156" w:rsidP="00CC09C5">
      <w:pPr>
        <w:spacing w:line="240" w:lineRule="atLeast"/>
        <w:jc w:val="center"/>
        <w:rPr>
          <w:rFonts w:cs="Arial"/>
          <w:b/>
          <w:color w:val="000080"/>
          <w:sz w:val="44"/>
          <w:szCs w:val="44"/>
        </w:rPr>
      </w:pPr>
      <w:r>
        <w:rPr>
          <w:rFonts w:cs="Arial"/>
          <w:b/>
          <w:color w:val="000080"/>
          <w:sz w:val="44"/>
          <w:szCs w:val="44"/>
        </w:rPr>
        <w:t>Research &amp; Vehicle Technology</w:t>
      </w:r>
    </w:p>
    <w:p w14:paraId="00F846AC" w14:textId="77777777" w:rsidR="00052156" w:rsidRDefault="00052156" w:rsidP="00CC09C5">
      <w:pPr>
        <w:spacing w:line="240" w:lineRule="atLeast"/>
        <w:jc w:val="center"/>
        <w:rPr>
          <w:rFonts w:cs="Arial"/>
          <w:b/>
          <w:color w:val="000080"/>
          <w:sz w:val="40"/>
          <w:szCs w:val="40"/>
        </w:rPr>
      </w:pPr>
      <w:r>
        <w:rPr>
          <w:rFonts w:cs="Arial"/>
          <w:b/>
          <w:color w:val="000080"/>
          <w:sz w:val="40"/>
          <w:szCs w:val="40"/>
        </w:rPr>
        <w:t>“Infotainment Systems Product Development”</w:t>
      </w:r>
    </w:p>
    <w:p w14:paraId="00F846AD" w14:textId="77777777" w:rsidR="00052156" w:rsidRDefault="00052156" w:rsidP="00CC09C5">
      <w:pPr>
        <w:spacing w:line="240" w:lineRule="atLeast"/>
        <w:jc w:val="center"/>
      </w:pPr>
    </w:p>
    <w:p w14:paraId="00F846AE" w14:textId="77777777" w:rsidR="00052156" w:rsidRDefault="00052156" w:rsidP="00CC09C5">
      <w:pPr>
        <w:spacing w:line="240" w:lineRule="atLeast"/>
        <w:jc w:val="center"/>
      </w:pPr>
    </w:p>
    <w:p w14:paraId="06A0992A" w14:textId="37853312" w:rsidR="002F5C38" w:rsidRDefault="002C17D0" w:rsidP="00CC09C5">
      <w:pPr>
        <w:spacing w:line="240" w:lineRule="atLeast"/>
        <w:jc w:val="center"/>
        <w:rPr>
          <w:rFonts w:cs="Arial"/>
          <w:b/>
          <w:sz w:val="52"/>
          <w:szCs w:val="52"/>
        </w:rPr>
      </w:pPr>
      <w:r>
        <w:rPr>
          <w:rFonts w:cs="Arial"/>
          <w:b/>
          <w:sz w:val="52"/>
          <w:szCs w:val="52"/>
        </w:rPr>
        <w:t>Core Audio Engineering Product Development</w:t>
      </w:r>
    </w:p>
    <w:p w14:paraId="6C85F73F" w14:textId="77777777" w:rsidR="00BE0994" w:rsidRDefault="00BE0994" w:rsidP="00CC09C5">
      <w:pPr>
        <w:spacing w:line="240" w:lineRule="atLeast"/>
        <w:jc w:val="center"/>
        <w:rPr>
          <w:rFonts w:cs="Arial"/>
          <w:b/>
          <w:sz w:val="52"/>
          <w:szCs w:val="52"/>
        </w:rPr>
      </w:pPr>
    </w:p>
    <w:p w14:paraId="7A531926" w14:textId="7D2F3EC4" w:rsidR="002C17D0" w:rsidRPr="00BE0994" w:rsidRDefault="00944ECB" w:rsidP="00CC09C5">
      <w:pPr>
        <w:spacing w:line="240" w:lineRule="atLeast"/>
        <w:jc w:val="center"/>
        <w:rPr>
          <w:sz w:val="36"/>
          <w:szCs w:val="36"/>
        </w:rPr>
      </w:pPr>
      <w:bookmarkStart w:id="0" w:name="_Hlk70888202"/>
      <w:r>
        <w:rPr>
          <w:rFonts w:cs="Arial"/>
          <w:b/>
          <w:sz w:val="36"/>
          <w:szCs w:val="36"/>
        </w:rPr>
        <w:t>Phoenix A</w:t>
      </w:r>
      <w:r w:rsidR="003C6782">
        <w:rPr>
          <w:rFonts w:cs="Arial"/>
          <w:b/>
          <w:sz w:val="36"/>
          <w:szCs w:val="36"/>
        </w:rPr>
        <w:t>ctive Noise Control</w:t>
      </w:r>
      <w:r>
        <w:rPr>
          <w:rFonts w:cs="Arial"/>
          <w:b/>
          <w:sz w:val="36"/>
          <w:szCs w:val="36"/>
        </w:rPr>
        <w:t>/ P</w:t>
      </w:r>
      <w:r w:rsidR="003C6782">
        <w:rPr>
          <w:rFonts w:cs="Arial"/>
          <w:b/>
          <w:sz w:val="36"/>
          <w:szCs w:val="36"/>
        </w:rPr>
        <w:t xml:space="preserve">ropulsion Sound </w:t>
      </w:r>
      <w:r w:rsidR="00F32A96">
        <w:rPr>
          <w:rFonts w:cs="Arial"/>
          <w:b/>
          <w:sz w:val="36"/>
          <w:szCs w:val="36"/>
        </w:rPr>
        <w:t>Enhancement</w:t>
      </w:r>
      <w:r>
        <w:rPr>
          <w:rFonts w:cs="Arial"/>
          <w:b/>
          <w:sz w:val="36"/>
          <w:szCs w:val="36"/>
        </w:rPr>
        <w:t xml:space="preserve"> Functional Specification</w:t>
      </w:r>
      <w:bookmarkEnd w:id="0"/>
    </w:p>
    <w:p w14:paraId="00F846B1" w14:textId="77777777" w:rsidR="00052156" w:rsidRDefault="00052156" w:rsidP="00CC09C5">
      <w:pPr>
        <w:spacing w:line="240" w:lineRule="atLeast"/>
        <w:jc w:val="center"/>
      </w:pPr>
    </w:p>
    <w:p w14:paraId="00F846B2" w14:textId="77777777" w:rsidR="00052156" w:rsidRPr="00D61E93" w:rsidRDefault="00052156" w:rsidP="00CC09C5">
      <w:pPr>
        <w:spacing w:line="240" w:lineRule="atLeast"/>
        <w:jc w:val="center"/>
      </w:pPr>
    </w:p>
    <w:p w14:paraId="00F846B3" w14:textId="77777777" w:rsidR="00052156" w:rsidRPr="00D61E93" w:rsidRDefault="00052156" w:rsidP="00CC09C5">
      <w:pPr>
        <w:spacing w:line="240" w:lineRule="atLeast"/>
        <w:jc w:val="center"/>
      </w:pPr>
    </w:p>
    <w:p w14:paraId="00F846B4" w14:textId="1CA4066B" w:rsidR="00052156" w:rsidRPr="002C17D0" w:rsidRDefault="00DF24E4" w:rsidP="00CC09C5">
      <w:pPr>
        <w:spacing w:line="240" w:lineRule="atLeast"/>
        <w:jc w:val="center"/>
        <w:rPr>
          <w:rFonts w:cs="Arial"/>
          <w:b/>
          <w:bCs/>
          <w:sz w:val="32"/>
          <w:szCs w:val="32"/>
        </w:rPr>
      </w:pPr>
      <w:r w:rsidRPr="002C17D0">
        <w:rPr>
          <w:rFonts w:cs="Arial"/>
          <w:b/>
          <w:bCs/>
          <w:sz w:val="32"/>
          <w:szCs w:val="32"/>
        </w:rPr>
        <w:t xml:space="preserve">Version </w:t>
      </w:r>
      <w:r w:rsidR="00B6540A">
        <w:rPr>
          <w:rFonts w:cs="Arial"/>
          <w:b/>
          <w:bCs/>
          <w:sz w:val="32"/>
          <w:szCs w:val="32"/>
        </w:rPr>
        <w:t>1.</w:t>
      </w:r>
      <w:ins w:id="1" w:author="Saminathan, Arun (A.)" w:date="2022-03-31T12:42:00Z">
        <w:r w:rsidR="001B2F4F">
          <w:rPr>
            <w:rFonts w:cs="Arial"/>
            <w:b/>
            <w:bCs/>
            <w:sz w:val="32"/>
            <w:szCs w:val="32"/>
          </w:rPr>
          <w:t>5</w:t>
        </w:r>
      </w:ins>
      <w:del w:id="2" w:author="Saminathan, Arun (A.)" w:date="2022-03-31T12:42:00Z">
        <w:r w:rsidR="00630D5F" w:rsidDel="001B2F4F">
          <w:rPr>
            <w:rFonts w:cs="Arial"/>
            <w:b/>
            <w:bCs/>
            <w:sz w:val="32"/>
            <w:szCs w:val="32"/>
          </w:rPr>
          <w:delText>4</w:delText>
        </w:r>
      </w:del>
      <w:r w:rsidR="00B6540A">
        <w:rPr>
          <w:rFonts w:cs="Arial"/>
          <w:b/>
          <w:bCs/>
          <w:sz w:val="32"/>
          <w:szCs w:val="32"/>
        </w:rPr>
        <w:t xml:space="preserve"> Draft</w:t>
      </w:r>
    </w:p>
    <w:p w14:paraId="73C59E7F" w14:textId="786B4ED4" w:rsidR="002F5C38" w:rsidRDefault="002F5C38" w:rsidP="00CC09C5">
      <w:pPr>
        <w:spacing w:line="240" w:lineRule="atLeast"/>
        <w:jc w:val="center"/>
        <w:rPr>
          <w:rFonts w:cs="Arial"/>
          <w:sz w:val="28"/>
          <w:szCs w:val="28"/>
        </w:rPr>
      </w:pPr>
    </w:p>
    <w:p w14:paraId="47BC07E3" w14:textId="77777777" w:rsidR="002C17D0" w:rsidRPr="00D61E93" w:rsidRDefault="002C17D0" w:rsidP="00CC09C5">
      <w:pPr>
        <w:spacing w:line="240" w:lineRule="atLeast"/>
        <w:jc w:val="center"/>
        <w:rPr>
          <w:rFonts w:cs="Arial"/>
          <w:sz w:val="28"/>
          <w:szCs w:val="28"/>
        </w:rPr>
      </w:pPr>
    </w:p>
    <w:p w14:paraId="00F846B5" w14:textId="77777777" w:rsidR="00052156" w:rsidRPr="00D61E93" w:rsidRDefault="00052156" w:rsidP="00CC09C5">
      <w:pPr>
        <w:spacing w:line="240" w:lineRule="atLeast"/>
        <w:jc w:val="center"/>
        <w:rPr>
          <w:rFonts w:cs="Arial"/>
          <w:b/>
          <w:sz w:val="28"/>
          <w:szCs w:val="28"/>
        </w:rPr>
      </w:pPr>
      <w:r w:rsidRPr="00D61E93">
        <w:rPr>
          <w:rFonts w:cs="Arial"/>
          <w:b/>
          <w:sz w:val="28"/>
          <w:szCs w:val="28"/>
        </w:rPr>
        <w:t>UNCONTROLLED COPY IF PRINTED</w:t>
      </w:r>
    </w:p>
    <w:p w14:paraId="00F846B6" w14:textId="77777777" w:rsidR="00052156" w:rsidRDefault="00052156" w:rsidP="00CC09C5">
      <w:pPr>
        <w:spacing w:line="240" w:lineRule="atLeast"/>
        <w:jc w:val="center"/>
      </w:pPr>
    </w:p>
    <w:p w14:paraId="00F846B7" w14:textId="5CE2ED66" w:rsidR="00052156" w:rsidRPr="002C17D0" w:rsidRDefault="00DF24E4" w:rsidP="00CC09C5">
      <w:pPr>
        <w:spacing w:line="240" w:lineRule="atLeast"/>
        <w:jc w:val="center"/>
        <w:rPr>
          <w:rFonts w:cs="Arial"/>
          <w:b/>
          <w:sz w:val="24"/>
        </w:rPr>
      </w:pPr>
      <w:r w:rsidRPr="002C17D0">
        <w:rPr>
          <w:rFonts w:cs="Arial"/>
          <w:b/>
          <w:sz w:val="24"/>
        </w:rPr>
        <w:t xml:space="preserve">Version Date:  </w:t>
      </w:r>
      <w:ins w:id="3" w:author="Arun" w:date="2022-08-11T09:35:00Z">
        <w:r w:rsidR="0046461B">
          <w:rPr>
            <w:rFonts w:cs="Arial"/>
            <w:b/>
            <w:sz w:val="24"/>
          </w:rPr>
          <w:t>August</w:t>
        </w:r>
      </w:ins>
      <w:ins w:id="4" w:author="Arun Saminathan" w:date="2022-06-10T18:53:00Z">
        <w:del w:id="5" w:author="Arun" w:date="2022-08-11T09:35:00Z">
          <w:r w:rsidR="00B34D3A" w:rsidDel="0046461B">
            <w:rPr>
              <w:rFonts w:cs="Arial"/>
              <w:b/>
              <w:sz w:val="24"/>
            </w:rPr>
            <w:delText>J</w:delText>
          </w:r>
        </w:del>
        <w:del w:id="6" w:author="Arun" w:date="2022-08-11T09:34:00Z">
          <w:r w:rsidR="00B34D3A" w:rsidDel="0046461B">
            <w:rPr>
              <w:rFonts w:cs="Arial"/>
              <w:b/>
              <w:sz w:val="24"/>
            </w:rPr>
            <w:delText>une</w:delText>
          </w:r>
        </w:del>
      </w:ins>
      <w:ins w:id="7" w:author="Saminathan, Arun (A.)" w:date="2022-05-05T09:33:00Z">
        <w:del w:id="8" w:author="Arun Saminathan" w:date="2022-06-10T18:53:00Z">
          <w:r w:rsidR="00E54B9C" w:rsidDel="00B34D3A">
            <w:rPr>
              <w:rFonts w:cs="Arial"/>
              <w:b/>
              <w:sz w:val="24"/>
            </w:rPr>
            <w:delText>May</w:delText>
          </w:r>
        </w:del>
      </w:ins>
      <w:ins w:id="9" w:author="Arun Saminathan" w:date="2022-04-08T11:43:00Z">
        <w:del w:id="10" w:author="Saminathan, Arun (A.)" w:date="2022-05-05T09:33:00Z">
          <w:r w:rsidR="009D36FE" w:rsidDel="00E54B9C">
            <w:rPr>
              <w:rFonts w:cs="Arial"/>
              <w:b/>
              <w:sz w:val="24"/>
            </w:rPr>
            <w:delText>April</w:delText>
          </w:r>
        </w:del>
        <w:r w:rsidR="009D36FE">
          <w:rPr>
            <w:rFonts w:cs="Arial"/>
            <w:b/>
            <w:sz w:val="24"/>
          </w:rPr>
          <w:t xml:space="preserve"> </w:t>
        </w:r>
      </w:ins>
      <w:ins w:id="11" w:author="Arun Saminathan" w:date="2022-06-10T18:53:00Z">
        <w:r w:rsidR="00B34D3A">
          <w:rPr>
            <w:rFonts w:cs="Arial"/>
            <w:b/>
            <w:sz w:val="24"/>
          </w:rPr>
          <w:t>1</w:t>
        </w:r>
      </w:ins>
      <w:ins w:id="12" w:author="Arun Saminathan" w:date="2022-05-30T20:50:00Z">
        <w:r w:rsidR="005B02AD">
          <w:rPr>
            <w:rFonts w:cs="Arial"/>
            <w:b/>
            <w:sz w:val="24"/>
          </w:rPr>
          <w:t>0</w:t>
        </w:r>
      </w:ins>
      <w:ins w:id="13" w:author="Saminathan, Arun (A.)" w:date="2022-05-16T09:33:00Z">
        <w:del w:id="14" w:author="Arun Saminathan" w:date="2022-05-30T20:50:00Z">
          <w:r w:rsidR="00E43DD2" w:rsidDel="005B02AD">
            <w:rPr>
              <w:rFonts w:cs="Arial"/>
              <w:b/>
              <w:sz w:val="24"/>
            </w:rPr>
            <w:delText>1</w:delText>
          </w:r>
        </w:del>
      </w:ins>
      <w:ins w:id="15" w:author="Saminathan, Arun (A.)" w:date="2022-05-17T14:57:00Z">
        <w:del w:id="16" w:author="Arun Saminathan" w:date="2022-05-30T20:50:00Z">
          <w:r w:rsidR="007C3A3E" w:rsidDel="005B02AD">
            <w:rPr>
              <w:rFonts w:cs="Arial"/>
              <w:b/>
              <w:sz w:val="24"/>
            </w:rPr>
            <w:delText>7</w:delText>
          </w:r>
        </w:del>
      </w:ins>
      <w:ins w:id="17" w:author="Arun Saminathan" w:date="2022-05-09T12:18:00Z">
        <w:del w:id="18" w:author="Saminathan, Arun (A.)" w:date="2022-05-16T09:33:00Z">
          <w:r w:rsidR="00E87161" w:rsidDel="00E43DD2">
            <w:rPr>
              <w:rFonts w:cs="Arial"/>
              <w:b/>
              <w:sz w:val="24"/>
            </w:rPr>
            <w:delText>9</w:delText>
          </w:r>
        </w:del>
      </w:ins>
      <w:ins w:id="19" w:author="Saminathan, Arun (A.)" w:date="2022-05-05T09:33:00Z">
        <w:del w:id="20" w:author="Arun Saminathan" w:date="2022-05-09T12:18:00Z">
          <w:r w:rsidR="00E54B9C" w:rsidDel="00E87161">
            <w:rPr>
              <w:rFonts w:cs="Arial"/>
              <w:b/>
              <w:sz w:val="24"/>
            </w:rPr>
            <w:delText>5</w:delText>
          </w:r>
        </w:del>
      </w:ins>
      <w:ins w:id="21" w:author="Arun Saminathan" w:date="2022-04-28T11:40:00Z">
        <w:del w:id="22" w:author="Saminathan, Arun (A.)" w:date="2022-05-05T09:33:00Z">
          <w:r w:rsidR="00B11873" w:rsidDel="00E54B9C">
            <w:rPr>
              <w:rFonts w:cs="Arial"/>
              <w:b/>
              <w:sz w:val="24"/>
            </w:rPr>
            <w:delText>8</w:delText>
          </w:r>
        </w:del>
      </w:ins>
      <w:ins w:id="23" w:author="Saminathan, Arun (A.)" w:date="2022-04-26T17:19:00Z">
        <w:del w:id="24" w:author="Arun Saminathan" w:date="2022-04-28T11:40:00Z">
          <w:r w:rsidR="008752CB" w:rsidDel="00B11873">
            <w:rPr>
              <w:rFonts w:cs="Arial"/>
              <w:b/>
              <w:sz w:val="24"/>
            </w:rPr>
            <w:delText>6</w:delText>
          </w:r>
        </w:del>
      </w:ins>
      <w:ins w:id="25" w:author="Arun Saminathan" w:date="2022-04-08T11:43:00Z">
        <w:del w:id="26" w:author="Saminathan, Arun (A.)" w:date="2022-04-19T14:15:00Z">
          <w:r w:rsidR="009D36FE" w:rsidDel="00E9404B">
            <w:rPr>
              <w:rFonts w:cs="Arial"/>
              <w:b/>
              <w:sz w:val="24"/>
            </w:rPr>
            <w:delText>8</w:delText>
          </w:r>
        </w:del>
      </w:ins>
      <w:del w:id="27" w:author="Arun Saminathan" w:date="2022-04-08T11:43:00Z">
        <w:r w:rsidR="00630D5F" w:rsidDel="009D36FE">
          <w:rPr>
            <w:rFonts w:cs="Arial"/>
            <w:b/>
            <w:sz w:val="24"/>
          </w:rPr>
          <w:delText>March</w:delText>
        </w:r>
        <w:r w:rsidR="00731682" w:rsidDel="009D36FE">
          <w:rPr>
            <w:rFonts w:cs="Arial"/>
            <w:b/>
            <w:sz w:val="24"/>
          </w:rPr>
          <w:delText xml:space="preserve"> </w:delText>
        </w:r>
      </w:del>
      <w:ins w:id="28" w:author="Saminathan, Arun (A.)" w:date="2022-03-31T12:42:00Z">
        <w:del w:id="29" w:author="Arun Saminathan" w:date="2022-04-08T11:43:00Z">
          <w:r w:rsidR="001B2F4F" w:rsidDel="009D36FE">
            <w:rPr>
              <w:rFonts w:cs="Arial"/>
              <w:b/>
              <w:sz w:val="24"/>
            </w:rPr>
            <w:delText>31</w:delText>
          </w:r>
        </w:del>
      </w:ins>
      <w:del w:id="30" w:author="Saminathan, Arun (A.)" w:date="2022-03-31T12:42:00Z">
        <w:r w:rsidR="002B7CEC" w:rsidDel="001B2F4F">
          <w:rPr>
            <w:rFonts w:cs="Arial"/>
            <w:b/>
            <w:sz w:val="24"/>
          </w:rPr>
          <w:delText>2</w:delText>
        </w:r>
        <w:r w:rsidR="000D3404" w:rsidDel="001B2F4F">
          <w:rPr>
            <w:rFonts w:cs="Arial"/>
            <w:b/>
            <w:sz w:val="24"/>
          </w:rPr>
          <w:delText>5</w:delText>
        </w:r>
      </w:del>
      <w:r w:rsidR="002C17D0" w:rsidRPr="002C17D0">
        <w:rPr>
          <w:rFonts w:cs="Arial"/>
          <w:b/>
          <w:sz w:val="24"/>
        </w:rPr>
        <w:t>, 202</w:t>
      </w:r>
      <w:r w:rsidR="00C34B6B">
        <w:rPr>
          <w:rFonts w:cs="Arial"/>
          <w:b/>
          <w:sz w:val="24"/>
        </w:rPr>
        <w:t>2</w:t>
      </w:r>
    </w:p>
    <w:p w14:paraId="00F846B8" w14:textId="77777777" w:rsidR="00052156" w:rsidRDefault="00052156" w:rsidP="00CC09C5">
      <w:pPr>
        <w:spacing w:line="240" w:lineRule="atLeast"/>
        <w:jc w:val="center"/>
      </w:pPr>
    </w:p>
    <w:p w14:paraId="00F846B9" w14:textId="77777777" w:rsidR="00052156" w:rsidRDefault="00052156" w:rsidP="00CC09C5">
      <w:pPr>
        <w:spacing w:line="240" w:lineRule="atLeast"/>
        <w:jc w:val="center"/>
      </w:pPr>
    </w:p>
    <w:p w14:paraId="00F846BA" w14:textId="77777777" w:rsidR="00052156" w:rsidRDefault="00052156" w:rsidP="00CC09C5">
      <w:pPr>
        <w:spacing w:line="240" w:lineRule="atLeast"/>
        <w:jc w:val="center"/>
      </w:pPr>
    </w:p>
    <w:p w14:paraId="00F846BB" w14:textId="77777777" w:rsidR="00052156" w:rsidRDefault="00052156" w:rsidP="00CC09C5">
      <w:pPr>
        <w:spacing w:line="240" w:lineRule="atLeast"/>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2470531E" w14:textId="77777777" w:rsidR="00737D58" w:rsidRDefault="00052156" w:rsidP="00CC09C5">
      <w:pPr>
        <w:spacing w:line="240" w:lineRule="atLeast"/>
        <w:jc w:val="center"/>
        <w:rPr>
          <w:rFonts w:cs="Arial"/>
          <w:b/>
          <w:sz w:val="36"/>
          <w:szCs w:val="36"/>
        </w:rPr>
      </w:pPr>
      <w:r>
        <w:rPr>
          <w:b/>
          <w:sz w:val="36"/>
          <w:szCs w:val="36"/>
        </w:rPr>
        <w:br w:type="page"/>
      </w:r>
      <w:r w:rsidR="00737D58">
        <w:rPr>
          <w:rFonts w:cs="Arial"/>
          <w:b/>
          <w:sz w:val="36"/>
          <w:szCs w:val="36"/>
        </w:rPr>
        <w:t>Table of Contents</w:t>
      </w:r>
    </w:p>
    <w:p w14:paraId="04316704" w14:textId="77777777" w:rsidR="00737D58" w:rsidRDefault="00737D58" w:rsidP="00CC09C5">
      <w:pPr>
        <w:spacing w:line="240" w:lineRule="atLeast"/>
        <w:jc w:val="center"/>
        <w:rPr>
          <w:rFonts w:cs="Arial"/>
          <w:b/>
          <w:sz w:val="36"/>
          <w:szCs w:val="36"/>
        </w:rPr>
      </w:pPr>
    </w:p>
    <w:p w14:paraId="3C17F733" w14:textId="1C0844A4" w:rsidR="00FD2991" w:rsidRDefault="00737D58">
      <w:pPr>
        <w:pStyle w:val="TOC1"/>
        <w:rPr>
          <w:ins w:id="31" w:author="Arun Saminathan" w:date="2022-06-10T18:48:00Z"/>
          <w:rFonts w:asciiTheme="minorHAnsi" w:hAnsiTheme="minorHAnsi" w:cstheme="minorBidi"/>
          <w:b w:val="0"/>
          <w:smallCaps w:val="0"/>
          <w:noProof/>
          <w:sz w:val="22"/>
          <w:szCs w:val="22"/>
        </w:rPr>
      </w:pPr>
      <w:r>
        <w:rPr>
          <w:sz w:val="36"/>
          <w:szCs w:val="36"/>
        </w:rPr>
        <w:fldChar w:fldCharType="begin"/>
      </w:r>
      <w:r>
        <w:rPr>
          <w:sz w:val="36"/>
          <w:szCs w:val="36"/>
        </w:rPr>
        <w:instrText xml:space="preserve"> TOC \o "1-7" \h \z \u </w:instrText>
      </w:r>
      <w:r>
        <w:rPr>
          <w:sz w:val="36"/>
          <w:szCs w:val="36"/>
        </w:rPr>
        <w:fldChar w:fldCharType="separate"/>
      </w:r>
      <w:ins w:id="32" w:author="Arun Saminathan" w:date="2022-06-10T18:48:00Z">
        <w:r w:rsidR="00FD2991" w:rsidRPr="009749C6">
          <w:rPr>
            <w:rStyle w:val="Hyperlink"/>
            <w:noProof/>
          </w:rPr>
          <w:fldChar w:fldCharType="begin"/>
        </w:r>
        <w:r w:rsidR="00FD2991" w:rsidRPr="009749C6">
          <w:rPr>
            <w:rStyle w:val="Hyperlink"/>
            <w:noProof/>
          </w:rPr>
          <w:instrText xml:space="preserve"> </w:instrText>
        </w:r>
        <w:r w:rsidR="00FD2991">
          <w:rPr>
            <w:noProof/>
          </w:rPr>
          <w:instrText>HYPERLINK \l "_Toc105779323"</w:instrText>
        </w:r>
        <w:r w:rsidR="00FD2991" w:rsidRPr="009749C6">
          <w:rPr>
            <w:rStyle w:val="Hyperlink"/>
            <w:noProof/>
          </w:rPr>
          <w:instrText xml:space="preserve"> </w:instrText>
        </w:r>
        <w:r w:rsidR="00FD2991" w:rsidRPr="009749C6">
          <w:rPr>
            <w:rStyle w:val="Hyperlink"/>
            <w:noProof/>
          </w:rPr>
          <w:fldChar w:fldCharType="separate"/>
        </w:r>
        <w:r w:rsidR="00FD2991" w:rsidRPr="009749C6">
          <w:rPr>
            <w:rStyle w:val="Hyperlink"/>
            <w:noProof/>
          </w:rPr>
          <w:t>1</w:t>
        </w:r>
        <w:r w:rsidR="00FD2991">
          <w:rPr>
            <w:rFonts w:asciiTheme="minorHAnsi" w:hAnsiTheme="minorHAnsi" w:cstheme="minorBidi"/>
            <w:b w:val="0"/>
            <w:smallCaps w:val="0"/>
            <w:noProof/>
            <w:sz w:val="22"/>
            <w:szCs w:val="22"/>
          </w:rPr>
          <w:tab/>
        </w:r>
        <w:r w:rsidR="00FD2991" w:rsidRPr="009749C6">
          <w:rPr>
            <w:rStyle w:val="Hyperlink"/>
            <w:noProof/>
          </w:rPr>
          <w:t>Introduction</w:t>
        </w:r>
        <w:r w:rsidR="00FD2991">
          <w:rPr>
            <w:noProof/>
            <w:webHidden/>
          </w:rPr>
          <w:tab/>
        </w:r>
        <w:r w:rsidR="00FD2991">
          <w:rPr>
            <w:noProof/>
            <w:webHidden/>
          </w:rPr>
          <w:fldChar w:fldCharType="begin"/>
        </w:r>
        <w:r w:rsidR="00FD2991">
          <w:rPr>
            <w:noProof/>
            <w:webHidden/>
          </w:rPr>
          <w:instrText xml:space="preserve"> PAGEREF _Toc105779323 \h </w:instrText>
        </w:r>
      </w:ins>
      <w:r w:rsidR="00FD2991">
        <w:rPr>
          <w:noProof/>
          <w:webHidden/>
        </w:rPr>
      </w:r>
      <w:r w:rsidR="00FD2991">
        <w:rPr>
          <w:noProof/>
          <w:webHidden/>
        </w:rPr>
        <w:fldChar w:fldCharType="separate"/>
      </w:r>
      <w:ins w:id="33" w:author="Arun Saminathan" w:date="2022-06-10T18:48:00Z">
        <w:r w:rsidR="00FD2991">
          <w:rPr>
            <w:noProof/>
            <w:webHidden/>
          </w:rPr>
          <w:t>8</w:t>
        </w:r>
        <w:r w:rsidR="00FD2991">
          <w:rPr>
            <w:noProof/>
            <w:webHidden/>
          </w:rPr>
          <w:fldChar w:fldCharType="end"/>
        </w:r>
        <w:r w:rsidR="00FD2991" w:rsidRPr="009749C6">
          <w:rPr>
            <w:rStyle w:val="Hyperlink"/>
            <w:noProof/>
          </w:rPr>
          <w:fldChar w:fldCharType="end"/>
        </w:r>
      </w:ins>
    </w:p>
    <w:p w14:paraId="7E732D99" w14:textId="4C81CA77" w:rsidR="00FD2991" w:rsidRDefault="00FD2991">
      <w:pPr>
        <w:pStyle w:val="TOC2"/>
        <w:rPr>
          <w:ins w:id="34" w:author="Arun Saminathan" w:date="2022-06-10T18:48:00Z"/>
          <w:rFonts w:asciiTheme="minorHAnsi" w:hAnsiTheme="minorHAnsi" w:cstheme="minorBidi"/>
          <w:b w:val="0"/>
          <w:i w:val="0"/>
          <w:noProof/>
          <w:sz w:val="22"/>
          <w:szCs w:val="22"/>
        </w:rPr>
      </w:pPr>
      <w:ins w:id="3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"_Toc105779324"</w:instrText>
        </w:r>
        <w:r w:rsidRPr="009749C6">
          <w:rPr>
            <w:rStyle w:val="Hyperlink"/>
            <w:noProof/>
          </w:rPr>
          <w:instrText xml:space="preserve"> </w:instrText>
        </w:r>
        <w:r w:rsidRPr="009749C6">
          <w:rPr>
            <w:rStyle w:val="Hyperlink"/>
            <w:noProof/>
          </w:rPr>
          <w:fldChar w:fldCharType="separate"/>
        </w:r>
        <w:r w:rsidRPr="009749C6">
          <w:rPr>
            <w:rStyle w:val="Hyperlink"/>
            <w:noProof/>
          </w:rPr>
          <w:t>1.1</w:t>
        </w:r>
        <w:r>
          <w:rPr>
            <w:rFonts w:asciiTheme="minorHAnsi" w:hAnsiTheme="minorHAnsi" w:cstheme="minorBidi"/>
            <w:b w:val="0"/>
            <w:i w:val="0"/>
            <w:noProof/>
            <w:sz w:val="22"/>
            <w:szCs w:val="22"/>
          </w:rPr>
          <w:tab/>
        </w:r>
        <w:r w:rsidRPr="009749C6">
          <w:rPr>
            <w:rStyle w:val="Hyperlink"/>
            <w:noProof/>
          </w:rPr>
          <w:t>Acronyms and Definitions</w:t>
        </w:r>
        <w:r>
          <w:rPr>
            <w:noProof/>
            <w:webHidden/>
          </w:rPr>
          <w:tab/>
        </w:r>
        <w:r>
          <w:rPr>
            <w:noProof/>
            <w:webHidden/>
          </w:rPr>
          <w:fldChar w:fldCharType="begin"/>
        </w:r>
        <w:r>
          <w:rPr>
            <w:noProof/>
            <w:webHidden/>
          </w:rPr>
          <w:instrText xml:space="preserve"> PAGEREF _Toc105779324 \h </w:instrText>
        </w:r>
      </w:ins>
      <w:r>
        <w:rPr>
          <w:noProof/>
          <w:webHidden/>
        </w:rPr>
      </w:r>
      <w:r>
        <w:rPr>
          <w:noProof/>
          <w:webHidden/>
        </w:rPr>
        <w:fldChar w:fldCharType="separate"/>
      </w:r>
      <w:ins w:id="36" w:author="Arun Saminathan" w:date="2022-06-10T18:48:00Z">
        <w:r>
          <w:rPr>
            <w:noProof/>
            <w:webHidden/>
          </w:rPr>
          <w:t>8</w:t>
        </w:r>
        <w:r>
          <w:rPr>
            <w:noProof/>
            <w:webHidden/>
          </w:rPr>
          <w:fldChar w:fldCharType="end"/>
        </w:r>
        <w:r w:rsidRPr="009749C6">
          <w:rPr>
            <w:rStyle w:val="Hyperlink"/>
            <w:noProof/>
          </w:rPr>
          <w:fldChar w:fldCharType="end"/>
        </w:r>
      </w:ins>
    </w:p>
    <w:p w14:paraId="23A95120" w14:textId="67777FE3" w:rsidR="00FD2991" w:rsidRDefault="00FD2991">
      <w:pPr>
        <w:pStyle w:val="TOC2"/>
        <w:rPr>
          <w:ins w:id="37" w:author="Arun Saminathan" w:date="2022-06-10T18:48:00Z"/>
          <w:rFonts w:asciiTheme="minorHAnsi" w:hAnsiTheme="minorHAnsi" w:cstheme="minorBidi"/>
          <w:b w:val="0"/>
          <w:i w:val="0"/>
          <w:noProof/>
          <w:sz w:val="22"/>
          <w:szCs w:val="22"/>
        </w:rPr>
      </w:pPr>
      <w:ins w:id="3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"_Toc105779325"</w:instrText>
        </w:r>
        <w:r w:rsidRPr="009749C6">
          <w:rPr>
            <w:rStyle w:val="Hyperlink"/>
            <w:noProof/>
          </w:rPr>
          <w:instrText xml:space="preserve"> </w:instrText>
        </w:r>
        <w:r w:rsidRPr="009749C6">
          <w:rPr>
            <w:rStyle w:val="Hyperlink"/>
            <w:noProof/>
          </w:rPr>
          <w:fldChar w:fldCharType="separate"/>
        </w:r>
        <w:r w:rsidRPr="009749C6">
          <w:rPr>
            <w:rStyle w:val="Hyperlink"/>
            <w:noProof/>
          </w:rPr>
          <w:t>1.2</w:t>
        </w:r>
        <w:r>
          <w:rPr>
            <w:rFonts w:asciiTheme="minorHAnsi" w:hAnsiTheme="minorHAnsi" w:cstheme="minorBidi"/>
            <w:b w:val="0"/>
            <w:i w:val="0"/>
            <w:noProof/>
            <w:sz w:val="22"/>
            <w:szCs w:val="22"/>
          </w:rPr>
          <w:tab/>
        </w:r>
        <w:r w:rsidRPr="009749C6">
          <w:rPr>
            <w:rStyle w:val="Hyperlink"/>
            <w:noProof/>
          </w:rPr>
          <w:t>Phoenix System Architecture</w:t>
        </w:r>
        <w:r>
          <w:rPr>
            <w:noProof/>
            <w:webHidden/>
          </w:rPr>
          <w:tab/>
        </w:r>
        <w:r>
          <w:rPr>
            <w:noProof/>
            <w:webHidden/>
          </w:rPr>
          <w:fldChar w:fldCharType="begin"/>
        </w:r>
        <w:r>
          <w:rPr>
            <w:noProof/>
            <w:webHidden/>
          </w:rPr>
          <w:instrText xml:space="preserve"> PAGEREF _Toc105779325 \h </w:instrText>
        </w:r>
      </w:ins>
      <w:r>
        <w:rPr>
          <w:noProof/>
          <w:webHidden/>
        </w:rPr>
      </w:r>
      <w:r>
        <w:rPr>
          <w:noProof/>
          <w:webHidden/>
        </w:rPr>
        <w:fldChar w:fldCharType="separate"/>
      </w:r>
      <w:ins w:id="39" w:author="Arun Saminathan" w:date="2022-06-10T18:48:00Z">
        <w:r>
          <w:rPr>
            <w:noProof/>
            <w:webHidden/>
          </w:rPr>
          <w:t>9</w:t>
        </w:r>
        <w:r>
          <w:rPr>
            <w:noProof/>
            <w:webHidden/>
          </w:rPr>
          <w:fldChar w:fldCharType="end"/>
        </w:r>
        <w:r w:rsidRPr="009749C6">
          <w:rPr>
            <w:rStyle w:val="Hyperlink"/>
            <w:noProof/>
          </w:rPr>
          <w:fldChar w:fldCharType="end"/>
        </w:r>
      </w:ins>
    </w:p>
    <w:p w14:paraId="319A0CEC" w14:textId="2DCD8988" w:rsidR="00FD2991" w:rsidRDefault="00FD2991">
      <w:pPr>
        <w:pStyle w:val="TOC1"/>
        <w:rPr>
          <w:ins w:id="40" w:author="Arun Saminathan" w:date="2022-06-10T18:48:00Z"/>
          <w:rFonts w:asciiTheme="minorHAnsi" w:hAnsiTheme="minorHAnsi" w:cstheme="minorBidi"/>
          <w:b w:val="0"/>
          <w:smallCaps w:val="0"/>
          <w:noProof/>
          <w:sz w:val="22"/>
          <w:szCs w:val="22"/>
        </w:rPr>
      </w:pPr>
      <w:ins w:id="4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"_Toc105779326"</w:instrText>
        </w:r>
        <w:r w:rsidRPr="009749C6">
          <w:rPr>
            <w:rStyle w:val="Hyperlink"/>
            <w:noProof/>
          </w:rPr>
          <w:instrText xml:space="preserve"> </w:instrText>
        </w:r>
        <w:r w:rsidRPr="009749C6">
          <w:rPr>
            <w:rStyle w:val="Hyperlink"/>
            <w:noProof/>
          </w:rPr>
          <w:fldChar w:fldCharType="separate"/>
        </w:r>
        <w:r w:rsidRPr="009749C6">
          <w:rPr>
            <w:rStyle w:val="Hyperlink"/>
            <w:noProof/>
          </w:rPr>
          <w:t>2</w:t>
        </w:r>
        <w:r>
          <w:rPr>
            <w:rFonts w:asciiTheme="minorHAnsi" w:hAnsiTheme="minorHAnsi" w:cstheme="minorBidi"/>
            <w:b w:val="0"/>
            <w:smallCaps w:val="0"/>
            <w:noProof/>
            <w:sz w:val="22"/>
            <w:szCs w:val="22"/>
          </w:rPr>
          <w:tab/>
        </w:r>
        <w:r w:rsidRPr="009749C6">
          <w:rPr>
            <w:rStyle w:val="Hyperlink"/>
            <w:noProof/>
          </w:rPr>
          <w:t>PDC External Interfaces</w:t>
        </w:r>
        <w:r>
          <w:rPr>
            <w:noProof/>
            <w:webHidden/>
          </w:rPr>
          <w:tab/>
        </w:r>
        <w:r>
          <w:rPr>
            <w:noProof/>
            <w:webHidden/>
          </w:rPr>
          <w:fldChar w:fldCharType="begin"/>
        </w:r>
        <w:r>
          <w:rPr>
            <w:noProof/>
            <w:webHidden/>
          </w:rPr>
          <w:instrText xml:space="preserve"> PAGEREF _Toc105779326 \h </w:instrText>
        </w:r>
      </w:ins>
      <w:r>
        <w:rPr>
          <w:noProof/>
          <w:webHidden/>
        </w:rPr>
      </w:r>
      <w:r>
        <w:rPr>
          <w:noProof/>
          <w:webHidden/>
        </w:rPr>
        <w:fldChar w:fldCharType="separate"/>
      </w:r>
      <w:ins w:id="42" w:author="Arun Saminathan" w:date="2022-06-10T18:48:00Z">
        <w:r>
          <w:rPr>
            <w:noProof/>
            <w:webHidden/>
          </w:rPr>
          <w:t>11</w:t>
        </w:r>
        <w:r>
          <w:rPr>
            <w:noProof/>
            <w:webHidden/>
          </w:rPr>
          <w:fldChar w:fldCharType="end"/>
        </w:r>
        <w:r w:rsidRPr="009749C6">
          <w:rPr>
            <w:rStyle w:val="Hyperlink"/>
            <w:noProof/>
          </w:rPr>
          <w:fldChar w:fldCharType="end"/>
        </w:r>
      </w:ins>
    </w:p>
    <w:p w14:paraId="7DEE7A78" w14:textId="75CBBE38" w:rsidR="00FD2991" w:rsidRDefault="00FD2991">
      <w:pPr>
        <w:pStyle w:val="TOC1"/>
        <w:rPr>
          <w:ins w:id="43" w:author="Arun Saminathan" w:date="2022-06-10T18:48:00Z"/>
          <w:rFonts w:asciiTheme="minorHAnsi" w:hAnsiTheme="minorHAnsi" w:cstheme="minorBidi"/>
          <w:b w:val="0"/>
          <w:smallCaps w:val="0"/>
          <w:noProof/>
          <w:sz w:val="22"/>
          <w:szCs w:val="22"/>
        </w:rPr>
      </w:pPr>
      <w:ins w:id="4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"_Toc105779327"</w:instrText>
        </w:r>
        <w:r w:rsidRPr="009749C6">
          <w:rPr>
            <w:rStyle w:val="Hyperlink"/>
            <w:noProof/>
          </w:rPr>
          <w:instrText xml:space="preserve"> </w:instrText>
        </w:r>
        <w:r w:rsidRPr="009749C6">
          <w:rPr>
            <w:rStyle w:val="Hyperlink"/>
            <w:noProof/>
          </w:rPr>
          <w:fldChar w:fldCharType="separate"/>
        </w:r>
        <w:r w:rsidRPr="009749C6">
          <w:rPr>
            <w:rStyle w:val="Hyperlink"/>
            <w:noProof/>
          </w:rPr>
          <w:t>3</w:t>
        </w:r>
        <w:r>
          <w:rPr>
            <w:rFonts w:asciiTheme="minorHAnsi" w:hAnsiTheme="minorHAnsi" w:cstheme="minorBidi"/>
            <w:b w:val="0"/>
            <w:smallCaps w:val="0"/>
            <w:noProof/>
            <w:sz w:val="22"/>
            <w:szCs w:val="22"/>
          </w:rPr>
          <w:tab/>
        </w:r>
        <w:r w:rsidRPr="009749C6">
          <w:rPr>
            <w:rStyle w:val="Hyperlink"/>
            <w:noProof/>
          </w:rPr>
          <w:t>PDC Software Components</w:t>
        </w:r>
        <w:r>
          <w:rPr>
            <w:noProof/>
            <w:webHidden/>
          </w:rPr>
          <w:tab/>
        </w:r>
        <w:r>
          <w:rPr>
            <w:noProof/>
            <w:webHidden/>
          </w:rPr>
          <w:fldChar w:fldCharType="begin"/>
        </w:r>
        <w:r>
          <w:rPr>
            <w:noProof/>
            <w:webHidden/>
          </w:rPr>
          <w:instrText xml:space="preserve"> PAGEREF _Toc105779327 \h </w:instrText>
        </w:r>
      </w:ins>
      <w:r>
        <w:rPr>
          <w:noProof/>
          <w:webHidden/>
        </w:rPr>
      </w:r>
      <w:r>
        <w:rPr>
          <w:noProof/>
          <w:webHidden/>
        </w:rPr>
        <w:fldChar w:fldCharType="separate"/>
      </w:r>
      <w:ins w:id="45" w:author="Arun Saminathan" w:date="2022-06-10T18:48:00Z">
        <w:r>
          <w:rPr>
            <w:noProof/>
            <w:webHidden/>
          </w:rPr>
          <w:t>12</w:t>
        </w:r>
        <w:r>
          <w:rPr>
            <w:noProof/>
            <w:webHidden/>
          </w:rPr>
          <w:fldChar w:fldCharType="end"/>
        </w:r>
        <w:r w:rsidRPr="009749C6">
          <w:rPr>
            <w:rStyle w:val="Hyperlink"/>
            <w:noProof/>
          </w:rPr>
          <w:fldChar w:fldCharType="end"/>
        </w:r>
      </w:ins>
    </w:p>
    <w:p w14:paraId="40DD4B66" w14:textId="3CF31F12" w:rsidR="00FD2991" w:rsidRDefault="00FD2991">
      <w:pPr>
        <w:pStyle w:val="TOC2"/>
        <w:rPr>
          <w:ins w:id="46" w:author="Arun Saminathan" w:date="2022-06-10T18:48:00Z"/>
          <w:rFonts w:asciiTheme="minorHAnsi" w:hAnsiTheme="minorHAnsi" w:cstheme="minorBidi"/>
          <w:b w:val="0"/>
          <w:i w:val="0"/>
          <w:noProof/>
          <w:sz w:val="22"/>
          <w:szCs w:val="22"/>
        </w:rPr>
      </w:pPr>
      <w:ins w:id="4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"_Toc105779328"</w:instrText>
        </w:r>
        <w:r w:rsidRPr="009749C6">
          <w:rPr>
            <w:rStyle w:val="Hyperlink"/>
            <w:noProof/>
          </w:rPr>
          <w:instrText xml:space="preserve"> </w:instrText>
        </w:r>
        <w:r w:rsidRPr="009749C6">
          <w:rPr>
            <w:rStyle w:val="Hyperlink"/>
            <w:noProof/>
          </w:rPr>
          <w:fldChar w:fldCharType="separate"/>
        </w:r>
        <w:r w:rsidRPr="009749C6">
          <w:rPr>
            <w:rStyle w:val="Hyperlink"/>
            <w:noProof/>
          </w:rPr>
          <w:t>3.1</w:t>
        </w:r>
        <w:r>
          <w:rPr>
            <w:rFonts w:asciiTheme="minorHAnsi" w:hAnsiTheme="minorHAnsi" w:cstheme="minorBidi"/>
            <w:b w:val="0"/>
            <w:i w:val="0"/>
            <w:noProof/>
            <w:sz w:val="22"/>
            <w:szCs w:val="22"/>
          </w:rPr>
          <w:tab/>
        </w:r>
        <w:r w:rsidRPr="009749C6">
          <w:rPr>
            <w:rStyle w:val="Hyperlink"/>
            <w:noProof/>
          </w:rPr>
          <w:t>Primary Software Components</w:t>
        </w:r>
        <w:r>
          <w:rPr>
            <w:noProof/>
            <w:webHidden/>
          </w:rPr>
          <w:tab/>
        </w:r>
        <w:r>
          <w:rPr>
            <w:noProof/>
            <w:webHidden/>
          </w:rPr>
          <w:fldChar w:fldCharType="begin"/>
        </w:r>
        <w:r>
          <w:rPr>
            <w:noProof/>
            <w:webHidden/>
          </w:rPr>
          <w:instrText xml:space="preserve"> PAGEREF _Toc105779328 \h </w:instrText>
        </w:r>
      </w:ins>
      <w:r>
        <w:rPr>
          <w:noProof/>
          <w:webHidden/>
        </w:rPr>
      </w:r>
      <w:r>
        <w:rPr>
          <w:noProof/>
          <w:webHidden/>
        </w:rPr>
        <w:fldChar w:fldCharType="separate"/>
      </w:r>
      <w:ins w:id="48" w:author="Arun Saminathan" w:date="2022-06-10T18:48:00Z">
        <w:r>
          <w:rPr>
            <w:noProof/>
            <w:webHidden/>
          </w:rPr>
          <w:t>12</w:t>
        </w:r>
        <w:r>
          <w:rPr>
            <w:noProof/>
            <w:webHidden/>
          </w:rPr>
          <w:fldChar w:fldCharType="end"/>
        </w:r>
        <w:r w:rsidRPr="009749C6">
          <w:rPr>
            <w:rStyle w:val="Hyperlink"/>
            <w:noProof/>
          </w:rPr>
          <w:fldChar w:fldCharType="end"/>
        </w:r>
      </w:ins>
    </w:p>
    <w:p w14:paraId="04A26100" w14:textId="23AF8AB9" w:rsidR="00FD2991" w:rsidRDefault="00FD2991">
      <w:pPr>
        <w:pStyle w:val="TOC3"/>
        <w:rPr>
          <w:ins w:id="49" w:author="Arun Saminathan" w:date="2022-06-10T18:48:00Z"/>
          <w:rFonts w:asciiTheme="minorHAnsi" w:hAnsiTheme="minorHAnsi"/>
          <w:i w:val="0"/>
          <w:sz w:val="22"/>
        </w:rPr>
      </w:pPr>
      <w:ins w:id="50" w:author="Arun Saminathan" w:date="2022-06-10T18:48:00Z">
        <w:r w:rsidRPr="009749C6">
          <w:rPr>
            <w:rStyle w:val="Hyperlink"/>
          </w:rPr>
          <w:fldChar w:fldCharType="begin"/>
        </w:r>
        <w:r w:rsidRPr="009749C6">
          <w:rPr>
            <w:rStyle w:val="Hyperlink"/>
          </w:rPr>
          <w:instrText xml:space="preserve"> </w:instrText>
        </w:r>
        <w:r>
          <w:instrText>HYPERLINK \l "_Toc105779329"</w:instrText>
        </w:r>
        <w:r w:rsidRPr="009749C6">
          <w:rPr>
            <w:rStyle w:val="Hyperlink"/>
          </w:rPr>
          <w:instrText xml:space="preserve"> </w:instrText>
        </w:r>
        <w:r w:rsidRPr="009749C6">
          <w:rPr>
            <w:rStyle w:val="Hyperlink"/>
          </w:rPr>
          <w:fldChar w:fldCharType="separate"/>
        </w:r>
        <w:r w:rsidRPr="009749C6">
          <w:rPr>
            <w:rStyle w:val="Hyperlink"/>
          </w:rPr>
          <w:t>3.1.1.</w:t>
        </w:r>
        <w:r>
          <w:rPr>
            <w:rFonts w:asciiTheme="minorHAnsi" w:hAnsiTheme="minorHAnsi"/>
            <w:i w:val="0"/>
            <w:sz w:val="22"/>
          </w:rPr>
          <w:tab/>
        </w:r>
        <w:r w:rsidRPr="009749C6">
          <w:rPr>
            <w:rStyle w:val="Hyperlink"/>
          </w:rPr>
          <w:t>NVH Service</w:t>
        </w:r>
        <w:r>
          <w:rPr>
            <w:webHidden/>
          </w:rPr>
          <w:tab/>
        </w:r>
        <w:r>
          <w:rPr>
            <w:webHidden/>
          </w:rPr>
          <w:fldChar w:fldCharType="begin"/>
        </w:r>
        <w:r>
          <w:rPr>
            <w:webHidden/>
          </w:rPr>
          <w:instrText xml:space="preserve"> PAGEREF _Toc105779329 \h </w:instrText>
        </w:r>
      </w:ins>
      <w:r>
        <w:rPr>
          <w:webHidden/>
        </w:rPr>
      </w:r>
      <w:r>
        <w:rPr>
          <w:webHidden/>
        </w:rPr>
        <w:fldChar w:fldCharType="separate"/>
      </w:r>
      <w:ins w:id="51" w:author="Arun Saminathan" w:date="2022-06-10T18:48:00Z">
        <w:r>
          <w:rPr>
            <w:webHidden/>
          </w:rPr>
          <w:t>12</w:t>
        </w:r>
        <w:r>
          <w:rPr>
            <w:webHidden/>
          </w:rPr>
          <w:fldChar w:fldCharType="end"/>
        </w:r>
        <w:r w:rsidRPr="009749C6">
          <w:rPr>
            <w:rStyle w:val="Hyperlink"/>
          </w:rPr>
          <w:fldChar w:fldCharType="end"/>
        </w:r>
      </w:ins>
    </w:p>
    <w:p w14:paraId="646FE16A" w14:textId="108BA37C" w:rsidR="00FD2991" w:rsidRDefault="00FD2991">
      <w:pPr>
        <w:pStyle w:val="TOC3"/>
        <w:rPr>
          <w:ins w:id="52" w:author="Arun Saminathan" w:date="2022-06-10T18:48:00Z"/>
          <w:rFonts w:asciiTheme="minorHAnsi" w:hAnsiTheme="minorHAnsi"/>
          <w:i w:val="0"/>
          <w:sz w:val="22"/>
        </w:rPr>
      </w:pPr>
      <w:ins w:id="53" w:author="Arun Saminathan" w:date="2022-06-10T18:48:00Z">
        <w:r w:rsidRPr="009749C6">
          <w:rPr>
            <w:rStyle w:val="Hyperlink"/>
          </w:rPr>
          <w:fldChar w:fldCharType="begin"/>
        </w:r>
        <w:r w:rsidRPr="009749C6">
          <w:rPr>
            <w:rStyle w:val="Hyperlink"/>
          </w:rPr>
          <w:instrText xml:space="preserve"> </w:instrText>
        </w:r>
        <w:r>
          <w:instrText>HYPERLINK \l "_Toc105779330"</w:instrText>
        </w:r>
        <w:r w:rsidRPr="009749C6">
          <w:rPr>
            <w:rStyle w:val="Hyperlink"/>
          </w:rPr>
          <w:instrText xml:space="preserve"> </w:instrText>
        </w:r>
        <w:r w:rsidRPr="009749C6">
          <w:rPr>
            <w:rStyle w:val="Hyperlink"/>
          </w:rPr>
          <w:fldChar w:fldCharType="separate"/>
        </w:r>
        <w:r w:rsidRPr="009749C6">
          <w:rPr>
            <w:rStyle w:val="Hyperlink"/>
          </w:rPr>
          <w:t>3.1.2.</w:t>
        </w:r>
        <w:r>
          <w:rPr>
            <w:rFonts w:asciiTheme="minorHAnsi" w:hAnsiTheme="minorHAnsi"/>
            <w:i w:val="0"/>
            <w:sz w:val="22"/>
          </w:rPr>
          <w:tab/>
        </w:r>
        <w:r w:rsidRPr="009749C6">
          <w:rPr>
            <w:rStyle w:val="Hyperlink"/>
          </w:rPr>
          <w:t>MDSP Subsystem</w:t>
        </w:r>
        <w:r>
          <w:rPr>
            <w:webHidden/>
          </w:rPr>
          <w:tab/>
        </w:r>
        <w:r>
          <w:rPr>
            <w:webHidden/>
          </w:rPr>
          <w:fldChar w:fldCharType="begin"/>
        </w:r>
        <w:r>
          <w:rPr>
            <w:webHidden/>
          </w:rPr>
          <w:instrText xml:space="preserve"> PAGEREF _Toc105779330 \h </w:instrText>
        </w:r>
      </w:ins>
      <w:r>
        <w:rPr>
          <w:webHidden/>
        </w:rPr>
      </w:r>
      <w:r>
        <w:rPr>
          <w:webHidden/>
        </w:rPr>
        <w:fldChar w:fldCharType="separate"/>
      </w:r>
      <w:ins w:id="54" w:author="Arun Saminathan" w:date="2022-06-10T18:48:00Z">
        <w:r>
          <w:rPr>
            <w:webHidden/>
          </w:rPr>
          <w:t>12</w:t>
        </w:r>
        <w:r>
          <w:rPr>
            <w:webHidden/>
          </w:rPr>
          <w:fldChar w:fldCharType="end"/>
        </w:r>
        <w:r w:rsidRPr="009749C6">
          <w:rPr>
            <w:rStyle w:val="Hyperlink"/>
          </w:rPr>
          <w:fldChar w:fldCharType="end"/>
        </w:r>
      </w:ins>
    </w:p>
    <w:p w14:paraId="332783FD" w14:textId="26E0519A" w:rsidR="00FD2991" w:rsidRDefault="00FD2991">
      <w:pPr>
        <w:pStyle w:val="TOC4"/>
        <w:rPr>
          <w:ins w:id="55" w:author="Arun Saminathan" w:date="2022-06-10T18:48:00Z"/>
          <w:rFonts w:asciiTheme="minorHAnsi" w:hAnsiTheme="minorHAnsi"/>
          <w:i w:val="0"/>
          <w:noProof/>
          <w:sz w:val="22"/>
        </w:rPr>
      </w:pPr>
      <w:ins w:id="5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"_Toc105779331"</w:instrText>
        </w:r>
        <w:r w:rsidRPr="009749C6">
          <w:rPr>
            <w:rStyle w:val="Hyperlink"/>
            <w:noProof/>
          </w:rPr>
          <w:instrText xml:space="preserve"> </w:instrText>
        </w:r>
        <w:r w:rsidRPr="009749C6">
          <w:rPr>
            <w:rStyle w:val="Hyperlink"/>
            <w:noProof/>
          </w:rPr>
          <w:fldChar w:fldCharType="separate"/>
        </w:r>
        <w:r w:rsidRPr="009749C6">
          <w:rPr>
            <w:rStyle w:val="Hyperlink"/>
            <w:noProof/>
          </w:rPr>
          <w:t>3.1.2.1.</w:t>
        </w:r>
        <w:r>
          <w:rPr>
            <w:rFonts w:asciiTheme="minorHAnsi" w:hAnsiTheme="minorHAnsi"/>
            <w:i w:val="0"/>
            <w:noProof/>
            <w:sz w:val="22"/>
          </w:rPr>
          <w:tab/>
        </w:r>
        <w:r w:rsidRPr="009749C6">
          <w:rPr>
            <w:rStyle w:val="Hyperlink"/>
            <w:noProof/>
          </w:rPr>
          <w:t>ASD Library</w:t>
        </w:r>
        <w:r>
          <w:rPr>
            <w:noProof/>
            <w:webHidden/>
          </w:rPr>
          <w:tab/>
        </w:r>
        <w:r>
          <w:rPr>
            <w:noProof/>
            <w:webHidden/>
          </w:rPr>
          <w:fldChar w:fldCharType="begin"/>
        </w:r>
        <w:r>
          <w:rPr>
            <w:noProof/>
            <w:webHidden/>
          </w:rPr>
          <w:instrText xml:space="preserve"> PAGEREF _Toc105779331 \h </w:instrText>
        </w:r>
      </w:ins>
      <w:r>
        <w:rPr>
          <w:noProof/>
          <w:webHidden/>
        </w:rPr>
      </w:r>
      <w:r>
        <w:rPr>
          <w:noProof/>
          <w:webHidden/>
        </w:rPr>
        <w:fldChar w:fldCharType="separate"/>
      </w:r>
      <w:ins w:id="57" w:author="Arun Saminathan" w:date="2022-06-10T18:48:00Z">
        <w:r>
          <w:rPr>
            <w:noProof/>
            <w:webHidden/>
          </w:rPr>
          <w:t>12</w:t>
        </w:r>
        <w:r>
          <w:rPr>
            <w:noProof/>
            <w:webHidden/>
          </w:rPr>
          <w:fldChar w:fldCharType="end"/>
        </w:r>
        <w:r w:rsidRPr="009749C6">
          <w:rPr>
            <w:rStyle w:val="Hyperlink"/>
            <w:noProof/>
          </w:rPr>
          <w:fldChar w:fldCharType="end"/>
        </w:r>
      </w:ins>
    </w:p>
    <w:p w14:paraId="0DFF4AA5" w14:textId="4433FA0A" w:rsidR="00FD2991" w:rsidRDefault="00FD2991">
      <w:pPr>
        <w:pStyle w:val="TOC4"/>
        <w:rPr>
          <w:ins w:id="58" w:author="Arun Saminathan" w:date="2022-06-10T18:48:00Z"/>
          <w:rFonts w:asciiTheme="minorHAnsi" w:hAnsiTheme="minorHAnsi"/>
          <w:i w:val="0"/>
          <w:noProof/>
          <w:sz w:val="22"/>
        </w:rPr>
      </w:pPr>
      <w:ins w:id="5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"_Toc105779332"</w:instrText>
        </w:r>
        <w:r w:rsidRPr="009749C6">
          <w:rPr>
            <w:rStyle w:val="Hyperlink"/>
            <w:noProof/>
          </w:rPr>
          <w:instrText xml:space="preserve"> </w:instrText>
        </w:r>
        <w:r w:rsidRPr="009749C6">
          <w:rPr>
            <w:rStyle w:val="Hyperlink"/>
            <w:noProof/>
          </w:rPr>
          <w:fldChar w:fldCharType="separate"/>
        </w:r>
        <w:r w:rsidRPr="009749C6">
          <w:rPr>
            <w:rStyle w:val="Hyperlink"/>
            <w:noProof/>
          </w:rPr>
          <w:t>3.1.2.2.</w:t>
        </w:r>
        <w:r>
          <w:rPr>
            <w:rFonts w:asciiTheme="minorHAnsi" w:hAnsiTheme="minorHAnsi"/>
            <w:i w:val="0"/>
            <w:noProof/>
            <w:sz w:val="22"/>
          </w:rPr>
          <w:tab/>
        </w:r>
        <w:r w:rsidRPr="009749C6">
          <w:rPr>
            <w:rStyle w:val="Hyperlink"/>
            <w:noProof/>
          </w:rPr>
          <w:t>Acoustic Calibration</w:t>
        </w:r>
        <w:r>
          <w:rPr>
            <w:noProof/>
            <w:webHidden/>
          </w:rPr>
          <w:tab/>
        </w:r>
        <w:r>
          <w:rPr>
            <w:noProof/>
            <w:webHidden/>
          </w:rPr>
          <w:fldChar w:fldCharType="begin"/>
        </w:r>
        <w:r>
          <w:rPr>
            <w:noProof/>
            <w:webHidden/>
          </w:rPr>
          <w:instrText xml:space="preserve"> PAGEREF _Toc105779332 \h </w:instrText>
        </w:r>
      </w:ins>
      <w:r>
        <w:rPr>
          <w:noProof/>
          <w:webHidden/>
        </w:rPr>
      </w:r>
      <w:r>
        <w:rPr>
          <w:noProof/>
          <w:webHidden/>
        </w:rPr>
        <w:fldChar w:fldCharType="separate"/>
      </w:r>
      <w:ins w:id="60" w:author="Arun Saminathan" w:date="2022-06-10T18:48:00Z">
        <w:r>
          <w:rPr>
            <w:noProof/>
            <w:webHidden/>
          </w:rPr>
          <w:t>12</w:t>
        </w:r>
        <w:r>
          <w:rPr>
            <w:noProof/>
            <w:webHidden/>
          </w:rPr>
          <w:fldChar w:fldCharType="end"/>
        </w:r>
        <w:r w:rsidRPr="009749C6">
          <w:rPr>
            <w:rStyle w:val="Hyperlink"/>
            <w:noProof/>
          </w:rPr>
          <w:fldChar w:fldCharType="end"/>
        </w:r>
      </w:ins>
    </w:p>
    <w:p w14:paraId="15DF453B" w14:textId="2BA8F5DF" w:rsidR="00FD2991" w:rsidRDefault="00FD2991">
      <w:pPr>
        <w:pStyle w:val="TOC2"/>
        <w:rPr>
          <w:ins w:id="61" w:author="Arun Saminathan" w:date="2022-06-10T18:48:00Z"/>
          <w:rFonts w:asciiTheme="minorHAnsi" w:hAnsiTheme="minorHAnsi" w:cstheme="minorBidi"/>
          <w:b w:val="0"/>
          <w:i w:val="0"/>
          <w:noProof/>
          <w:sz w:val="22"/>
          <w:szCs w:val="22"/>
        </w:rPr>
      </w:pPr>
      <w:ins w:id="6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"_Toc105779333"</w:instrText>
        </w:r>
        <w:r w:rsidRPr="009749C6">
          <w:rPr>
            <w:rStyle w:val="Hyperlink"/>
            <w:noProof/>
          </w:rPr>
          <w:instrText xml:space="preserve"> </w:instrText>
        </w:r>
        <w:r w:rsidRPr="009749C6">
          <w:rPr>
            <w:rStyle w:val="Hyperlink"/>
            <w:noProof/>
          </w:rPr>
          <w:fldChar w:fldCharType="separate"/>
        </w:r>
        <w:r w:rsidRPr="009749C6">
          <w:rPr>
            <w:rStyle w:val="Hyperlink"/>
            <w:noProof/>
          </w:rPr>
          <w:t>3.2</w:t>
        </w:r>
        <w:r>
          <w:rPr>
            <w:rFonts w:asciiTheme="minorHAnsi" w:hAnsiTheme="minorHAnsi" w:cstheme="minorBidi"/>
            <w:b w:val="0"/>
            <w:i w:val="0"/>
            <w:noProof/>
            <w:sz w:val="22"/>
            <w:szCs w:val="22"/>
          </w:rPr>
          <w:tab/>
        </w:r>
        <w:r w:rsidRPr="009749C6">
          <w:rPr>
            <w:rStyle w:val="Hyperlink"/>
            <w:noProof/>
          </w:rPr>
          <w:t>Interface Software Components</w:t>
        </w:r>
        <w:r>
          <w:rPr>
            <w:noProof/>
            <w:webHidden/>
          </w:rPr>
          <w:tab/>
        </w:r>
        <w:r>
          <w:rPr>
            <w:noProof/>
            <w:webHidden/>
          </w:rPr>
          <w:fldChar w:fldCharType="begin"/>
        </w:r>
        <w:r>
          <w:rPr>
            <w:noProof/>
            <w:webHidden/>
          </w:rPr>
          <w:instrText xml:space="preserve"> PAGEREF _Toc105779333 \h </w:instrText>
        </w:r>
      </w:ins>
      <w:r>
        <w:rPr>
          <w:noProof/>
          <w:webHidden/>
        </w:rPr>
      </w:r>
      <w:r>
        <w:rPr>
          <w:noProof/>
          <w:webHidden/>
        </w:rPr>
        <w:fldChar w:fldCharType="separate"/>
      </w:r>
      <w:ins w:id="63" w:author="Arun Saminathan" w:date="2022-06-10T18:48:00Z">
        <w:r>
          <w:rPr>
            <w:noProof/>
            <w:webHidden/>
          </w:rPr>
          <w:t>12</w:t>
        </w:r>
        <w:r>
          <w:rPr>
            <w:noProof/>
            <w:webHidden/>
          </w:rPr>
          <w:fldChar w:fldCharType="end"/>
        </w:r>
        <w:r w:rsidRPr="009749C6">
          <w:rPr>
            <w:rStyle w:val="Hyperlink"/>
            <w:noProof/>
          </w:rPr>
          <w:fldChar w:fldCharType="end"/>
        </w:r>
      </w:ins>
    </w:p>
    <w:p w14:paraId="316F9F22" w14:textId="54AF53F8" w:rsidR="00FD2991" w:rsidRDefault="00FD2991">
      <w:pPr>
        <w:pStyle w:val="TOC3"/>
        <w:rPr>
          <w:ins w:id="64" w:author="Arun Saminathan" w:date="2022-06-10T18:48:00Z"/>
          <w:rFonts w:asciiTheme="minorHAnsi" w:hAnsiTheme="minorHAnsi"/>
          <w:i w:val="0"/>
          <w:sz w:val="22"/>
        </w:rPr>
      </w:pPr>
      <w:ins w:id="65" w:author="Arun Saminathan" w:date="2022-06-10T18:48:00Z">
        <w:r w:rsidRPr="009749C6">
          <w:rPr>
            <w:rStyle w:val="Hyperlink"/>
          </w:rPr>
          <w:fldChar w:fldCharType="begin"/>
        </w:r>
        <w:r w:rsidRPr="009749C6">
          <w:rPr>
            <w:rStyle w:val="Hyperlink"/>
          </w:rPr>
          <w:instrText xml:space="preserve"> </w:instrText>
        </w:r>
        <w:r>
          <w:instrText>HYPERLINK \l "_Toc105779334"</w:instrText>
        </w:r>
        <w:r w:rsidRPr="009749C6">
          <w:rPr>
            <w:rStyle w:val="Hyperlink"/>
          </w:rPr>
          <w:instrText xml:space="preserve"> </w:instrText>
        </w:r>
        <w:r w:rsidRPr="009749C6">
          <w:rPr>
            <w:rStyle w:val="Hyperlink"/>
          </w:rPr>
          <w:fldChar w:fldCharType="separate"/>
        </w:r>
        <w:r w:rsidRPr="009749C6">
          <w:rPr>
            <w:rStyle w:val="Hyperlink"/>
          </w:rPr>
          <w:t>3.2.1.</w:t>
        </w:r>
        <w:r>
          <w:rPr>
            <w:rFonts w:asciiTheme="minorHAnsi" w:hAnsiTheme="minorHAnsi"/>
            <w:i w:val="0"/>
            <w:sz w:val="22"/>
          </w:rPr>
          <w:tab/>
        </w:r>
        <w:r w:rsidRPr="009749C6">
          <w:rPr>
            <w:rStyle w:val="Hyperlink"/>
          </w:rPr>
          <w:t>vehicle_signal</w:t>
        </w:r>
        <w:r>
          <w:rPr>
            <w:webHidden/>
          </w:rPr>
          <w:tab/>
        </w:r>
        <w:r>
          <w:rPr>
            <w:webHidden/>
          </w:rPr>
          <w:fldChar w:fldCharType="begin"/>
        </w:r>
        <w:r>
          <w:rPr>
            <w:webHidden/>
          </w:rPr>
          <w:instrText xml:space="preserve"> PAGEREF _Toc105779334 \h </w:instrText>
        </w:r>
      </w:ins>
      <w:r>
        <w:rPr>
          <w:webHidden/>
        </w:rPr>
      </w:r>
      <w:r>
        <w:rPr>
          <w:webHidden/>
        </w:rPr>
        <w:fldChar w:fldCharType="separate"/>
      </w:r>
      <w:ins w:id="66" w:author="Arun Saminathan" w:date="2022-06-10T18:48:00Z">
        <w:r>
          <w:rPr>
            <w:webHidden/>
          </w:rPr>
          <w:t>12</w:t>
        </w:r>
        <w:r>
          <w:rPr>
            <w:webHidden/>
          </w:rPr>
          <w:fldChar w:fldCharType="end"/>
        </w:r>
        <w:r w:rsidRPr="009749C6">
          <w:rPr>
            <w:rStyle w:val="Hyperlink"/>
          </w:rPr>
          <w:fldChar w:fldCharType="end"/>
        </w:r>
      </w:ins>
    </w:p>
    <w:p w14:paraId="2238A5C2" w14:textId="157D30CE" w:rsidR="00FD2991" w:rsidRDefault="00FD2991">
      <w:pPr>
        <w:pStyle w:val="TOC3"/>
        <w:rPr>
          <w:ins w:id="67" w:author="Arun Saminathan" w:date="2022-06-10T18:48:00Z"/>
          <w:rFonts w:asciiTheme="minorHAnsi" w:hAnsiTheme="minorHAnsi"/>
          <w:i w:val="0"/>
          <w:sz w:val="22"/>
        </w:rPr>
      </w:pPr>
      <w:ins w:id="68" w:author="Arun Saminathan" w:date="2022-06-10T18:48:00Z">
        <w:r w:rsidRPr="009749C6">
          <w:rPr>
            <w:rStyle w:val="Hyperlink"/>
          </w:rPr>
          <w:fldChar w:fldCharType="begin"/>
        </w:r>
        <w:r w:rsidRPr="009749C6">
          <w:rPr>
            <w:rStyle w:val="Hyperlink"/>
          </w:rPr>
          <w:instrText xml:space="preserve"> </w:instrText>
        </w:r>
        <w:r>
          <w:instrText>HYPERLINK \l "_Toc105779335"</w:instrText>
        </w:r>
        <w:r w:rsidRPr="009749C6">
          <w:rPr>
            <w:rStyle w:val="Hyperlink"/>
          </w:rPr>
          <w:instrText xml:space="preserve"> </w:instrText>
        </w:r>
        <w:r w:rsidRPr="009749C6">
          <w:rPr>
            <w:rStyle w:val="Hyperlink"/>
          </w:rPr>
          <w:fldChar w:fldCharType="separate"/>
        </w:r>
        <w:r w:rsidRPr="009749C6">
          <w:rPr>
            <w:rStyle w:val="Hyperlink"/>
          </w:rPr>
          <w:t>3.2.2.</w:t>
        </w:r>
        <w:r>
          <w:rPr>
            <w:rFonts w:asciiTheme="minorHAnsi" w:hAnsiTheme="minorHAnsi"/>
            <w:i w:val="0"/>
            <w:sz w:val="22"/>
          </w:rPr>
          <w:tab/>
        </w:r>
        <w:r w:rsidRPr="009749C6">
          <w:rPr>
            <w:rStyle w:val="Hyperlink"/>
          </w:rPr>
          <w:t>A2B Resource Manager</w:t>
        </w:r>
        <w:r>
          <w:rPr>
            <w:webHidden/>
          </w:rPr>
          <w:tab/>
        </w:r>
        <w:r>
          <w:rPr>
            <w:webHidden/>
          </w:rPr>
          <w:fldChar w:fldCharType="begin"/>
        </w:r>
        <w:r>
          <w:rPr>
            <w:webHidden/>
          </w:rPr>
          <w:instrText xml:space="preserve"> PAGEREF _Toc105779335 \h </w:instrText>
        </w:r>
      </w:ins>
      <w:r>
        <w:rPr>
          <w:webHidden/>
        </w:rPr>
      </w:r>
      <w:r>
        <w:rPr>
          <w:webHidden/>
        </w:rPr>
        <w:fldChar w:fldCharType="separate"/>
      </w:r>
      <w:ins w:id="69" w:author="Arun Saminathan" w:date="2022-06-10T18:48:00Z">
        <w:r>
          <w:rPr>
            <w:webHidden/>
          </w:rPr>
          <w:t>12</w:t>
        </w:r>
        <w:r>
          <w:rPr>
            <w:webHidden/>
          </w:rPr>
          <w:fldChar w:fldCharType="end"/>
        </w:r>
        <w:r w:rsidRPr="009749C6">
          <w:rPr>
            <w:rStyle w:val="Hyperlink"/>
          </w:rPr>
          <w:fldChar w:fldCharType="end"/>
        </w:r>
      </w:ins>
    </w:p>
    <w:p w14:paraId="723BC51C" w14:textId="6BD9FD00" w:rsidR="00FD2991" w:rsidRDefault="00FD2991">
      <w:pPr>
        <w:pStyle w:val="TOC3"/>
        <w:rPr>
          <w:ins w:id="70" w:author="Arun Saminathan" w:date="2022-06-10T18:48:00Z"/>
          <w:rFonts w:asciiTheme="minorHAnsi" w:hAnsiTheme="minorHAnsi"/>
          <w:i w:val="0"/>
          <w:sz w:val="22"/>
        </w:rPr>
      </w:pPr>
      <w:ins w:id="71" w:author="Arun Saminathan" w:date="2022-06-10T18:48:00Z">
        <w:r w:rsidRPr="009749C6">
          <w:rPr>
            <w:rStyle w:val="Hyperlink"/>
          </w:rPr>
          <w:fldChar w:fldCharType="begin"/>
        </w:r>
        <w:r w:rsidRPr="009749C6">
          <w:rPr>
            <w:rStyle w:val="Hyperlink"/>
          </w:rPr>
          <w:instrText xml:space="preserve"> </w:instrText>
        </w:r>
        <w:r>
          <w:instrText>HYPERLINK \l "_Toc105779336"</w:instrText>
        </w:r>
        <w:r w:rsidRPr="009749C6">
          <w:rPr>
            <w:rStyle w:val="Hyperlink"/>
          </w:rPr>
          <w:instrText xml:space="preserve"> </w:instrText>
        </w:r>
        <w:r w:rsidRPr="009749C6">
          <w:rPr>
            <w:rStyle w:val="Hyperlink"/>
          </w:rPr>
          <w:fldChar w:fldCharType="separate"/>
        </w:r>
        <w:r w:rsidRPr="009749C6">
          <w:rPr>
            <w:rStyle w:val="Hyperlink"/>
          </w:rPr>
          <w:t>3.2.3.</w:t>
        </w:r>
        <w:r>
          <w:rPr>
            <w:rFonts w:asciiTheme="minorHAnsi" w:hAnsiTheme="minorHAnsi"/>
            <w:i w:val="0"/>
            <w:sz w:val="22"/>
          </w:rPr>
          <w:tab/>
        </w:r>
        <w:r w:rsidRPr="009749C6">
          <w:rPr>
            <w:rStyle w:val="Hyperlink"/>
          </w:rPr>
          <w:t>Power Manager</w:t>
        </w:r>
        <w:r>
          <w:rPr>
            <w:webHidden/>
          </w:rPr>
          <w:tab/>
        </w:r>
        <w:r>
          <w:rPr>
            <w:webHidden/>
          </w:rPr>
          <w:fldChar w:fldCharType="begin"/>
        </w:r>
        <w:r>
          <w:rPr>
            <w:webHidden/>
          </w:rPr>
          <w:instrText xml:space="preserve"> PAGEREF _Toc105779336 \h </w:instrText>
        </w:r>
      </w:ins>
      <w:r>
        <w:rPr>
          <w:webHidden/>
        </w:rPr>
      </w:r>
      <w:r>
        <w:rPr>
          <w:webHidden/>
        </w:rPr>
        <w:fldChar w:fldCharType="separate"/>
      </w:r>
      <w:ins w:id="72" w:author="Arun Saminathan" w:date="2022-06-10T18:48:00Z">
        <w:r>
          <w:rPr>
            <w:webHidden/>
          </w:rPr>
          <w:t>12</w:t>
        </w:r>
        <w:r>
          <w:rPr>
            <w:webHidden/>
          </w:rPr>
          <w:fldChar w:fldCharType="end"/>
        </w:r>
        <w:r w:rsidRPr="009749C6">
          <w:rPr>
            <w:rStyle w:val="Hyperlink"/>
          </w:rPr>
          <w:fldChar w:fldCharType="end"/>
        </w:r>
      </w:ins>
    </w:p>
    <w:p w14:paraId="7A05C7DE" w14:textId="4CF7C06D" w:rsidR="00FD2991" w:rsidRDefault="00FD2991">
      <w:pPr>
        <w:pStyle w:val="TOC3"/>
        <w:rPr>
          <w:ins w:id="73" w:author="Arun Saminathan" w:date="2022-06-10T18:48:00Z"/>
          <w:rFonts w:asciiTheme="minorHAnsi" w:hAnsiTheme="minorHAnsi"/>
          <w:i w:val="0"/>
          <w:sz w:val="22"/>
        </w:rPr>
      </w:pPr>
      <w:ins w:id="74" w:author="Arun Saminathan" w:date="2022-06-10T18:48:00Z">
        <w:r w:rsidRPr="009749C6">
          <w:rPr>
            <w:rStyle w:val="Hyperlink"/>
          </w:rPr>
          <w:fldChar w:fldCharType="begin"/>
        </w:r>
        <w:r w:rsidRPr="009749C6">
          <w:rPr>
            <w:rStyle w:val="Hyperlink"/>
          </w:rPr>
          <w:instrText xml:space="preserve"> </w:instrText>
        </w:r>
        <w:r>
          <w:instrText>HYPERLINK \l "_Toc105779337"</w:instrText>
        </w:r>
        <w:r w:rsidRPr="009749C6">
          <w:rPr>
            <w:rStyle w:val="Hyperlink"/>
          </w:rPr>
          <w:instrText xml:space="preserve"> </w:instrText>
        </w:r>
        <w:r w:rsidRPr="009749C6">
          <w:rPr>
            <w:rStyle w:val="Hyperlink"/>
          </w:rPr>
          <w:fldChar w:fldCharType="separate"/>
        </w:r>
        <w:r w:rsidRPr="009749C6">
          <w:rPr>
            <w:rStyle w:val="Hyperlink"/>
          </w:rPr>
          <w:t>3.2.4.</w:t>
        </w:r>
        <w:r>
          <w:rPr>
            <w:rFonts w:asciiTheme="minorHAnsi" w:hAnsiTheme="minorHAnsi"/>
            <w:i w:val="0"/>
            <w:sz w:val="22"/>
          </w:rPr>
          <w:tab/>
        </w:r>
        <w:r w:rsidRPr="009749C6">
          <w:rPr>
            <w:rStyle w:val="Hyperlink"/>
          </w:rPr>
          <w:t>Diagnostic Service</w:t>
        </w:r>
        <w:r>
          <w:rPr>
            <w:webHidden/>
          </w:rPr>
          <w:tab/>
        </w:r>
        <w:r>
          <w:rPr>
            <w:webHidden/>
          </w:rPr>
          <w:fldChar w:fldCharType="begin"/>
        </w:r>
        <w:r>
          <w:rPr>
            <w:webHidden/>
          </w:rPr>
          <w:instrText xml:space="preserve"> PAGEREF _Toc105779337 \h </w:instrText>
        </w:r>
      </w:ins>
      <w:r>
        <w:rPr>
          <w:webHidden/>
        </w:rPr>
      </w:r>
      <w:r>
        <w:rPr>
          <w:webHidden/>
        </w:rPr>
        <w:fldChar w:fldCharType="separate"/>
      </w:r>
      <w:ins w:id="75" w:author="Arun Saminathan" w:date="2022-06-10T18:48:00Z">
        <w:r>
          <w:rPr>
            <w:webHidden/>
          </w:rPr>
          <w:t>12</w:t>
        </w:r>
        <w:r>
          <w:rPr>
            <w:webHidden/>
          </w:rPr>
          <w:fldChar w:fldCharType="end"/>
        </w:r>
        <w:r w:rsidRPr="009749C6">
          <w:rPr>
            <w:rStyle w:val="Hyperlink"/>
          </w:rPr>
          <w:fldChar w:fldCharType="end"/>
        </w:r>
      </w:ins>
    </w:p>
    <w:p w14:paraId="4AD183DD" w14:textId="2AE81F2C" w:rsidR="00FD2991" w:rsidRDefault="00FD2991">
      <w:pPr>
        <w:pStyle w:val="TOC3"/>
        <w:rPr>
          <w:ins w:id="76" w:author="Arun Saminathan" w:date="2022-06-10T18:48:00Z"/>
          <w:rFonts w:asciiTheme="minorHAnsi" w:hAnsiTheme="minorHAnsi"/>
          <w:i w:val="0"/>
          <w:sz w:val="22"/>
        </w:rPr>
      </w:pPr>
      <w:ins w:id="77" w:author="Arun Saminathan" w:date="2022-06-10T18:48:00Z">
        <w:r w:rsidRPr="009749C6">
          <w:rPr>
            <w:rStyle w:val="Hyperlink"/>
          </w:rPr>
          <w:fldChar w:fldCharType="begin"/>
        </w:r>
        <w:r w:rsidRPr="009749C6">
          <w:rPr>
            <w:rStyle w:val="Hyperlink"/>
          </w:rPr>
          <w:instrText xml:space="preserve"> </w:instrText>
        </w:r>
        <w:r>
          <w:instrText>HYPERLINK \l "_Toc105779338"</w:instrText>
        </w:r>
        <w:r w:rsidRPr="009749C6">
          <w:rPr>
            <w:rStyle w:val="Hyperlink"/>
          </w:rPr>
          <w:instrText xml:space="preserve"> </w:instrText>
        </w:r>
        <w:r w:rsidRPr="009749C6">
          <w:rPr>
            <w:rStyle w:val="Hyperlink"/>
          </w:rPr>
          <w:fldChar w:fldCharType="separate"/>
        </w:r>
        <w:r w:rsidRPr="009749C6">
          <w:rPr>
            <w:rStyle w:val="Hyperlink"/>
          </w:rPr>
          <w:t>3.2.5.</w:t>
        </w:r>
        <w:r>
          <w:rPr>
            <w:rFonts w:asciiTheme="minorHAnsi" w:hAnsiTheme="minorHAnsi"/>
            <w:i w:val="0"/>
            <w:sz w:val="22"/>
          </w:rPr>
          <w:tab/>
        </w:r>
        <w:r w:rsidRPr="009749C6">
          <w:rPr>
            <w:rStyle w:val="Hyperlink"/>
          </w:rPr>
          <w:t>DE Configuration Service</w:t>
        </w:r>
        <w:r>
          <w:rPr>
            <w:webHidden/>
          </w:rPr>
          <w:tab/>
        </w:r>
        <w:r>
          <w:rPr>
            <w:webHidden/>
          </w:rPr>
          <w:fldChar w:fldCharType="begin"/>
        </w:r>
        <w:r>
          <w:rPr>
            <w:webHidden/>
          </w:rPr>
          <w:instrText xml:space="preserve"> PAGEREF _Toc105779338 \h </w:instrText>
        </w:r>
      </w:ins>
      <w:r>
        <w:rPr>
          <w:webHidden/>
        </w:rPr>
      </w:r>
      <w:r>
        <w:rPr>
          <w:webHidden/>
        </w:rPr>
        <w:fldChar w:fldCharType="separate"/>
      </w:r>
      <w:ins w:id="78" w:author="Arun Saminathan" w:date="2022-06-10T18:48:00Z">
        <w:r>
          <w:rPr>
            <w:webHidden/>
          </w:rPr>
          <w:t>12</w:t>
        </w:r>
        <w:r>
          <w:rPr>
            <w:webHidden/>
          </w:rPr>
          <w:fldChar w:fldCharType="end"/>
        </w:r>
        <w:r w:rsidRPr="009749C6">
          <w:rPr>
            <w:rStyle w:val="Hyperlink"/>
          </w:rPr>
          <w:fldChar w:fldCharType="end"/>
        </w:r>
      </w:ins>
    </w:p>
    <w:p w14:paraId="62BC84A2" w14:textId="37B5B95E" w:rsidR="00FD2991" w:rsidRDefault="00FD2991">
      <w:pPr>
        <w:pStyle w:val="TOC1"/>
        <w:rPr>
          <w:ins w:id="79" w:author="Arun Saminathan" w:date="2022-06-10T18:48:00Z"/>
          <w:rFonts w:asciiTheme="minorHAnsi" w:hAnsiTheme="minorHAnsi" w:cstheme="minorBidi"/>
          <w:b w:val="0"/>
          <w:smallCaps w:val="0"/>
          <w:noProof/>
          <w:sz w:val="22"/>
          <w:szCs w:val="22"/>
        </w:rPr>
      </w:pPr>
      <w:ins w:id="8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"_Toc105779339"</w:instrText>
        </w:r>
        <w:r w:rsidRPr="009749C6">
          <w:rPr>
            <w:rStyle w:val="Hyperlink"/>
            <w:noProof/>
          </w:rPr>
          <w:instrText xml:space="preserve"> </w:instrText>
        </w:r>
        <w:r w:rsidRPr="009749C6">
          <w:rPr>
            <w:rStyle w:val="Hyperlink"/>
            <w:noProof/>
          </w:rPr>
          <w:fldChar w:fldCharType="separate"/>
        </w:r>
        <w:r w:rsidRPr="009749C6">
          <w:rPr>
            <w:rStyle w:val="Hyperlink"/>
            <w:noProof/>
          </w:rPr>
          <w:t>4</w:t>
        </w:r>
        <w:r>
          <w:rPr>
            <w:rFonts w:asciiTheme="minorHAnsi" w:hAnsiTheme="minorHAnsi" w:cstheme="minorBidi"/>
            <w:b w:val="0"/>
            <w:smallCaps w:val="0"/>
            <w:noProof/>
            <w:sz w:val="22"/>
            <w:szCs w:val="22"/>
          </w:rPr>
          <w:tab/>
        </w:r>
        <w:r w:rsidRPr="009749C6">
          <w:rPr>
            <w:rStyle w:val="Hyperlink"/>
            <w:noProof/>
          </w:rPr>
          <w:t>Acoustic Tuning</w:t>
        </w:r>
        <w:r>
          <w:rPr>
            <w:noProof/>
            <w:webHidden/>
          </w:rPr>
          <w:tab/>
        </w:r>
        <w:r>
          <w:rPr>
            <w:noProof/>
            <w:webHidden/>
          </w:rPr>
          <w:fldChar w:fldCharType="begin"/>
        </w:r>
        <w:r>
          <w:rPr>
            <w:noProof/>
            <w:webHidden/>
          </w:rPr>
          <w:instrText xml:space="preserve"> PAGEREF _Toc105779339 \h </w:instrText>
        </w:r>
      </w:ins>
      <w:r>
        <w:rPr>
          <w:noProof/>
          <w:webHidden/>
        </w:rPr>
      </w:r>
      <w:r>
        <w:rPr>
          <w:noProof/>
          <w:webHidden/>
        </w:rPr>
        <w:fldChar w:fldCharType="separate"/>
      </w:r>
      <w:ins w:id="81" w:author="Arun Saminathan" w:date="2022-06-10T18:48:00Z">
        <w:r>
          <w:rPr>
            <w:noProof/>
            <w:webHidden/>
          </w:rPr>
          <w:t>13</w:t>
        </w:r>
        <w:r>
          <w:rPr>
            <w:noProof/>
            <w:webHidden/>
          </w:rPr>
          <w:fldChar w:fldCharType="end"/>
        </w:r>
        <w:r w:rsidRPr="009749C6">
          <w:rPr>
            <w:rStyle w:val="Hyperlink"/>
            <w:noProof/>
          </w:rPr>
          <w:fldChar w:fldCharType="end"/>
        </w:r>
      </w:ins>
    </w:p>
    <w:p w14:paraId="75392266" w14:textId="02E602B9" w:rsidR="00FD2991" w:rsidRDefault="00FD2991">
      <w:pPr>
        <w:pStyle w:val="TOC2"/>
        <w:rPr>
          <w:ins w:id="82" w:author="Arun Saminathan" w:date="2022-06-10T18:48:00Z"/>
          <w:rFonts w:asciiTheme="minorHAnsi" w:hAnsiTheme="minorHAnsi" w:cstheme="minorBidi"/>
          <w:b w:val="0"/>
          <w:i w:val="0"/>
          <w:noProof/>
          <w:sz w:val="22"/>
          <w:szCs w:val="22"/>
        </w:rPr>
      </w:pPr>
      <w:ins w:id="8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"_Toc105779340"</w:instrText>
        </w:r>
        <w:r w:rsidRPr="009749C6">
          <w:rPr>
            <w:rStyle w:val="Hyperlink"/>
            <w:noProof/>
          </w:rPr>
          <w:instrText xml:space="preserve"> </w:instrText>
        </w:r>
        <w:r w:rsidRPr="009749C6">
          <w:rPr>
            <w:rStyle w:val="Hyperlink"/>
            <w:noProof/>
          </w:rPr>
          <w:fldChar w:fldCharType="separate"/>
        </w:r>
        <w:r w:rsidRPr="009749C6">
          <w:rPr>
            <w:rStyle w:val="Hyperlink"/>
            <w:noProof/>
          </w:rPr>
          <w:t>4.1</w:t>
        </w:r>
        <w:r>
          <w:rPr>
            <w:rFonts w:asciiTheme="minorHAnsi" w:hAnsiTheme="minorHAnsi" w:cstheme="minorBidi"/>
            <w:b w:val="0"/>
            <w:i w:val="0"/>
            <w:noProof/>
            <w:sz w:val="22"/>
            <w:szCs w:val="22"/>
          </w:rPr>
          <w:tab/>
        </w:r>
        <w:r w:rsidRPr="009749C6">
          <w:rPr>
            <w:rStyle w:val="Hyperlink"/>
            <w:noProof/>
          </w:rPr>
          <w:t>Tuning Tool Requirements</w:t>
        </w:r>
        <w:r>
          <w:rPr>
            <w:noProof/>
            <w:webHidden/>
          </w:rPr>
          <w:tab/>
        </w:r>
        <w:r>
          <w:rPr>
            <w:noProof/>
            <w:webHidden/>
          </w:rPr>
          <w:fldChar w:fldCharType="begin"/>
        </w:r>
        <w:r>
          <w:rPr>
            <w:noProof/>
            <w:webHidden/>
          </w:rPr>
          <w:instrText xml:space="preserve"> PAGEREF _Toc105779340 \h </w:instrText>
        </w:r>
      </w:ins>
      <w:r>
        <w:rPr>
          <w:noProof/>
          <w:webHidden/>
        </w:rPr>
      </w:r>
      <w:r>
        <w:rPr>
          <w:noProof/>
          <w:webHidden/>
        </w:rPr>
        <w:fldChar w:fldCharType="separate"/>
      </w:r>
      <w:ins w:id="84" w:author="Arun Saminathan" w:date="2022-06-10T18:48:00Z">
        <w:r>
          <w:rPr>
            <w:noProof/>
            <w:webHidden/>
          </w:rPr>
          <w:t>13</w:t>
        </w:r>
        <w:r>
          <w:rPr>
            <w:noProof/>
            <w:webHidden/>
          </w:rPr>
          <w:fldChar w:fldCharType="end"/>
        </w:r>
        <w:r w:rsidRPr="009749C6">
          <w:rPr>
            <w:rStyle w:val="Hyperlink"/>
            <w:noProof/>
          </w:rPr>
          <w:fldChar w:fldCharType="end"/>
        </w:r>
      </w:ins>
    </w:p>
    <w:p w14:paraId="2BE9A44F" w14:textId="1BF78595" w:rsidR="00FD2991" w:rsidRDefault="00FD2991">
      <w:pPr>
        <w:pStyle w:val="TOC2"/>
        <w:rPr>
          <w:ins w:id="85" w:author="Arun Saminathan" w:date="2022-06-10T18:48:00Z"/>
          <w:rFonts w:asciiTheme="minorHAnsi" w:hAnsiTheme="minorHAnsi" w:cstheme="minorBidi"/>
          <w:b w:val="0"/>
          <w:i w:val="0"/>
          <w:noProof/>
          <w:sz w:val="22"/>
          <w:szCs w:val="22"/>
        </w:rPr>
      </w:pPr>
      <w:ins w:id="8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"_Toc105779341"</w:instrText>
        </w:r>
        <w:r w:rsidRPr="009749C6">
          <w:rPr>
            <w:rStyle w:val="Hyperlink"/>
            <w:noProof/>
          </w:rPr>
          <w:instrText xml:space="preserve"> </w:instrText>
        </w:r>
        <w:r w:rsidRPr="009749C6">
          <w:rPr>
            <w:rStyle w:val="Hyperlink"/>
            <w:noProof/>
          </w:rPr>
          <w:fldChar w:fldCharType="separate"/>
        </w:r>
        <w:r w:rsidRPr="009749C6">
          <w:rPr>
            <w:rStyle w:val="Hyperlink"/>
            <w:noProof/>
          </w:rPr>
          <w:t>4.2</w:t>
        </w:r>
        <w:r>
          <w:rPr>
            <w:rFonts w:asciiTheme="minorHAnsi" w:hAnsiTheme="minorHAnsi" w:cstheme="minorBidi"/>
            <w:b w:val="0"/>
            <w:i w:val="0"/>
            <w:noProof/>
            <w:sz w:val="22"/>
            <w:szCs w:val="22"/>
          </w:rPr>
          <w:tab/>
        </w:r>
        <w:r w:rsidRPr="009749C6">
          <w:rPr>
            <w:rStyle w:val="Hyperlink"/>
            <w:noProof/>
          </w:rPr>
          <w:t>Tuning Tool VIN Import</w:t>
        </w:r>
        <w:r>
          <w:rPr>
            <w:noProof/>
            <w:webHidden/>
          </w:rPr>
          <w:tab/>
        </w:r>
        <w:r>
          <w:rPr>
            <w:noProof/>
            <w:webHidden/>
          </w:rPr>
          <w:fldChar w:fldCharType="begin"/>
        </w:r>
        <w:r>
          <w:rPr>
            <w:noProof/>
            <w:webHidden/>
          </w:rPr>
          <w:instrText xml:space="preserve"> PAGEREF _Toc105779341 \h </w:instrText>
        </w:r>
      </w:ins>
      <w:r>
        <w:rPr>
          <w:noProof/>
          <w:webHidden/>
        </w:rPr>
      </w:r>
      <w:r>
        <w:rPr>
          <w:noProof/>
          <w:webHidden/>
        </w:rPr>
        <w:fldChar w:fldCharType="separate"/>
      </w:r>
      <w:ins w:id="87" w:author="Arun Saminathan" w:date="2022-06-10T18:48:00Z">
        <w:r>
          <w:rPr>
            <w:noProof/>
            <w:webHidden/>
          </w:rPr>
          <w:t>13</w:t>
        </w:r>
        <w:r>
          <w:rPr>
            <w:noProof/>
            <w:webHidden/>
          </w:rPr>
          <w:fldChar w:fldCharType="end"/>
        </w:r>
        <w:r w:rsidRPr="009749C6">
          <w:rPr>
            <w:rStyle w:val="Hyperlink"/>
            <w:noProof/>
          </w:rPr>
          <w:fldChar w:fldCharType="end"/>
        </w:r>
      </w:ins>
    </w:p>
    <w:p w14:paraId="3D512AEA" w14:textId="60374A2C" w:rsidR="00FD2991" w:rsidRDefault="00FD2991">
      <w:pPr>
        <w:pStyle w:val="TOC2"/>
        <w:rPr>
          <w:ins w:id="88" w:author="Arun Saminathan" w:date="2022-06-10T18:48:00Z"/>
          <w:rFonts w:asciiTheme="minorHAnsi" w:hAnsiTheme="minorHAnsi" w:cstheme="minorBidi"/>
          <w:b w:val="0"/>
          <w:i w:val="0"/>
          <w:noProof/>
          <w:sz w:val="22"/>
          <w:szCs w:val="22"/>
        </w:rPr>
      </w:pPr>
      <w:ins w:id="8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"_Toc105779342"</w:instrText>
        </w:r>
        <w:r w:rsidRPr="009749C6">
          <w:rPr>
            <w:rStyle w:val="Hyperlink"/>
            <w:noProof/>
          </w:rPr>
          <w:instrText xml:space="preserve"> </w:instrText>
        </w:r>
        <w:r w:rsidRPr="009749C6">
          <w:rPr>
            <w:rStyle w:val="Hyperlink"/>
            <w:noProof/>
          </w:rPr>
          <w:fldChar w:fldCharType="separate"/>
        </w:r>
        <w:r w:rsidRPr="009749C6">
          <w:rPr>
            <w:rStyle w:val="Hyperlink"/>
            <w:noProof/>
          </w:rPr>
          <w:t>4.3</w:t>
        </w:r>
        <w:r>
          <w:rPr>
            <w:rFonts w:asciiTheme="minorHAnsi" w:hAnsiTheme="minorHAnsi" w:cstheme="minorBidi"/>
            <w:b w:val="0"/>
            <w:i w:val="0"/>
            <w:noProof/>
            <w:sz w:val="22"/>
            <w:szCs w:val="22"/>
          </w:rPr>
          <w:tab/>
        </w:r>
        <w:r w:rsidRPr="009749C6">
          <w:rPr>
            <w:rStyle w:val="Hyperlink"/>
            <w:noProof/>
          </w:rPr>
          <w:t>Tuning Tool Communications</w:t>
        </w:r>
        <w:r>
          <w:rPr>
            <w:noProof/>
            <w:webHidden/>
          </w:rPr>
          <w:tab/>
        </w:r>
        <w:r>
          <w:rPr>
            <w:noProof/>
            <w:webHidden/>
          </w:rPr>
          <w:fldChar w:fldCharType="begin"/>
        </w:r>
        <w:r>
          <w:rPr>
            <w:noProof/>
            <w:webHidden/>
          </w:rPr>
          <w:instrText xml:space="preserve"> PAGEREF _Toc105779342 \h </w:instrText>
        </w:r>
      </w:ins>
      <w:r>
        <w:rPr>
          <w:noProof/>
          <w:webHidden/>
        </w:rPr>
      </w:r>
      <w:r>
        <w:rPr>
          <w:noProof/>
          <w:webHidden/>
        </w:rPr>
        <w:fldChar w:fldCharType="separate"/>
      </w:r>
      <w:ins w:id="90" w:author="Arun Saminathan" w:date="2022-06-10T18:48:00Z">
        <w:r>
          <w:rPr>
            <w:noProof/>
            <w:webHidden/>
          </w:rPr>
          <w:t>13</w:t>
        </w:r>
        <w:r>
          <w:rPr>
            <w:noProof/>
            <w:webHidden/>
          </w:rPr>
          <w:fldChar w:fldCharType="end"/>
        </w:r>
        <w:r w:rsidRPr="009749C6">
          <w:rPr>
            <w:rStyle w:val="Hyperlink"/>
            <w:noProof/>
          </w:rPr>
          <w:fldChar w:fldCharType="end"/>
        </w:r>
      </w:ins>
    </w:p>
    <w:p w14:paraId="6DE82008" w14:textId="0CE36825" w:rsidR="00FD2991" w:rsidRDefault="00FD2991">
      <w:pPr>
        <w:pStyle w:val="TOC2"/>
        <w:rPr>
          <w:ins w:id="91" w:author="Arun Saminathan" w:date="2022-06-10T18:48:00Z"/>
          <w:rFonts w:asciiTheme="minorHAnsi" w:hAnsiTheme="minorHAnsi" w:cstheme="minorBidi"/>
          <w:b w:val="0"/>
          <w:i w:val="0"/>
          <w:noProof/>
          <w:sz w:val="22"/>
          <w:szCs w:val="22"/>
        </w:rPr>
      </w:pPr>
      <w:ins w:id="9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"_Toc105779343"</w:instrText>
        </w:r>
        <w:r w:rsidRPr="009749C6">
          <w:rPr>
            <w:rStyle w:val="Hyperlink"/>
            <w:noProof/>
          </w:rPr>
          <w:instrText xml:space="preserve"> </w:instrText>
        </w:r>
        <w:r w:rsidRPr="009749C6">
          <w:rPr>
            <w:rStyle w:val="Hyperlink"/>
            <w:noProof/>
          </w:rPr>
          <w:fldChar w:fldCharType="separate"/>
        </w:r>
        <w:r w:rsidRPr="009749C6">
          <w:rPr>
            <w:rStyle w:val="Hyperlink"/>
            <w:noProof/>
          </w:rPr>
          <w:t>4.4</w:t>
        </w:r>
        <w:r>
          <w:rPr>
            <w:rFonts w:asciiTheme="minorHAnsi" w:hAnsiTheme="minorHAnsi" w:cstheme="minorBidi"/>
            <w:b w:val="0"/>
            <w:i w:val="0"/>
            <w:noProof/>
            <w:sz w:val="22"/>
            <w:szCs w:val="22"/>
          </w:rPr>
          <w:tab/>
        </w:r>
        <w:r w:rsidRPr="009749C6">
          <w:rPr>
            <w:rStyle w:val="Hyperlink"/>
            <w:noProof/>
          </w:rPr>
          <w:t>Tuning Tool Exported Files</w:t>
        </w:r>
        <w:r>
          <w:rPr>
            <w:noProof/>
            <w:webHidden/>
          </w:rPr>
          <w:tab/>
        </w:r>
        <w:r>
          <w:rPr>
            <w:noProof/>
            <w:webHidden/>
          </w:rPr>
          <w:fldChar w:fldCharType="begin"/>
        </w:r>
        <w:r>
          <w:rPr>
            <w:noProof/>
            <w:webHidden/>
          </w:rPr>
          <w:instrText xml:space="preserve"> PAGEREF _Toc105779343 \h </w:instrText>
        </w:r>
      </w:ins>
      <w:r>
        <w:rPr>
          <w:noProof/>
          <w:webHidden/>
        </w:rPr>
      </w:r>
      <w:r>
        <w:rPr>
          <w:noProof/>
          <w:webHidden/>
        </w:rPr>
        <w:fldChar w:fldCharType="separate"/>
      </w:r>
      <w:ins w:id="93" w:author="Arun Saminathan" w:date="2022-06-10T18:48:00Z">
        <w:r>
          <w:rPr>
            <w:noProof/>
            <w:webHidden/>
          </w:rPr>
          <w:t>13</w:t>
        </w:r>
        <w:r>
          <w:rPr>
            <w:noProof/>
            <w:webHidden/>
          </w:rPr>
          <w:fldChar w:fldCharType="end"/>
        </w:r>
        <w:r w:rsidRPr="009749C6">
          <w:rPr>
            <w:rStyle w:val="Hyperlink"/>
            <w:noProof/>
          </w:rPr>
          <w:fldChar w:fldCharType="end"/>
        </w:r>
      </w:ins>
    </w:p>
    <w:p w14:paraId="7D21C89D" w14:textId="4D291FD7" w:rsidR="00FD2991" w:rsidRDefault="00FD2991">
      <w:pPr>
        <w:pStyle w:val="TOC3"/>
        <w:rPr>
          <w:ins w:id="94" w:author="Arun Saminathan" w:date="2022-06-10T18:48:00Z"/>
          <w:rFonts w:asciiTheme="minorHAnsi" w:hAnsiTheme="minorHAnsi"/>
          <w:i w:val="0"/>
          <w:sz w:val="22"/>
        </w:rPr>
      </w:pPr>
      <w:ins w:id="95" w:author="Arun Saminathan" w:date="2022-06-10T18:48:00Z">
        <w:r w:rsidRPr="009749C6">
          <w:rPr>
            <w:rStyle w:val="Hyperlink"/>
          </w:rPr>
          <w:fldChar w:fldCharType="begin"/>
        </w:r>
        <w:r w:rsidRPr="009749C6">
          <w:rPr>
            <w:rStyle w:val="Hyperlink"/>
          </w:rPr>
          <w:instrText xml:space="preserve"> </w:instrText>
        </w:r>
        <w:r>
          <w:instrText>HYPERLINK \l "_Toc105779344"</w:instrText>
        </w:r>
        <w:r w:rsidRPr="009749C6">
          <w:rPr>
            <w:rStyle w:val="Hyperlink"/>
          </w:rPr>
          <w:instrText xml:space="preserve"> </w:instrText>
        </w:r>
        <w:r w:rsidRPr="009749C6">
          <w:rPr>
            <w:rStyle w:val="Hyperlink"/>
          </w:rPr>
          <w:fldChar w:fldCharType="separate"/>
        </w:r>
        <w:r w:rsidRPr="009749C6">
          <w:rPr>
            <w:rStyle w:val="Hyperlink"/>
          </w:rPr>
          <w:t>4.4.1.</w:t>
        </w:r>
        <w:r>
          <w:rPr>
            <w:rFonts w:asciiTheme="minorHAnsi" w:hAnsiTheme="minorHAnsi"/>
            <w:i w:val="0"/>
            <w:sz w:val="22"/>
          </w:rPr>
          <w:tab/>
        </w:r>
        <w:r w:rsidRPr="009749C6">
          <w:rPr>
            <w:rStyle w:val="Hyperlink"/>
          </w:rPr>
          <w:t>Proposed File Naming Convention</w:t>
        </w:r>
        <w:r>
          <w:rPr>
            <w:webHidden/>
          </w:rPr>
          <w:tab/>
        </w:r>
        <w:r>
          <w:rPr>
            <w:webHidden/>
          </w:rPr>
          <w:fldChar w:fldCharType="begin"/>
        </w:r>
        <w:r>
          <w:rPr>
            <w:webHidden/>
          </w:rPr>
          <w:instrText xml:space="preserve"> PAGEREF _Toc105779344 \h </w:instrText>
        </w:r>
      </w:ins>
      <w:r>
        <w:rPr>
          <w:webHidden/>
        </w:rPr>
      </w:r>
      <w:r>
        <w:rPr>
          <w:webHidden/>
        </w:rPr>
        <w:fldChar w:fldCharType="separate"/>
      </w:r>
      <w:ins w:id="96" w:author="Arun Saminathan" w:date="2022-06-10T18:48:00Z">
        <w:r>
          <w:rPr>
            <w:webHidden/>
          </w:rPr>
          <w:t>14</w:t>
        </w:r>
        <w:r>
          <w:rPr>
            <w:webHidden/>
          </w:rPr>
          <w:fldChar w:fldCharType="end"/>
        </w:r>
        <w:r w:rsidRPr="009749C6">
          <w:rPr>
            <w:rStyle w:val="Hyperlink"/>
          </w:rPr>
          <w:fldChar w:fldCharType="end"/>
        </w:r>
      </w:ins>
    </w:p>
    <w:p w14:paraId="141A3D07" w14:textId="1E82E69B" w:rsidR="00FD2991" w:rsidRDefault="00FD2991">
      <w:pPr>
        <w:pStyle w:val="TOC4"/>
        <w:rPr>
          <w:ins w:id="97" w:author="Arun Saminathan" w:date="2022-06-10T18:48:00Z"/>
          <w:rFonts w:asciiTheme="minorHAnsi" w:hAnsiTheme="minorHAnsi"/>
          <w:i w:val="0"/>
          <w:noProof/>
          <w:sz w:val="22"/>
        </w:rPr>
      </w:pPr>
      <w:ins w:id="9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"_Toc105779345"</w:instrText>
        </w:r>
        <w:r w:rsidRPr="009749C6">
          <w:rPr>
            <w:rStyle w:val="Hyperlink"/>
            <w:noProof/>
          </w:rPr>
          <w:instrText xml:space="preserve"> </w:instrText>
        </w:r>
        <w:r w:rsidRPr="009749C6">
          <w:rPr>
            <w:rStyle w:val="Hyperlink"/>
            <w:noProof/>
          </w:rPr>
          <w:fldChar w:fldCharType="separate"/>
        </w:r>
        <w:r w:rsidRPr="009749C6">
          <w:rPr>
            <w:rStyle w:val="Hyperlink"/>
            <w:noProof/>
          </w:rPr>
          <w:t>4.4.1.1.</w:t>
        </w:r>
        <w:r>
          <w:rPr>
            <w:rFonts w:asciiTheme="minorHAnsi" w:hAnsiTheme="minorHAnsi"/>
            <w:i w:val="0"/>
            <w:noProof/>
            <w:sz w:val="22"/>
          </w:rPr>
          <w:tab/>
        </w:r>
        <w:r w:rsidRPr="009749C6">
          <w:rPr>
            <w:rStyle w:val="Hyperlink"/>
            <w:noProof/>
          </w:rPr>
          <w:t>ASD Resources File</w:t>
        </w:r>
        <w:r>
          <w:rPr>
            <w:noProof/>
            <w:webHidden/>
          </w:rPr>
          <w:tab/>
        </w:r>
        <w:r>
          <w:rPr>
            <w:noProof/>
            <w:webHidden/>
          </w:rPr>
          <w:fldChar w:fldCharType="begin"/>
        </w:r>
        <w:r>
          <w:rPr>
            <w:noProof/>
            <w:webHidden/>
          </w:rPr>
          <w:instrText xml:space="preserve"> PAGEREF _Toc105779345 \h </w:instrText>
        </w:r>
      </w:ins>
      <w:r>
        <w:rPr>
          <w:noProof/>
          <w:webHidden/>
        </w:rPr>
      </w:r>
      <w:r>
        <w:rPr>
          <w:noProof/>
          <w:webHidden/>
        </w:rPr>
        <w:fldChar w:fldCharType="separate"/>
      </w:r>
      <w:ins w:id="99" w:author="Arun Saminathan" w:date="2022-06-10T18:48:00Z">
        <w:r>
          <w:rPr>
            <w:noProof/>
            <w:webHidden/>
          </w:rPr>
          <w:t>14</w:t>
        </w:r>
        <w:r>
          <w:rPr>
            <w:noProof/>
            <w:webHidden/>
          </w:rPr>
          <w:fldChar w:fldCharType="end"/>
        </w:r>
        <w:r w:rsidRPr="009749C6">
          <w:rPr>
            <w:rStyle w:val="Hyperlink"/>
            <w:noProof/>
          </w:rPr>
          <w:fldChar w:fldCharType="end"/>
        </w:r>
      </w:ins>
    </w:p>
    <w:p w14:paraId="4DA3F11C" w14:textId="069418ED" w:rsidR="00FD2991" w:rsidRDefault="00FD2991">
      <w:pPr>
        <w:pStyle w:val="TOC4"/>
        <w:rPr>
          <w:ins w:id="100" w:author="Arun Saminathan" w:date="2022-06-10T18:48:00Z"/>
          <w:rFonts w:asciiTheme="minorHAnsi" w:hAnsiTheme="minorHAnsi"/>
          <w:i w:val="0"/>
          <w:noProof/>
          <w:sz w:val="22"/>
        </w:rPr>
      </w:pPr>
      <w:ins w:id="10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"_Toc105779346"</w:instrText>
        </w:r>
        <w:r w:rsidRPr="009749C6">
          <w:rPr>
            <w:rStyle w:val="Hyperlink"/>
            <w:noProof/>
          </w:rPr>
          <w:instrText xml:space="preserve"> </w:instrText>
        </w:r>
        <w:r w:rsidRPr="009749C6">
          <w:rPr>
            <w:rStyle w:val="Hyperlink"/>
            <w:noProof/>
          </w:rPr>
          <w:fldChar w:fldCharType="separate"/>
        </w:r>
        <w:r w:rsidRPr="009749C6">
          <w:rPr>
            <w:rStyle w:val="Hyperlink"/>
            <w:noProof/>
          </w:rPr>
          <w:t>4.4.1.2.</w:t>
        </w:r>
        <w:r>
          <w:rPr>
            <w:rFonts w:asciiTheme="minorHAnsi" w:hAnsiTheme="minorHAnsi"/>
            <w:i w:val="0"/>
            <w:noProof/>
            <w:sz w:val="22"/>
          </w:rPr>
          <w:tab/>
        </w:r>
        <w:r w:rsidRPr="009749C6">
          <w:rPr>
            <w:rStyle w:val="Hyperlink"/>
            <w:noProof/>
          </w:rPr>
          <w:t>ASD Configuration File</w:t>
        </w:r>
        <w:r>
          <w:rPr>
            <w:noProof/>
            <w:webHidden/>
          </w:rPr>
          <w:tab/>
        </w:r>
        <w:r>
          <w:rPr>
            <w:noProof/>
            <w:webHidden/>
          </w:rPr>
          <w:fldChar w:fldCharType="begin"/>
        </w:r>
        <w:r>
          <w:rPr>
            <w:noProof/>
            <w:webHidden/>
          </w:rPr>
          <w:instrText xml:space="preserve"> PAGEREF _Toc105779346 \h </w:instrText>
        </w:r>
      </w:ins>
      <w:r>
        <w:rPr>
          <w:noProof/>
          <w:webHidden/>
        </w:rPr>
      </w:r>
      <w:r>
        <w:rPr>
          <w:noProof/>
          <w:webHidden/>
        </w:rPr>
        <w:fldChar w:fldCharType="separate"/>
      </w:r>
      <w:ins w:id="102" w:author="Arun Saminathan" w:date="2022-06-10T18:48:00Z">
        <w:r>
          <w:rPr>
            <w:noProof/>
            <w:webHidden/>
          </w:rPr>
          <w:t>14</w:t>
        </w:r>
        <w:r>
          <w:rPr>
            <w:noProof/>
            <w:webHidden/>
          </w:rPr>
          <w:fldChar w:fldCharType="end"/>
        </w:r>
        <w:r w:rsidRPr="009749C6">
          <w:rPr>
            <w:rStyle w:val="Hyperlink"/>
            <w:noProof/>
          </w:rPr>
          <w:fldChar w:fldCharType="end"/>
        </w:r>
      </w:ins>
    </w:p>
    <w:p w14:paraId="2565A886" w14:textId="5EBA5CF5" w:rsidR="00FD2991" w:rsidRDefault="00FD2991">
      <w:pPr>
        <w:pStyle w:val="TOC4"/>
        <w:rPr>
          <w:ins w:id="103" w:author="Arun Saminathan" w:date="2022-06-10T18:48:00Z"/>
          <w:rFonts w:asciiTheme="minorHAnsi" w:hAnsiTheme="minorHAnsi"/>
          <w:i w:val="0"/>
          <w:noProof/>
          <w:sz w:val="22"/>
        </w:rPr>
      </w:pPr>
      <w:ins w:id="10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"_Toc105779347"</w:instrText>
        </w:r>
        <w:r w:rsidRPr="009749C6">
          <w:rPr>
            <w:rStyle w:val="Hyperlink"/>
            <w:noProof/>
          </w:rPr>
          <w:instrText xml:space="preserve"> </w:instrText>
        </w:r>
        <w:r w:rsidRPr="009749C6">
          <w:rPr>
            <w:rStyle w:val="Hyperlink"/>
            <w:noProof/>
          </w:rPr>
          <w:fldChar w:fldCharType="separate"/>
        </w:r>
        <w:r w:rsidRPr="009749C6">
          <w:rPr>
            <w:rStyle w:val="Hyperlink"/>
            <w:noProof/>
          </w:rPr>
          <w:t>4.4.1.3.</w:t>
        </w:r>
        <w:r>
          <w:rPr>
            <w:rFonts w:asciiTheme="minorHAnsi" w:hAnsiTheme="minorHAnsi"/>
            <w:i w:val="0"/>
            <w:noProof/>
            <w:sz w:val="22"/>
          </w:rPr>
          <w:tab/>
        </w:r>
        <w:r w:rsidRPr="009749C6">
          <w:rPr>
            <w:rStyle w:val="Hyperlink"/>
            <w:noProof/>
          </w:rPr>
          <w:t>ANC Calibration File(s)</w:t>
        </w:r>
        <w:r>
          <w:rPr>
            <w:noProof/>
            <w:webHidden/>
          </w:rPr>
          <w:tab/>
        </w:r>
        <w:r>
          <w:rPr>
            <w:noProof/>
            <w:webHidden/>
          </w:rPr>
          <w:fldChar w:fldCharType="begin"/>
        </w:r>
        <w:r>
          <w:rPr>
            <w:noProof/>
            <w:webHidden/>
          </w:rPr>
          <w:instrText xml:space="preserve"> PAGEREF _Toc105779347 \h </w:instrText>
        </w:r>
      </w:ins>
      <w:r>
        <w:rPr>
          <w:noProof/>
          <w:webHidden/>
        </w:rPr>
      </w:r>
      <w:r>
        <w:rPr>
          <w:noProof/>
          <w:webHidden/>
        </w:rPr>
        <w:fldChar w:fldCharType="separate"/>
      </w:r>
      <w:ins w:id="105" w:author="Arun Saminathan" w:date="2022-06-10T18:48:00Z">
        <w:r>
          <w:rPr>
            <w:noProof/>
            <w:webHidden/>
          </w:rPr>
          <w:t>14</w:t>
        </w:r>
        <w:r>
          <w:rPr>
            <w:noProof/>
            <w:webHidden/>
          </w:rPr>
          <w:fldChar w:fldCharType="end"/>
        </w:r>
        <w:r w:rsidRPr="009749C6">
          <w:rPr>
            <w:rStyle w:val="Hyperlink"/>
            <w:noProof/>
          </w:rPr>
          <w:fldChar w:fldCharType="end"/>
        </w:r>
      </w:ins>
    </w:p>
    <w:p w14:paraId="47FEDEFE" w14:textId="6C6B060B" w:rsidR="00FD2991" w:rsidRDefault="00FD2991">
      <w:pPr>
        <w:pStyle w:val="TOC4"/>
        <w:rPr>
          <w:ins w:id="106" w:author="Arun Saminathan" w:date="2022-06-10T18:48:00Z"/>
          <w:rFonts w:asciiTheme="minorHAnsi" w:hAnsiTheme="minorHAnsi"/>
          <w:i w:val="0"/>
          <w:noProof/>
          <w:sz w:val="22"/>
        </w:rPr>
      </w:pPr>
      <w:ins w:id="10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"_Toc105779348"</w:instrText>
        </w:r>
        <w:r w:rsidRPr="009749C6">
          <w:rPr>
            <w:rStyle w:val="Hyperlink"/>
            <w:noProof/>
          </w:rPr>
          <w:instrText xml:space="preserve"> </w:instrText>
        </w:r>
        <w:r w:rsidRPr="009749C6">
          <w:rPr>
            <w:rStyle w:val="Hyperlink"/>
            <w:noProof/>
          </w:rPr>
          <w:fldChar w:fldCharType="separate"/>
        </w:r>
        <w:r w:rsidRPr="009749C6">
          <w:rPr>
            <w:rStyle w:val="Hyperlink"/>
            <w:noProof/>
          </w:rPr>
          <w:t>4.4.1.4.</w:t>
        </w:r>
        <w:r>
          <w:rPr>
            <w:rFonts w:asciiTheme="minorHAnsi" w:hAnsiTheme="minorHAnsi"/>
            <w:i w:val="0"/>
            <w:noProof/>
            <w:sz w:val="22"/>
          </w:rPr>
          <w:tab/>
        </w:r>
        <w:r w:rsidRPr="009749C6">
          <w:rPr>
            <w:rStyle w:val="Hyperlink"/>
            <w:noProof/>
          </w:rPr>
          <w:t>PS Sample Files</w:t>
        </w:r>
        <w:r>
          <w:rPr>
            <w:noProof/>
            <w:webHidden/>
          </w:rPr>
          <w:tab/>
        </w:r>
        <w:r>
          <w:rPr>
            <w:noProof/>
            <w:webHidden/>
          </w:rPr>
          <w:fldChar w:fldCharType="begin"/>
        </w:r>
        <w:r>
          <w:rPr>
            <w:noProof/>
            <w:webHidden/>
          </w:rPr>
          <w:instrText xml:space="preserve"> PAGEREF _Toc105779348 \h </w:instrText>
        </w:r>
      </w:ins>
      <w:r>
        <w:rPr>
          <w:noProof/>
          <w:webHidden/>
        </w:rPr>
      </w:r>
      <w:r>
        <w:rPr>
          <w:noProof/>
          <w:webHidden/>
        </w:rPr>
        <w:fldChar w:fldCharType="separate"/>
      </w:r>
      <w:ins w:id="108" w:author="Arun Saminathan" w:date="2022-06-10T18:48:00Z">
        <w:r>
          <w:rPr>
            <w:noProof/>
            <w:webHidden/>
          </w:rPr>
          <w:t>14</w:t>
        </w:r>
        <w:r>
          <w:rPr>
            <w:noProof/>
            <w:webHidden/>
          </w:rPr>
          <w:fldChar w:fldCharType="end"/>
        </w:r>
        <w:r w:rsidRPr="009749C6">
          <w:rPr>
            <w:rStyle w:val="Hyperlink"/>
            <w:noProof/>
          </w:rPr>
          <w:fldChar w:fldCharType="end"/>
        </w:r>
      </w:ins>
    </w:p>
    <w:p w14:paraId="17BD8699" w14:textId="19AA9EAF" w:rsidR="00FD2991" w:rsidRDefault="00FD2991">
      <w:pPr>
        <w:pStyle w:val="TOC4"/>
        <w:rPr>
          <w:ins w:id="109" w:author="Arun Saminathan" w:date="2022-06-10T18:48:00Z"/>
          <w:rFonts w:asciiTheme="minorHAnsi" w:hAnsiTheme="minorHAnsi"/>
          <w:i w:val="0"/>
          <w:noProof/>
          <w:sz w:val="22"/>
        </w:rPr>
      </w:pPr>
      <w:ins w:id="11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"_Toc105779349"</w:instrText>
        </w:r>
        <w:r w:rsidRPr="009749C6">
          <w:rPr>
            <w:rStyle w:val="Hyperlink"/>
            <w:noProof/>
          </w:rPr>
          <w:instrText xml:space="preserve"> </w:instrText>
        </w:r>
        <w:r w:rsidRPr="009749C6">
          <w:rPr>
            <w:rStyle w:val="Hyperlink"/>
            <w:noProof/>
          </w:rPr>
          <w:fldChar w:fldCharType="separate"/>
        </w:r>
        <w:r w:rsidRPr="009749C6">
          <w:rPr>
            <w:rStyle w:val="Hyperlink"/>
            <w:noProof/>
          </w:rPr>
          <w:t>4.4.1.5.</w:t>
        </w:r>
        <w:r>
          <w:rPr>
            <w:rFonts w:asciiTheme="minorHAnsi" w:hAnsiTheme="minorHAnsi"/>
            <w:i w:val="0"/>
            <w:noProof/>
            <w:sz w:val="22"/>
          </w:rPr>
          <w:tab/>
        </w:r>
        <w:r w:rsidRPr="009749C6">
          <w:rPr>
            <w:rStyle w:val="Hyperlink"/>
            <w:noProof/>
          </w:rPr>
          <w:t>AVAS Sample Files</w:t>
        </w:r>
        <w:r>
          <w:rPr>
            <w:noProof/>
            <w:webHidden/>
          </w:rPr>
          <w:tab/>
        </w:r>
        <w:r>
          <w:rPr>
            <w:noProof/>
            <w:webHidden/>
          </w:rPr>
          <w:fldChar w:fldCharType="begin"/>
        </w:r>
        <w:r>
          <w:rPr>
            <w:noProof/>
            <w:webHidden/>
          </w:rPr>
          <w:instrText xml:space="preserve"> PAGEREF _Toc105779349 \h </w:instrText>
        </w:r>
      </w:ins>
      <w:r>
        <w:rPr>
          <w:noProof/>
          <w:webHidden/>
        </w:rPr>
      </w:r>
      <w:r>
        <w:rPr>
          <w:noProof/>
          <w:webHidden/>
        </w:rPr>
        <w:fldChar w:fldCharType="separate"/>
      </w:r>
      <w:ins w:id="111" w:author="Arun Saminathan" w:date="2022-06-10T18:48:00Z">
        <w:r>
          <w:rPr>
            <w:noProof/>
            <w:webHidden/>
          </w:rPr>
          <w:t>14</w:t>
        </w:r>
        <w:r>
          <w:rPr>
            <w:noProof/>
            <w:webHidden/>
          </w:rPr>
          <w:fldChar w:fldCharType="end"/>
        </w:r>
        <w:r w:rsidRPr="009749C6">
          <w:rPr>
            <w:rStyle w:val="Hyperlink"/>
            <w:noProof/>
          </w:rPr>
          <w:fldChar w:fldCharType="end"/>
        </w:r>
      </w:ins>
    </w:p>
    <w:p w14:paraId="5CE16AA1" w14:textId="6F81588B" w:rsidR="00FD2991" w:rsidRDefault="00FD2991">
      <w:pPr>
        <w:pStyle w:val="TOC2"/>
        <w:rPr>
          <w:ins w:id="112" w:author="Arun Saminathan" w:date="2022-06-10T18:48:00Z"/>
          <w:rFonts w:asciiTheme="minorHAnsi" w:hAnsiTheme="minorHAnsi" w:cstheme="minorBidi"/>
          <w:b w:val="0"/>
          <w:i w:val="0"/>
          <w:noProof/>
          <w:sz w:val="22"/>
          <w:szCs w:val="22"/>
        </w:rPr>
      </w:pPr>
      <w:ins w:id="11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"_Toc105779350"</w:instrText>
        </w:r>
        <w:r w:rsidRPr="009749C6">
          <w:rPr>
            <w:rStyle w:val="Hyperlink"/>
            <w:noProof/>
          </w:rPr>
          <w:instrText xml:space="preserve"> </w:instrText>
        </w:r>
        <w:r w:rsidRPr="009749C6">
          <w:rPr>
            <w:rStyle w:val="Hyperlink"/>
            <w:noProof/>
          </w:rPr>
          <w:fldChar w:fldCharType="separate"/>
        </w:r>
        <w:r w:rsidRPr="009749C6">
          <w:rPr>
            <w:rStyle w:val="Hyperlink"/>
            <w:noProof/>
          </w:rPr>
          <w:t>4.5</w:t>
        </w:r>
        <w:r>
          <w:rPr>
            <w:rFonts w:asciiTheme="minorHAnsi" w:hAnsiTheme="minorHAnsi" w:cstheme="minorBidi"/>
            <w:b w:val="0"/>
            <w:i w:val="0"/>
            <w:noProof/>
            <w:sz w:val="22"/>
            <w:szCs w:val="22"/>
          </w:rPr>
          <w:tab/>
        </w:r>
        <w:r w:rsidRPr="009749C6">
          <w:rPr>
            <w:rStyle w:val="Hyperlink"/>
            <w:noProof/>
          </w:rPr>
          <w:t>ANC/PS/AVAS Acoustic Calibration File (VBF)</w:t>
        </w:r>
        <w:r>
          <w:rPr>
            <w:noProof/>
            <w:webHidden/>
          </w:rPr>
          <w:tab/>
        </w:r>
        <w:r>
          <w:rPr>
            <w:noProof/>
            <w:webHidden/>
          </w:rPr>
          <w:fldChar w:fldCharType="begin"/>
        </w:r>
        <w:r>
          <w:rPr>
            <w:noProof/>
            <w:webHidden/>
          </w:rPr>
          <w:instrText xml:space="preserve"> PAGEREF _Toc105779350 \h </w:instrText>
        </w:r>
      </w:ins>
      <w:r>
        <w:rPr>
          <w:noProof/>
          <w:webHidden/>
        </w:rPr>
      </w:r>
      <w:r>
        <w:rPr>
          <w:noProof/>
          <w:webHidden/>
        </w:rPr>
        <w:fldChar w:fldCharType="separate"/>
      </w:r>
      <w:ins w:id="114" w:author="Arun Saminathan" w:date="2022-06-10T18:48:00Z">
        <w:r>
          <w:rPr>
            <w:noProof/>
            <w:webHidden/>
          </w:rPr>
          <w:t>14</w:t>
        </w:r>
        <w:r>
          <w:rPr>
            <w:noProof/>
            <w:webHidden/>
          </w:rPr>
          <w:fldChar w:fldCharType="end"/>
        </w:r>
        <w:r w:rsidRPr="009749C6">
          <w:rPr>
            <w:rStyle w:val="Hyperlink"/>
            <w:noProof/>
          </w:rPr>
          <w:fldChar w:fldCharType="end"/>
        </w:r>
      </w:ins>
    </w:p>
    <w:p w14:paraId="4EC49487" w14:textId="58E483FB" w:rsidR="00FD2991" w:rsidRDefault="00FD2991">
      <w:pPr>
        <w:pStyle w:val="TOC2"/>
        <w:rPr>
          <w:ins w:id="115" w:author="Arun Saminathan" w:date="2022-06-10T18:48:00Z"/>
          <w:rFonts w:asciiTheme="minorHAnsi" w:hAnsiTheme="minorHAnsi" w:cstheme="minorBidi"/>
          <w:b w:val="0"/>
          <w:i w:val="0"/>
          <w:noProof/>
          <w:sz w:val="22"/>
          <w:szCs w:val="22"/>
        </w:rPr>
      </w:pPr>
      <w:ins w:id="11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"_Toc105779351"</w:instrText>
        </w:r>
        <w:r w:rsidRPr="009749C6">
          <w:rPr>
            <w:rStyle w:val="Hyperlink"/>
            <w:noProof/>
          </w:rPr>
          <w:instrText xml:space="preserve"> </w:instrText>
        </w:r>
        <w:r w:rsidRPr="009749C6">
          <w:rPr>
            <w:rStyle w:val="Hyperlink"/>
            <w:noProof/>
          </w:rPr>
          <w:fldChar w:fldCharType="separate"/>
        </w:r>
        <w:r w:rsidRPr="009749C6">
          <w:rPr>
            <w:rStyle w:val="Hyperlink"/>
            <w:noProof/>
          </w:rPr>
          <w:t>4.6</w:t>
        </w:r>
        <w:r>
          <w:rPr>
            <w:rFonts w:asciiTheme="minorHAnsi" w:hAnsiTheme="minorHAnsi" w:cstheme="minorBidi"/>
            <w:b w:val="0"/>
            <w:i w:val="0"/>
            <w:noProof/>
            <w:sz w:val="22"/>
            <w:szCs w:val="22"/>
          </w:rPr>
          <w:tab/>
        </w:r>
        <w:r w:rsidRPr="009749C6">
          <w:rPr>
            <w:rStyle w:val="Hyperlink"/>
            <w:noProof/>
          </w:rPr>
          <w:t>Acoustic Calibration lifecycle</w:t>
        </w:r>
        <w:r>
          <w:rPr>
            <w:noProof/>
            <w:webHidden/>
          </w:rPr>
          <w:tab/>
        </w:r>
        <w:r>
          <w:rPr>
            <w:noProof/>
            <w:webHidden/>
          </w:rPr>
          <w:fldChar w:fldCharType="begin"/>
        </w:r>
        <w:r>
          <w:rPr>
            <w:noProof/>
            <w:webHidden/>
          </w:rPr>
          <w:instrText xml:space="preserve"> PAGEREF _Toc105779351 \h </w:instrText>
        </w:r>
      </w:ins>
      <w:r>
        <w:rPr>
          <w:noProof/>
          <w:webHidden/>
        </w:rPr>
      </w:r>
      <w:r>
        <w:rPr>
          <w:noProof/>
          <w:webHidden/>
        </w:rPr>
        <w:fldChar w:fldCharType="separate"/>
      </w:r>
      <w:ins w:id="117" w:author="Arun Saminathan" w:date="2022-06-10T18:48:00Z">
        <w:r>
          <w:rPr>
            <w:noProof/>
            <w:webHidden/>
          </w:rPr>
          <w:t>15</w:t>
        </w:r>
        <w:r>
          <w:rPr>
            <w:noProof/>
            <w:webHidden/>
          </w:rPr>
          <w:fldChar w:fldCharType="end"/>
        </w:r>
        <w:r w:rsidRPr="009749C6">
          <w:rPr>
            <w:rStyle w:val="Hyperlink"/>
            <w:noProof/>
          </w:rPr>
          <w:fldChar w:fldCharType="end"/>
        </w:r>
      </w:ins>
    </w:p>
    <w:p w14:paraId="6682EA6A" w14:textId="63B137CF" w:rsidR="00FD2991" w:rsidRDefault="00FD2991">
      <w:pPr>
        <w:pStyle w:val="TOC3"/>
        <w:rPr>
          <w:ins w:id="118" w:author="Arun Saminathan" w:date="2022-06-10T18:48:00Z"/>
          <w:rFonts w:asciiTheme="minorHAnsi" w:hAnsiTheme="minorHAnsi"/>
          <w:i w:val="0"/>
          <w:sz w:val="22"/>
        </w:rPr>
      </w:pPr>
      <w:ins w:id="119" w:author="Arun Saminathan" w:date="2022-06-10T18:48:00Z">
        <w:r w:rsidRPr="009749C6">
          <w:rPr>
            <w:rStyle w:val="Hyperlink"/>
          </w:rPr>
          <w:fldChar w:fldCharType="begin"/>
        </w:r>
        <w:r w:rsidRPr="009749C6">
          <w:rPr>
            <w:rStyle w:val="Hyperlink"/>
          </w:rPr>
          <w:instrText xml:space="preserve"> </w:instrText>
        </w:r>
        <w:r>
          <w:instrText>HYPERLINK \l "_Toc105779352"</w:instrText>
        </w:r>
        <w:r w:rsidRPr="009749C6">
          <w:rPr>
            <w:rStyle w:val="Hyperlink"/>
          </w:rPr>
          <w:instrText xml:space="preserve"> </w:instrText>
        </w:r>
        <w:r w:rsidRPr="009749C6">
          <w:rPr>
            <w:rStyle w:val="Hyperlink"/>
          </w:rPr>
          <w:fldChar w:fldCharType="separate"/>
        </w:r>
        <w:r w:rsidRPr="009749C6">
          <w:rPr>
            <w:rStyle w:val="Hyperlink"/>
          </w:rPr>
          <w:t>4.6.1.</w:t>
        </w:r>
        <w:r>
          <w:rPr>
            <w:rFonts w:asciiTheme="minorHAnsi" w:hAnsiTheme="minorHAnsi"/>
            <w:i w:val="0"/>
            <w:sz w:val="22"/>
          </w:rPr>
          <w:tab/>
        </w:r>
        <w:r w:rsidRPr="009749C6">
          <w:rPr>
            <w:rStyle w:val="Hyperlink"/>
          </w:rPr>
          <w:t>CAN</w:t>
        </w:r>
        <w:r>
          <w:rPr>
            <w:webHidden/>
          </w:rPr>
          <w:tab/>
        </w:r>
        <w:r>
          <w:rPr>
            <w:webHidden/>
          </w:rPr>
          <w:fldChar w:fldCharType="begin"/>
        </w:r>
        <w:r>
          <w:rPr>
            <w:webHidden/>
          </w:rPr>
          <w:instrText xml:space="preserve"> PAGEREF _Toc105779352 \h </w:instrText>
        </w:r>
      </w:ins>
      <w:r>
        <w:rPr>
          <w:webHidden/>
        </w:rPr>
      </w:r>
      <w:r>
        <w:rPr>
          <w:webHidden/>
        </w:rPr>
        <w:fldChar w:fldCharType="separate"/>
      </w:r>
      <w:ins w:id="120" w:author="Arun Saminathan" w:date="2022-06-10T18:48:00Z">
        <w:r>
          <w:rPr>
            <w:webHidden/>
          </w:rPr>
          <w:t>15</w:t>
        </w:r>
        <w:r>
          <w:rPr>
            <w:webHidden/>
          </w:rPr>
          <w:fldChar w:fldCharType="end"/>
        </w:r>
        <w:r w:rsidRPr="009749C6">
          <w:rPr>
            <w:rStyle w:val="Hyperlink"/>
          </w:rPr>
          <w:fldChar w:fldCharType="end"/>
        </w:r>
      </w:ins>
    </w:p>
    <w:p w14:paraId="4767C983" w14:textId="21698876" w:rsidR="00FD2991" w:rsidRDefault="00FD2991">
      <w:pPr>
        <w:pStyle w:val="TOC3"/>
        <w:rPr>
          <w:ins w:id="121" w:author="Arun Saminathan" w:date="2022-06-10T18:48:00Z"/>
          <w:rFonts w:asciiTheme="minorHAnsi" w:hAnsiTheme="minorHAnsi"/>
          <w:i w:val="0"/>
          <w:sz w:val="22"/>
        </w:rPr>
      </w:pPr>
      <w:ins w:id="122" w:author="Arun Saminathan" w:date="2022-06-10T18:48:00Z">
        <w:r w:rsidRPr="009749C6">
          <w:rPr>
            <w:rStyle w:val="Hyperlink"/>
          </w:rPr>
          <w:fldChar w:fldCharType="begin"/>
        </w:r>
        <w:r w:rsidRPr="009749C6">
          <w:rPr>
            <w:rStyle w:val="Hyperlink"/>
          </w:rPr>
          <w:instrText xml:space="preserve"> </w:instrText>
        </w:r>
        <w:r>
          <w:instrText>HYPERLINK \l "_Toc105779353"</w:instrText>
        </w:r>
        <w:r w:rsidRPr="009749C6">
          <w:rPr>
            <w:rStyle w:val="Hyperlink"/>
          </w:rPr>
          <w:instrText xml:space="preserve"> </w:instrText>
        </w:r>
        <w:r w:rsidRPr="009749C6">
          <w:rPr>
            <w:rStyle w:val="Hyperlink"/>
          </w:rPr>
          <w:fldChar w:fldCharType="separate"/>
        </w:r>
        <w:r w:rsidRPr="009749C6">
          <w:rPr>
            <w:rStyle w:val="Hyperlink"/>
          </w:rPr>
          <w:t>4.6.2.</w:t>
        </w:r>
        <w:r>
          <w:rPr>
            <w:rFonts w:asciiTheme="minorHAnsi" w:hAnsiTheme="minorHAnsi"/>
            <w:i w:val="0"/>
            <w:sz w:val="22"/>
          </w:rPr>
          <w:tab/>
        </w:r>
        <w:r w:rsidRPr="009749C6">
          <w:rPr>
            <w:rStyle w:val="Hyperlink"/>
          </w:rPr>
          <w:t>USB</w:t>
        </w:r>
        <w:r>
          <w:rPr>
            <w:webHidden/>
          </w:rPr>
          <w:tab/>
        </w:r>
        <w:r>
          <w:rPr>
            <w:webHidden/>
          </w:rPr>
          <w:fldChar w:fldCharType="begin"/>
        </w:r>
        <w:r>
          <w:rPr>
            <w:webHidden/>
          </w:rPr>
          <w:instrText xml:space="preserve"> PAGEREF _Toc105779353 \h </w:instrText>
        </w:r>
      </w:ins>
      <w:r>
        <w:rPr>
          <w:webHidden/>
        </w:rPr>
      </w:r>
      <w:r>
        <w:rPr>
          <w:webHidden/>
        </w:rPr>
        <w:fldChar w:fldCharType="separate"/>
      </w:r>
      <w:ins w:id="123" w:author="Arun Saminathan" w:date="2022-06-10T18:48:00Z">
        <w:r>
          <w:rPr>
            <w:webHidden/>
          </w:rPr>
          <w:t>15</w:t>
        </w:r>
        <w:r>
          <w:rPr>
            <w:webHidden/>
          </w:rPr>
          <w:fldChar w:fldCharType="end"/>
        </w:r>
        <w:r w:rsidRPr="009749C6">
          <w:rPr>
            <w:rStyle w:val="Hyperlink"/>
          </w:rPr>
          <w:fldChar w:fldCharType="end"/>
        </w:r>
      </w:ins>
    </w:p>
    <w:p w14:paraId="73AA7ABB" w14:textId="2EABDCD3" w:rsidR="00FD2991" w:rsidRDefault="00FD2991">
      <w:pPr>
        <w:pStyle w:val="TOC3"/>
        <w:rPr>
          <w:ins w:id="124" w:author="Arun Saminathan" w:date="2022-06-10T18:48:00Z"/>
          <w:rFonts w:asciiTheme="minorHAnsi" w:hAnsiTheme="minorHAnsi"/>
          <w:i w:val="0"/>
          <w:sz w:val="22"/>
        </w:rPr>
      </w:pPr>
      <w:ins w:id="125" w:author="Arun Saminathan" w:date="2022-06-10T18:48:00Z">
        <w:r w:rsidRPr="009749C6">
          <w:rPr>
            <w:rStyle w:val="Hyperlink"/>
          </w:rPr>
          <w:fldChar w:fldCharType="begin"/>
        </w:r>
        <w:r w:rsidRPr="009749C6">
          <w:rPr>
            <w:rStyle w:val="Hyperlink"/>
          </w:rPr>
          <w:instrText xml:space="preserve"> </w:instrText>
        </w:r>
        <w:r>
          <w:instrText>HYPERLINK \l "_Toc105779354"</w:instrText>
        </w:r>
        <w:r w:rsidRPr="009749C6">
          <w:rPr>
            <w:rStyle w:val="Hyperlink"/>
          </w:rPr>
          <w:instrText xml:space="preserve"> </w:instrText>
        </w:r>
        <w:r w:rsidRPr="009749C6">
          <w:rPr>
            <w:rStyle w:val="Hyperlink"/>
          </w:rPr>
          <w:fldChar w:fldCharType="separate"/>
        </w:r>
        <w:r w:rsidRPr="009749C6">
          <w:rPr>
            <w:rStyle w:val="Hyperlink"/>
          </w:rPr>
          <w:t>4.6.3.</w:t>
        </w:r>
        <w:r>
          <w:rPr>
            <w:rFonts w:asciiTheme="minorHAnsi" w:hAnsiTheme="minorHAnsi"/>
            <w:i w:val="0"/>
            <w:sz w:val="22"/>
          </w:rPr>
          <w:tab/>
        </w:r>
        <w:r w:rsidRPr="009749C6">
          <w:rPr>
            <w:rStyle w:val="Hyperlink"/>
          </w:rPr>
          <w:t>Over-The-Air (OTA) Updates</w:t>
        </w:r>
        <w:r>
          <w:rPr>
            <w:webHidden/>
          </w:rPr>
          <w:tab/>
        </w:r>
        <w:r>
          <w:rPr>
            <w:webHidden/>
          </w:rPr>
          <w:fldChar w:fldCharType="begin"/>
        </w:r>
        <w:r>
          <w:rPr>
            <w:webHidden/>
          </w:rPr>
          <w:instrText xml:space="preserve"> PAGEREF _Toc105779354 \h </w:instrText>
        </w:r>
      </w:ins>
      <w:r>
        <w:rPr>
          <w:webHidden/>
        </w:rPr>
      </w:r>
      <w:r>
        <w:rPr>
          <w:webHidden/>
        </w:rPr>
        <w:fldChar w:fldCharType="separate"/>
      </w:r>
      <w:ins w:id="126" w:author="Arun Saminathan" w:date="2022-06-10T18:48:00Z">
        <w:r>
          <w:rPr>
            <w:webHidden/>
          </w:rPr>
          <w:t>15</w:t>
        </w:r>
        <w:r>
          <w:rPr>
            <w:webHidden/>
          </w:rPr>
          <w:fldChar w:fldCharType="end"/>
        </w:r>
        <w:r w:rsidRPr="009749C6">
          <w:rPr>
            <w:rStyle w:val="Hyperlink"/>
          </w:rPr>
          <w:fldChar w:fldCharType="end"/>
        </w:r>
      </w:ins>
    </w:p>
    <w:p w14:paraId="6E335776" w14:textId="79893AB1" w:rsidR="00FD2991" w:rsidRDefault="00FD2991">
      <w:pPr>
        <w:pStyle w:val="TOC3"/>
        <w:rPr>
          <w:ins w:id="127" w:author="Arun Saminathan" w:date="2022-06-10T18:48:00Z"/>
          <w:rFonts w:asciiTheme="minorHAnsi" w:hAnsiTheme="minorHAnsi"/>
          <w:i w:val="0"/>
          <w:sz w:val="22"/>
        </w:rPr>
      </w:pPr>
      <w:ins w:id="128" w:author="Arun Saminathan" w:date="2022-06-10T18:48:00Z">
        <w:r w:rsidRPr="009749C6">
          <w:rPr>
            <w:rStyle w:val="Hyperlink"/>
          </w:rPr>
          <w:fldChar w:fldCharType="begin"/>
        </w:r>
        <w:r w:rsidRPr="009749C6">
          <w:rPr>
            <w:rStyle w:val="Hyperlink"/>
          </w:rPr>
          <w:instrText xml:space="preserve"> </w:instrText>
        </w:r>
        <w:r>
          <w:instrText>HYPERLINK \l "_Toc105779355"</w:instrText>
        </w:r>
        <w:r w:rsidRPr="009749C6">
          <w:rPr>
            <w:rStyle w:val="Hyperlink"/>
          </w:rPr>
          <w:instrText xml:space="preserve"> </w:instrText>
        </w:r>
        <w:r w:rsidRPr="009749C6">
          <w:rPr>
            <w:rStyle w:val="Hyperlink"/>
          </w:rPr>
          <w:fldChar w:fldCharType="separate"/>
        </w:r>
        <w:r w:rsidRPr="009749C6">
          <w:rPr>
            <w:rStyle w:val="Hyperlink"/>
          </w:rPr>
          <w:t>4.6.4.</w:t>
        </w:r>
        <w:r>
          <w:rPr>
            <w:rFonts w:asciiTheme="minorHAnsi" w:hAnsiTheme="minorHAnsi"/>
            <w:i w:val="0"/>
            <w:sz w:val="22"/>
          </w:rPr>
          <w:tab/>
        </w:r>
        <w:r w:rsidRPr="009749C6">
          <w:rPr>
            <w:rStyle w:val="Hyperlink"/>
          </w:rPr>
          <w:t>Ethernet (via Tuning Tool)</w:t>
        </w:r>
        <w:r>
          <w:rPr>
            <w:webHidden/>
          </w:rPr>
          <w:tab/>
        </w:r>
        <w:r>
          <w:rPr>
            <w:webHidden/>
          </w:rPr>
          <w:fldChar w:fldCharType="begin"/>
        </w:r>
        <w:r>
          <w:rPr>
            <w:webHidden/>
          </w:rPr>
          <w:instrText xml:space="preserve"> PAGEREF _Toc105779355 \h </w:instrText>
        </w:r>
      </w:ins>
      <w:r>
        <w:rPr>
          <w:webHidden/>
        </w:rPr>
      </w:r>
      <w:r>
        <w:rPr>
          <w:webHidden/>
        </w:rPr>
        <w:fldChar w:fldCharType="separate"/>
      </w:r>
      <w:ins w:id="129" w:author="Arun Saminathan" w:date="2022-06-10T18:48:00Z">
        <w:r>
          <w:rPr>
            <w:webHidden/>
          </w:rPr>
          <w:t>15</w:t>
        </w:r>
        <w:r>
          <w:rPr>
            <w:webHidden/>
          </w:rPr>
          <w:fldChar w:fldCharType="end"/>
        </w:r>
        <w:r w:rsidRPr="009749C6">
          <w:rPr>
            <w:rStyle w:val="Hyperlink"/>
          </w:rPr>
          <w:fldChar w:fldCharType="end"/>
        </w:r>
      </w:ins>
    </w:p>
    <w:p w14:paraId="42AF29B3" w14:textId="74DF7427" w:rsidR="00FD2991" w:rsidRDefault="00FD2991">
      <w:pPr>
        <w:pStyle w:val="TOC1"/>
        <w:rPr>
          <w:ins w:id="130" w:author="Arun Saminathan" w:date="2022-06-10T18:48:00Z"/>
          <w:rFonts w:asciiTheme="minorHAnsi" w:hAnsiTheme="minorHAnsi" w:cstheme="minorBidi"/>
          <w:b w:val="0"/>
          <w:smallCaps w:val="0"/>
          <w:noProof/>
          <w:sz w:val="22"/>
          <w:szCs w:val="22"/>
        </w:rPr>
      </w:pPr>
      <w:ins w:id="13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"_Toc105779356"</w:instrText>
        </w:r>
        <w:r w:rsidRPr="009749C6">
          <w:rPr>
            <w:rStyle w:val="Hyperlink"/>
            <w:noProof/>
          </w:rPr>
          <w:instrText xml:space="preserve"> </w:instrText>
        </w:r>
        <w:r w:rsidRPr="009749C6">
          <w:rPr>
            <w:rStyle w:val="Hyperlink"/>
            <w:noProof/>
          </w:rPr>
          <w:fldChar w:fldCharType="separate"/>
        </w:r>
        <w:r w:rsidRPr="009749C6">
          <w:rPr>
            <w:rStyle w:val="Hyperlink"/>
            <w:noProof/>
          </w:rPr>
          <w:t>5</w:t>
        </w:r>
        <w:r>
          <w:rPr>
            <w:rFonts w:asciiTheme="minorHAnsi" w:hAnsiTheme="minorHAnsi" w:cstheme="minorBidi"/>
            <w:b w:val="0"/>
            <w:smallCaps w:val="0"/>
            <w:noProof/>
            <w:sz w:val="22"/>
            <w:szCs w:val="22"/>
          </w:rPr>
          <w:tab/>
        </w:r>
        <w:r w:rsidRPr="009749C6">
          <w:rPr>
            <w:rStyle w:val="Hyperlink"/>
            <w:noProof/>
          </w:rPr>
          <w:t>PDC Configuration</w:t>
        </w:r>
        <w:r>
          <w:rPr>
            <w:noProof/>
            <w:webHidden/>
          </w:rPr>
          <w:tab/>
        </w:r>
        <w:r>
          <w:rPr>
            <w:noProof/>
            <w:webHidden/>
          </w:rPr>
          <w:fldChar w:fldCharType="begin"/>
        </w:r>
        <w:r>
          <w:rPr>
            <w:noProof/>
            <w:webHidden/>
          </w:rPr>
          <w:instrText xml:space="preserve"> PAGEREF _Toc105779356 \h </w:instrText>
        </w:r>
      </w:ins>
      <w:r>
        <w:rPr>
          <w:noProof/>
          <w:webHidden/>
        </w:rPr>
      </w:r>
      <w:r>
        <w:rPr>
          <w:noProof/>
          <w:webHidden/>
        </w:rPr>
        <w:fldChar w:fldCharType="separate"/>
      </w:r>
      <w:ins w:id="132" w:author="Arun Saminathan" w:date="2022-06-10T18:48:00Z">
        <w:r>
          <w:rPr>
            <w:noProof/>
            <w:webHidden/>
          </w:rPr>
          <w:t>15</w:t>
        </w:r>
        <w:r>
          <w:rPr>
            <w:noProof/>
            <w:webHidden/>
          </w:rPr>
          <w:fldChar w:fldCharType="end"/>
        </w:r>
        <w:r w:rsidRPr="009749C6">
          <w:rPr>
            <w:rStyle w:val="Hyperlink"/>
            <w:noProof/>
          </w:rPr>
          <w:fldChar w:fldCharType="end"/>
        </w:r>
      </w:ins>
    </w:p>
    <w:p w14:paraId="54DF9E27" w14:textId="3492739C" w:rsidR="00FD2991" w:rsidRDefault="00FD2991">
      <w:pPr>
        <w:pStyle w:val="TOC2"/>
        <w:rPr>
          <w:ins w:id="133" w:author="Arun Saminathan" w:date="2022-06-10T18:48:00Z"/>
          <w:rFonts w:asciiTheme="minorHAnsi" w:hAnsiTheme="minorHAnsi" w:cstheme="minorBidi"/>
          <w:b w:val="0"/>
          <w:i w:val="0"/>
          <w:noProof/>
          <w:sz w:val="22"/>
          <w:szCs w:val="22"/>
        </w:rPr>
      </w:pPr>
      <w:ins w:id="13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"_Toc105779357"</w:instrText>
        </w:r>
        <w:r w:rsidRPr="009749C6">
          <w:rPr>
            <w:rStyle w:val="Hyperlink"/>
            <w:noProof/>
          </w:rPr>
          <w:instrText xml:space="preserve"> </w:instrText>
        </w:r>
        <w:r w:rsidRPr="009749C6">
          <w:rPr>
            <w:rStyle w:val="Hyperlink"/>
            <w:noProof/>
          </w:rPr>
          <w:fldChar w:fldCharType="separate"/>
        </w:r>
        <w:r w:rsidRPr="009749C6">
          <w:rPr>
            <w:rStyle w:val="Hyperlink"/>
            <w:noProof/>
          </w:rPr>
          <w:t>5.1</w:t>
        </w:r>
        <w:r>
          <w:rPr>
            <w:rFonts w:asciiTheme="minorHAnsi" w:hAnsiTheme="minorHAnsi" w:cstheme="minorBidi"/>
            <w:b w:val="0"/>
            <w:i w:val="0"/>
            <w:noProof/>
            <w:sz w:val="22"/>
            <w:szCs w:val="22"/>
          </w:rPr>
          <w:tab/>
        </w:r>
        <w:r w:rsidRPr="009749C6">
          <w:rPr>
            <w:rStyle w:val="Hyperlink"/>
            <w:noProof/>
          </w:rPr>
          <w:t>ANC/ PS PDC DExx Configuration Table</w:t>
        </w:r>
        <w:r>
          <w:rPr>
            <w:noProof/>
            <w:webHidden/>
          </w:rPr>
          <w:tab/>
        </w:r>
        <w:r>
          <w:rPr>
            <w:noProof/>
            <w:webHidden/>
          </w:rPr>
          <w:fldChar w:fldCharType="begin"/>
        </w:r>
        <w:r>
          <w:rPr>
            <w:noProof/>
            <w:webHidden/>
          </w:rPr>
          <w:instrText xml:space="preserve"> PAGEREF _Toc105779357 \h </w:instrText>
        </w:r>
      </w:ins>
      <w:r>
        <w:rPr>
          <w:noProof/>
          <w:webHidden/>
        </w:rPr>
      </w:r>
      <w:r>
        <w:rPr>
          <w:noProof/>
          <w:webHidden/>
        </w:rPr>
        <w:fldChar w:fldCharType="separate"/>
      </w:r>
      <w:ins w:id="135" w:author="Arun Saminathan" w:date="2022-06-10T18:48:00Z">
        <w:r>
          <w:rPr>
            <w:noProof/>
            <w:webHidden/>
          </w:rPr>
          <w:t>15</w:t>
        </w:r>
        <w:r>
          <w:rPr>
            <w:noProof/>
            <w:webHidden/>
          </w:rPr>
          <w:fldChar w:fldCharType="end"/>
        </w:r>
        <w:r w:rsidRPr="009749C6">
          <w:rPr>
            <w:rStyle w:val="Hyperlink"/>
            <w:noProof/>
          </w:rPr>
          <w:fldChar w:fldCharType="end"/>
        </w:r>
      </w:ins>
    </w:p>
    <w:p w14:paraId="21C32E1D" w14:textId="6F75A93E" w:rsidR="00FD2991" w:rsidRDefault="00FD2991">
      <w:pPr>
        <w:pStyle w:val="TOC2"/>
        <w:rPr>
          <w:ins w:id="136" w:author="Arun Saminathan" w:date="2022-06-10T18:48:00Z"/>
          <w:rFonts w:asciiTheme="minorHAnsi" w:hAnsiTheme="minorHAnsi" w:cstheme="minorBidi"/>
          <w:b w:val="0"/>
          <w:i w:val="0"/>
          <w:noProof/>
          <w:sz w:val="22"/>
          <w:szCs w:val="22"/>
        </w:rPr>
      </w:pPr>
      <w:ins w:id="13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"_Toc105779358"</w:instrText>
        </w:r>
        <w:r w:rsidRPr="009749C6">
          <w:rPr>
            <w:rStyle w:val="Hyperlink"/>
            <w:noProof/>
          </w:rPr>
          <w:instrText xml:space="preserve"> </w:instrText>
        </w:r>
        <w:r w:rsidRPr="009749C6">
          <w:rPr>
            <w:rStyle w:val="Hyperlink"/>
            <w:noProof/>
          </w:rPr>
          <w:fldChar w:fldCharType="separate"/>
        </w:r>
        <w:r w:rsidRPr="009749C6">
          <w:rPr>
            <w:rStyle w:val="Hyperlink"/>
            <w:noProof/>
          </w:rPr>
          <w:t>5.2</w:t>
        </w:r>
        <w:r>
          <w:rPr>
            <w:rFonts w:asciiTheme="minorHAnsi" w:hAnsiTheme="minorHAnsi" w:cstheme="minorBidi"/>
            <w:b w:val="0"/>
            <w:i w:val="0"/>
            <w:noProof/>
            <w:sz w:val="22"/>
            <w:szCs w:val="22"/>
          </w:rPr>
          <w:tab/>
        </w:r>
        <w:r w:rsidRPr="009749C6">
          <w:rPr>
            <w:rStyle w:val="Hyperlink"/>
            <w:noProof/>
          </w:rPr>
          <w:t>Common Configuration Actions</w:t>
        </w:r>
        <w:r>
          <w:rPr>
            <w:noProof/>
            <w:webHidden/>
          </w:rPr>
          <w:tab/>
        </w:r>
        <w:r>
          <w:rPr>
            <w:noProof/>
            <w:webHidden/>
          </w:rPr>
          <w:fldChar w:fldCharType="begin"/>
        </w:r>
        <w:r>
          <w:rPr>
            <w:noProof/>
            <w:webHidden/>
          </w:rPr>
          <w:instrText xml:space="preserve"> PAGEREF _Toc105779358 \h </w:instrText>
        </w:r>
      </w:ins>
      <w:r>
        <w:rPr>
          <w:noProof/>
          <w:webHidden/>
        </w:rPr>
      </w:r>
      <w:r>
        <w:rPr>
          <w:noProof/>
          <w:webHidden/>
        </w:rPr>
        <w:fldChar w:fldCharType="separate"/>
      </w:r>
      <w:ins w:id="138" w:author="Arun Saminathan" w:date="2022-06-10T18:48:00Z">
        <w:r>
          <w:rPr>
            <w:noProof/>
            <w:webHidden/>
          </w:rPr>
          <w:t>16</w:t>
        </w:r>
        <w:r>
          <w:rPr>
            <w:noProof/>
            <w:webHidden/>
          </w:rPr>
          <w:fldChar w:fldCharType="end"/>
        </w:r>
        <w:r w:rsidRPr="009749C6">
          <w:rPr>
            <w:rStyle w:val="Hyperlink"/>
            <w:noProof/>
          </w:rPr>
          <w:fldChar w:fldCharType="end"/>
        </w:r>
      </w:ins>
    </w:p>
    <w:p w14:paraId="57CCD03F" w14:textId="62EAD20E" w:rsidR="00FD2991" w:rsidRDefault="00FD2991">
      <w:pPr>
        <w:pStyle w:val="TOC2"/>
        <w:rPr>
          <w:ins w:id="139" w:author="Arun Saminathan" w:date="2022-06-10T18:48:00Z"/>
          <w:rFonts w:asciiTheme="minorHAnsi" w:hAnsiTheme="minorHAnsi" w:cstheme="minorBidi"/>
          <w:b w:val="0"/>
          <w:i w:val="0"/>
          <w:noProof/>
          <w:sz w:val="22"/>
          <w:szCs w:val="22"/>
        </w:rPr>
      </w:pPr>
      <w:ins w:id="14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"_Toc105779359"</w:instrText>
        </w:r>
        <w:r w:rsidRPr="009749C6">
          <w:rPr>
            <w:rStyle w:val="Hyperlink"/>
            <w:noProof/>
          </w:rPr>
          <w:instrText xml:space="preserve"> </w:instrText>
        </w:r>
        <w:r w:rsidRPr="009749C6">
          <w:rPr>
            <w:rStyle w:val="Hyperlink"/>
            <w:noProof/>
          </w:rPr>
          <w:fldChar w:fldCharType="separate"/>
        </w:r>
        <w:r w:rsidRPr="009749C6">
          <w:rPr>
            <w:rStyle w:val="Hyperlink"/>
            <w:noProof/>
          </w:rPr>
          <w:t>5.3</w:t>
        </w:r>
        <w:r>
          <w:rPr>
            <w:rFonts w:asciiTheme="minorHAnsi" w:hAnsiTheme="minorHAnsi" w:cstheme="minorBidi"/>
            <w:b w:val="0"/>
            <w:i w:val="0"/>
            <w:noProof/>
            <w:sz w:val="22"/>
            <w:szCs w:val="22"/>
          </w:rPr>
          <w:tab/>
        </w:r>
        <w:r w:rsidRPr="009749C6">
          <w:rPr>
            <w:rStyle w:val="Hyperlink"/>
            <w:noProof/>
          </w:rPr>
          <w:t>Active Noise Cancellation (ANC)</w:t>
        </w:r>
        <w:r>
          <w:rPr>
            <w:noProof/>
            <w:webHidden/>
          </w:rPr>
          <w:tab/>
        </w:r>
        <w:r>
          <w:rPr>
            <w:noProof/>
            <w:webHidden/>
          </w:rPr>
          <w:fldChar w:fldCharType="begin"/>
        </w:r>
        <w:r>
          <w:rPr>
            <w:noProof/>
            <w:webHidden/>
          </w:rPr>
          <w:instrText xml:space="preserve"> PAGEREF _Toc105779359 \h </w:instrText>
        </w:r>
      </w:ins>
      <w:r>
        <w:rPr>
          <w:noProof/>
          <w:webHidden/>
        </w:rPr>
      </w:r>
      <w:r>
        <w:rPr>
          <w:noProof/>
          <w:webHidden/>
        </w:rPr>
        <w:fldChar w:fldCharType="separate"/>
      </w:r>
      <w:ins w:id="141" w:author="Arun Saminathan" w:date="2022-06-10T18:48:00Z">
        <w:r>
          <w:rPr>
            <w:noProof/>
            <w:webHidden/>
          </w:rPr>
          <w:t>16</w:t>
        </w:r>
        <w:r>
          <w:rPr>
            <w:noProof/>
            <w:webHidden/>
          </w:rPr>
          <w:fldChar w:fldCharType="end"/>
        </w:r>
        <w:r w:rsidRPr="009749C6">
          <w:rPr>
            <w:rStyle w:val="Hyperlink"/>
            <w:noProof/>
          </w:rPr>
          <w:fldChar w:fldCharType="end"/>
        </w:r>
      </w:ins>
    </w:p>
    <w:p w14:paraId="675DE630" w14:textId="1D08E251" w:rsidR="00FD2991" w:rsidRDefault="00FD2991">
      <w:pPr>
        <w:pStyle w:val="TOC2"/>
        <w:rPr>
          <w:ins w:id="142" w:author="Arun Saminathan" w:date="2022-06-10T18:48:00Z"/>
          <w:rFonts w:asciiTheme="minorHAnsi" w:hAnsiTheme="minorHAnsi" w:cstheme="minorBidi"/>
          <w:b w:val="0"/>
          <w:i w:val="0"/>
          <w:noProof/>
          <w:sz w:val="22"/>
          <w:szCs w:val="22"/>
        </w:rPr>
      </w:pPr>
      <w:ins w:id="14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"_Toc105779360"</w:instrText>
        </w:r>
        <w:r w:rsidRPr="009749C6">
          <w:rPr>
            <w:rStyle w:val="Hyperlink"/>
            <w:noProof/>
          </w:rPr>
          <w:instrText xml:space="preserve"> </w:instrText>
        </w:r>
        <w:r w:rsidRPr="009749C6">
          <w:rPr>
            <w:rStyle w:val="Hyperlink"/>
            <w:noProof/>
          </w:rPr>
          <w:fldChar w:fldCharType="separate"/>
        </w:r>
        <w:r w:rsidRPr="009749C6">
          <w:rPr>
            <w:rStyle w:val="Hyperlink"/>
            <w:noProof/>
          </w:rPr>
          <w:t>5.4</w:t>
        </w:r>
        <w:r>
          <w:rPr>
            <w:rFonts w:asciiTheme="minorHAnsi" w:hAnsiTheme="minorHAnsi" w:cstheme="minorBidi"/>
            <w:b w:val="0"/>
            <w:i w:val="0"/>
            <w:noProof/>
            <w:sz w:val="22"/>
            <w:szCs w:val="22"/>
          </w:rPr>
          <w:tab/>
        </w:r>
        <w:r w:rsidRPr="009749C6">
          <w:rPr>
            <w:rStyle w:val="Hyperlink"/>
            <w:noProof/>
          </w:rPr>
          <w:t>Propulsion Sound Setting</w:t>
        </w:r>
        <w:r>
          <w:rPr>
            <w:noProof/>
            <w:webHidden/>
          </w:rPr>
          <w:tab/>
        </w:r>
        <w:r>
          <w:rPr>
            <w:noProof/>
            <w:webHidden/>
          </w:rPr>
          <w:fldChar w:fldCharType="begin"/>
        </w:r>
        <w:r>
          <w:rPr>
            <w:noProof/>
            <w:webHidden/>
          </w:rPr>
          <w:instrText xml:space="preserve"> PAGEREF _Toc105779360 \h </w:instrText>
        </w:r>
      </w:ins>
      <w:r>
        <w:rPr>
          <w:noProof/>
          <w:webHidden/>
        </w:rPr>
      </w:r>
      <w:r>
        <w:rPr>
          <w:noProof/>
          <w:webHidden/>
        </w:rPr>
        <w:fldChar w:fldCharType="separate"/>
      </w:r>
      <w:ins w:id="144" w:author="Arun Saminathan" w:date="2022-06-10T18:48:00Z">
        <w:r>
          <w:rPr>
            <w:noProof/>
            <w:webHidden/>
          </w:rPr>
          <w:t>16</w:t>
        </w:r>
        <w:r>
          <w:rPr>
            <w:noProof/>
            <w:webHidden/>
          </w:rPr>
          <w:fldChar w:fldCharType="end"/>
        </w:r>
        <w:r w:rsidRPr="009749C6">
          <w:rPr>
            <w:rStyle w:val="Hyperlink"/>
            <w:noProof/>
          </w:rPr>
          <w:fldChar w:fldCharType="end"/>
        </w:r>
      </w:ins>
    </w:p>
    <w:p w14:paraId="1854AF75" w14:textId="75646A9D" w:rsidR="00FD2991" w:rsidRDefault="00FD2991">
      <w:pPr>
        <w:pStyle w:val="TOC2"/>
        <w:rPr>
          <w:ins w:id="145" w:author="Arun Saminathan" w:date="2022-06-10T18:48:00Z"/>
          <w:rFonts w:asciiTheme="minorHAnsi" w:hAnsiTheme="minorHAnsi" w:cstheme="minorBidi"/>
          <w:b w:val="0"/>
          <w:i w:val="0"/>
          <w:noProof/>
          <w:sz w:val="22"/>
          <w:szCs w:val="22"/>
        </w:rPr>
      </w:pPr>
      <w:ins w:id="14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"_Toc105779361"</w:instrText>
        </w:r>
        <w:r w:rsidRPr="009749C6">
          <w:rPr>
            <w:rStyle w:val="Hyperlink"/>
            <w:noProof/>
          </w:rPr>
          <w:instrText xml:space="preserve"> </w:instrText>
        </w:r>
        <w:r w:rsidRPr="009749C6">
          <w:rPr>
            <w:rStyle w:val="Hyperlink"/>
            <w:noProof/>
          </w:rPr>
          <w:fldChar w:fldCharType="separate"/>
        </w:r>
        <w:r w:rsidRPr="009749C6">
          <w:rPr>
            <w:rStyle w:val="Hyperlink"/>
            <w:noProof/>
          </w:rPr>
          <w:t>5.5</w:t>
        </w:r>
        <w:r>
          <w:rPr>
            <w:rFonts w:asciiTheme="minorHAnsi" w:hAnsiTheme="minorHAnsi" w:cstheme="minorBidi"/>
            <w:b w:val="0"/>
            <w:i w:val="0"/>
            <w:noProof/>
            <w:sz w:val="22"/>
            <w:szCs w:val="22"/>
          </w:rPr>
          <w:tab/>
        </w:r>
        <w:r w:rsidRPr="009749C6">
          <w:rPr>
            <w:rStyle w:val="Hyperlink"/>
            <w:noProof/>
          </w:rPr>
          <w:t>ANC Mic x</w:t>
        </w:r>
        <w:r>
          <w:rPr>
            <w:noProof/>
            <w:webHidden/>
          </w:rPr>
          <w:tab/>
        </w:r>
        <w:r>
          <w:rPr>
            <w:noProof/>
            <w:webHidden/>
          </w:rPr>
          <w:fldChar w:fldCharType="begin"/>
        </w:r>
        <w:r>
          <w:rPr>
            <w:noProof/>
            <w:webHidden/>
          </w:rPr>
          <w:instrText xml:space="preserve"> PAGEREF _Toc105779361 \h </w:instrText>
        </w:r>
      </w:ins>
      <w:r>
        <w:rPr>
          <w:noProof/>
          <w:webHidden/>
        </w:rPr>
      </w:r>
      <w:r>
        <w:rPr>
          <w:noProof/>
          <w:webHidden/>
        </w:rPr>
        <w:fldChar w:fldCharType="separate"/>
      </w:r>
      <w:ins w:id="147" w:author="Arun Saminathan" w:date="2022-06-10T18:48:00Z">
        <w:r>
          <w:rPr>
            <w:noProof/>
            <w:webHidden/>
          </w:rPr>
          <w:t>17</w:t>
        </w:r>
        <w:r>
          <w:rPr>
            <w:noProof/>
            <w:webHidden/>
          </w:rPr>
          <w:fldChar w:fldCharType="end"/>
        </w:r>
        <w:r w:rsidRPr="009749C6">
          <w:rPr>
            <w:rStyle w:val="Hyperlink"/>
            <w:noProof/>
          </w:rPr>
          <w:fldChar w:fldCharType="end"/>
        </w:r>
      </w:ins>
    </w:p>
    <w:p w14:paraId="03DBE430" w14:textId="31762D89" w:rsidR="00FD2991" w:rsidRDefault="00FD2991">
      <w:pPr>
        <w:pStyle w:val="TOC2"/>
        <w:rPr>
          <w:ins w:id="148" w:author="Arun Saminathan" w:date="2022-06-10T18:48:00Z"/>
          <w:rFonts w:asciiTheme="minorHAnsi" w:hAnsiTheme="minorHAnsi" w:cstheme="minorBidi"/>
          <w:b w:val="0"/>
          <w:i w:val="0"/>
          <w:noProof/>
          <w:sz w:val="22"/>
          <w:szCs w:val="22"/>
        </w:rPr>
      </w:pPr>
      <w:ins w:id="14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"_Toc105779362"</w:instrText>
        </w:r>
        <w:r w:rsidRPr="009749C6">
          <w:rPr>
            <w:rStyle w:val="Hyperlink"/>
            <w:noProof/>
          </w:rPr>
          <w:instrText xml:space="preserve"> </w:instrText>
        </w:r>
        <w:r w:rsidRPr="009749C6">
          <w:rPr>
            <w:rStyle w:val="Hyperlink"/>
            <w:noProof/>
          </w:rPr>
          <w:fldChar w:fldCharType="separate"/>
        </w:r>
        <w:r w:rsidRPr="009749C6">
          <w:rPr>
            <w:rStyle w:val="Hyperlink"/>
            <w:noProof/>
          </w:rPr>
          <w:t>5.6</w:t>
        </w:r>
        <w:r>
          <w:rPr>
            <w:rFonts w:asciiTheme="minorHAnsi" w:hAnsiTheme="minorHAnsi" w:cstheme="minorBidi"/>
            <w:b w:val="0"/>
            <w:i w:val="0"/>
            <w:noProof/>
            <w:sz w:val="22"/>
            <w:szCs w:val="22"/>
          </w:rPr>
          <w:tab/>
        </w:r>
        <w:r w:rsidRPr="009749C6">
          <w:rPr>
            <w:rStyle w:val="Hyperlink"/>
            <w:noProof/>
          </w:rPr>
          <w:t>Vehicle Simulated Sound Request</w:t>
        </w:r>
        <w:r>
          <w:rPr>
            <w:noProof/>
            <w:webHidden/>
          </w:rPr>
          <w:tab/>
        </w:r>
        <w:r>
          <w:rPr>
            <w:noProof/>
            <w:webHidden/>
          </w:rPr>
          <w:fldChar w:fldCharType="begin"/>
        </w:r>
        <w:r>
          <w:rPr>
            <w:noProof/>
            <w:webHidden/>
          </w:rPr>
          <w:instrText xml:space="preserve"> PAGEREF _Toc105779362 \h </w:instrText>
        </w:r>
      </w:ins>
      <w:r>
        <w:rPr>
          <w:noProof/>
          <w:webHidden/>
        </w:rPr>
      </w:r>
      <w:r>
        <w:rPr>
          <w:noProof/>
          <w:webHidden/>
        </w:rPr>
        <w:fldChar w:fldCharType="separate"/>
      </w:r>
      <w:ins w:id="150" w:author="Arun Saminathan" w:date="2022-06-10T18:48:00Z">
        <w:r>
          <w:rPr>
            <w:noProof/>
            <w:webHidden/>
          </w:rPr>
          <w:t>17</w:t>
        </w:r>
        <w:r>
          <w:rPr>
            <w:noProof/>
            <w:webHidden/>
          </w:rPr>
          <w:fldChar w:fldCharType="end"/>
        </w:r>
        <w:r w:rsidRPr="009749C6">
          <w:rPr>
            <w:rStyle w:val="Hyperlink"/>
            <w:noProof/>
          </w:rPr>
          <w:fldChar w:fldCharType="end"/>
        </w:r>
      </w:ins>
    </w:p>
    <w:p w14:paraId="25CDC042" w14:textId="654B0E94" w:rsidR="00FD2991" w:rsidRDefault="00FD2991">
      <w:pPr>
        <w:pStyle w:val="TOC2"/>
        <w:rPr>
          <w:ins w:id="151" w:author="Arun Saminathan" w:date="2022-06-10T18:48:00Z"/>
          <w:rFonts w:asciiTheme="minorHAnsi" w:hAnsiTheme="minorHAnsi" w:cstheme="minorBidi"/>
          <w:b w:val="0"/>
          <w:i w:val="0"/>
          <w:noProof/>
          <w:sz w:val="22"/>
          <w:szCs w:val="22"/>
        </w:rPr>
      </w:pPr>
      <w:ins w:id="15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"_Toc105779363"</w:instrText>
        </w:r>
        <w:r w:rsidRPr="009749C6">
          <w:rPr>
            <w:rStyle w:val="Hyperlink"/>
            <w:noProof/>
          </w:rPr>
          <w:instrText xml:space="preserve"> </w:instrText>
        </w:r>
        <w:r w:rsidRPr="009749C6">
          <w:rPr>
            <w:rStyle w:val="Hyperlink"/>
            <w:noProof/>
          </w:rPr>
          <w:fldChar w:fldCharType="separate"/>
        </w:r>
        <w:r w:rsidRPr="009749C6">
          <w:rPr>
            <w:rStyle w:val="Hyperlink"/>
            <w:noProof/>
          </w:rPr>
          <w:t>5.7</w:t>
        </w:r>
        <w:r>
          <w:rPr>
            <w:rFonts w:asciiTheme="minorHAnsi" w:hAnsiTheme="minorHAnsi" w:cstheme="minorBidi"/>
            <w:b w:val="0"/>
            <w:i w:val="0"/>
            <w:noProof/>
            <w:sz w:val="22"/>
            <w:szCs w:val="22"/>
          </w:rPr>
          <w:tab/>
        </w:r>
        <w:r w:rsidRPr="009749C6">
          <w:rPr>
            <w:rStyle w:val="Hyperlink"/>
            <w:noProof/>
          </w:rPr>
          <w:t>Transmission Output Shaft Speed</w:t>
        </w:r>
        <w:r>
          <w:rPr>
            <w:noProof/>
            <w:webHidden/>
          </w:rPr>
          <w:tab/>
        </w:r>
        <w:r>
          <w:rPr>
            <w:noProof/>
            <w:webHidden/>
          </w:rPr>
          <w:fldChar w:fldCharType="begin"/>
        </w:r>
        <w:r>
          <w:rPr>
            <w:noProof/>
            <w:webHidden/>
          </w:rPr>
          <w:instrText xml:space="preserve"> PAGEREF _Toc105779363 \h </w:instrText>
        </w:r>
      </w:ins>
      <w:r>
        <w:rPr>
          <w:noProof/>
          <w:webHidden/>
        </w:rPr>
      </w:r>
      <w:r>
        <w:rPr>
          <w:noProof/>
          <w:webHidden/>
        </w:rPr>
        <w:fldChar w:fldCharType="separate"/>
      </w:r>
      <w:ins w:id="153" w:author="Arun Saminathan" w:date="2022-06-10T18:48:00Z">
        <w:r>
          <w:rPr>
            <w:noProof/>
            <w:webHidden/>
          </w:rPr>
          <w:t>17</w:t>
        </w:r>
        <w:r>
          <w:rPr>
            <w:noProof/>
            <w:webHidden/>
          </w:rPr>
          <w:fldChar w:fldCharType="end"/>
        </w:r>
        <w:r w:rsidRPr="009749C6">
          <w:rPr>
            <w:rStyle w:val="Hyperlink"/>
            <w:noProof/>
          </w:rPr>
          <w:fldChar w:fldCharType="end"/>
        </w:r>
      </w:ins>
    </w:p>
    <w:p w14:paraId="61556E01" w14:textId="00D3E106" w:rsidR="00FD2991" w:rsidRDefault="00FD2991">
      <w:pPr>
        <w:pStyle w:val="TOC2"/>
        <w:rPr>
          <w:ins w:id="154" w:author="Arun Saminathan" w:date="2022-06-10T18:48:00Z"/>
          <w:rFonts w:asciiTheme="minorHAnsi" w:hAnsiTheme="minorHAnsi" w:cstheme="minorBidi"/>
          <w:b w:val="0"/>
          <w:i w:val="0"/>
          <w:noProof/>
          <w:sz w:val="22"/>
          <w:szCs w:val="22"/>
        </w:rPr>
      </w:pPr>
      <w:ins w:id="15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"_Toc105779364"</w:instrText>
        </w:r>
        <w:r w:rsidRPr="009749C6">
          <w:rPr>
            <w:rStyle w:val="Hyperlink"/>
            <w:noProof/>
          </w:rPr>
          <w:instrText xml:space="preserve"> </w:instrText>
        </w:r>
        <w:r w:rsidRPr="009749C6">
          <w:rPr>
            <w:rStyle w:val="Hyperlink"/>
            <w:noProof/>
          </w:rPr>
          <w:fldChar w:fldCharType="separate"/>
        </w:r>
        <w:r w:rsidRPr="009749C6">
          <w:rPr>
            <w:rStyle w:val="Hyperlink"/>
            <w:noProof/>
          </w:rPr>
          <w:t>5.8</w:t>
        </w:r>
        <w:r>
          <w:rPr>
            <w:rFonts w:asciiTheme="minorHAnsi" w:hAnsiTheme="minorHAnsi" w:cstheme="minorBidi"/>
            <w:b w:val="0"/>
            <w:i w:val="0"/>
            <w:noProof/>
            <w:sz w:val="22"/>
            <w:szCs w:val="22"/>
          </w:rPr>
          <w:tab/>
        </w:r>
        <w:r w:rsidRPr="009749C6">
          <w:rPr>
            <w:rStyle w:val="Hyperlink"/>
            <w:noProof/>
          </w:rPr>
          <w:t>Selectable Drive Modes (ANC/PS) (SDM CAN signal selection)</w:t>
        </w:r>
        <w:r>
          <w:rPr>
            <w:noProof/>
            <w:webHidden/>
          </w:rPr>
          <w:tab/>
        </w:r>
        <w:r>
          <w:rPr>
            <w:noProof/>
            <w:webHidden/>
          </w:rPr>
          <w:fldChar w:fldCharType="begin"/>
        </w:r>
        <w:r>
          <w:rPr>
            <w:noProof/>
            <w:webHidden/>
          </w:rPr>
          <w:instrText xml:space="preserve"> PAGEREF _Toc105779364 \h </w:instrText>
        </w:r>
      </w:ins>
      <w:r>
        <w:rPr>
          <w:noProof/>
          <w:webHidden/>
        </w:rPr>
      </w:r>
      <w:r>
        <w:rPr>
          <w:noProof/>
          <w:webHidden/>
        </w:rPr>
        <w:fldChar w:fldCharType="separate"/>
      </w:r>
      <w:ins w:id="156" w:author="Arun Saminathan" w:date="2022-06-10T18:48:00Z">
        <w:r>
          <w:rPr>
            <w:noProof/>
            <w:webHidden/>
          </w:rPr>
          <w:t>17</w:t>
        </w:r>
        <w:r>
          <w:rPr>
            <w:noProof/>
            <w:webHidden/>
          </w:rPr>
          <w:fldChar w:fldCharType="end"/>
        </w:r>
        <w:r w:rsidRPr="009749C6">
          <w:rPr>
            <w:rStyle w:val="Hyperlink"/>
            <w:noProof/>
          </w:rPr>
          <w:fldChar w:fldCharType="end"/>
        </w:r>
      </w:ins>
    </w:p>
    <w:p w14:paraId="256A07E3" w14:textId="03374122" w:rsidR="00FD2991" w:rsidRDefault="00FD2991">
      <w:pPr>
        <w:pStyle w:val="TOC2"/>
        <w:rPr>
          <w:ins w:id="157" w:author="Arun Saminathan" w:date="2022-06-10T18:48:00Z"/>
          <w:rFonts w:asciiTheme="minorHAnsi" w:hAnsiTheme="minorHAnsi" w:cstheme="minorBidi"/>
          <w:b w:val="0"/>
          <w:i w:val="0"/>
          <w:noProof/>
          <w:sz w:val="22"/>
          <w:szCs w:val="22"/>
        </w:rPr>
      </w:pPr>
      <w:ins w:id="15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"_Toc105779365"</w:instrText>
        </w:r>
        <w:r w:rsidRPr="009749C6">
          <w:rPr>
            <w:rStyle w:val="Hyperlink"/>
            <w:noProof/>
          </w:rPr>
          <w:instrText xml:space="preserve"> </w:instrText>
        </w:r>
        <w:r w:rsidRPr="009749C6">
          <w:rPr>
            <w:rStyle w:val="Hyperlink"/>
            <w:noProof/>
          </w:rPr>
          <w:fldChar w:fldCharType="separate"/>
        </w:r>
        <w:r w:rsidRPr="009749C6">
          <w:rPr>
            <w:rStyle w:val="Hyperlink"/>
            <w:noProof/>
          </w:rPr>
          <w:t>5.9</w:t>
        </w:r>
        <w:r>
          <w:rPr>
            <w:rFonts w:asciiTheme="minorHAnsi" w:hAnsiTheme="minorHAnsi" w:cstheme="minorBidi"/>
            <w:b w:val="0"/>
            <w:i w:val="0"/>
            <w:noProof/>
            <w:sz w:val="22"/>
            <w:szCs w:val="22"/>
          </w:rPr>
          <w:tab/>
        </w:r>
        <w:r w:rsidRPr="009749C6">
          <w:rPr>
            <w:rStyle w:val="Hyperlink"/>
            <w:noProof/>
          </w:rPr>
          <w:t>Convertible</w:t>
        </w:r>
        <w:r>
          <w:rPr>
            <w:noProof/>
            <w:webHidden/>
          </w:rPr>
          <w:tab/>
        </w:r>
        <w:r>
          <w:rPr>
            <w:noProof/>
            <w:webHidden/>
          </w:rPr>
          <w:fldChar w:fldCharType="begin"/>
        </w:r>
        <w:r>
          <w:rPr>
            <w:noProof/>
            <w:webHidden/>
          </w:rPr>
          <w:instrText xml:space="preserve"> PAGEREF _Toc105779365 \h </w:instrText>
        </w:r>
      </w:ins>
      <w:r>
        <w:rPr>
          <w:noProof/>
          <w:webHidden/>
        </w:rPr>
      </w:r>
      <w:r>
        <w:rPr>
          <w:noProof/>
          <w:webHidden/>
        </w:rPr>
        <w:fldChar w:fldCharType="separate"/>
      </w:r>
      <w:ins w:id="159" w:author="Arun Saminathan" w:date="2022-06-10T18:48:00Z">
        <w:r>
          <w:rPr>
            <w:noProof/>
            <w:webHidden/>
          </w:rPr>
          <w:t>17</w:t>
        </w:r>
        <w:r>
          <w:rPr>
            <w:noProof/>
            <w:webHidden/>
          </w:rPr>
          <w:fldChar w:fldCharType="end"/>
        </w:r>
        <w:r w:rsidRPr="009749C6">
          <w:rPr>
            <w:rStyle w:val="Hyperlink"/>
            <w:noProof/>
          </w:rPr>
          <w:fldChar w:fldCharType="end"/>
        </w:r>
      </w:ins>
    </w:p>
    <w:p w14:paraId="6FBD5C0A" w14:textId="05F5588A" w:rsidR="00FD2991" w:rsidRDefault="00FD2991">
      <w:pPr>
        <w:pStyle w:val="TOC2"/>
        <w:rPr>
          <w:ins w:id="160" w:author="Arun Saminathan" w:date="2022-06-10T18:48:00Z"/>
          <w:rFonts w:asciiTheme="minorHAnsi" w:hAnsiTheme="minorHAnsi" w:cstheme="minorBidi"/>
          <w:b w:val="0"/>
          <w:i w:val="0"/>
          <w:noProof/>
          <w:sz w:val="22"/>
          <w:szCs w:val="22"/>
        </w:rPr>
      </w:pPr>
      <w:ins w:id="16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"_Toc105779366"</w:instrText>
        </w:r>
        <w:r w:rsidRPr="009749C6">
          <w:rPr>
            <w:rStyle w:val="Hyperlink"/>
            <w:noProof/>
          </w:rPr>
          <w:instrText xml:space="preserve"> </w:instrText>
        </w:r>
        <w:r w:rsidRPr="009749C6">
          <w:rPr>
            <w:rStyle w:val="Hyperlink"/>
            <w:noProof/>
          </w:rPr>
          <w:fldChar w:fldCharType="separate"/>
        </w:r>
        <w:r w:rsidRPr="009749C6">
          <w:rPr>
            <w:rStyle w:val="Hyperlink"/>
            <w:noProof/>
          </w:rPr>
          <w:t>5.10</w:t>
        </w:r>
        <w:r>
          <w:rPr>
            <w:rFonts w:asciiTheme="minorHAnsi" w:hAnsiTheme="minorHAnsi" w:cstheme="minorBidi"/>
            <w:b w:val="0"/>
            <w:i w:val="0"/>
            <w:noProof/>
            <w:sz w:val="22"/>
            <w:szCs w:val="22"/>
          </w:rPr>
          <w:tab/>
        </w:r>
        <w:r w:rsidRPr="009749C6">
          <w:rPr>
            <w:rStyle w:val="Hyperlink"/>
            <w:noProof/>
          </w:rPr>
          <w:t>Active Exhaust Status</w:t>
        </w:r>
        <w:r>
          <w:rPr>
            <w:noProof/>
            <w:webHidden/>
          </w:rPr>
          <w:tab/>
        </w:r>
        <w:r>
          <w:rPr>
            <w:noProof/>
            <w:webHidden/>
          </w:rPr>
          <w:fldChar w:fldCharType="begin"/>
        </w:r>
        <w:r>
          <w:rPr>
            <w:noProof/>
            <w:webHidden/>
          </w:rPr>
          <w:instrText xml:space="preserve"> PAGEREF _Toc105779366 \h </w:instrText>
        </w:r>
      </w:ins>
      <w:r>
        <w:rPr>
          <w:noProof/>
          <w:webHidden/>
        </w:rPr>
      </w:r>
      <w:r>
        <w:rPr>
          <w:noProof/>
          <w:webHidden/>
        </w:rPr>
        <w:fldChar w:fldCharType="separate"/>
      </w:r>
      <w:ins w:id="162" w:author="Arun Saminathan" w:date="2022-06-10T18:48:00Z">
        <w:r>
          <w:rPr>
            <w:noProof/>
            <w:webHidden/>
          </w:rPr>
          <w:t>17</w:t>
        </w:r>
        <w:r>
          <w:rPr>
            <w:noProof/>
            <w:webHidden/>
          </w:rPr>
          <w:fldChar w:fldCharType="end"/>
        </w:r>
        <w:r w:rsidRPr="009749C6">
          <w:rPr>
            <w:rStyle w:val="Hyperlink"/>
            <w:noProof/>
          </w:rPr>
          <w:fldChar w:fldCharType="end"/>
        </w:r>
      </w:ins>
    </w:p>
    <w:p w14:paraId="4E80DDE6" w14:textId="1D38D658" w:rsidR="00FD2991" w:rsidRDefault="00FD2991">
      <w:pPr>
        <w:pStyle w:val="TOC2"/>
        <w:rPr>
          <w:ins w:id="163" w:author="Arun Saminathan" w:date="2022-06-10T18:48:00Z"/>
          <w:rFonts w:asciiTheme="minorHAnsi" w:hAnsiTheme="minorHAnsi" w:cstheme="minorBidi"/>
          <w:b w:val="0"/>
          <w:i w:val="0"/>
          <w:noProof/>
          <w:sz w:val="22"/>
          <w:szCs w:val="22"/>
        </w:rPr>
      </w:pPr>
      <w:ins w:id="16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"_Toc105779367"</w:instrText>
        </w:r>
        <w:r w:rsidRPr="009749C6">
          <w:rPr>
            <w:rStyle w:val="Hyperlink"/>
            <w:noProof/>
          </w:rPr>
          <w:instrText xml:space="preserve"> </w:instrText>
        </w:r>
        <w:r w:rsidRPr="009749C6">
          <w:rPr>
            <w:rStyle w:val="Hyperlink"/>
            <w:noProof/>
          </w:rPr>
          <w:fldChar w:fldCharType="separate"/>
        </w:r>
        <w:r w:rsidRPr="009749C6">
          <w:rPr>
            <w:rStyle w:val="Hyperlink"/>
            <w:noProof/>
          </w:rPr>
          <w:t>5.11</w:t>
        </w:r>
        <w:r>
          <w:rPr>
            <w:rFonts w:asciiTheme="minorHAnsi" w:hAnsiTheme="minorHAnsi" w:cstheme="minorBidi"/>
            <w:b w:val="0"/>
            <w:i w:val="0"/>
            <w:noProof/>
            <w:sz w:val="22"/>
            <w:szCs w:val="22"/>
          </w:rPr>
          <w:tab/>
        </w:r>
        <w:r w:rsidRPr="009749C6">
          <w:rPr>
            <w:rStyle w:val="Hyperlink"/>
            <w:noProof/>
          </w:rPr>
          <w:t>Auto Tow/Haul Status</w:t>
        </w:r>
        <w:r>
          <w:rPr>
            <w:noProof/>
            <w:webHidden/>
          </w:rPr>
          <w:tab/>
        </w:r>
        <w:r>
          <w:rPr>
            <w:noProof/>
            <w:webHidden/>
          </w:rPr>
          <w:fldChar w:fldCharType="begin"/>
        </w:r>
        <w:r>
          <w:rPr>
            <w:noProof/>
            <w:webHidden/>
          </w:rPr>
          <w:instrText xml:space="preserve"> PAGEREF _Toc105779367 \h </w:instrText>
        </w:r>
      </w:ins>
      <w:r>
        <w:rPr>
          <w:noProof/>
          <w:webHidden/>
        </w:rPr>
      </w:r>
      <w:r>
        <w:rPr>
          <w:noProof/>
          <w:webHidden/>
        </w:rPr>
        <w:fldChar w:fldCharType="separate"/>
      </w:r>
      <w:ins w:id="165" w:author="Arun Saminathan" w:date="2022-06-10T18:48:00Z">
        <w:r>
          <w:rPr>
            <w:noProof/>
            <w:webHidden/>
          </w:rPr>
          <w:t>17</w:t>
        </w:r>
        <w:r>
          <w:rPr>
            <w:noProof/>
            <w:webHidden/>
          </w:rPr>
          <w:fldChar w:fldCharType="end"/>
        </w:r>
        <w:r w:rsidRPr="009749C6">
          <w:rPr>
            <w:rStyle w:val="Hyperlink"/>
            <w:noProof/>
          </w:rPr>
          <w:fldChar w:fldCharType="end"/>
        </w:r>
      </w:ins>
    </w:p>
    <w:p w14:paraId="40CD9A8B" w14:textId="32B3D3DE" w:rsidR="00FD2991" w:rsidRDefault="00FD2991">
      <w:pPr>
        <w:pStyle w:val="TOC2"/>
        <w:rPr>
          <w:ins w:id="166" w:author="Arun Saminathan" w:date="2022-06-10T18:48:00Z"/>
          <w:rFonts w:asciiTheme="minorHAnsi" w:hAnsiTheme="minorHAnsi" w:cstheme="minorBidi"/>
          <w:b w:val="0"/>
          <w:i w:val="0"/>
          <w:noProof/>
          <w:sz w:val="22"/>
          <w:szCs w:val="22"/>
        </w:rPr>
      </w:pPr>
      <w:ins w:id="16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"_Toc105779368"</w:instrText>
        </w:r>
        <w:r w:rsidRPr="009749C6">
          <w:rPr>
            <w:rStyle w:val="Hyperlink"/>
            <w:noProof/>
          </w:rPr>
          <w:instrText xml:space="preserve"> </w:instrText>
        </w:r>
        <w:r w:rsidRPr="009749C6">
          <w:rPr>
            <w:rStyle w:val="Hyperlink"/>
            <w:noProof/>
          </w:rPr>
          <w:fldChar w:fldCharType="separate"/>
        </w:r>
        <w:r w:rsidRPr="009749C6">
          <w:rPr>
            <w:rStyle w:val="Hyperlink"/>
            <w:noProof/>
          </w:rPr>
          <w:t>5.12</w:t>
        </w:r>
        <w:r>
          <w:rPr>
            <w:rFonts w:asciiTheme="minorHAnsi" w:hAnsiTheme="minorHAnsi" w:cstheme="minorBidi"/>
            <w:b w:val="0"/>
            <w:i w:val="0"/>
            <w:noProof/>
            <w:sz w:val="22"/>
            <w:szCs w:val="22"/>
          </w:rPr>
          <w:tab/>
        </w:r>
        <w:r w:rsidRPr="009749C6">
          <w:rPr>
            <w:rStyle w:val="Hyperlink"/>
            <w:noProof/>
          </w:rPr>
          <w:t>Window Status</w:t>
        </w:r>
        <w:r>
          <w:rPr>
            <w:noProof/>
            <w:webHidden/>
          </w:rPr>
          <w:tab/>
        </w:r>
        <w:r>
          <w:rPr>
            <w:noProof/>
            <w:webHidden/>
          </w:rPr>
          <w:fldChar w:fldCharType="begin"/>
        </w:r>
        <w:r>
          <w:rPr>
            <w:noProof/>
            <w:webHidden/>
          </w:rPr>
          <w:instrText xml:space="preserve"> PAGEREF _Toc105779368 \h </w:instrText>
        </w:r>
      </w:ins>
      <w:r>
        <w:rPr>
          <w:noProof/>
          <w:webHidden/>
        </w:rPr>
      </w:r>
      <w:r>
        <w:rPr>
          <w:noProof/>
          <w:webHidden/>
        </w:rPr>
        <w:fldChar w:fldCharType="separate"/>
      </w:r>
      <w:ins w:id="168" w:author="Arun Saminathan" w:date="2022-06-10T18:48:00Z">
        <w:r>
          <w:rPr>
            <w:noProof/>
            <w:webHidden/>
          </w:rPr>
          <w:t>17</w:t>
        </w:r>
        <w:r>
          <w:rPr>
            <w:noProof/>
            <w:webHidden/>
          </w:rPr>
          <w:fldChar w:fldCharType="end"/>
        </w:r>
        <w:r w:rsidRPr="009749C6">
          <w:rPr>
            <w:rStyle w:val="Hyperlink"/>
            <w:noProof/>
          </w:rPr>
          <w:fldChar w:fldCharType="end"/>
        </w:r>
      </w:ins>
    </w:p>
    <w:p w14:paraId="2AAEA61B" w14:textId="6F24E378" w:rsidR="00FD2991" w:rsidRDefault="00FD2991">
      <w:pPr>
        <w:pStyle w:val="TOC2"/>
        <w:rPr>
          <w:ins w:id="169" w:author="Arun Saminathan" w:date="2022-06-10T18:48:00Z"/>
          <w:rFonts w:asciiTheme="minorHAnsi" w:hAnsiTheme="minorHAnsi" w:cstheme="minorBidi"/>
          <w:b w:val="0"/>
          <w:i w:val="0"/>
          <w:noProof/>
          <w:sz w:val="22"/>
          <w:szCs w:val="22"/>
        </w:rPr>
      </w:pPr>
      <w:ins w:id="17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"_Toc105779369"</w:instrText>
        </w:r>
        <w:r w:rsidRPr="009749C6">
          <w:rPr>
            <w:rStyle w:val="Hyperlink"/>
            <w:noProof/>
          </w:rPr>
          <w:instrText xml:space="preserve"> </w:instrText>
        </w:r>
        <w:r w:rsidRPr="009749C6">
          <w:rPr>
            <w:rStyle w:val="Hyperlink"/>
            <w:noProof/>
          </w:rPr>
          <w:fldChar w:fldCharType="separate"/>
        </w:r>
        <w:r w:rsidRPr="009749C6">
          <w:rPr>
            <w:rStyle w:val="Hyperlink"/>
            <w:noProof/>
          </w:rPr>
          <w:t>5.13</w:t>
        </w:r>
        <w:r>
          <w:rPr>
            <w:rFonts w:asciiTheme="minorHAnsi" w:hAnsiTheme="minorHAnsi" w:cstheme="minorBidi"/>
            <w:b w:val="0"/>
            <w:i w:val="0"/>
            <w:noProof/>
            <w:sz w:val="22"/>
            <w:szCs w:val="22"/>
          </w:rPr>
          <w:tab/>
        </w:r>
        <w:r w:rsidRPr="009749C6">
          <w:rPr>
            <w:rStyle w:val="Hyperlink"/>
            <w:noProof/>
          </w:rPr>
          <w:t>Smart DSP</w:t>
        </w:r>
        <w:r>
          <w:rPr>
            <w:noProof/>
            <w:webHidden/>
          </w:rPr>
          <w:tab/>
        </w:r>
        <w:r>
          <w:rPr>
            <w:noProof/>
            <w:webHidden/>
          </w:rPr>
          <w:fldChar w:fldCharType="begin"/>
        </w:r>
        <w:r>
          <w:rPr>
            <w:noProof/>
            <w:webHidden/>
          </w:rPr>
          <w:instrText xml:space="preserve"> PAGEREF _Toc105779369 \h </w:instrText>
        </w:r>
      </w:ins>
      <w:r>
        <w:rPr>
          <w:noProof/>
          <w:webHidden/>
        </w:rPr>
      </w:r>
      <w:r>
        <w:rPr>
          <w:noProof/>
          <w:webHidden/>
        </w:rPr>
        <w:fldChar w:fldCharType="separate"/>
      </w:r>
      <w:ins w:id="171" w:author="Arun Saminathan" w:date="2022-06-10T18:48:00Z">
        <w:r>
          <w:rPr>
            <w:noProof/>
            <w:webHidden/>
          </w:rPr>
          <w:t>17</w:t>
        </w:r>
        <w:r>
          <w:rPr>
            <w:noProof/>
            <w:webHidden/>
          </w:rPr>
          <w:fldChar w:fldCharType="end"/>
        </w:r>
        <w:r w:rsidRPr="009749C6">
          <w:rPr>
            <w:rStyle w:val="Hyperlink"/>
            <w:noProof/>
          </w:rPr>
          <w:fldChar w:fldCharType="end"/>
        </w:r>
      </w:ins>
    </w:p>
    <w:p w14:paraId="09272AF6" w14:textId="49C466EB" w:rsidR="00FD2991" w:rsidRDefault="00FD2991">
      <w:pPr>
        <w:pStyle w:val="TOC1"/>
        <w:rPr>
          <w:ins w:id="172" w:author="Arun Saminathan" w:date="2022-06-10T18:48:00Z"/>
          <w:rFonts w:asciiTheme="minorHAnsi" w:hAnsiTheme="minorHAnsi" w:cstheme="minorBidi"/>
          <w:b w:val="0"/>
          <w:smallCaps w:val="0"/>
          <w:noProof/>
          <w:sz w:val="22"/>
          <w:szCs w:val="22"/>
        </w:rPr>
      </w:pPr>
      <w:ins w:id="17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"_Toc105779370"</w:instrText>
        </w:r>
        <w:r w:rsidRPr="009749C6">
          <w:rPr>
            <w:rStyle w:val="Hyperlink"/>
            <w:noProof/>
          </w:rPr>
          <w:instrText xml:space="preserve"> </w:instrText>
        </w:r>
        <w:r w:rsidRPr="009749C6">
          <w:rPr>
            <w:rStyle w:val="Hyperlink"/>
            <w:noProof/>
          </w:rPr>
          <w:fldChar w:fldCharType="separate"/>
        </w:r>
        <w:r w:rsidRPr="009749C6">
          <w:rPr>
            <w:rStyle w:val="Hyperlink"/>
            <w:noProof/>
          </w:rPr>
          <w:t>6</w:t>
        </w:r>
        <w:r>
          <w:rPr>
            <w:rFonts w:asciiTheme="minorHAnsi" w:hAnsiTheme="minorHAnsi" w:cstheme="minorBidi"/>
            <w:b w:val="0"/>
            <w:smallCaps w:val="0"/>
            <w:noProof/>
            <w:sz w:val="22"/>
            <w:szCs w:val="22"/>
          </w:rPr>
          <w:tab/>
        </w:r>
        <w:r w:rsidRPr="009749C6">
          <w:rPr>
            <w:rStyle w:val="Hyperlink"/>
            <w:noProof/>
          </w:rPr>
          <w:t>NVH Service</w:t>
        </w:r>
        <w:r>
          <w:rPr>
            <w:noProof/>
            <w:webHidden/>
          </w:rPr>
          <w:tab/>
        </w:r>
        <w:r>
          <w:rPr>
            <w:noProof/>
            <w:webHidden/>
          </w:rPr>
          <w:fldChar w:fldCharType="begin"/>
        </w:r>
        <w:r>
          <w:rPr>
            <w:noProof/>
            <w:webHidden/>
          </w:rPr>
          <w:instrText xml:space="preserve"> PAGEREF _Toc105779370 \h </w:instrText>
        </w:r>
      </w:ins>
      <w:r>
        <w:rPr>
          <w:noProof/>
          <w:webHidden/>
        </w:rPr>
      </w:r>
      <w:r>
        <w:rPr>
          <w:noProof/>
          <w:webHidden/>
        </w:rPr>
        <w:fldChar w:fldCharType="separate"/>
      </w:r>
      <w:ins w:id="174" w:author="Arun Saminathan" w:date="2022-06-10T18:48:00Z">
        <w:r>
          <w:rPr>
            <w:noProof/>
            <w:webHidden/>
          </w:rPr>
          <w:t>17</w:t>
        </w:r>
        <w:r>
          <w:rPr>
            <w:noProof/>
            <w:webHidden/>
          </w:rPr>
          <w:fldChar w:fldCharType="end"/>
        </w:r>
        <w:r w:rsidRPr="009749C6">
          <w:rPr>
            <w:rStyle w:val="Hyperlink"/>
            <w:noProof/>
          </w:rPr>
          <w:fldChar w:fldCharType="end"/>
        </w:r>
      </w:ins>
    </w:p>
    <w:p w14:paraId="3EA7C7FB" w14:textId="76FF4F6E" w:rsidR="00FD2991" w:rsidRDefault="00FD2991">
      <w:pPr>
        <w:pStyle w:val="TOC2"/>
        <w:rPr>
          <w:ins w:id="175" w:author="Arun Saminathan" w:date="2022-06-10T18:48:00Z"/>
          <w:rFonts w:asciiTheme="minorHAnsi" w:hAnsiTheme="minorHAnsi" w:cstheme="minorBidi"/>
          <w:b w:val="0"/>
          <w:i w:val="0"/>
          <w:noProof/>
          <w:sz w:val="22"/>
          <w:szCs w:val="22"/>
        </w:rPr>
      </w:pPr>
      <w:ins w:id="17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"_Toc105779371"</w:instrText>
        </w:r>
        <w:r w:rsidRPr="009749C6">
          <w:rPr>
            <w:rStyle w:val="Hyperlink"/>
            <w:noProof/>
          </w:rPr>
          <w:instrText xml:space="preserve"> </w:instrText>
        </w:r>
        <w:r w:rsidRPr="009749C6">
          <w:rPr>
            <w:rStyle w:val="Hyperlink"/>
            <w:noProof/>
          </w:rPr>
          <w:fldChar w:fldCharType="separate"/>
        </w:r>
        <w:r w:rsidRPr="009749C6">
          <w:rPr>
            <w:rStyle w:val="Hyperlink"/>
            <w:noProof/>
          </w:rPr>
          <w:t>6.1</w:t>
        </w:r>
        <w:r>
          <w:rPr>
            <w:rFonts w:asciiTheme="minorHAnsi" w:hAnsiTheme="minorHAnsi" w:cstheme="minorBidi"/>
            <w:b w:val="0"/>
            <w:i w:val="0"/>
            <w:noProof/>
            <w:sz w:val="22"/>
            <w:szCs w:val="22"/>
          </w:rPr>
          <w:tab/>
        </w:r>
        <w:r w:rsidRPr="009749C6">
          <w:rPr>
            <w:rStyle w:val="Hyperlink"/>
            <w:noProof/>
          </w:rPr>
          <w:t>Startup/Initialization</w:t>
        </w:r>
        <w:r>
          <w:rPr>
            <w:noProof/>
            <w:webHidden/>
          </w:rPr>
          <w:tab/>
        </w:r>
        <w:r>
          <w:rPr>
            <w:noProof/>
            <w:webHidden/>
          </w:rPr>
          <w:fldChar w:fldCharType="begin"/>
        </w:r>
        <w:r>
          <w:rPr>
            <w:noProof/>
            <w:webHidden/>
          </w:rPr>
          <w:instrText xml:space="preserve"> PAGEREF _Toc105779371 \h </w:instrText>
        </w:r>
      </w:ins>
      <w:r>
        <w:rPr>
          <w:noProof/>
          <w:webHidden/>
        </w:rPr>
      </w:r>
      <w:r>
        <w:rPr>
          <w:noProof/>
          <w:webHidden/>
        </w:rPr>
        <w:fldChar w:fldCharType="separate"/>
      </w:r>
      <w:ins w:id="177" w:author="Arun Saminathan" w:date="2022-06-10T18:48:00Z">
        <w:r>
          <w:rPr>
            <w:noProof/>
            <w:webHidden/>
          </w:rPr>
          <w:t>17</w:t>
        </w:r>
        <w:r>
          <w:rPr>
            <w:noProof/>
            <w:webHidden/>
          </w:rPr>
          <w:fldChar w:fldCharType="end"/>
        </w:r>
        <w:r w:rsidRPr="009749C6">
          <w:rPr>
            <w:rStyle w:val="Hyperlink"/>
            <w:noProof/>
          </w:rPr>
          <w:fldChar w:fldCharType="end"/>
        </w:r>
      </w:ins>
    </w:p>
    <w:p w14:paraId="45AFACE5" w14:textId="5F3097C5" w:rsidR="00FD2991" w:rsidRDefault="00FD2991">
      <w:pPr>
        <w:pStyle w:val="TOC3"/>
        <w:rPr>
          <w:ins w:id="178" w:author="Arun Saminathan" w:date="2022-06-10T18:48:00Z"/>
          <w:rFonts w:asciiTheme="minorHAnsi" w:hAnsiTheme="minorHAnsi"/>
          <w:i w:val="0"/>
          <w:sz w:val="22"/>
        </w:rPr>
      </w:pPr>
      <w:ins w:id="179" w:author="Arun Saminathan" w:date="2022-06-10T18:48:00Z">
        <w:r w:rsidRPr="009749C6">
          <w:rPr>
            <w:rStyle w:val="Hyperlink"/>
          </w:rPr>
          <w:fldChar w:fldCharType="begin"/>
        </w:r>
        <w:r w:rsidRPr="009749C6">
          <w:rPr>
            <w:rStyle w:val="Hyperlink"/>
          </w:rPr>
          <w:instrText xml:space="preserve"> </w:instrText>
        </w:r>
        <w:r>
          <w:instrText>HYPERLINK \l "_Toc105779372"</w:instrText>
        </w:r>
        <w:r w:rsidRPr="009749C6">
          <w:rPr>
            <w:rStyle w:val="Hyperlink"/>
          </w:rPr>
          <w:instrText xml:space="preserve"> </w:instrText>
        </w:r>
        <w:r w:rsidRPr="009749C6">
          <w:rPr>
            <w:rStyle w:val="Hyperlink"/>
          </w:rPr>
          <w:fldChar w:fldCharType="separate"/>
        </w:r>
        <w:r w:rsidRPr="009749C6">
          <w:rPr>
            <w:rStyle w:val="Hyperlink"/>
          </w:rPr>
          <w:t>6.1.1.</w:t>
        </w:r>
        <w:r>
          <w:rPr>
            <w:rFonts w:asciiTheme="minorHAnsi" w:hAnsiTheme="minorHAnsi"/>
            <w:i w:val="0"/>
            <w:sz w:val="22"/>
          </w:rPr>
          <w:tab/>
        </w:r>
        <w:r w:rsidRPr="009749C6">
          <w:rPr>
            <w:rStyle w:val="Hyperlink"/>
          </w:rPr>
          <w:t>Establish connections to related SW components</w:t>
        </w:r>
        <w:r>
          <w:rPr>
            <w:webHidden/>
          </w:rPr>
          <w:tab/>
        </w:r>
        <w:r>
          <w:rPr>
            <w:webHidden/>
          </w:rPr>
          <w:fldChar w:fldCharType="begin"/>
        </w:r>
        <w:r>
          <w:rPr>
            <w:webHidden/>
          </w:rPr>
          <w:instrText xml:space="preserve"> PAGEREF _Toc105779372 \h </w:instrText>
        </w:r>
      </w:ins>
      <w:r>
        <w:rPr>
          <w:webHidden/>
        </w:rPr>
      </w:r>
      <w:r>
        <w:rPr>
          <w:webHidden/>
        </w:rPr>
        <w:fldChar w:fldCharType="separate"/>
      </w:r>
      <w:ins w:id="180" w:author="Arun Saminathan" w:date="2022-06-10T18:48:00Z">
        <w:r>
          <w:rPr>
            <w:webHidden/>
          </w:rPr>
          <w:t>17</w:t>
        </w:r>
        <w:r>
          <w:rPr>
            <w:webHidden/>
          </w:rPr>
          <w:fldChar w:fldCharType="end"/>
        </w:r>
        <w:r w:rsidRPr="009749C6">
          <w:rPr>
            <w:rStyle w:val="Hyperlink"/>
          </w:rPr>
          <w:fldChar w:fldCharType="end"/>
        </w:r>
      </w:ins>
    </w:p>
    <w:p w14:paraId="7F889651" w14:textId="2D106C69" w:rsidR="00FD2991" w:rsidRDefault="00FD2991">
      <w:pPr>
        <w:pStyle w:val="TOC3"/>
        <w:rPr>
          <w:ins w:id="181" w:author="Arun Saminathan" w:date="2022-06-10T18:48:00Z"/>
          <w:rFonts w:asciiTheme="minorHAnsi" w:hAnsiTheme="minorHAnsi"/>
          <w:i w:val="0"/>
          <w:sz w:val="22"/>
        </w:rPr>
      </w:pPr>
      <w:ins w:id="182" w:author="Arun Saminathan" w:date="2022-06-10T18:48:00Z">
        <w:r w:rsidRPr="009749C6">
          <w:rPr>
            <w:rStyle w:val="Hyperlink"/>
          </w:rPr>
          <w:fldChar w:fldCharType="begin"/>
        </w:r>
        <w:r w:rsidRPr="009749C6">
          <w:rPr>
            <w:rStyle w:val="Hyperlink"/>
          </w:rPr>
          <w:instrText xml:space="preserve"> </w:instrText>
        </w:r>
        <w:r>
          <w:instrText>HYPERLINK \l "_Toc105779373"</w:instrText>
        </w:r>
        <w:r w:rsidRPr="009749C6">
          <w:rPr>
            <w:rStyle w:val="Hyperlink"/>
          </w:rPr>
          <w:instrText xml:space="preserve"> </w:instrText>
        </w:r>
        <w:r w:rsidRPr="009749C6">
          <w:rPr>
            <w:rStyle w:val="Hyperlink"/>
          </w:rPr>
          <w:fldChar w:fldCharType="separate"/>
        </w:r>
        <w:r w:rsidRPr="009749C6">
          <w:rPr>
            <w:rStyle w:val="Hyperlink"/>
          </w:rPr>
          <w:t>6.1.2.</w:t>
        </w:r>
        <w:r>
          <w:rPr>
            <w:rFonts w:asciiTheme="minorHAnsi" w:hAnsiTheme="minorHAnsi"/>
            <w:i w:val="0"/>
            <w:sz w:val="22"/>
          </w:rPr>
          <w:tab/>
        </w:r>
        <w:r w:rsidRPr="009749C6">
          <w:rPr>
            <w:rStyle w:val="Hyperlink"/>
          </w:rPr>
          <w:t>Read DE configuration</w:t>
        </w:r>
        <w:r>
          <w:rPr>
            <w:webHidden/>
          </w:rPr>
          <w:tab/>
        </w:r>
        <w:r>
          <w:rPr>
            <w:webHidden/>
          </w:rPr>
          <w:fldChar w:fldCharType="begin"/>
        </w:r>
        <w:r>
          <w:rPr>
            <w:webHidden/>
          </w:rPr>
          <w:instrText xml:space="preserve"> PAGEREF _Toc105779373 \h </w:instrText>
        </w:r>
      </w:ins>
      <w:r>
        <w:rPr>
          <w:webHidden/>
        </w:rPr>
      </w:r>
      <w:r>
        <w:rPr>
          <w:webHidden/>
        </w:rPr>
        <w:fldChar w:fldCharType="separate"/>
      </w:r>
      <w:ins w:id="183" w:author="Arun Saminathan" w:date="2022-06-10T18:48:00Z">
        <w:r>
          <w:rPr>
            <w:webHidden/>
          </w:rPr>
          <w:t>17</w:t>
        </w:r>
        <w:r>
          <w:rPr>
            <w:webHidden/>
          </w:rPr>
          <w:fldChar w:fldCharType="end"/>
        </w:r>
        <w:r w:rsidRPr="009749C6">
          <w:rPr>
            <w:rStyle w:val="Hyperlink"/>
          </w:rPr>
          <w:fldChar w:fldCharType="end"/>
        </w:r>
      </w:ins>
    </w:p>
    <w:p w14:paraId="35FBAC6B" w14:textId="7BC8409A" w:rsidR="00FD2991" w:rsidRDefault="00FD2991">
      <w:pPr>
        <w:pStyle w:val="TOC3"/>
        <w:rPr>
          <w:ins w:id="184" w:author="Arun Saminathan" w:date="2022-06-10T18:48:00Z"/>
          <w:rFonts w:asciiTheme="minorHAnsi" w:hAnsiTheme="minorHAnsi"/>
          <w:i w:val="0"/>
          <w:sz w:val="22"/>
        </w:rPr>
      </w:pPr>
      <w:ins w:id="185" w:author="Arun Saminathan" w:date="2022-06-10T18:48:00Z">
        <w:r w:rsidRPr="009749C6">
          <w:rPr>
            <w:rStyle w:val="Hyperlink"/>
          </w:rPr>
          <w:fldChar w:fldCharType="begin"/>
        </w:r>
        <w:r w:rsidRPr="009749C6">
          <w:rPr>
            <w:rStyle w:val="Hyperlink"/>
          </w:rPr>
          <w:instrText xml:space="preserve"> </w:instrText>
        </w:r>
        <w:r>
          <w:instrText>HYPERLINK \l "_Toc105779374"</w:instrText>
        </w:r>
        <w:r w:rsidRPr="009749C6">
          <w:rPr>
            <w:rStyle w:val="Hyperlink"/>
          </w:rPr>
          <w:instrText xml:space="preserve"> </w:instrText>
        </w:r>
        <w:r w:rsidRPr="009749C6">
          <w:rPr>
            <w:rStyle w:val="Hyperlink"/>
          </w:rPr>
          <w:fldChar w:fldCharType="separate"/>
        </w:r>
        <w:r w:rsidRPr="009749C6">
          <w:rPr>
            <w:rStyle w:val="Hyperlink"/>
          </w:rPr>
          <w:t>6.1.3.</w:t>
        </w:r>
        <w:r>
          <w:rPr>
            <w:rFonts w:asciiTheme="minorHAnsi" w:hAnsiTheme="minorHAnsi"/>
            <w:i w:val="0"/>
            <w:sz w:val="22"/>
          </w:rPr>
          <w:tab/>
        </w:r>
        <w:r w:rsidRPr="009749C6">
          <w:rPr>
            <w:rStyle w:val="Hyperlink"/>
          </w:rPr>
          <w:t>Load all files related to Acoustic calibration</w:t>
        </w:r>
        <w:r>
          <w:rPr>
            <w:webHidden/>
          </w:rPr>
          <w:tab/>
        </w:r>
        <w:r>
          <w:rPr>
            <w:webHidden/>
          </w:rPr>
          <w:fldChar w:fldCharType="begin"/>
        </w:r>
        <w:r>
          <w:rPr>
            <w:webHidden/>
          </w:rPr>
          <w:instrText xml:space="preserve"> PAGEREF _Toc105779374 \h </w:instrText>
        </w:r>
      </w:ins>
      <w:r>
        <w:rPr>
          <w:webHidden/>
        </w:rPr>
      </w:r>
      <w:r>
        <w:rPr>
          <w:webHidden/>
        </w:rPr>
        <w:fldChar w:fldCharType="separate"/>
      </w:r>
      <w:ins w:id="186" w:author="Arun Saminathan" w:date="2022-06-10T18:48:00Z">
        <w:r>
          <w:rPr>
            <w:webHidden/>
          </w:rPr>
          <w:t>18</w:t>
        </w:r>
        <w:r>
          <w:rPr>
            <w:webHidden/>
          </w:rPr>
          <w:fldChar w:fldCharType="end"/>
        </w:r>
        <w:r w:rsidRPr="009749C6">
          <w:rPr>
            <w:rStyle w:val="Hyperlink"/>
          </w:rPr>
          <w:fldChar w:fldCharType="end"/>
        </w:r>
      </w:ins>
    </w:p>
    <w:p w14:paraId="13125C9D" w14:textId="60BA6ED0" w:rsidR="00FD2991" w:rsidRDefault="00FD2991">
      <w:pPr>
        <w:pStyle w:val="TOC3"/>
        <w:rPr>
          <w:ins w:id="187" w:author="Arun Saminathan" w:date="2022-06-10T18:48:00Z"/>
          <w:rFonts w:asciiTheme="minorHAnsi" w:hAnsiTheme="minorHAnsi"/>
          <w:i w:val="0"/>
          <w:sz w:val="22"/>
        </w:rPr>
      </w:pPr>
      <w:ins w:id="188" w:author="Arun Saminathan" w:date="2022-06-10T18:48:00Z">
        <w:r w:rsidRPr="009749C6">
          <w:rPr>
            <w:rStyle w:val="Hyperlink"/>
          </w:rPr>
          <w:fldChar w:fldCharType="begin"/>
        </w:r>
        <w:r w:rsidRPr="009749C6">
          <w:rPr>
            <w:rStyle w:val="Hyperlink"/>
          </w:rPr>
          <w:instrText xml:space="preserve"> </w:instrText>
        </w:r>
        <w:r>
          <w:instrText>HYPERLINK \l "_Toc105779375"</w:instrText>
        </w:r>
        <w:r w:rsidRPr="009749C6">
          <w:rPr>
            <w:rStyle w:val="Hyperlink"/>
          </w:rPr>
          <w:instrText xml:space="preserve"> </w:instrText>
        </w:r>
        <w:r w:rsidRPr="009749C6">
          <w:rPr>
            <w:rStyle w:val="Hyperlink"/>
          </w:rPr>
          <w:fldChar w:fldCharType="separate"/>
        </w:r>
        <w:r w:rsidRPr="009749C6">
          <w:rPr>
            <w:rStyle w:val="Hyperlink"/>
          </w:rPr>
          <w:t>6.1.4.</w:t>
        </w:r>
        <w:r>
          <w:rPr>
            <w:rFonts w:asciiTheme="minorHAnsi" w:hAnsiTheme="minorHAnsi"/>
            <w:i w:val="0"/>
            <w:sz w:val="22"/>
          </w:rPr>
          <w:tab/>
        </w:r>
        <w:r w:rsidRPr="009749C6">
          <w:rPr>
            <w:rStyle w:val="Hyperlink"/>
          </w:rPr>
          <w:t>Request configured CAN signals from vehicle_signal component</w:t>
        </w:r>
        <w:r>
          <w:rPr>
            <w:webHidden/>
          </w:rPr>
          <w:tab/>
        </w:r>
        <w:r>
          <w:rPr>
            <w:webHidden/>
          </w:rPr>
          <w:fldChar w:fldCharType="begin"/>
        </w:r>
        <w:r>
          <w:rPr>
            <w:webHidden/>
          </w:rPr>
          <w:instrText xml:space="preserve"> PAGEREF _Toc105779375 \h </w:instrText>
        </w:r>
      </w:ins>
      <w:r>
        <w:rPr>
          <w:webHidden/>
        </w:rPr>
      </w:r>
      <w:r>
        <w:rPr>
          <w:webHidden/>
        </w:rPr>
        <w:fldChar w:fldCharType="separate"/>
      </w:r>
      <w:ins w:id="189" w:author="Arun Saminathan" w:date="2022-06-10T18:48:00Z">
        <w:r>
          <w:rPr>
            <w:webHidden/>
          </w:rPr>
          <w:t>18</w:t>
        </w:r>
        <w:r>
          <w:rPr>
            <w:webHidden/>
          </w:rPr>
          <w:fldChar w:fldCharType="end"/>
        </w:r>
        <w:r w:rsidRPr="009749C6">
          <w:rPr>
            <w:rStyle w:val="Hyperlink"/>
          </w:rPr>
          <w:fldChar w:fldCharType="end"/>
        </w:r>
      </w:ins>
    </w:p>
    <w:p w14:paraId="4277C169" w14:textId="4539E6CF" w:rsidR="00FD2991" w:rsidRDefault="00FD2991">
      <w:pPr>
        <w:pStyle w:val="TOC3"/>
        <w:rPr>
          <w:ins w:id="190" w:author="Arun Saminathan" w:date="2022-06-10T18:48:00Z"/>
          <w:rFonts w:asciiTheme="minorHAnsi" w:hAnsiTheme="minorHAnsi"/>
          <w:i w:val="0"/>
          <w:sz w:val="22"/>
        </w:rPr>
      </w:pPr>
      <w:ins w:id="191" w:author="Arun Saminathan" w:date="2022-06-10T18:48:00Z">
        <w:r w:rsidRPr="009749C6">
          <w:rPr>
            <w:rStyle w:val="Hyperlink"/>
          </w:rPr>
          <w:fldChar w:fldCharType="begin"/>
        </w:r>
        <w:r w:rsidRPr="009749C6">
          <w:rPr>
            <w:rStyle w:val="Hyperlink"/>
          </w:rPr>
          <w:instrText xml:space="preserve"> </w:instrText>
        </w:r>
        <w:r>
          <w:instrText>HYPERLINK \l "_Toc105779376"</w:instrText>
        </w:r>
        <w:r w:rsidRPr="009749C6">
          <w:rPr>
            <w:rStyle w:val="Hyperlink"/>
          </w:rPr>
          <w:instrText xml:space="preserve"> </w:instrText>
        </w:r>
        <w:r w:rsidRPr="009749C6">
          <w:rPr>
            <w:rStyle w:val="Hyperlink"/>
          </w:rPr>
          <w:fldChar w:fldCharType="separate"/>
        </w:r>
        <w:r w:rsidRPr="009749C6">
          <w:rPr>
            <w:rStyle w:val="Hyperlink"/>
          </w:rPr>
          <w:t>6.1.5.</w:t>
        </w:r>
        <w:r>
          <w:rPr>
            <w:rFonts w:asciiTheme="minorHAnsi" w:hAnsiTheme="minorHAnsi"/>
            <w:i w:val="0"/>
            <w:sz w:val="22"/>
          </w:rPr>
          <w:tab/>
        </w:r>
        <w:r w:rsidRPr="009749C6">
          <w:rPr>
            <w:rStyle w:val="Hyperlink"/>
          </w:rPr>
          <w:t>Start Library/MDSP sub-system</w:t>
        </w:r>
        <w:r>
          <w:rPr>
            <w:webHidden/>
          </w:rPr>
          <w:tab/>
        </w:r>
        <w:r>
          <w:rPr>
            <w:webHidden/>
          </w:rPr>
          <w:fldChar w:fldCharType="begin"/>
        </w:r>
        <w:r>
          <w:rPr>
            <w:webHidden/>
          </w:rPr>
          <w:instrText xml:space="preserve"> PAGEREF _Toc105779376 \h </w:instrText>
        </w:r>
      </w:ins>
      <w:r>
        <w:rPr>
          <w:webHidden/>
        </w:rPr>
      </w:r>
      <w:r>
        <w:rPr>
          <w:webHidden/>
        </w:rPr>
        <w:fldChar w:fldCharType="separate"/>
      </w:r>
      <w:ins w:id="192" w:author="Arun Saminathan" w:date="2022-06-10T18:48:00Z">
        <w:r>
          <w:rPr>
            <w:webHidden/>
          </w:rPr>
          <w:t>18</w:t>
        </w:r>
        <w:r>
          <w:rPr>
            <w:webHidden/>
          </w:rPr>
          <w:fldChar w:fldCharType="end"/>
        </w:r>
        <w:r w:rsidRPr="009749C6">
          <w:rPr>
            <w:rStyle w:val="Hyperlink"/>
          </w:rPr>
          <w:fldChar w:fldCharType="end"/>
        </w:r>
      </w:ins>
    </w:p>
    <w:p w14:paraId="0743B2D6" w14:textId="49A3AA62" w:rsidR="00FD2991" w:rsidRDefault="00FD2991">
      <w:pPr>
        <w:pStyle w:val="TOC3"/>
        <w:rPr>
          <w:ins w:id="193" w:author="Arun Saminathan" w:date="2022-06-10T18:48:00Z"/>
          <w:rFonts w:asciiTheme="minorHAnsi" w:hAnsiTheme="minorHAnsi"/>
          <w:i w:val="0"/>
          <w:sz w:val="22"/>
        </w:rPr>
      </w:pPr>
      <w:ins w:id="194" w:author="Arun Saminathan" w:date="2022-06-10T18:48:00Z">
        <w:r w:rsidRPr="009749C6">
          <w:rPr>
            <w:rStyle w:val="Hyperlink"/>
          </w:rPr>
          <w:fldChar w:fldCharType="begin"/>
        </w:r>
        <w:r w:rsidRPr="009749C6">
          <w:rPr>
            <w:rStyle w:val="Hyperlink"/>
          </w:rPr>
          <w:instrText xml:space="preserve"> </w:instrText>
        </w:r>
        <w:r>
          <w:instrText>HYPERLINK \l "_Toc105779377"</w:instrText>
        </w:r>
        <w:r w:rsidRPr="009749C6">
          <w:rPr>
            <w:rStyle w:val="Hyperlink"/>
          </w:rPr>
          <w:instrText xml:space="preserve"> </w:instrText>
        </w:r>
        <w:r w:rsidRPr="009749C6">
          <w:rPr>
            <w:rStyle w:val="Hyperlink"/>
          </w:rPr>
          <w:fldChar w:fldCharType="separate"/>
        </w:r>
        <w:r w:rsidRPr="009749C6">
          <w:rPr>
            <w:rStyle w:val="Hyperlink"/>
          </w:rPr>
          <w:t>6.1.6.</w:t>
        </w:r>
        <w:r>
          <w:rPr>
            <w:rFonts w:asciiTheme="minorHAnsi" w:hAnsiTheme="minorHAnsi"/>
            <w:i w:val="0"/>
            <w:sz w:val="22"/>
          </w:rPr>
          <w:tab/>
        </w:r>
        <w:r w:rsidRPr="009749C6">
          <w:rPr>
            <w:rStyle w:val="Hyperlink"/>
          </w:rPr>
          <w:t>Read Library status / version information</w:t>
        </w:r>
        <w:r>
          <w:rPr>
            <w:webHidden/>
          </w:rPr>
          <w:tab/>
        </w:r>
        <w:r>
          <w:rPr>
            <w:webHidden/>
          </w:rPr>
          <w:fldChar w:fldCharType="begin"/>
        </w:r>
        <w:r>
          <w:rPr>
            <w:webHidden/>
          </w:rPr>
          <w:instrText xml:space="preserve"> PAGEREF _Toc105779377 \h </w:instrText>
        </w:r>
      </w:ins>
      <w:r>
        <w:rPr>
          <w:webHidden/>
        </w:rPr>
      </w:r>
      <w:r>
        <w:rPr>
          <w:webHidden/>
        </w:rPr>
        <w:fldChar w:fldCharType="separate"/>
      </w:r>
      <w:ins w:id="195" w:author="Arun Saminathan" w:date="2022-06-10T18:48:00Z">
        <w:r>
          <w:rPr>
            <w:webHidden/>
          </w:rPr>
          <w:t>18</w:t>
        </w:r>
        <w:r>
          <w:rPr>
            <w:webHidden/>
          </w:rPr>
          <w:fldChar w:fldCharType="end"/>
        </w:r>
        <w:r w:rsidRPr="009749C6">
          <w:rPr>
            <w:rStyle w:val="Hyperlink"/>
          </w:rPr>
          <w:fldChar w:fldCharType="end"/>
        </w:r>
      </w:ins>
    </w:p>
    <w:p w14:paraId="4B307F7A" w14:textId="3EF9F3C1" w:rsidR="00FD2991" w:rsidRPr="00E13F8A" w:rsidRDefault="00FD2991">
      <w:pPr>
        <w:pStyle w:val="TOC3"/>
        <w:rPr>
          <w:ins w:id="196" w:author="Arun Saminathan" w:date="2022-06-10T18:48:00Z"/>
          <w:rFonts w:asciiTheme="minorHAnsi" w:hAnsiTheme="minorHAnsi"/>
          <w:i w:val="0"/>
          <w:color w:val="FF0000"/>
          <w:sz w:val="22"/>
        </w:rPr>
      </w:pPr>
      <w:ins w:id="197" w:author="Arun Saminathan" w:date="2022-06-10T18:48:00Z">
        <w:r w:rsidRPr="00E13F8A">
          <w:rPr>
            <w:rStyle w:val="Hyperlink"/>
            <w:color w:val="FF0000"/>
          </w:rPr>
          <w:fldChar w:fldCharType="begin"/>
        </w:r>
        <w:r w:rsidRPr="00E13F8A">
          <w:rPr>
            <w:rStyle w:val="Hyperlink"/>
            <w:color w:val="FF0000"/>
          </w:rPr>
          <w:instrText xml:space="preserve"> </w:instrText>
        </w:r>
        <w:r w:rsidRPr="00E13F8A">
          <w:rPr>
            <w:color w:val="FF0000"/>
          </w:rPr>
          <w:instrText>HYPERLINK \l "_Toc105779378"</w:instrText>
        </w:r>
        <w:r w:rsidRPr="00E13F8A">
          <w:rPr>
            <w:rStyle w:val="Hyperlink"/>
            <w:color w:val="FF0000"/>
          </w:rPr>
          <w:instrText xml:space="preserve"> </w:instrText>
        </w:r>
        <w:r w:rsidRPr="00E13F8A">
          <w:rPr>
            <w:rStyle w:val="Hyperlink"/>
            <w:color w:val="FF0000"/>
          </w:rPr>
          <w:fldChar w:fldCharType="separate"/>
        </w:r>
        <w:r w:rsidRPr="00E13F8A">
          <w:rPr>
            <w:rStyle w:val="Hyperlink"/>
            <w:color w:val="FF0000"/>
          </w:rPr>
          <w:t>6.1.7.</w:t>
        </w:r>
        <w:r w:rsidRPr="00E13F8A">
          <w:rPr>
            <w:rFonts w:asciiTheme="minorHAnsi" w:hAnsiTheme="minorHAnsi"/>
            <w:i w:val="0"/>
            <w:color w:val="FF0000"/>
            <w:sz w:val="22"/>
          </w:rPr>
          <w:tab/>
        </w:r>
        <w:r w:rsidRPr="00E13F8A">
          <w:rPr>
            <w:rStyle w:val="Hyperlink"/>
            <w:color w:val="FF0000"/>
          </w:rPr>
          <w:t>Set initialization related DTCs</w:t>
        </w:r>
        <w:r w:rsidRPr="00E13F8A">
          <w:rPr>
            <w:webHidden/>
            <w:color w:val="FF0000"/>
          </w:rPr>
          <w:tab/>
        </w:r>
        <w:r w:rsidRPr="00E13F8A">
          <w:rPr>
            <w:webHidden/>
            <w:color w:val="FF0000"/>
          </w:rPr>
          <w:fldChar w:fldCharType="begin"/>
        </w:r>
        <w:r w:rsidRPr="00E13F8A">
          <w:rPr>
            <w:webHidden/>
            <w:color w:val="FF0000"/>
          </w:rPr>
          <w:instrText xml:space="preserve"> PAGEREF _Toc105779378 \h </w:instrText>
        </w:r>
      </w:ins>
      <w:r w:rsidRPr="00E13F8A">
        <w:rPr>
          <w:webHidden/>
          <w:color w:val="FF0000"/>
        </w:rPr>
      </w:r>
      <w:r w:rsidRPr="00E13F8A">
        <w:rPr>
          <w:webHidden/>
          <w:color w:val="FF0000"/>
        </w:rPr>
        <w:fldChar w:fldCharType="separate"/>
      </w:r>
      <w:ins w:id="198" w:author="Arun Saminathan" w:date="2022-06-10T18:48:00Z">
        <w:r w:rsidRPr="00E13F8A">
          <w:rPr>
            <w:webHidden/>
            <w:color w:val="FF0000"/>
          </w:rPr>
          <w:t>18</w:t>
        </w:r>
        <w:r w:rsidRPr="00E13F8A">
          <w:rPr>
            <w:webHidden/>
            <w:color w:val="FF0000"/>
          </w:rPr>
          <w:fldChar w:fldCharType="end"/>
        </w:r>
        <w:r w:rsidRPr="00E13F8A">
          <w:rPr>
            <w:rStyle w:val="Hyperlink"/>
            <w:color w:val="FF0000"/>
          </w:rPr>
          <w:fldChar w:fldCharType="end"/>
        </w:r>
      </w:ins>
    </w:p>
    <w:p w14:paraId="1E974CF4" w14:textId="27DDEA00" w:rsidR="00FD2991" w:rsidRDefault="00FD2991">
      <w:pPr>
        <w:pStyle w:val="TOC4"/>
        <w:rPr>
          <w:ins w:id="199" w:author="Arun Saminathan" w:date="2022-06-10T18:48:00Z"/>
          <w:rFonts w:asciiTheme="minorHAnsi" w:hAnsiTheme="minorHAnsi"/>
          <w:i w:val="0"/>
          <w:noProof/>
          <w:sz w:val="22"/>
        </w:rPr>
      </w:pPr>
      <w:ins w:id="20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"_Toc105779379"</w:instrText>
        </w:r>
        <w:r w:rsidRPr="009749C6">
          <w:rPr>
            <w:rStyle w:val="Hyperlink"/>
            <w:noProof/>
          </w:rPr>
          <w:instrText xml:space="preserve"> </w:instrText>
        </w:r>
        <w:r w:rsidRPr="009749C6">
          <w:rPr>
            <w:rStyle w:val="Hyperlink"/>
            <w:noProof/>
          </w:rPr>
          <w:fldChar w:fldCharType="separate"/>
        </w:r>
        <w:r w:rsidRPr="009749C6">
          <w:rPr>
            <w:rStyle w:val="Hyperlink"/>
            <w:noProof/>
          </w:rPr>
          <w:t>6.1.7.1.</w:t>
        </w:r>
        <w:r>
          <w:rPr>
            <w:rFonts w:asciiTheme="minorHAnsi" w:hAnsiTheme="minorHAnsi"/>
            <w:i w:val="0"/>
            <w:noProof/>
            <w:sz w:val="22"/>
          </w:rPr>
          <w:tab/>
        </w:r>
        <w:r w:rsidRPr="009749C6">
          <w:rPr>
            <w:rStyle w:val="Hyperlink"/>
            <w:noProof/>
          </w:rPr>
          <w:t>Misconfiguration</w:t>
        </w:r>
        <w:r>
          <w:rPr>
            <w:noProof/>
            <w:webHidden/>
          </w:rPr>
          <w:tab/>
        </w:r>
        <w:r>
          <w:rPr>
            <w:noProof/>
            <w:webHidden/>
          </w:rPr>
          <w:fldChar w:fldCharType="begin"/>
        </w:r>
        <w:r>
          <w:rPr>
            <w:noProof/>
            <w:webHidden/>
          </w:rPr>
          <w:instrText xml:space="preserve"> PAGEREF _Toc105779379 \h </w:instrText>
        </w:r>
      </w:ins>
      <w:r>
        <w:rPr>
          <w:noProof/>
          <w:webHidden/>
        </w:rPr>
      </w:r>
      <w:r>
        <w:rPr>
          <w:noProof/>
          <w:webHidden/>
        </w:rPr>
        <w:fldChar w:fldCharType="separate"/>
      </w:r>
      <w:ins w:id="201" w:author="Arun Saminathan" w:date="2022-06-10T18:48:00Z">
        <w:r>
          <w:rPr>
            <w:noProof/>
            <w:webHidden/>
          </w:rPr>
          <w:t>18</w:t>
        </w:r>
        <w:r>
          <w:rPr>
            <w:noProof/>
            <w:webHidden/>
          </w:rPr>
          <w:fldChar w:fldCharType="end"/>
        </w:r>
        <w:r w:rsidRPr="009749C6">
          <w:rPr>
            <w:rStyle w:val="Hyperlink"/>
            <w:noProof/>
          </w:rPr>
          <w:fldChar w:fldCharType="end"/>
        </w:r>
      </w:ins>
    </w:p>
    <w:p w14:paraId="2D6FFA1E" w14:textId="5D881D1C" w:rsidR="00FD2991" w:rsidRDefault="00FD2991">
      <w:pPr>
        <w:pStyle w:val="TOC4"/>
        <w:rPr>
          <w:ins w:id="202" w:author="Arun Saminathan" w:date="2022-06-10T18:48:00Z"/>
          <w:rFonts w:asciiTheme="minorHAnsi" w:hAnsiTheme="minorHAnsi"/>
          <w:i w:val="0"/>
          <w:noProof/>
          <w:sz w:val="22"/>
        </w:rPr>
      </w:pPr>
      <w:ins w:id="20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"_Toc105779380"</w:instrText>
        </w:r>
        <w:r w:rsidRPr="009749C6">
          <w:rPr>
            <w:rStyle w:val="Hyperlink"/>
            <w:noProof/>
          </w:rPr>
          <w:instrText xml:space="preserve"> </w:instrText>
        </w:r>
        <w:r w:rsidRPr="009749C6">
          <w:rPr>
            <w:rStyle w:val="Hyperlink"/>
            <w:noProof/>
          </w:rPr>
          <w:fldChar w:fldCharType="separate"/>
        </w:r>
        <w:r w:rsidRPr="009749C6">
          <w:rPr>
            <w:rStyle w:val="Hyperlink"/>
            <w:noProof/>
          </w:rPr>
          <w:t>6.1.7.2.</w:t>
        </w:r>
        <w:r>
          <w:rPr>
            <w:rFonts w:asciiTheme="minorHAnsi" w:hAnsiTheme="minorHAnsi"/>
            <w:i w:val="0"/>
            <w:noProof/>
            <w:sz w:val="22"/>
          </w:rPr>
          <w:tab/>
        </w:r>
        <w:r w:rsidRPr="009749C6">
          <w:rPr>
            <w:rStyle w:val="Hyperlink"/>
            <w:noProof/>
          </w:rPr>
          <w:t>Error connecting to related software components</w:t>
        </w:r>
        <w:r>
          <w:rPr>
            <w:noProof/>
            <w:webHidden/>
          </w:rPr>
          <w:tab/>
        </w:r>
        <w:r>
          <w:rPr>
            <w:noProof/>
            <w:webHidden/>
          </w:rPr>
          <w:fldChar w:fldCharType="begin"/>
        </w:r>
        <w:r>
          <w:rPr>
            <w:noProof/>
            <w:webHidden/>
          </w:rPr>
          <w:instrText xml:space="preserve"> PAGEREF _Toc105779380 \h </w:instrText>
        </w:r>
      </w:ins>
      <w:r>
        <w:rPr>
          <w:noProof/>
          <w:webHidden/>
        </w:rPr>
      </w:r>
      <w:r>
        <w:rPr>
          <w:noProof/>
          <w:webHidden/>
        </w:rPr>
        <w:fldChar w:fldCharType="separate"/>
      </w:r>
      <w:ins w:id="204" w:author="Arun Saminathan" w:date="2022-06-10T18:48:00Z">
        <w:r>
          <w:rPr>
            <w:noProof/>
            <w:webHidden/>
          </w:rPr>
          <w:t>18</w:t>
        </w:r>
        <w:r>
          <w:rPr>
            <w:noProof/>
            <w:webHidden/>
          </w:rPr>
          <w:fldChar w:fldCharType="end"/>
        </w:r>
        <w:r w:rsidRPr="009749C6">
          <w:rPr>
            <w:rStyle w:val="Hyperlink"/>
            <w:noProof/>
          </w:rPr>
          <w:fldChar w:fldCharType="end"/>
        </w:r>
      </w:ins>
    </w:p>
    <w:p w14:paraId="3BDB23B2" w14:textId="3759AA57" w:rsidR="00FD2991" w:rsidRDefault="00FD2991">
      <w:pPr>
        <w:pStyle w:val="TOC4"/>
        <w:rPr>
          <w:ins w:id="205" w:author="Arun Saminathan" w:date="2022-06-10T18:48:00Z"/>
          <w:rFonts w:asciiTheme="minorHAnsi" w:hAnsiTheme="minorHAnsi"/>
          <w:i w:val="0"/>
          <w:noProof/>
          <w:sz w:val="22"/>
        </w:rPr>
      </w:pPr>
      <w:ins w:id="20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"_Toc105779381"</w:instrText>
        </w:r>
        <w:r w:rsidRPr="009749C6">
          <w:rPr>
            <w:rStyle w:val="Hyperlink"/>
            <w:noProof/>
          </w:rPr>
          <w:instrText xml:space="preserve"> </w:instrText>
        </w:r>
        <w:r w:rsidRPr="009749C6">
          <w:rPr>
            <w:rStyle w:val="Hyperlink"/>
            <w:noProof/>
          </w:rPr>
          <w:fldChar w:fldCharType="separate"/>
        </w:r>
        <w:r w:rsidRPr="009749C6">
          <w:rPr>
            <w:rStyle w:val="Hyperlink"/>
            <w:noProof/>
          </w:rPr>
          <w:t>6.1.7.3.</w:t>
        </w:r>
        <w:r>
          <w:rPr>
            <w:rFonts w:asciiTheme="minorHAnsi" w:hAnsiTheme="minorHAnsi"/>
            <w:i w:val="0"/>
            <w:noProof/>
            <w:sz w:val="22"/>
          </w:rPr>
          <w:tab/>
        </w:r>
        <w:r w:rsidRPr="009749C6">
          <w:rPr>
            <w:rStyle w:val="Hyperlink"/>
            <w:noProof/>
          </w:rPr>
          <w:t>Errors related to acoustic calibration files</w:t>
        </w:r>
        <w:r>
          <w:rPr>
            <w:noProof/>
            <w:webHidden/>
          </w:rPr>
          <w:tab/>
        </w:r>
        <w:r>
          <w:rPr>
            <w:noProof/>
            <w:webHidden/>
          </w:rPr>
          <w:fldChar w:fldCharType="begin"/>
        </w:r>
        <w:r>
          <w:rPr>
            <w:noProof/>
            <w:webHidden/>
          </w:rPr>
          <w:instrText xml:space="preserve"> PAGEREF _Toc105779381 \h </w:instrText>
        </w:r>
      </w:ins>
      <w:r>
        <w:rPr>
          <w:noProof/>
          <w:webHidden/>
        </w:rPr>
      </w:r>
      <w:r>
        <w:rPr>
          <w:noProof/>
          <w:webHidden/>
        </w:rPr>
        <w:fldChar w:fldCharType="separate"/>
      </w:r>
      <w:ins w:id="207" w:author="Arun Saminathan" w:date="2022-06-10T18:48:00Z">
        <w:r>
          <w:rPr>
            <w:noProof/>
            <w:webHidden/>
          </w:rPr>
          <w:t>18</w:t>
        </w:r>
        <w:r>
          <w:rPr>
            <w:noProof/>
            <w:webHidden/>
          </w:rPr>
          <w:fldChar w:fldCharType="end"/>
        </w:r>
        <w:r w:rsidRPr="009749C6">
          <w:rPr>
            <w:rStyle w:val="Hyperlink"/>
            <w:noProof/>
          </w:rPr>
          <w:fldChar w:fldCharType="end"/>
        </w:r>
      </w:ins>
    </w:p>
    <w:p w14:paraId="60F5327D" w14:textId="5146296B" w:rsidR="00FD2991" w:rsidRDefault="00FD2991">
      <w:pPr>
        <w:pStyle w:val="TOC4"/>
        <w:rPr>
          <w:ins w:id="208" w:author="Arun Saminathan" w:date="2022-06-10T18:48:00Z"/>
          <w:rFonts w:asciiTheme="minorHAnsi" w:hAnsiTheme="minorHAnsi"/>
          <w:i w:val="0"/>
          <w:noProof/>
          <w:sz w:val="22"/>
        </w:rPr>
      </w:pPr>
      <w:ins w:id="20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"_Toc105779382"</w:instrText>
        </w:r>
        <w:r w:rsidRPr="009749C6">
          <w:rPr>
            <w:rStyle w:val="Hyperlink"/>
            <w:noProof/>
          </w:rPr>
          <w:instrText xml:space="preserve"> </w:instrText>
        </w:r>
        <w:r w:rsidRPr="009749C6">
          <w:rPr>
            <w:rStyle w:val="Hyperlink"/>
            <w:noProof/>
          </w:rPr>
          <w:fldChar w:fldCharType="separate"/>
        </w:r>
        <w:r w:rsidRPr="009749C6">
          <w:rPr>
            <w:rStyle w:val="Hyperlink"/>
            <w:noProof/>
          </w:rPr>
          <w:t>6.1.7.4.</w:t>
        </w:r>
        <w:r>
          <w:rPr>
            <w:rFonts w:asciiTheme="minorHAnsi" w:hAnsiTheme="minorHAnsi"/>
            <w:i w:val="0"/>
            <w:noProof/>
            <w:sz w:val="22"/>
          </w:rPr>
          <w:tab/>
        </w:r>
        <w:r w:rsidRPr="009749C6">
          <w:rPr>
            <w:rStyle w:val="Hyperlink"/>
            <w:noProof/>
          </w:rPr>
          <w:t>Errors related to MDSP framework during library initialization</w:t>
        </w:r>
        <w:r>
          <w:rPr>
            <w:noProof/>
            <w:webHidden/>
          </w:rPr>
          <w:tab/>
        </w:r>
        <w:r>
          <w:rPr>
            <w:noProof/>
            <w:webHidden/>
          </w:rPr>
          <w:fldChar w:fldCharType="begin"/>
        </w:r>
        <w:r>
          <w:rPr>
            <w:noProof/>
            <w:webHidden/>
          </w:rPr>
          <w:instrText xml:space="preserve"> PAGEREF _Toc105779382 \h </w:instrText>
        </w:r>
      </w:ins>
      <w:r>
        <w:rPr>
          <w:noProof/>
          <w:webHidden/>
        </w:rPr>
      </w:r>
      <w:r>
        <w:rPr>
          <w:noProof/>
          <w:webHidden/>
        </w:rPr>
        <w:fldChar w:fldCharType="separate"/>
      </w:r>
      <w:ins w:id="210" w:author="Arun Saminathan" w:date="2022-06-10T18:48:00Z">
        <w:r>
          <w:rPr>
            <w:noProof/>
            <w:webHidden/>
          </w:rPr>
          <w:t>18</w:t>
        </w:r>
        <w:r>
          <w:rPr>
            <w:noProof/>
            <w:webHidden/>
          </w:rPr>
          <w:fldChar w:fldCharType="end"/>
        </w:r>
        <w:r w:rsidRPr="009749C6">
          <w:rPr>
            <w:rStyle w:val="Hyperlink"/>
            <w:noProof/>
          </w:rPr>
          <w:fldChar w:fldCharType="end"/>
        </w:r>
      </w:ins>
    </w:p>
    <w:p w14:paraId="399EC28C" w14:textId="6AC9C572" w:rsidR="00FD2991" w:rsidRDefault="00FD2991">
      <w:pPr>
        <w:pStyle w:val="TOC2"/>
        <w:rPr>
          <w:ins w:id="211" w:author="Arun Saminathan" w:date="2022-06-10T18:48:00Z"/>
          <w:rFonts w:asciiTheme="minorHAnsi" w:hAnsiTheme="minorHAnsi" w:cstheme="minorBidi"/>
          <w:b w:val="0"/>
          <w:i w:val="0"/>
          <w:noProof/>
          <w:sz w:val="22"/>
          <w:szCs w:val="22"/>
        </w:rPr>
      </w:pPr>
      <w:ins w:id="21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"_Toc105779383"</w:instrText>
        </w:r>
        <w:r w:rsidRPr="009749C6">
          <w:rPr>
            <w:rStyle w:val="Hyperlink"/>
            <w:noProof/>
          </w:rPr>
          <w:instrText xml:space="preserve"> </w:instrText>
        </w:r>
        <w:r w:rsidRPr="009749C6">
          <w:rPr>
            <w:rStyle w:val="Hyperlink"/>
            <w:noProof/>
          </w:rPr>
          <w:fldChar w:fldCharType="separate"/>
        </w:r>
        <w:r w:rsidRPr="009749C6">
          <w:rPr>
            <w:rStyle w:val="Hyperlink"/>
            <w:noProof/>
          </w:rPr>
          <w:t>6.2</w:t>
        </w:r>
        <w:r>
          <w:rPr>
            <w:rFonts w:asciiTheme="minorHAnsi" w:hAnsiTheme="minorHAnsi" w:cstheme="minorBidi"/>
            <w:b w:val="0"/>
            <w:i w:val="0"/>
            <w:noProof/>
            <w:sz w:val="22"/>
            <w:szCs w:val="22"/>
          </w:rPr>
          <w:tab/>
        </w:r>
        <w:r w:rsidRPr="009749C6">
          <w:rPr>
            <w:rStyle w:val="Hyperlink"/>
            <w:noProof/>
          </w:rPr>
          <w:t>Time to First Audio</w:t>
        </w:r>
        <w:r>
          <w:rPr>
            <w:noProof/>
            <w:webHidden/>
          </w:rPr>
          <w:tab/>
        </w:r>
        <w:r>
          <w:rPr>
            <w:noProof/>
            <w:webHidden/>
          </w:rPr>
          <w:fldChar w:fldCharType="begin"/>
        </w:r>
        <w:r>
          <w:rPr>
            <w:noProof/>
            <w:webHidden/>
          </w:rPr>
          <w:instrText xml:space="preserve"> PAGEREF _Toc105779383 \h </w:instrText>
        </w:r>
      </w:ins>
      <w:r>
        <w:rPr>
          <w:noProof/>
          <w:webHidden/>
        </w:rPr>
      </w:r>
      <w:r>
        <w:rPr>
          <w:noProof/>
          <w:webHidden/>
        </w:rPr>
        <w:fldChar w:fldCharType="separate"/>
      </w:r>
      <w:ins w:id="213" w:author="Arun Saminathan" w:date="2022-06-10T18:48:00Z">
        <w:r>
          <w:rPr>
            <w:noProof/>
            <w:webHidden/>
          </w:rPr>
          <w:t>18</w:t>
        </w:r>
        <w:r>
          <w:rPr>
            <w:noProof/>
            <w:webHidden/>
          </w:rPr>
          <w:fldChar w:fldCharType="end"/>
        </w:r>
        <w:r w:rsidRPr="009749C6">
          <w:rPr>
            <w:rStyle w:val="Hyperlink"/>
            <w:noProof/>
          </w:rPr>
          <w:fldChar w:fldCharType="end"/>
        </w:r>
      </w:ins>
    </w:p>
    <w:p w14:paraId="1A9A463C" w14:textId="5F2D09DE" w:rsidR="00FD2991" w:rsidRDefault="00FD2991">
      <w:pPr>
        <w:pStyle w:val="TOC2"/>
        <w:rPr>
          <w:ins w:id="214" w:author="Arun Saminathan" w:date="2022-06-10T18:48:00Z"/>
          <w:rFonts w:asciiTheme="minorHAnsi" w:hAnsiTheme="minorHAnsi" w:cstheme="minorBidi"/>
          <w:b w:val="0"/>
          <w:i w:val="0"/>
          <w:noProof/>
          <w:sz w:val="22"/>
          <w:szCs w:val="22"/>
        </w:rPr>
      </w:pPr>
      <w:ins w:id="21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"_Toc105779384"</w:instrText>
        </w:r>
        <w:r w:rsidRPr="009749C6">
          <w:rPr>
            <w:rStyle w:val="Hyperlink"/>
            <w:noProof/>
          </w:rPr>
          <w:instrText xml:space="preserve"> </w:instrText>
        </w:r>
        <w:r w:rsidRPr="009749C6">
          <w:rPr>
            <w:rStyle w:val="Hyperlink"/>
            <w:noProof/>
          </w:rPr>
          <w:fldChar w:fldCharType="separate"/>
        </w:r>
        <w:r w:rsidRPr="009749C6">
          <w:rPr>
            <w:rStyle w:val="Hyperlink"/>
            <w:noProof/>
          </w:rPr>
          <w:t>6.3</w:t>
        </w:r>
        <w:r>
          <w:rPr>
            <w:rFonts w:asciiTheme="minorHAnsi" w:hAnsiTheme="minorHAnsi" w:cstheme="minorBidi"/>
            <w:b w:val="0"/>
            <w:i w:val="0"/>
            <w:noProof/>
            <w:sz w:val="22"/>
            <w:szCs w:val="22"/>
          </w:rPr>
          <w:tab/>
        </w:r>
        <w:r w:rsidRPr="009749C6">
          <w:rPr>
            <w:rStyle w:val="Hyperlink"/>
            <w:noProof/>
          </w:rPr>
          <w:t>Runtime</w:t>
        </w:r>
        <w:r>
          <w:rPr>
            <w:noProof/>
            <w:webHidden/>
          </w:rPr>
          <w:tab/>
        </w:r>
        <w:r>
          <w:rPr>
            <w:noProof/>
            <w:webHidden/>
          </w:rPr>
          <w:fldChar w:fldCharType="begin"/>
        </w:r>
        <w:r>
          <w:rPr>
            <w:noProof/>
            <w:webHidden/>
          </w:rPr>
          <w:instrText xml:space="preserve"> PAGEREF _Toc105779384 \h </w:instrText>
        </w:r>
      </w:ins>
      <w:r>
        <w:rPr>
          <w:noProof/>
          <w:webHidden/>
        </w:rPr>
      </w:r>
      <w:r>
        <w:rPr>
          <w:noProof/>
          <w:webHidden/>
        </w:rPr>
        <w:fldChar w:fldCharType="separate"/>
      </w:r>
      <w:ins w:id="216" w:author="Arun Saminathan" w:date="2022-06-10T18:48:00Z">
        <w:r>
          <w:rPr>
            <w:noProof/>
            <w:webHidden/>
          </w:rPr>
          <w:t>18</w:t>
        </w:r>
        <w:r>
          <w:rPr>
            <w:noProof/>
            <w:webHidden/>
          </w:rPr>
          <w:fldChar w:fldCharType="end"/>
        </w:r>
        <w:r w:rsidRPr="009749C6">
          <w:rPr>
            <w:rStyle w:val="Hyperlink"/>
            <w:noProof/>
          </w:rPr>
          <w:fldChar w:fldCharType="end"/>
        </w:r>
      </w:ins>
    </w:p>
    <w:p w14:paraId="2B852951" w14:textId="2112B655" w:rsidR="00FD2991" w:rsidRDefault="00FD2991">
      <w:pPr>
        <w:pStyle w:val="TOC3"/>
        <w:rPr>
          <w:ins w:id="217" w:author="Arun Saminathan" w:date="2022-06-10T18:48:00Z"/>
          <w:rFonts w:asciiTheme="minorHAnsi" w:hAnsiTheme="minorHAnsi"/>
          <w:i w:val="0"/>
          <w:sz w:val="22"/>
        </w:rPr>
      </w:pPr>
      <w:ins w:id="218" w:author="Arun Saminathan" w:date="2022-06-10T18:48:00Z">
        <w:r w:rsidRPr="009749C6">
          <w:rPr>
            <w:rStyle w:val="Hyperlink"/>
          </w:rPr>
          <w:fldChar w:fldCharType="begin"/>
        </w:r>
        <w:r w:rsidRPr="009749C6">
          <w:rPr>
            <w:rStyle w:val="Hyperlink"/>
          </w:rPr>
          <w:instrText xml:space="preserve"> </w:instrText>
        </w:r>
        <w:r>
          <w:instrText>HYPERLINK \l "_Toc105779385"</w:instrText>
        </w:r>
        <w:r w:rsidRPr="009749C6">
          <w:rPr>
            <w:rStyle w:val="Hyperlink"/>
          </w:rPr>
          <w:instrText xml:space="preserve"> </w:instrText>
        </w:r>
        <w:r w:rsidRPr="009749C6">
          <w:rPr>
            <w:rStyle w:val="Hyperlink"/>
          </w:rPr>
          <w:fldChar w:fldCharType="separate"/>
        </w:r>
        <w:r w:rsidRPr="009749C6">
          <w:rPr>
            <w:rStyle w:val="Hyperlink"/>
          </w:rPr>
          <w:t>6.3.1.</w:t>
        </w:r>
        <w:r>
          <w:rPr>
            <w:rFonts w:asciiTheme="minorHAnsi" w:hAnsiTheme="minorHAnsi"/>
            <w:i w:val="0"/>
            <w:sz w:val="22"/>
          </w:rPr>
          <w:tab/>
        </w:r>
        <w:r w:rsidRPr="009749C6">
          <w:rPr>
            <w:rStyle w:val="Hyperlink"/>
          </w:rPr>
          <w:t>Update Vehicle VIN Data</w:t>
        </w:r>
        <w:r>
          <w:rPr>
            <w:webHidden/>
          </w:rPr>
          <w:tab/>
        </w:r>
        <w:r>
          <w:rPr>
            <w:webHidden/>
          </w:rPr>
          <w:fldChar w:fldCharType="begin"/>
        </w:r>
        <w:r>
          <w:rPr>
            <w:webHidden/>
          </w:rPr>
          <w:instrText xml:space="preserve"> PAGEREF _Toc105779385 \h </w:instrText>
        </w:r>
      </w:ins>
      <w:r>
        <w:rPr>
          <w:webHidden/>
        </w:rPr>
      </w:r>
      <w:r>
        <w:rPr>
          <w:webHidden/>
        </w:rPr>
        <w:fldChar w:fldCharType="separate"/>
      </w:r>
      <w:ins w:id="219" w:author="Arun Saminathan" w:date="2022-06-10T18:48:00Z">
        <w:r>
          <w:rPr>
            <w:webHidden/>
          </w:rPr>
          <w:t>18</w:t>
        </w:r>
        <w:r>
          <w:rPr>
            <w:webHidden/>
          </w:rPr>
          <w:fldChar w:fldCharType="end"/>
        </w:r>
        <w:r w:rsidRPr="009749C6">
          <w:rPr>
            <w:rStyle w:val="Hyperlink"/>
          </w:rPr>
          <w:fldChar w:fldCharType="end"/>
        </w:r>
      </w:ins>
    </w:p>
    <w:p w14:paraId="2E8EC0C6" w14:textId="012466C8" w:rsidR="00FD2991" w:rsidRDefault="00FD2991">
      <w:pPr>
        <w:pStyle w:val="TOC4"/>
        <w:rPr>
          <w:ins w:id="220" w:author="Arun Saminathan" w:date="2022-06-10T18:48:00Z"/>
          <w:rFonts w:asciiTheme="minorHAnsi" w:hAnsiTheme="minorHAnsi"/>
          <w:i w:val="0"/>
          <w:noProof/>
          <w:sz w:val="22"/>
        </w:rPr>
      </w:pPr>
      <w:ins w:id="22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"_Toc105779386"</w:instrText>
        </w:r>
        <w:r w:rsidRPr="009749C6">
          <w:rPr>
            <w:rStyle w:val="Hyperlink"/>
            <w:noProof/>
          </w:rPr>
          <w:instrText xml:space="preserve"> </w:instrText>
        </w:r>
        <w:r w:rsidRPr="009749C6">
          <w:rPr>
            <w:rStyle w:val="Hyperlink"/>
            <w:noProof/>
          </w:rPr>
          <w:fldChar w:fldCharType="separate"/>
        </w:r>
        <w:r w:rsidRPr="009749C6">
          <w:rPr>
            <w:rStyle w:val="Hyperlink"/>
            <w:noProof/>
          </w:rPr>
          <w:t>6.3.1.1.</w:t>
        </w:r>
        <w:r>
          <w:rPr>
            <w:rFonts w:asciiTheme="minorHAnsi" w:hAnsiTheme="minorHAnsi"/>
            <w:i w:val="0"/>
            <w:noProof/>
            <w:sz w:val="22"/>
          </w:rPr>
          <w:tab/>
        </w:r>
        <w:r w:rsidRPr="009749C6">
          <w:rPr>
            <w:rStyle w:val="Hyperlink"/>
            <w:noProof/>
          </w:rPr>
          <w:t>Handling Quality Factor</w:t>
        </w:r>
        <w:r>
          <w:rPr>
            <w:noProof/>
            <w:webHidden/>
          </w:rPr>
          <w:tab/>
        </w:r>
        <w:r>
          <w:rPr>
            <w:noProof/>
            <w:webHidden/>
          </w:rPr>
          <w:fldChar w:fldCharType="begin"/>
        </w:r>
        <w:r>
          <w:rPr>
            <w:noProof/>
            <w:webHidden/>
          </w:rPr>
          <w:instrText xml:space="preserve"> PAGEREF _Toc105779386 \h </w:instrText>
        </w:r>
      </w:ins>
      <w:r>
        <w:rPr>
          <w:noProof/>
          <w:webHidden/>
        </w:rPr>
      </w:r>
      <w:r>
        <w:rPr>
          <w:noProof/>
          <w:webHidden/>
        </w:rPr>
        <w:fldChar w:fldCharType="separate"/>
      </w:r>
      <w:ins w:id="222" w:author="Arun Saminathan" w:date="2022-06-10T18:48:00Z">
        <w:r>
          <w:rPr>
            <w:noProof/>
            <w:webHidden/>
          </w:rPr>
          <w:t>18</w:t>
        </w:r>
        <w:r>
          <w:rPr>
            <w:noProof/>
            <w:webHidden/>
          </w:rPr>
          <w:fldChar w:fldCharType="end"/>
        </w:r>
        <w:r w:rsidRPr="009749C6">
          <w:rPr>
            <w:rStyle w:val="Hyperlink"/>
            <w:noProof/>
          </w:rPr>
          <w:fldChar w:fldCharType="end"/>
        </w:r>
      </w:ins>
    </w:p>
    <w:p w14:paraId="3586362F" w14:textId="578F030C" w:rsidR="00FD2991" w:rsidRDefault="00FD2991">
      <w:pPr>
        <w:pStyle w:val="TOC4"/>
        <w:rPr>
          <w:ins w:id="223" w:author="Arun Saminathan" w:date="2022-06-10T18:48:00Z"/>
          <w:rFonts w:asciiTheme="minorHAnsi" w:hAnsiTheme="minorHAnsi"/>
          <w:i w:val="0"/>
          <w:noProof/>
          <w:sz w:val="22"/>
        </w:rPr>
      </w:pPr>
      <w:ins w:id="22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"_Toc105779387"</w:instrText>
        </w:r>
        <w:r w:rsidRPr="009749C6">
          <w:rPr>
            <w:rStyle w:val="Hyperlink"/>
            <w:noProof/>
          </w:rPr>
          <w:instrText xml:space="preserve"> </w:instrText>
        </w:r>
        <w:r w:rsidRPr="009749C6">
          <w:rPr>
            <w:rStyle w:val="Hyperlink"/>
            <w:noProof/>
          </w:rPr>
          <w:fldChar w:fldCharType="separate"/>
        </w:r>
        <w:r w:rsidRPr="009749C6">
          <w:rPr>
            <w:rStyle w:val="Hyperlink"/>
            <w:noProof/>
          </w:rPr>
          <w:t>6.3.1.2.</w:t>
        </w:r>
        <w:r>
          <w:rPr>
            <w:rFonts w:asciiTheme="minorHAnsi" w:hAnsiTheme="minorHAnsi"/>
            <w:i w:val="0"/>
            <w:noProof/>
            <w:sz w:val="22"/>
          </w:rPr>
          <w:tab/>
        </w:r>
        <w:r w:rsidRPr="009749C6">
          <w:rPr>
            <w:rStyle w:val="Hyperlink"/>
            <w:noProof/>
          </w:rPr>
          <w:t>Signal/VIN Latency CAN</w:t>
        </w:r>
        <w:r>
          <w:rPr>
            <w:noProof/>
            <w:webHidden/>
          </w:rPr>
          <w:tab/>
        </w:r>
        <w:r>
          <w:rPr>
            <w:noProof/>
            <w:webHidden/>
          </w:rPr>
          <w:fldChar w:fldCharType="begin"/>
        </w:r>
        <w:r>
          <w:rPr>
            <w:noProof/>
            <w:webHidden/>
          </w:rPr>
          <w:instrText xml:space="preserve"> PAGEREF _Toc105779387 \h </w:instrText>
        </w:r>
      </w:ins>
      <w:r>
        <w:rPr>
          <w:noProof/>
          <w:webHidden/>
        </w:rPr>
      </w:r>
      <w:r>
        <w:rPr>
          <w:noProof/>
          <w:webHidden/>
        </w:rPr>
        <w:fldChar w:fldCharType="separate"/>
      </w:r>
      <w:ins w:id="225" w:author="Arun Saminathan" w:date="2022-06-10T18:48:00Z">
        <w:r>
          <w:rPr>
            <w:noProof/>
            <w:webHidden/>
          </w:rPr>
          <w:t>19</w:t>
        </w:r>
        <w:r>
          <w:rPr>
            <w:noProof/>
            <w:webHidden/>
          </w:rPr>
          <w:fldChar w:fldCharType="end"/>
        </w:r>
        <w:r w:rsidRPr="009749C6">
          <w:rPr>
            <w:rStyle w:val="Hyperlink"/>
            <w:noProof/>
          </w:rPr>
          <w:fldChar w:fldCharType="end"/>
        </w:r>
      </w:ins>
    </w:p>
    <w:p w14:paraId="78D98323" w14:textId="361DFD8E" w:rsidR="00FD2991" w:rsidRDefault="00FD2991">
      <w:pPr>
        <w:pStyle w:val="TOC3"/>
        <w:rPr>
          <w:ins w:id="226" w:author="Arun Saminathan" w:date="2022-06-10T18:48:00Z"/>
          <w:rFonts w:asciiTheme="minorHAnsi" w:hAnsiTheme="minorHAnsi"/>
          <w:i w:val="0"/>
          <w:sz w:val="22"/>
        </w:rPr>
      </w:pPr>
      <w:ins w:id="227" w:author="Arun Saminathan" w:date="2022-06-10T18:48:00Z">
        <w:r w:rsidRPr="009749C6">
          <w:rPr>
            <w:rStyle w:val="Hyperlink"/>
          </w:rPr>
          <w:fldChar w:fldCharType="begin"/>
        </w:r>
        <w:r w:rsidRPr="009749C6">
          <w:rPr>
            <w:rStyle w:val="Hyperlink"/>
          </w:rPr>
          <w:instrText xml:space="preserve"> </w:instrText>
        </w:r>
        <w:r>
          <w:instrText>HYPERLINK \l "_Toc105779388"</w:instrText>
        </w:r>
        <w:r w:rsidRPr="009749C6">
          <w:rPr>
            <w:rStyle w:val="Hyperlink"/>
          </w:rPr>
          <w:instrText xml:space="preserve"> </w:instrText>
        </w:r>
        <w:r w:rsidRPr="009749C6">
          <w:rPr>
            <w:rStyle w:val="Hyperlink"/>
          </w:rPr>
          <w:fldChar w:fldCharType="separate"/>
        </w:r>
        <w:r w:rsidRPr="009749C6">
          <w:rPr>
            <w:rStyle w:val="Hyperlink"/>
          </w:rPr>
          <w:t>6.3.2.</w:t>
        </w:r>
        <w:r>
          <w:rPr>
            <w:rFonts w:asciiTheme="minorHAnsi" w:hAnsiTheme="minorHAnsi"/>
            <w:i w:val="0"/>
            <w:sz w:val="22"/>
          </w:rPr>
          <w:tab/>
        </w:r>
        <w:r w:rsidRPr="009749C6">
          <w:rPr>
            <w:rStyle w:val="Hyperlink"/>
          </w:rPr>
          <w:t>Detect any signal/framework faults and set the corresponding DTC/mute conditions</w:t>
        </w:r>
        <w:r>
          <w:rPr>
            <w:webHidden/>
          </w:rPr>
          <w:tab/>
        </w:r>
        <w:r>
          <w:rPr>
            <w:webHidden/>
          </w:rPr>
          <w:fldChar w:fldCharType="begin"/>
        </w:r>
        <w:r>
          <w:rPr>
            <w:webHidden/>
          </w:rPr>
          <w:instrText xml:space="preserve"> PAGEREF _Toc105779388 \h </w:instrText>
        </w:r>
      </w:ins>
      <w:r>
        <w:rPr>
          <w:webHidden/>
        </w:rPr>
      </w:r>
      <w:r>
        <w:rPr>
          <w:webHidden/>
        </w:rPr>
        <w:fldChar w:fldCharType="separate"/>
      </w:r>
      <w:ins w:id="228" w:author="Arun Saminathan" w:date="2022-06-10T18:48:00Z">
        <w:r>
          <w:rPr>
            <w:webHidden/>
          </w:rPr>
          <w:t>19</w:t>
        </w:r>
        <w:r>
          <w:rPr>
            <w:webHidden/>
          </w:rPr>
          <w:fldChar w:fldCharType="end"/>
        </w:r>
        <w:r w:rsidRPr="009749C6">
          <w:rPr>
            <w:rStyle w:val="Hyperlink"/>
          </w:rPr>
          <w:fldChar w:fldCharType="end"/>
        </w:r>
      </w:ins>
    </w:p>
    <w:p w14:paraId="4B88BC4B" w14:textId="727EEE44" w:rsidR="00FD2991" w:rsidRDefault="00FD2991">
      <w:pPr>
        <w:pStyle w:val="TOC3"/>
        <w:rPr>
          <w:ins w:id="229" w:author="Arun Saminathan" w:date="2022-06-10T18:48:00Z"/>
          <w:rFonts w:asciiTheme="minorHAnsi" w:hAnsiTheme="minorHAnsi"/>
          <w:i w:val="0"/>
          <w:sz w:val="22"/>
        </w:rPr>
      </w:pPr>
      <w:ins w:id="230" w:author="Arun Saminathan" w:date="2022-06-10T18:48:00Z">
        <w:r w:rsidRPr="009749C6">
          <w:rPr>
            <w:rStyle w:val="Hyperlink"/>
          </w:rPr>
          <w:fldChar w:fldCharType="begin"/>
        </w:r>
        <w:r w:rsidRPr="009749C6">
          <w:rPr>
            <w:rStyle w:val="Hyperlink"/>
          </w:rPr>
          <w:instrText xml:space="preserve"> </w:instrText>
        </w:r>
        <w:r>
          <w:instrText>HYPERLINK \l "_Toc105779389"</w:instrText>
        </w:r>
        <w:r w:rsidRPr="009749C6">
          <w:rPr>
            <w:rStyle w:val="Hyperlink"/>
          </w:rPr>
          <w:instrText xml:space="preserve"> </w:instrText>
        </w:r>
        <w:r w:rsidRPr="009749C6">
          <w:rPr>
            <w:rStyle w:val="Hyperlink"/>
          </w:rPr>
          <w:fldChar w:fldCharType="separate"/>
        </w:r>
        <w:r w:rsidRPr="009749C6">
          <w:rPr>
            <w:rStyle w:val="Hyperlink"/>
          </w:rPr>
          <w:t>6.3.3.</w:t>
        </w:r>
        <w:r>
          <w:rPr>
            <w:rFonts w:asciiTheme="minorHAnsi" w:hAnsiTheme="minorHAnsi"/>
            <w:i w:val="0"/>
            <w:sz w:val="22"/>
          </w:rPr>
          <w:tab/>
        </w:r>
        <w:r w:rsidRPr="009749C6">
          <w:rPr>
            <w:rStyle w:val="Hyperlink"/>
          </w:rPr>
          <w:t>Update Heartbeat In value</w:t>
        </w:r>
        <w:r>
          <w:rPr>
            <w:webHidden/>
          </w:rPr>
          <w:tab/>
        </w:r>
        <w:r>
          <w:rPr>
            <w:webHidden/>
          </w:rPr>
          <w:fldChar w:fldCharType="begin"/>
        </w:r>
        <w:r>
          <w:rPr>
            <w:webHidden/>
          </w:rPr>
          <w:instrText xml:space="preserve"> PAGEREF _Toc105779389 \h </w:instrText>
        </w:r>
      </w:ins>
      <w:r>
        <w:rPr>
          <w:webHidden/>
        </w:rPr>
      </w:r>
      <w:r>
        <w:rPr>
          <w:webHidden/>
        </w:rPr>
        <w:fldChar w:fldCharType="separate"/>
      </w:r>
      <w:ins w:id="231" w:author="Arun Saminathan" w:date="2022-06-10T18:48:00Z">
        <w:r>
          <w:rPr>
            <w:webHidden/>
          </w:rPr>
          <w:t>19</w:t>
        </w:r>
        <w:r>
          <w:rPr>
            <w:webHidden/>
          </w:rPr>
          <w:fldChar w:fldCharType="end"/>
        </w:r>
        <w:r w:rsidRPr="009749C6">
          <w:rPr>
            <w:rStyle w:val="Hyperlink"/>
          </w:rPr>
          <w:fldChar w:fldCharType="end"/>
        </w:r>
      </w:ins>
    </w:p>
    <w:p w14:paraId="57AC5659" w14:textId="111B8B14" w:rsidR="00FD2991" w:rsidRDefault="00FD2991">
      <w:pPr>
        <w:pStyle w:val="TOC3"/>
        <w:rPr>
          <w:ins w:id="232" w:author="Arun Saminathan" w:date="2022-06-10T18:48:00Z"/>
          <w:rFonts w:asciiTheme="minorHAnsi" w:hAnsiTheme="minorHAnsi"/>
          <w:i w:val="0"/>
          <w:sz w:val="22"/>
        </w:rPr>
      </w:pPr>
      <w:ins w:id="233" w:author="Arun Saminathan" w:date="2022-06-10T18:48:00Z">
        <w:r w:rsidRPr="009749C6">
          <w:rPr>
            <w:rStyle w:val="Hyperlink"/>
          </w:rPr>
          <w:fldChar w:fldCharType="begin"/>
        </w:r>
        <w:r w:rsidRPr="009749C6">
          <w:rPr>
            <w:rStyle w:val="Hyperlink"/>
          </w:rPr>
          <w:instrText xml:space="preserve"> </w:instrText>
        </w:r>
        <w:r>
          <w:instrText>HYPERLINK \l "_Toc105779390"</w:instrText>
        </w:r>
        <w:r w:rsidRPr="009749C6">
          <w:rPr>
            <w:rStyle w:val="Hyperlink"/>
          </w:rPr>
          <w:instrText xml:space="preserve"> </w:instrText>
        </w:r>
        <w:r w:rsidRPr="009749C6">
          <w:rPr>
            <w:rStyle w:val="Hyperlink"/>
          </w:rPr>
          <w:fldChar w:fldCharType="separate"/>
        </w:r>
        <w:r w:rsidRPr="009749C6">
          <w:rPr>
            <w:rStyle w:val="Hyperlink"/>
          </w:rPr>
          <w:t>6.3.4.</w:t>
        </w:r>
        <w:r>
          <w:rPr>
            <w:rFonts w:asciiTheme="minorHAnsi" w:hAnsiTheme="minorHAnsi"/>
            <w:i w:val="0"/>
            <w:sz w:val="22"/>
          </w:rPr>
          <w:tab/>
        </w:r>
        <w:r w:rsidRPr="009749C6">
          <w:rPr>
            <w:rStyle w:val="Hyperlink"/>
          </w:rPr>
          <w:t>Convey A2B mute/unmute state</w:t>
        </w:r>
        <w:r>
          <w:rPr>
            <w:webHidden/>
          </w:rPr>
          <w:tab/>
        </w:r>
        <w:r>
          <w:rPr>
            <w:webHidden/>
          </w:rPr>
          <w:fldChar w:fldCharType="begin"/>
        </w:r>
        <w:r>
          <w:rPr>
            <w:webHidden/>
          </w:rPr>
          <w:instrText xml:space="preserve"> PAGEREF _Toc105779390 \h </w:instrText>
        </w:r>
      </w:ins>
      <w:r>
        <w:rPr>
          <w:webHidden/>
        </w:rPr>
      </w:r>
      <w:r>
        <w:rPr>
          <w:webHidden/>
        </w:rPr>
        <w:fldChar w:fldCharType="separate"/>
      </w:r>
      <w:ins w:id="234" w:author="Arun Saminathan" w:date="2022-06-10T18:48:00Z">
        <w:r>
          <w:rPr>
            <w:webHidden/>
          </w:rPr>
          <w:t>19</w:t>
        </w:r>
        <w:r>
          <w:rPr>
            <w:webHidden/>
          </w:rPr>
          <w:fldChar w:fldCharType="end"/>
        </w:r>
        <w:r w:rsidRPr="009749C6">
          <w:rPr>
            <w:rStyle w:val="Hyperlink"/>
          </w:rPr>
          <w:fldChar w:fldCharType="end"/>
        </w:r>
      </w:ins>
    </w:p>
    <w:p w14:paraId="09796AA7" w14:textId="09E33CE8" w:rsidR="00FD2991" w:rsidRDefault="00FD2991">
      <w:pPr>
        <w:pStyle w:val="TOC3"/>
        <w:rPr>
          <w:ins w:id="235" w:author="Arun Saminathan" w:date="2022-06-10T18:48:00Z"/>
          <w:rFonts w:asciiTheme="minorHAnsi" w:hAnsiTheme="minorHAnsi"/>
          <w:i w:val="0"/>
          <w:sz w:val="22"/>
        </w:rPr>
      </w:pPr>
      <w:ins w:id="236" w:author="Arun Saminathan" w:date="2022-06-10T18:48:00Z">
        <w:r w:rsidRPr="009749C6">
          <w:rPr>
            <w:rStyle w:val="Hyperlink"/>
          </w:rPr>
          <w:fldChar w:fldCharType="begin"/>
        </w:r>
        <w:r w:rsidRPr="009749C6">
          <w:rPr>
            <w:rStyle w:val="Hyperlink"/>
          </w:rPr>
          <w:instrText xml:space="preserve"> </w:instrText>
        </w:r>
        <w:r>
          <w:instrText>HYPERLINK \l "_Toc105779391"</w:instrText>
        </w:r>
        <w:r w:rsidRPr="009749C6">
          <w:rPr>
            <w:rStyle w:val="Hyperlink"/>
          </w:rPr>
          <w:instrText xml:space="preserve"> </w:instrText>
        </w:r>
        <w:r w:rsidRPr="009749C6">
          <w:rPr>
            <w:rStyle w:val="Hyperlink"/>
          </w:rPr>
          <w:fldChar w:fldCharType="separate"/>
        </w:r>
        <w:r w:rsidRPr="009749C6">
          <w:rPr>
            <w:rStyle w:val="Hyperlink"/>
          </w:rPr>
          <w:t>6.3.5.</w:t>
        </w:r>
        <w:r>
          <w:rPr>
            <w:rFonts w:asciiTheme="minorHAnsi" w:hAnsiTheme="minorHAnsi"/>
            <w:i w:val="0"/>
            <w:sz w:val="22"/>
          </w:rPr>
          <w:tab/>
        </w:r>
        <w:r w:rsidRPr="009749C6">
          <w:rPr>
            <w:rStyle w:val="Hyperlink"/>
          </w:rPr>
          <w:t>Respond to PS HMI enable/disable state changes by conveying corresponding enable VIN</w:t>
        </w:r>
        <w:r>
          <w:rPr>
            <w:webHidden/>
          </w:rPr>
          <w:tab/>
        </w:r>
        <w:r>
          <w:rPr>
            <w:webHidden/>
          </w:rPr>
          <w:fldChar w:fldCharType="begin"/>
        </w:r>
        <w:r>
          <w:rPr>
            <w:webHidden/>
          </w:rPr>
          <w:instrText xml:space="preserve"> PAGEREF _Toc105779391 \h </w:instrText>
        </w:r>
      </w:ins>
      <w:r>
        <w:rPr>
          <w:webHidden/>
        </w:rPr>
      </w:r>
      <w:r>
        <w:rPr>
          <w:webHidden/>
        </w:rPr>
        <w:fldChar w:fldCharType="separate"/>
      </w:r>
      <w:ins w:id="237" w:author="Arun Saminathan" w:date="2022-06-10T18:48:00Z">
        <w:r>
          <w:rPr>
            <w:webHidden/>
          </w:rPr>
          <w:t>20</w:t>
        </w:r>
        <w:r>
          <w:rPr>
            <w:webHidden/>
          </w:rPr>
          <w:fldChar w:fldCharType="end"/>
        </w:r>
        <w:r w:rsidRPr="009749C6">
          <w:rPr>
            <w:rStyle w:val="Hyperlink"/>
          </w:rPr>
          <w:fldChar w:fldCharType="end"/>
        </w:r>
      </w:ins>
    </w:p>
    <w:p w14:paraId="11FD45BD" w14:textId="2B98409B" w:rsidR="00FD2991" w:rsidRDefault="00FD2991">
      <w:pPr>
        <w:pStyle w:val="TOC3"/>
        <w:rPr>
          <w:ins w:id="238" w:author="Arun Saminathan" w:date="2022-06-10T18:48:00Z"/>
          <w:rFonts w:asciiTheme="minorHAnsi" w:hAnsiTheme="minorHAnsi"/>
          <w:i w:val="0"/>
          <w:sz w:val="22"/>
        </w:rPr>
      </w:pPr>
      <w:ins w:id="239" w:author="Arun Saminathan" w:date="2022-06-10T18:48:00Z">
        <w:r w:rsidRPr="009749C6">
          <w:rPr>
            <w:rStyle w:val="Hyperlink"/>
          </w:rPr>
          <w:fldChar w:fldCharType="begin"/>
        </w:r>
        <w:r w:rsidRPr="009749C6">
          <w:rPr>
            <w:rStyle w:val="Hyperlink"/>
          </w:rPr>
          <w:instrText xml:space="preserve"> </w:instrText>
        </w:r>
        <w:r>
          <w:instrText>HYPERLINK \l "_Toc105779392"</w:instrText>
        </w:r>
        <w:r w:rsidRPr="009749C6">
          <w:rPr>
            <w:rStyle w:val="Hyperlink"/>
          </w:rPr>
          <w:instrText xml:space="preserve"> </w:instrText>
        </w:r>
        <w:r w:rsidRPr="009749C6">
          <w:rPr>
            <w:rStyle w:val="Hyperlink"/>
          </w:rPr>
          <w:fldChar w:fldCharType="separate"/>
        </w:r>
        <w:r w:rsidRPr="009749C6">
          <w:rPr>
            <w:rStyle w:val="Hyperlink"/>
          </w:rPr>
          <w:t>6.3.6.</w:t>
        </w:r>
        <w:r>
          <w:rPr>
            <w:rFonts w:asciiTheme="minorHAnsi" w:hAnsiTheme="minorHAnsi"/>
            <w:i w:val="0"/>
            <w:sz w:val="22"/>
          </w:rPr>
          <w:tab/>
        </w:r>
        <w:r w:rsidRPr="009749C6">
          <w:rPr>
            <w:rStyle w:val="Hyperlink"/>
          </w:rPr>
          <w:t>Read derived VINs periodically and latch fault/mute conditions as appropriate</w:t>
        </w:r>
        <w:r>
          <w:rPr>
            <w:webHidden/>
          </w:rPr>
          <w:tab/>
        </w:r>
        <w:r>
          <w:rPr>
            <w:webHidden/>
          </w:rPr>
          <w:fldChar w:fldCharType="begin"/>
        </w:r>
        <w:r>
          <w:rPr>
            <w:webHidden/>
          </w:rPr>
          <w:instrText xml:space="preserve"> PAGEREF _Toc105779392 \h </w:instrText>
        </w:r>
      </w:ins>
      <w:r>
        <w:rPr>
          <w:webHidden/>
        </w:rPr>
      </w:r>
      <w:r>
        <w:rPr>
          <w:webHidden/>
        </w:rPr>
        <w:fldChar w:fldCharType="separate"/>
      </w:r>
      <w:ins w:id="240" w:author="Arun Saminathan" w:date="2022-06-10T18:48:00Z">
        <w:r>
          <w:rPr>
            <w:webHidden/>
          </w:rPr>
          <w:t>20</w:t>
        </w:r>
        <w:r>
          <w:rPr>
            <w:webHidden/>
          </w:rPr>
          <w:fldChar w:fldCharType="end"/>
        </w:r>
        <w:r w:rsidRPr="009749C6">
          <w:rPr>
            <w:rStyle w:val="Hyperlink"/>
          </w:rPr>
          <w:fldChar w:fldCharType="end"/>
        </w:r>
      </w:ins>
    </w:p>
    <w:p w14:paraId="3C69188F" w14:textId="53987AED" w:rsidR="00FD2991" w:rsidRDefault="00FD2991">
      <w:pPr>
        <w:pStyle w:val="TOC3"/>
        <w:rPr>
          <w:ins w:id="241" w:author="Arun Saminathan" w:date="2022-06-10T18:48:00Z"/>
          <w:rFonts w:asciiTheme="minorHAnsi" w:hAnsiTheme="minorHAnsi"/>
          <w:i w:val="0"/>
          <w:sz w:val="22"/>
        </w:rPr>
      </w:pPr>
      <w:ins w:id="242" w:author="Arun Saminathan" w:date="2022-06-10T18:48:00Z">
        <w:r w:rsidRPr="009749C6">
          <w:rPr>
            <w:rStyle w:val="Hyperlink"/>
          </w:rPr>
          <w:fldChar w:fldCharType="begin"/>
        </w:r>
        <w:r w:rsidRPr="009749C6">
          <w:rPr>
            <w:rStyle w:val="Hyperlink"/>
          </w:rPr>
          <w:instrText xml:space="preserve"> </w:instrText>
        </w:r>
        <w:r>
          <w:instrText>HYPERLINK \l "_Toc105779393"</w:instrText>
        </w:r>
        <w:r w:rsidRPr="009749C6">
          <w:rPr>
            <w:rStyle w:val="Hyperlink"/>
          </w:rPr>
          <w:instrText xml:space="preserve"> </w:instrText>
        </w:r>
        <w:r w:rsidRPr="009749C6">
          <w:rPr>
            <w:rStyle w:val="Hyperlink"/>
          </w:rPr>
          <w:fldChar w:fldCharType="separate"/>
        </w:r>
        <w:r w:rsidRPr="009749C6">
          <w:rPr>
            <w:rStyle w:val="Hyperlink"/>
          </w:rPr>
          <w:t>6.3.7.</w:t>
        </w:r>
        <w:r>
          <w:rPr>
            <w:rFonts w:asciiTheme="minorHAnsi" w:hAnsiTheme="minorHAnsi"/>
            <w:i w:val="0"/>
            <w:sz w:val="22"/>
          </w:rPr>
          <w:tab/>
        </w:r>
        <w:r w:rsidRPr="009749C6">
          <w:rPr>
            <w:rStyle w:val="Hyperlink"/>
          </w:rPr>
          <w:t>Periodically read library operational status</w:t>
        </w:r>
        <w:r>
          <w:rPr>
            <w:webHidden/>
          </w:rPr>
          <w:tab/>
        </w:r>
        <w:r>
          <w:rPr>
            <w:webHidden/>
          </w:rPr>
          <w:fldChar w:fldCharType="begin"/>
        </w:r>
        <w:r>
          <w:rPr>
            <w:webHidden/>
          </w:rPr>
          <w:instrText xml:space="preserve"> PAGEREF _Toc105779393 \h </w:instrText>
        </w:r>
      </w:ins>
      <w:r>
        <w:rPr>
          <w:webHidden/>
        </w:rPr>
      </w:r>
      <w:r>
        <w:rPr>
          <w:webHidden/>
        </w:rPr>
        <w:fldChar w:fldCharType="separate"/>
      </w:r>
      <w:ins w:id="243" w:author="Arun Saminathan" w:date="2022-06-10T18:48:00Z">
        <w:r>
          <w:rPr>
            <w:webHidden/>
          </w:rPr>
          <w:t>20</w:t>
        </w:r>
        <w:r>
          <w:rPr>
            <w:webHidden/>
          </w:rPr>
          <w:fldChar w:fldCharType="end"/>
        </w:r>
        <w:r w:rsidRPr="009749C6">
          <w:rPr>
            <w:rStyle w:val="Hyperlink"/>
          </w:rPr>
          <w:fldChar w:fldCharType="end"/>
        </w:r>
      </w:ins>
    </w:p>
    <w:p w14:paraId="26E008EE" w14:textId="10652BE5" w:rsidR="00FD2991" w:rsidRDefault="00FD2991">
      <w:pPr>
        <w:pStyle w:val="TOC3"/>
        <w:rPr>
          <w:ins w:id="244" w:author="Arun Saminathan" w:date="2022-06-10T18:48:00Z"/>
          <w:rFonts w:asciiTheme="minorHAnsi" w:hAnsiTheme="minorHAnsi"/>
          <w:i w:val="0"/>
          <w:sz w:val="22"/>
        </w:rPr>
      </w:pPr>
      <w:ins w:id="245" w:author="Arun Saminathan" w:date="2022-06-10T18:48:00Z">
        <w:r w:rsidRPr="009749C6">
          <w:rPr>
            <w:rStyle w:val="Hyperlink"/>
          </w:rPr>
          <w:fldChar w:fldCharType="begin"/>
        </w:r>
        <w:r w:rsidRPr="009749C6">
          <w:rPr>
            <w:rStyle w:val="Hyperlink"/>
          </w:rPr>
          <w:instrText xml:space="preserve"> </w:instrText>
        </w:r>
        <w:r>
          <w:instrText>HYPERLINK \l "_Toc105779394"</w:instrText>
        </w:r>
        <w:r w:rsidRPr="009749C6">
          <w:rPr>
            <w:rStyle w:val="Hyperlink"/>
          </w:rPr>
          <w:instrText xml:space="preserve"> </w:instrText>
        </w:r>
        <w:r w:rsidRPr="009749C6">
          <w:rPr>
            <w:rStyle w:val="Hyperlink"/>
          </w:rPr>
          <w:fldChar w:fldCharType="separate"/>
        </w:r>
        <w:r w:rsidRPr="009749C6">
          <w:rPr>
            <w:rStyle w:val="Hyperlink"/>
          </w:rPr>
          <w:t>6.3.8.</w:t>
        </w:r>
        <w:r>
          <w:rPr>
            <w:rFonts w:asciiTheme="minorHAnsi" w:hAnsiTheme="minorHAnsi"/>
            <w:i w:val="0"/>
            <w:sz w:val="22"/>
          </w:rPr>
          <w:tab/>
        </w:r>
        <w:r w:rsidRPr="009749C6">
          <w:rPr>
            <w:rStyle w:val="Hyperlink"/>
          </w:rPr>
          <w:t>ANC Divergence status</w:t>
        </w:r>
        <w:r>
          <w:rPr>
            <w:webHidden/>
          </w:rPr>
          <w:tab/>
        </w:r>
        <w:r>
          <w:rPr>
            <w:webHidden/>
          </w:rPr>
          <w:fldChar w:fldCharType="begin"/>
        </w:r>
        <w:r>
          <w:rPr>
            <w:webHidden/>
          </w:rPr>
          <w:instrText xml:space="preserve"> PAGEREF _Toc105779394 \h </w:instrText>
        </w:r>
      </w:ins>
      <w:r>
        <w:rPr>
          <w:webHidden/>
        </w:rPr>
      </w:r>
      <w:r>
        <w:rPr>
          <w:webHidden/>
        </w:rPr>
        <w:fldChar w:fldCharType="separate"/>
      </w:r>
      <w:ins w:id="246" w:author="Arun Saminathan" w:date="2022-06-10T18:48:00Z">
        <w:r>
          <w:rPr>
            <w:webHidden/>
          </w:rPr>
          <w:t>20</w:t>
        </w:r>
        <w:r>
          <w:rPr>
            <w:webHidden/>
          </w:rPr>
          <w:fldChar w:fldCharType="end"/>
        </w:r>
        <w:r w:rsidRPr="009749C6">
          <w:rPr>
            <w:rStyle w:val="Hyperlink"/>
          </w:rPr>
          <w:fldChar w:fldCharType="end"/>
        </w:r>
      </w:ins>
    </w:p>
    <w:p w14:paraId="7BC36A46" w14:textId="5A03DEF2" w:rsidR="00FD2991" w:rsidRDefault="00FD2991">
      <w:pPr>
        <w:pStyle w:val="TOC3"/>
        <w:rPr>
          <w:ins w:id="247" w:author="Arun Saminathan" w:date="2022-06-10T18:48:00Z"/>
          <w:rFonts w:asciiTheme="minorHAnsi" w:hAnsiTheme="minorHAnsi"/>
          <w:i w:val="0"/>
          <w:sz w:val="22"/>
        </w:rPr>
      </w:pPr>
      <w:ins w:id="248" w:author="Arun Saminathan" w:date="2022-06-10T18:48:00Z">
        <w:r w:rsidRPr="009749C6">
          <w:rPr>
            <w:rStyle w:val="Hyperlink"/>
          </w:rPr>
          <w:fldChar w:fldCharType="begin"/>
        </w:r>
        <w:r w:rsidRPr="009749C6">
          <w:rPr>
            <w:rStyle w:val="Hyperlink"/>
          </w:rPr>
          <w:instrText xml:space="preserve"> </w:instrText>
        </w:r>
        <w:r>
          <w:instrText>HYPERLINK \l "_Toc105779395"</w:instrText>
        </w:r>
        <w:r w:rsidRPr="009749C6">
          <w:rPr>
            <w:rStyle w:val="Hyperlink"/>
          </w:rPr>
          <w:instrText xml:space="preserve"> </w:instrText>
        </w:r>
        <w:r w:rsidRPr="009749C6">
          <w:rPr>
            <w:rStyle w:val="Hyperlink"/>
          </w:rPr>
          <w:fldChar w:fldCharType="separate"/>
        </w:r>
        <w:r w:rsidRPr="009749C6">
          <w:rPr>
            <w:rStyle w:val="Hyperlink"/>
          </w:rPr>
          <w:t>6.3.9.</w:t>
        </w:r>
        <w:r>
          <w:rPr>
            <w:rFonts w:asciiTheme="minorHAnsi" w:hAnsiTheme="minorHAnsi"/>
            <w:i w:val="0"/>
            <w:sz w:val="22"/>
          </w:rPr>
          <w:tab/>
        </w:r>
        <w:r w:rsidRPr="009749C6">
          <w:rPr>
            <w:rStyle w:val="Hyperlink"/>
          </w:rPr>
          <w:t>Library call count</w:t>
        </w:r>
        <w:r>
          <w:rPr>
            <w:webHidden/>
          </w:rPr>
          <w:tab/>
        </w:r>
        <w:r>
          <w:rPr>
            <w:webHidden/>
          </w:rPr>
          <w:fldChar w:fldCharType="begin"/>
        </w:r>
        <w:r>
          <w:rPr>
            <w:webHidden/>
          </w:rPr>
          <w:instrText xml:space="preserve"> PAGEREF _Toc105779395 \h </w:instrText>
        </w:r>
      </w:ins>
      <w:r>
        <w:rPr>
          <w:webHidden/>
        </w:rPr>
      </w:r>
      <w:r>
        <w:rPr>
          <w:webHidden/>
        </w:rPr>
        <w:fldChar w:fldCharType="separate"/>
      </w:r>
      <w:ins w:id="249" w:author="Arun Saminathan" w:date="2022-06-10T18:48:00Z">
        <w:r>
          <w:rPr>
            <w:webHidden/>
          </w:rPr>
          <w:t>20</w:t>
        </w:r>
        <w:r>
          <w:rPr>
            <w:webHidden/>
          </w:rPr>
          <w:fldChar w:fldCharType="end"/>
        </w:r>
        <w:r w:rsidRPr="009749C6">
          <w:rPr>
            <w:rStyle w:val="Hyperlink"/>
          </w:rPr>
          <w:fldChar w:fldCharType="end"/>
        </w:r>
      </w:ins>
    </w:p>
    <w:p w14:paraId="12D0FB24" w14:textId="743BE778" w:rsidR="00FD2991" w:rsidRDefault="00FD2991">
      <w:pPr>
        <w:pStyle w:val="TOC3"/>
        <w:rPr>
          <w:ins w:id="250" w:author="Arun Saminathan" w:date="2022-06-10T18:48:00Z"/>
          <w:rFonts w:asciiTheme="minorHAnsi" w:hAnsiTheme="minorHAnsi"/>
          <w:i w:val="0"/>
          <w:sz w:val="22"/>
        </w:rPr>
      </w:pPr>
      <w:ins w:id="251" w:author="Arun Saminathan" w:date="2022-06-10T18:48:00Z">
        <w:r w:rsidRPr="009749C6">
          <w:rPr>
            <w:rStyle w:val="Hyperlink"/>
          </w:rPr>
          <w:fldChar w:fldCharType="begin"/>
        </w:r>
        <w:r w:rsidRPr="009749C6">
          <w:rPr>
            <w:rStyle w:val="Hyperlink"/>
          </w:rPr>
          <w:instrText xml:space="preserve"> </w:instrText>
        </w:r>
        <w:r>
          <w:instrText>HYPERLINK \l "_Toc105779396"</w:instrText>
        </w:r>
        <w:r w:rsidRPr="009749C6">
          <w:rPr>
            <w:rStyle w:val="Hyperlink"/>
          </w:rPr>
          <w:instrText xml:space="preserve"> </w:instrText>
        </w:r>
        <w:r w:rsidRPr="009749C6">
          <w:rPr>
            <w:rStyle w:val="Hyperlink"/>
          </w:rPr>
          <w:fldChar w:fldCharType="separate"/>
        </w:r>
        <w:r w:rsidRPr="009749C6">
          <w:rPr>
            <w:rStyle w:val="Hyperlink"/>
          </w:rPr>
          <w:t>6.3.10.</w:t>
        </w:r>
        <w:r>
          <w:rPr>
            <w:rFonts w:asciiTheme="minorHAnsi" w:hAnsiTheme="minorHAnsi"/>
            <w:i w:val="0"/>
            <w:sz w:val="22"/>
          </w:rPr>
          <w:tab/>
        </w:r>
        <w:r w:rsidRPr="009749C6">
          <w:rPr>
            <w:rStyle w:val="Hyperlink"/>
          </w:rPr>
          <w:t>Respond to Mic faults</w:t>
        </w:r>
        <w:r>
          <w:rPr>
            <w:webHidden/>
          </w:rPr>
          <w:tab/>
        </w:r>
        <w:r>
          <w:rPr>
            <w:webHidden/>
          </w:rPr>
          <w:fldChar w:fldCharType="begin"/>
        </w:r>
        <w:r>
          <w:rPr>
            <w:webHidden/>
          </w:rPr>
          <w:instrText xml:space="preserve"> PAGEREF _Toc105779396 \h </w:instrText>
        </w:r>
      </w:ins>
      <w:r>
        <w:rPr>
          <w:webHidden/>
        </w:rPr>
      </w:r>
      <w:r>
        <w:rPr>
          <w:webHidden/>
        </w:rPr>
        <w:fldChar w:fldCharType="separate"/>
      </w:r>
      <w:ins w:id="252" w:author="Arun Saminathan" w:date="2022-06-10T18:48:00Z">
        <w:r>
          <w:rPr>
            <w:webHidden/>
          </w:rPr>
          <w:t>20</w:t>
        </w:r>
        <w:r>
          <w:rPr>
            <w:webHidden/>
          </w:rPr>
          <w:fldChar w:fldCharType="end"/>
        </w:r>
        <w:r w:rsidRPr="009749C6">
          <w:rPr>
            <w:rStyle w:val="Hyperlink"/>
          </w:rPr>
          <w:fldChar w:fldCharType="end"/>
        </w:r>
      </w:ins>
    </w:p>
    <w:p w14:paraId="763F435B" w14:textId="76B4574B" w:rsidR="00FD2991" w:rsidRDefault="00FD2991">
      <w:pPr>
        <w:pStyle w:val="TOC3"/>
        <w:rPr>
          <w:ins w:id="253" w:author="Arun Saminathan" w:date="2022-06-10T18:48:00Z"/>
          <w:rFonts w:asciiTheme="minorHAnsi" w:hAnsiTheme="minorHAnsi"/>
          <w:i w:val="0"/>
          <w:sz w:val="22"/>
        </w:rPr>
      </w:pPr>
      <w:ins w:id="254" w:author="Arun Saminathan" w:date="2022-06-10T18:48:00Z">
        <w:r w:rsidRPr="009749C6">
          <w:rPr>
            <w:rStyle w:val="Hyperlink"/>
          </w:rPr>
          <w:fldChar w:fldCharType="begin"/>
        </w:r>
        <w:r w:rsidRPr="009749C6">
          <w:rPr>
            <w:rStyle w:val="Hyperlink"/>
          </w:rPr>
          <w:instrText xml:space="preserve"> </w:instrText>
        </w:r>
        <w:r>
          <w:instrText>HYPERLINK \l "_Toc105779397"</w:instrText>
        </w:r>
        <w:r w:rsidRPr="009749C6">
          <w:rPr>
            <w:rStyle w:val="Hyperlink"/>
          </w:rPr>
          <w:instrText xml:space="preserve"> </w:instrText>
        </w:r>
        <w:r w:rsidRPr="009749C6">
          <w:rPr>
            <w:rStyle w:val="Hyperlink"/>
          </w:rPr>
          <w:fldChar w:fldCharType="separate"/>
        </w:r>
        <w:r w:rsidRPr="009749C6">
          <w:rPr>
            <w:rStyle w:val="Hyperlink"/>
          </w:rPr>
          <w:t>6.3.11.</w:t>
        </w:r>
        <w:r>
          <w:rPr>
            <w:rFonts w:asciiTheme="minorHAnsi" w:hAnsiTheme="minorHAnsi"/>
            <w:i w:val="0"/>
            <w:sz w:val="22"/>
          </w:rPr>
          <w:tab/>
        </w:r>
        <w:r w:rsidRPr="009749C6">
          <w:rPr>
            <w:rStyle w:val="Hyperlink"/>
          </w:rPr>
          <w:t>Respond to Diagnostic I/O controls/routine requests</w:t>
        </w:r>
        <w:r>
          <w:rPr>
            <w:webHidden/>
          </w:rPr>
          <w:tab/>
        </w:r>
        <w:r>
          <w:rPr>
            <w:webHidden/>
          </w:rPr>
          <w:fldChar w:fldCharType="begin"/>
        </w:r>
        <w:r>
          <w:rPr>
            <w:webHidden/>
          </w:rPr>
          <w:instrText xml:space="preserve"> PAGEREF _Toc105779397 \h </w:instrText>
        </w:r>
      </w:ins>
      <w:r>
        <w:rPr>
          <w:webHidden/>
        </w:rPr>
      </w:r>
      <w:r>
        <w:rPr>
          <w:webHidden/>
        </w:rPr>
        <w:fldChar w:fldCharType="separate"/>
      </w:r>
      <w:ins w:id="255" w:author="Arun Saminathan" w:date="2022-06-10T18:48:00Z">
        <w:r>
          <w:rPr>
            <w:webHidden/>
          </w:rPr>
          <w:t>20</w:t>
        </w:r>
        <w:r>
          <w:rPr>
            <w:webHidden/>
          </w:rPr>
          <w:fldChar w:fldCharType="end"/>
        </w:r>
        <w:r w:rsidRPr="009749C6">
          <w:rPr>
            <w:rStyle w:val="Hyperlink"/>
          </w:rPr>
          <w:fldChar w:fldCharType="end"/>
        </w:r>
      </w:ins>
    </w:p>
    <w:p w14:paraId="7407EB7F" w14:textId="60E84FB7" w:rsidR="00FD2991" w:rsidRDefault="00FD2991">
      <w:pPr>
        <w:pStyle w:val="TOC3"/>
        <w:rPr>
          <w:ins w:id="256" w:author="Arun Saminathan" w:date="2022-06-10T18:48:00Z"/>
          <w:rFonts w:asciiTheme="minorHAnsi" w:hAnsiTheme="minorHAnsi"/>
          <w:i w:val="0"/>
          <w:sz w:val="22"/>
        </w:rPr>
      </w:pPr>
      <w:ins w:id="257" w:author="Arun Saminathan" w:date="2022-06-10T18:48:00Z">
        <w:r w:rsidRPr="009749C6">
          <w:rPr>
            <w:rStyle w:val="Hyperlink"/>
          </w:rPr>
          <w:fldChar w:fldCharType="begin"/>
        </w:r>
        <w:r w:rsidRPr="009749C6">
          <w:rPr>
            <w:rStyle w:val="Hyperlink"/>
          </w:rPr>
          <w:instrText xml:space="preserve"> </w:instrText>
        </w:r>
        <w:r>
          <w:instrText>HYPERLINK \l "_Toc105779398"</w:instrText>
        </w:r>
        <w:r w:rsidRPr="009749C6">
          <w:rPr>
            <w:rStyle w:val="Hyperlink"/>
          </w:rPr>
          <w:instrText xml:space="preserve"> </w:instrText>
        </w:r>
        <w:r w:rsidRPr="009749C6">
          <w:rPr>
            <w:rStyle w:val="Hyperlink"/>
          </w:rPr>
          <w:fldChar w:fldCharType="separate"/>
        </w:r>
        <w:r w:rsidRPr="009749C6">
          <w:rPr>
            <w:rStyle w:val="Hyperlink"/>
          </w:rPr>
          <w:t>6.3.12.</w:t>
        </w:r>
        <w:r>
          <w:rPr>
            <w:rFonts w:asciiTheme="minorHAnsi" w:hAnsiTheme="minorHAnsi"/>
            <w:i w:val="0"/>
            <w:sz w:val="22"/>
          </w:rPr>
          <w:tab/>
        </w:r>
        <w:r w:rsidRPr="009749C6">
          <w:rPr>
            <w:rStyle w:val="Hyperlink"/>
          </w:rPr>
          <w:t>Load/unload configuration as needed</w:t>
        </w:r>
        <w:r>
          <w:rPr>
            <w:webHidden/>
          </w:rPr>
          <w:tab/>
        </w:r>
        <w:r>
          <w:rPr>
            <w:webHidden/>
          </w:rPr>
          <w:fldChar w:fldCharType="begin"/>
        </w:r>
        <w:r>
          <w:rPr>
            <w:webHidden/>
          </w:rPr>
          <w:instrText xml:space="preserve"> PAGEREF _Toc105779398 \h </w:instrText>
        </w:r>
      </w:ins>
      <w:r>
        <w:rPr>
          <w:webHidden/>
        </w:rPr>
      </w:r>
      <w:r>
        <w:rPr>
          <w:webHidden/>
        </w:rPr>
        <w:fldChar w:fldCharType="separate"/>
      </w:r>
      <w:ins w:id="258" w:author="Arun Saminathan" w:date="2022-06-10T18:48:00Z">
        <w:r>
          <w:rPr>
            <w:webHidden/>
          </w:rPr>
          <w:t>20</w:t>
        </w:r>
        <w:r>
          <w:rPr>
            <w:webHidden/>
          </w:rPr>
          <w:fldChar w:fldCharType="end"/>
        </w:r>
        <w:r w:rsidRPr="009749C6">
          <w:rPr>
            <w:rStyle w:val="Hyperlink"/>
          </w:rPr>
          <w:fldChar w:fldCharType="end"/>
        </w:r>
      </w:ins>
    </w:p>
    <w:p w14:paraId="6EE267A3" w14:textId="4EBEE843" w:rsidR="00FD2991" w:rsidRDefault="00FD2991">
      <w:pPr>
        <w:pStyle w:val="TOC3"/>
        <w:rPr>
          <w:ins w:id="259" w:author="Arun Saminathan" w:date="2022-06-10T18:48:00Z"/>
          <w:rFonts w:asciiTheme="minorHAnsi" w:hAnsiTheme="minorHAnsi"/>
          <w:i w:val="0"/>
          <w:sz w:val="22"/>
        </w:rPr>
      </w:pPr>
      <w:ins w:id="260" w:author="Arun Saminathan" w:date="2022-06-10T18:48:00Z">
        <w:r w:rsidRPr="009749C6">
          <w:rPr>
            <w:rStyle w:val="Hyperlink"/>
          </w:rPr>
          <w:fldChar w:fldCharType="begin"/>
        </w:r>
        <w:r w:rsidRPr="009749C6">
          <w:rPr>
            <w:rStyle w:val="Hyperlink"/>
          </w:rPr>
          <w:instrText xml:space="preserve"> </w:instrText>
        </w:r>
        <w:r>
          <w:instrText>HYPERLINK \l "_Toc105779399"</w:instrText>
        </w:r>
        <w:r w:rsidRPr="009749C6">
          <w:rPr>
            <w:rStyle w:val="Hyperlink"/>
          </w:rPr>
          <w:instrText xml:space="preserve"> </w:instrText>
        </w:r>
        <w:r w:rsidRPr="009749C6">
          <w:rPr>
            <w:rStyle w:val="Hyperlink"/>
          </w:rPr>
          <w:fldChar w:fldCharType="separate"/>
        </w:r>
        <w:r w:rsidRPr="009749C6">
          <w:rPr>
            <w:rStyle w:val="Hyperlink"/>
          </w:rPr>
          <w:t>6.3.13.</w:t>
        </w:r>
        <w:r>
          <w:rPr>
            <w:rFonts w:asciiTheme="minorHAnsi" w:hAnsiTheme="minorHAnsi"/>
            <w:i w:val="0"/>
            <w:sz w:val="22"/>
          </w:rPr>
          <w:tab/>
        </w:r>
        <w:r w:rsidRPr="009749C6">
          <w:rPr>
            <w:rStyle w:val="Hyperlink"/>
          </w:rPr>
          <w:t>Respond to Power Manager requests for suspend/shutdown</w:t>
        </w:r>
        <w:r>
          <w:rPr>
            <w:webHidden/>
          </w:rPr>
          <w:tab/>
        </w:r>
        <w:r>
          <w:rPr>
            <w:webHidden/>
          </w:rPr>
          <w:fldChar w:fldCharType="begin"/>
        </w:r>
        <w:r>
          <w:rPr>
            <w:webHidden/>
          </w:rPr>
          <w:instrText xml:space="preserve"> PAGEREF _Toc105779399 \h </w:instrText>
        </w:r>
      </w:ins>
      <w:r>
        <w:rPr>
          <w:webHidden/>
        </w:rPr>
      </w:r>
      <w:r>
        <w:rPr>
          <w:webHidden/>
        </w:rPr>
        <w:fldChar w:fldCharType="separate"/>
      </w:r>
      <w:ins w:id="261" w:author="Arun Saminathan" w:date="2022-06-10T18:48:00Z">
        <w:r>
          <w:rPr>
            <w:webHidden/>
          </w:rPr>
          <w:t>20</w:t>
        </w:r>
        <w:r>
          <w:rPr>
            <w:webHidden/>
          </w:rPr>
          <w:fldChar w:fldCharType="end"/>
        </w:r>
        <w:r w:rsidRPr="009749C6">
          <w:rPr>
            <w:rStyle w:val="Hyperlink"/>
          </w:rPr>
          <w:fldChar w:fldCharType="end"/>
        </w:r>
      </w:ins>
    </w:p>
    <w:p w14:paraId="7EAEC5D5" w14:textId="75FB8981" w:rsidR="00FD2991" w:rsidRDefault="00FD2991">
      <w:pPr>
        <w:pStyle w:val="TOC2"/>
        <w:rPr>
          <w:ins w:id="262" w:author="Arun Saminathan" w:date="2022-06-10T18:48:00Z"/>
          <w:rFonts w:asciiTheme="minorHAnsi" w:hAnsiTheme="minorHAnsi" w:cstheme="minorBidi"/>
          <w:b w:val="0"/>
          <w:i w:val="0"/>
          <w:noProof/>
          <w:sz w:val="22"/>
          <w:szCs w:val="22"/>
        </w:rPr>
      </w:pPr>
      <w:ins w:id="26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"_Toc105779400"</w:instrText>
        </w:r>
        <w:r w:rsidRPr="009749C6">
          <w:rPr>
            <w:rStyle w:val="Hyperlink"/>
            <w:noProof/>
          </w:rPr>
          <w:instrText xml:space="preserve"> </w:instrText>
        </w:r>
        <w:r w:rsidRPr="009749C6">
          <w:rPr>
            <w:rStyle w:val="Hyperlink"/>
            <w:noProof/>
          </w:rPr>
          <w:fldChar w:fldCharType="separate"/>
        </w:r>
        <w:r w:rsidRPr="009749C6">
          <w:rPr>
            <w:rStyle w:val="Hyperlink"/>
            <w:noProof/>
          </w:rPr>
          <w:t>6.4</w:t>
        </w:r>
        <w:r>
          <w:rPr>
            <w:rFonts w:asciiTheme="minorHAnsi" w:hAnsiTheme="minorHAnsi" w:cstheme="minorBidi"/>
            <w:b w:val="0"/>
            <w:i w:val="0"/>
            <w:noProof/>
            <w:sz w:val="22"/>
            <w:szCs w:val="22"/>
          </w:rPr>
          <w:tab/>
        </w:r>
        <w:r w:rsidRPr="009749C6">
          <w:rPr>
            <w:rStyle w:val="Hyperlink"/>
            <w:noProof/>
          </w:rPr>
          <w:t>Audio Output Control (PAC/ DSP Amp Unmuting)</w:t>
        </w:r>
        <w:r>
          <w:rPr>
            <w:noProof/>
            <w:webHidden/>
          </w:rPr>
          <w:tab/>
        </w:r>
        <w:r>
          <w:rPr>
            <w:noProof/>
            <w:webHidden/>
          </w:rPr>
          <w:fldChar w:fldCharType="begin"/>
        </w:r>
        <w:r>
          <w:rPr>
            <w:noProof/>
            <w:webHidden/>
          </w:rPr>
          <w:instrText xml:space="preserve"> PAGEREF _Toc105779400 \h </w:instrText>
        </w:r>
      </w:ins>
      <w:r>
        <w:rPr>
          <w:noProof/>
          <w:webHidden/>
        </w:rPr>
      </w:r>
      <w:r>
        <w:rPr>
          <w:noProof/>
          <w:webHidden/>
        </w:rPr>
        <w:fldChar w:fldCharType="separate"/>
      </w:r>
      <w:ins w:id="264" w:author="Arun Saminathan" w:date="2022-06-10T18:48:00Z">
        <w:r>
          <w:rPr>
            <w:noProof/>
            <w:webHidden/>
          </w:rPr>
          <w:t>20</w:t>
        </w:r>
        <w:r>
          <w:rPr>
            <w:noProof/>
            <w:webHidden/>
          </w:rPr>
          <w:fldChar w:fldCharType="end"/>
        </w:r>
        <w:r w:rsidRPr="009749C6">
          <w:rPr>
            <w:rStyle w:val="Hyperlink"/>
            <w:noProof/>
          </w:rPr>
          <w:fldChar w:fldCharType="end"/>
        </w:r>
      </w:ins>
    </w:p>
    <w:p w14:paraId="11E872B2" w14:textId="314CCE0E" w:rsidR="00FD2991" w:rsidRDefault="00FD2991">
      <w:pPr>
        <w:pStyle w:val="TOC3"/>
        <w:rPr>
          <w:ins w:id="265" w:author="Arun Saminathan" w:date="2022-06-10T18:48:00Z"/>
          <w:rFonts w:asciiTheme="minorHAnsi" w:hAnsiTheme="minorHAnsi"/>
          <w:i w:val="0"/>
          <w:sz w:val="22"/>
        </w:rPr>
      </w:pPr>
      <w:ins w:id="266" w:author="Arun Saminathan" w:date="2022-06-10T18:48:00Z">
        <w:r w:rsidRPr="009749C6">
          <w:rPr>
            <w:rStyle w:val="Hyperlink"/>
          </w:rPr>
          <w:fldChar w:fldCharType="begin"/>
        </w:r>
        <w:r w:rsidRPr="009749C6">
          <w:rPr>
            <w:rStyle w:val="Hyperlink"/>
          </w:rPr>
          <w:instrText xml:space="preserve"> </w:instrText>
        </w:r>
        <w:r>
          <w:instrText>HYPERLINK \l "_Toc105779401"</w:instrText>
        </w:r>
        <w:r w:rsidRPr="009749C6">
          <w:rPr>
            <w:rStyle w:val="Hyperlink"/>
          </w:rPr>
          <w:instrText xml:space="preserve"> </w:instrText>
        </w:r>
        <w:r w:rsidRPr="009749C6">
          <w:rPr>
            <w:rStyle w:val="Hyperlink"/>
          </w:rPr>
          <w:fldChar w:fldCharType="separate"/>
        </w:r>
        <w:r w:rsidRPr="009749C6">
          <w:rPr>
            <w:rStyle w:val="Hyperlink"/>
          </w:rPr>
          <w:t>6.4.1.</w:t>
        </w:r>
        <w:r>
          <w:rPr>
            <w:rFonts w:asciiTheme="minorHAnsi" w:hAnsiTheme="minorHAnsi"/>
            <w:i w:val="0"/>
            <w:sz w:val="22"/>
          </w:rPr>
          <w:tab/>
        </w:r>
        <w:r w:rsidRPr="009749C6">
          <w:rPr>
            <w:rStyle w:val="Hyperlink"/>
          </w:rPr>
          <w:t>Muting/Unmuting ANC/PS Audio Streams at Startup/Shutdown</w:t>
        </w:r>
        <w:r>
          <w:rPr>
            <w:webHidden/>
          </w:rPr>
          <w:tab/>
        </w:r>
        <w:r>
          <w:rPr>
            <w:webHidden/>
          </w:rPr>
          <w:fldChar w:fldCharType="begin"/>
        </w:r>
        <w:r>
          <w:rPr>
            <w:webHidden/>
          </w:rPr>
          <w:instrText xml:space="preserve"> PAGEREF _Toc105779401 \h </w:instrText>
        </w:r>
      </w:ins>
      <w:r>
        <w:rPr>
          <w:webHidden/>
        </w:rPr>
      </w:r>
      <w:r>
        <w:rPr>
          <w:webHidden/>
        </w:rPr>
        <w:fldChar w:fldCharType="separate"/>
      </w:r>
      <w:ins w:id="267" w:author="Arun Saminathan" w:date="2022-06-10T18:48:00Z">
        <w:r>
          <w:rPr>
            <w:webHidden/>
          </w:rPr>
          <w:t>20</w:t>
        </w:r>
        <w:r>
          <w:rPr>
            <w:webHidden/>
          </w:rPr>
          <w:fldChar w:fldCharType="end"/>
        </w:r>
        <w:r w:rsidRPr="009749C6">
          <w:rPr>
            <w:rStyle w:val="Hyperlink"/>
          </w:rPr>
          <w:fldChar w:fldCharType="end"/>
        </w:r>
      </w:ins>
    </w:p>
    <w:p w14:paraId="1D84C2F3" w14:textId="75DCE40A" w:rsidR="00FD2991" w:rsidRDefault="00FD2991">
      <w:pPr>
        <w:pStyle w:val="TOC4"/>
        <w:rPr>
          <w:ins w:id="268" w:author="Arun Saminathan" w:date="2022-06-10T18:48:00Z"/>
          <w:rFonts w:asciiTheme="minorHAnsi" w:hAnsiTheme="minorHAnsi"/>
          <w:i w:val="0"/>
          <w:noProof/>
          <w:sz w:val="22"/>
        </w:rPr>
      </w:pPr>
      <w:ins w:id="26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"_Toc105779402"</w:instrText>
        </w:r>
        <w:r w:rsidRPr="009749C6">
          <w:rPr>
            <w:rStyle w:val="Hyperlink"/>
            <w:noProof/>
          </w:rPr>
          <w:instrText xml:space="preserve"> </w:instrText>
        </w:r>
        <w:r w:rsidRPr="009749C6">
          <w:rPr>
            <w:rStyle w:val="Hyperlink"/>
            <w:noProof/>
          </w:rPr>
          <w:fldChar w:fldCharType="separate"/>
        </w:r>
        <w:r w:rsidRPr="009749C6">
          <w:rPr>
            <w:rStyle w:val="Hyperlink"/>
            <w:noProof/>
          </w:rPr>
          <w:t>6.4.1.1.</w:t>
        </w:r>
        <w:r>
          <w:rPr>
            <w:rFonts w:asciiTheme="minorHAnsi" w:hAnsiTheme="minorHAnsi"/>
            <w:i w:val="0"/>
            <w:noProof/>
            <w:sz w:val="22"/>
          </w:rPr>
          <w:tab/>
        </w:r>
        <w:r w:rsidRPr="009749C6">
          <w:rPr>
            <w:rStyle w:val="Hyperlink"/>
            <w:noProof/>
          </w:rPr>
          <w:t>Library Mute/Unmute Audio Fade-In/Fade out</w:t>
        </w:r>
        <w:r>
          <w:rPr>
            <w:noProof/>
            <w:webHidden/>
          </w:rPr>
          <w:tab/>
        </w:r>
        <w:r>
          <w:rPr>
            <w:noProof/>
            <w:webHidden/>
          </w:rPr>
          <w:fldChar w:fldCharType="begin"/>
        </w:r>
        <w:r>
          <w:rPr>
            <w:noProof/>
            <w:webHidden/>
          </w:rPr>
          <w:instrText xml:space="preserve"> PAGEREF _Toc105779402 \h </w:instrText>
        </w:r>
      </w:ins>
      <w:r>
        <w:rPr>
          <w:noProof/>
          <w:webHidden/>
        </w:rPr>
      </w:r>
      <w:r>
        <w:rPr>
          <w:noProof/>
          <w:webHidden/>
        </w:rPr>
        <w:fldChar w:fldCharType="separate"/>
      </w:r>
      <w:ins w:id="270" w:author="Arun Saminathan" w:date="2022-06-10T18:48:00Z">
        <w:r>
          <w:rPr>
            <w:noProof/>
            <w:webHidden/>
          </w:rPr>
          <w:t>21</w:t>
        </w:r>
        <w:r>
          <w:rPr>
            <w:noProof/>
            <w:webHidden/>
          </w:rPr>
          <w:fldChar w:fldCharType="end"/>
        </w:r>
        <w:r w:rsidRPr="009749C6">
          <w:rPr>
            <w:rStyle w:val="Hyperlink"/>
            <w:noProof/>
          </w:rPr>
          <w:fldChar w:fldCharType="end"/>
        </w:r>
      </w:ins>
    </w:p>
    <w:p w14:paraId="0937A52B" w14:textId="7ED4F436" w:rsidR="00FD2991" w:rsidRDefault="00FD2991">
      <w:pPr>
        <w:pStyle w:val="TOC4"/>
        <w:rPr>
          <w:ins w:id="271" w:author="Arun Saminathan" w:date="2022-06-10T18:48:00Z"/>
          <w:rFonts w:asciiTheme="minorHAnsi" w:hAnsiTheme="minorHAnsi"/>
          <w:i w:val="0"/>
          <w:noProof/>
          <w:sz w:val="22"/>
        </w:rPr>
      </w:pPr>
      <w:ins w:id="27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"_Toc105779403"</w:instrText>
        </w:r>
        <w:r w:rsidRPr="009749C6">
          <w:rPr>
            <w:rStyle w:val="Hyperlink"/>
            <w:noProof/>
          </w:rPr>
          <w:instrText xml:space="preserve"> </w:instrText>
        </w:r>
        <w:r w:rsidRPr="009749C6">
          <w:rPr>
            <w:rStyle w:val="Hyperlink"/>
            <w:noProof/>
          </w:rPr>
          <w:fldChar w:fldCharType="separate"/>
        </w:r>
        <w:r w:rsidRPr="009749C6">
          <w:rPr>
            <w:rStyle w:val="Hyperlink"/>
            <w:noProof/>
          </w:rPr>
          <w:t>6.4.1.2.</w:t>
        </w:r>
        <w:r>
          <w:rPr>
            <w:rFonts w:asciiTheme="minorHAnsi" w:hAnsiTheme="minorHAnsi"/>
            <w:i w:val="0"/>
            <w:noProof/>
            <w:sz w:val="22"/>
          </w:rPr>
          <w:tab/>
        </w:r>
        <w:r w:rsidRPr="009749C6">
          <w:rPr>
            <w:rStyle w:val="Hyperlink"/>
            <w:noProof/>
          </w:rPr>
          <w:t>Muting ANC/PS Audio Streams during Diagnostics</w:t>
        </w:r>
        <w:r>
          <w:rPr>
            <w:noProof/>
            <w:webHidden/>
          </w:rPr>
          <w:tab/>
        </w:r>
        <w:r>
          <w:rPr>
            <w:noProof/>
            <w:webHidden/>
          </w:rPr>
          <w:fldChar w:fldCharType="begin"/>
        </w:r>
        <w:r>
          <w:rPr>
            <w:noProof/>
            <w:webHidden/>
          </w:rPr>
          <w:instrText xml:space="preserve"> PAGEREF _Toc105779403 \h </w:instrText>
        </w:r>
      </w:ins>
      <w:r>
        <w:rPr>
          <w:noProof/>
          <w:webHidden/>
        </w:rPr>
      </w:r>
      <w:r>
        <w:rPr>
          <w:noProof/>
          <w:webHidden/>
        </w:rPr>
        <w:fldChar w:fldCharType="separate"/>
      </w:r>
      <w:ins w:id="273" w:author="Arun Saminathan" w:date="2022-06-10T18:48:00Z">
        <w:r>
          <w:rPr>
            <w:noProof/>
            <w:webHidden/>
          </w:rPr>
          <w:t>21</w:t>
        </w:r>
        <w:r>
          <w:rPr>
            <w:noProof/>
            <w:webHidden/>
          </w:rPr>
          <w:fldChar w:fldCharType="end"/>
        </w:r>
        <w:r w:rsidRPr="009749C6">
          <w:rPr>
            <w:rStyle w:val="Hyperlink"/>
            <w:noProof/>
          </w:rPr>
          <w:fldChar w:fldCharType="end"/>
        </w:r>
      </w:ins>
    </w:p>
    <w:p w14:paraId="36C821A3" w14:textId="0B1B2662" w:rsidR="00FD2991" w:rsidRDefault="00FD2991">
      <w:pPr>
        <w:pStyle w:val="TOC2"/>
        <w:rPr>
          <w:ins w:id="274" w:author="Arun Saminathan" w:date="2022-06-10T18:48:00Z"/>
          <w:rFonts w:asciiTheme="minorHAnsi" w:hAnsiTheme="minorHAnsi" w:cstheme="minorBidi"/>
          <w:b w:val="0"/>
          <w:i w:val="0"/>
          <w:noProof/>
          <w:sz w:val="22"/>
          <w:szCs w:val="22"/>
        </w:rPr>
      </w:pPr>
      <w:ins w:id="27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"_Toc105779404"</w:instrText>
        </w:r>
        <w:r w:rsidRPr="009749C6">
          <w:rPr>
            <w:rStyle w:val="Hyperlink"/>
            <w:noProof/>
          </w:rPr>
          <w:instrText xml:space="preserve"> </w:instrText>
        </w:r>
        <w:r w:rsidRPr="009749C6">
          <w:rPr>
            <w:rStyle w:val="Hyperlink"/>
            <w:noProof/>
          </w:rPr>
          <w:fldChar w:fldCharType="separate"/>
        </w:r>
        <w:r w:rsidRPr="009749C6">
          <w:rPr>
            <w:rStyle w:val="Hyperlink"/>
            <w:noProof/>
          </w:rPr>
          <w:t>6.5</w:t>
        </w:r>
        <w:r>
          <w:rPr>
            <w:rFonts w:asciiTheme="minorHAnsi" w:hAnsiTheme="minorHAnsi" w:cstheme="minorBidi"/>
            <w:b w:val="0"/>
            <w:i w:val="0"/>
            <w:noProof/>
            <w:sz w:val="22"/>
            <w:szCs w:val="22"/>
          </w:rPr>
          <w:tab/>
        </w:r>
        <w:r w:rsidRPr="009749C6">
          <w:rPr>
            <w:rStyle w:val="Hyperlink"/>
            <w:noProof/>
          </w:rPr>
          <w:t>Partitioning of Fault/Mute Logic for ANC</w:t>
        </w:r>
        <w:r>
          <w:rPr>
            <w:noProof/>
            <w:webHidden/>
          </w:rPr>
          <w:tab/>
        </w:r>
        <w:r>
          <w:rPr>
            <w:noProof/>
            <w:webHidden/>
          </w:rPr>
          <w:fldChar w:fldCharType="begin"/>
        </w:r>
        <w:r>
          <w:rPr>
            <w:noProof/>
            <w:webHidden/>
          </w:rPr>
          <w:instrText xml:space="preserve"> PAGEREF _Toc105779404 \h </w:instrText>
        </w:r>
      </w:ins>
      <w:r>
        <w:rPr>
          <w:noProof/>
          <w:webHidden/>
        </w:rPr>
      </w:r>
      <w:r>
        <w:rPr>
          <w:noProof/>
          <w:webHidden/>
        </w:rPr>
        <w:fldChar w:fldCharType="separate"/>
      </w:r>
      <w:ins w:id="276" w:author="Arun Saminathan" w:date="2022-06-10T18:48:00Z">
        <w:r>
          <w:rPr>
            <w:noProof/>
            <w:webHidden/>
          </w:rPr>
          <w:t>22</w:t>
        </w:r>
        <w:r>
          <w:rPr>
            <w:noProof/>
            <w:webHidden/>
          </w:rPr>
          <w:fldChar w:fldCharType="end"/>
        </w:r>
        <w:r w:rsidRPr="009749C6">
          <w:rPr>
            <w:rStyle w:val="Hyperlink"/>
            <w:noProof/>
          </w:rPr>
          <w:fldChar w:fldCharType="end"/>
        </w:r>
      </w:ins>
    </w:p>
    <w:p w14:paraId="36BF3AD7" w14:textId="2D3AB192" w:rsidR="00FD2991" w:rsidRDefault="00FD2991">
      <w:pPr>
        <w:pStyle w:val="TOC2"/>
        <w:rPr>
          <w:ins w:id="277" w:author="Arun Saminathan" w:date="2022-06-10T18:48:00Z"/>
          <w:rFonts w:asciiTheme="minorHAnsi" w:hAnsiTheme="minorHAnsi" w:cstheme="minorBidi"/>
          <w:b w:val="0"/>
          <w:i w:val="0"/>
          <w:noProof/>
          <w:sz w:val="22"/>
          <w:szCs w:val="22"/>
        </w:rPr>
      </w:pPr>
      <w:ins w:id="27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"_Toc105779405"</w:instrText>
        </w:r>
        <w:r w:rsidRPr="009749C6">
          <w:rPr>
            <w:rStyle w:val="Hyperlink"/>
            <w:noProof/>
          </w:rPr>
          <w:instrText xml:space="preserve"> </w:instrText>
        </w:r>
        <w:r w:rsidRPr="009749C6">
          <w:rPr>
            <w:rStyle w:val="Hyperlink"/>
            <w:noProof/>
          </w:rPr>
          <w:fldChar w:fldCharType="separate"/>
        </w:r>
        <w:r w:rsidRPr="009749C6">
          <w:rPr>
            <w:rStyle w:val="Hyperlink"/>
            <w:noProof/>
          </w:rPr>
          <w:t>6.6</w:t>
        </w:r>
        <w:r>
          <w:rPr>
            <w:rFonts w:asciiTheme="minorHAnsi" w:hAnsiTheme="minorHAnsi" w:cstheme="minorBidi"/>
            <w:b w:val="0"/>
            <w:i w:val="0"/>
            <w:noProof/>
            <w:sz w:val="22"/>
            <w:szCs w:val="22"/>
          </w:rPr>
          <w:tab/>
        </w:r>
        <w:r w:rsidRPr="009749C6">
          <w:rPr>
            <w:rStyle w:val="Hyperlink"/>
            <w:noProof/>
          </w:rPr>
          <w:t>Partitioning of Fault/Mute Logic for PS</w:t>
        </w:r>
        <w:r>
          <w:rPr>
            <w:noProof/>
            <w:webHidden/>
          </w:rPr>
          <w:tab/>
        </w:r>
        <w:r>
          <w:rPr>
            <w:noProof/>
            <w:webHidden/>
          </w:rPr>
          <w:fldChar w:fldCharType="begin"/>
        </w:r>
        <w:r>
          <w:rPr>
            <w:noProof/>
            <w:webHidden/>
          </w:rPr>
          <w:instrText xml:space="preserve"> PAGEREF _Toc105779405 \h </w:instrText>
        </w:r>
      </w:ins>
      <w:r>
        <w:rPr>
          <w:noProof/>
          <w:webHidden/>
        </w:rPr>
      </w:r>
      <w:r>
        <w:rPr>
          <w:noProof/>
          <w:webHidden/>
        </w:rPr>
        <w:fldChar w:fldCharType="separate"/>
      </w:r>
      <w:ins w:id="279" w:author="Arun Saminathan" w:date="2022-06-10T18:48:00Z">
        <w:r>
          <w:rPr>
            <w:noProof/>
            <w:webHidden/>
          </w:rPr>
          <w:t>23</w:t>
        </w:r>
        <w:r>
          <w:rPr>
            <w:noProof/>
            <w:webHidden/>
          </w:rPr>
          <w:fldChar w:fldCharType="end"/>
        </w:r>
        <w:r w:rsidRPr="009749C6">
          <w:rPr>
            <w:rStyle w:val="Hyperlink"/>
            <w:noProof/>
          </w:rPr>
          <w:fldChar w:fldCharType="end"/>
        </w:r>
      </w:ins>
    </w:p>
    <w:p w14:paraId="61410EAA" w14:textId="1CB27728" w:rsidR="00FD2991" w:rsidRDefault="00FD2991">
      <w:pPr>
        <w:pStyle w:val="TOC2"/>
        <w:rPr>
          <w:ins w:id="280" w:author="Arun Saminathan" w:date="2022-06-10T18:48:00Z"/>
          <w:rFonts w:asciiTheme="minorHAnsi" w:hAnsiTheme="minorHAnsi" w:cstheme="minorBidi"/>
          <w:b w:val="0"/>
          <w:i w:val="0"/>
          <w:noProof/>
          <w:sz w:val="22"/>
          <w:szCs w:val="22"/>
        </w:rPr>
      </w:pPr>
      <w:ins w:id="28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"_Toc105779406"</w:instrText>
        </w:r>
        <w:r w:rsidRPr="009749C6">
          <w:rPr>
            <w:rStyle w:val="Hyperlink"/>
            <w:noProof/>
          </w:rPr>
          <w:instrText xml:space="preserve"> </w:instrText>
        </w:r>
        <w:r w:rsidRPr="009749C6">
          <w:rPr>
            <w:rStyle w:val="Hyperlink"/>
            <w:noProof/>
          </w:rPr>
          <w:fldChar w:fldCharType="separate"/>
        </w:r>
        <w:r w:rsidRPr="009749C6">
          <w:rPr>
            <w:rStyle w:val="Hyperlink"/>
            <w:noProof/>
          </w:rPr>
          <w:t>6.7</w:t>
        </w:r>
        <w:r>
          <w:rPr>
            <w:rFonts w:asciiTheme="minorHAnsi" w:hAnsiTheme="minorHAnsi" w:cstheme="minorBidi"/>
            <w:b w:val="0"/>
            <w:i w:val="0"/>
            <w:noProof/>
            <w:sz w:val="22"/>
            <w:szCs w:val="22"/>
          </w:rPr>
          <w:tab/>
        </w:r>
        <w:r w:rsidRPr="009749C6">
          <w:rPr>
            <w:rStyle w:val="Hyperlink"/>
            <w:noProof/>
          </w:rPr>
          <w:t>Partitioning of Fault/Mute Logic for AVAS</w:t>
        </w:r>
        <w:r>
          <w:rPr>
            <w:noProof/>
            <w:webHidden/>
          </w:rPr>
          <w:tab/>
        </w:r>
        <w:r>
          <w:rPr>
            <w:noProof/>
            <w:webHidden/>
          </w:rPr>
          <w:fldChar w:fldCharType="begin"/>
        </w:r>
        <w:r>
          <w:rPr>
            <w:noProof/>
            <w:webHidden/>
          </w:rPr>
          <w:instrText xml:space="preserve"> PAGEREF _Toc105779406 \h </w:instrText>
        </w:r>
      </w:ins>
      <w:r>
        <w:rPr>
          <w:noProof/>
          <w:webHidden/>
        </w:rPr>
      </w:r>
      <w:r>
        <w:rPr>
          <w:noProof/>
          <w:webHidden/>
        </w:rPr>
        <w:fldChar w:fldCharType="separate"/>
      </w:r>
      <w:ins w:id="282" w:author="Arun Saminathan" w:date="2022-06-10T18:48:00Z">
        <w:r>
          <w:rPr>
            <w:noProof/>
            <w:webHidden/>
          </w:rPr>
          <w:t>24</w:t>
        </w:r>
        <w:r>
          <w:rPr>
            <w:noProof/>
            <w:webHidden/>
          </w:rPr>
          <w:fldChar w:fldCharType="end"/>
        </w:r>
        <w:r w:rsidRPr="009749C6">
          <w:rPr>
            <w:rStyle w:val="Hyperlink"/>
            <w:noProof/>
          </w:rPr>
          <w:fldChar w:fldCharType="end"/>
        </w:r>
      </w:ins>
    </w:p>
    <w:p w14:paraId="17DC7151" w14:textId="710C8FDB" w:rsidR="00FD2991" w:rsidRDefault="00FD2991">
      <w:pPr>
        <w:pStyle w:val="TOC2"/>
        <w:rPr>
          <w:ins w:id="283" w:author="Arun Saminathan" w:date="2022-06-10T18:48:00Z"/>
          <w:rFonts w:asciiTheme="minorHAnsi" w:hAnsiTheme="minorHAnsi" w:cstheme="minorBidi"/>
          <w:b w:val="0"/>
          <w:i w:val="0"/>
          <w:noProof/>
          <w:sz w:val="22"/>
          <w:szCs w:val="22"/>
        </w:rPr>
      </w:pPr>
      <w:ins w:id="28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"_Toc105779407"</w:instrText>
        </w:r>
        <w:r w:rsidRPr="009749C6">
          <w:rPr>
            <w:rStyle w:val="Hyperlink"/>
            <w:noProof/>
          </w:rPr>
          <w:instrText xml:space="preserve"> </w:instrText>
        </w:r>
        <w:r w:rsidRPr="009749C6">
          <w:rPr>
            <w:rStyle w:val="Hyperlink"/>
            <w:noProof/>
          </w:rPr>
          <w:fldChar w:fldCharType="separate"/>
        </w:r>
        <w:r w:rsidRPr="009749C6">
          <w:rPr>
            <w:rStyle w:val="Hyperlink"/>
            <w:noProof/>
          </w:rPr>
          <w:t>6.8</w:t>
        </w:r>
        <w:r>
          <w:rPr>
            <w:rFonts w:asciiTheme="minorHAnsi" w:hAnsiTheme="minorHAnsi" w:cstheme="minorBidi"/>
            <w:b w:val="0"/>
            <w:i w:val="0"/>
            <w:noProof/>
            <w:sz w:val="22"/>
            <w:szCs w:val="22"/>
          </w:rPr>
          <w:tab/>
        </w:r>
        <w:r w:rsidRPr="009749C6">
          <w:rPr>
            <w:rStyle w:val="Hyperlink"/>
            <w:noProof/>
          </w:rPr>
          <w:t>Common Library Muting By Feature</w:t>
        </w:r>
        <w:r>
          <w:rPr>
            <w:noProof/>
            <w:webHidden/>
          </w:rPr>
          <w:tab/>
        </w:r>
        <w:r>
          <w:rPr>
            <w:noProof/>
            <w:webHidden/>
          </w:rPr>
          <w:fldChar w:fldCharType="begin"/>
        </w:r>
        <w:r>
          <w:rPr>
            <w:noProof/>
            <w:webHidden/>
          </w:rPr>
          <w:instrText xml:space="preserve"> PAGEREF _Toc105779407 \h </w:instrText>
        </w:r>
      </w:ins>
      <w:r>
        <w:rPr>
          <w:noProof/>
          <w:webHidden/>
        </w:rPr>
      </w:r>
      <w:r>
        <w:rPr>
          <w:noProof/>
          <w:webHidden/>
        </w:rPr>
        <w:fldChar w:fldCharType="separate"/>
      </w:r>
      <w:ins w:id="285" w:author="Arun Saminathan" w:date="2022-06-10T18:48:00Z">
        <w:r>
          <w:rPr>
            <w:noProof/>
            <w:webHidden/>
          </w:rPr>
          <w:t>25</w:t>
        </w:r>
        <w:r>
          <w:rPr>
            <w:noProof/>
            <w:webHidden/>
          </w:rPr>
          <w:fldChar w:fldCharType="end"/>
        </w:r>
        <w:r w:rsidRPr="009749C6">
          <w:rPr>
            <w:rStyle w:val="Hyperlink"/>
            <w:noProof/>
          </w:rPr>
          <w:fldChar w:fldCharType="end"/>
        </w:r>
      </w:ins>
    </w:p>
    <w:p w14:paraId="7EF3F6EE" w14:textId="1319B9DC" w:rsidR="00FD2991" w:rsidRDefault="00FD2991">
      <w:pPr>
        <w:pStyle w:val="TOC2"/>
        <w:rPr>
          <w:ins w:id="286" w:author="Arun Saminathan" w:date="2022-06-10T18:48:00Z"/>
          <w:rFonts w:asciiTheme="minorHAnsi" w:hAnsiTheme="minorHAnsi" w:cstheme="minorBidi"/>
          <w:b w:val="0"/>
          <w:i w:val="0"/>
          <w:noProof/>
          <w:sz w:val="22"/>
          <w:szCs w:val="22"/>
        </w:rPr>
      </w:pPr>
      <w:ins w:id="28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"_Toc105779408"</w:instrText>
        </w:r>
        <w:r w:rsidRPr="009749C6">
          <w:rPr>
            <w:rStyle w:val="Hyperlink"/>
            <w:noProof/>
          </w:rPr>
          <w:instrText xml:space="preserve"> </w:instrText>
        </w:r>
        <w:r w:rsidRPr="009749C6">
          <w:rPr>
            <w:rStyle w:val="Hyperlink"/>
            <w:noProof/>
          </w:rPr>
          <w:fldChar w:fldCharType="separate"/>
        </w:r>
        <w:r w:rsidRPr="009749C6">
          <w:rPr>
            <w:rStyle w:val="Hyperlink"/>
            <w:noProof/>
          </w:rPr>
          <w:t>6.9</w:t>
        </w:r>
        <w:r>
          <w:rPr>
            <w:rFonts w:asciiTheme="minorHAnsi" w:hAnsiTheme="minorHAnsi" w:cstheme="minorBidi"/>
            <w:b w:val="0"/>
            <w:i w:val="0"/>
            <w:noProof/>
            <w:sz w:val="22"/>
            <w:szCs w:val="22"/>
          </w:rPr>
          <w:tab/>
        </w:r>
        <w:r w:rsidRPr="009749C6">
          <w:rPr>
            <w:rStyle w:val="Hyperlink"/>
            <w:noProof/>
          </w:rPr>
          <w:t>Convertibles - ANC</w:t>
        </w:r>
        <w:r>
          <w:rPr>
            <w:noProof/>
            <w:webHidden/>
          </w:rPr>
          <w:tab/>
        </w:r>
        <w:r>
          <w:rPr>
            <w:noProof/>
            <w:webHidden/>
          </w:rPr>
          <w:fldChar w:fldCharType="begin"/>
        </w:r>
        <w:r>
          <w:rPr>
            <w:noProof/>
            <w:webHidden/>
          </w:rPr>
          <w:instrText xml:space="preserve"> PAGEREF _Toc105779408 \h </w:instrText>
        </w:r>
      </w:ins>
      <w:r>
        <w:rPr>
          <w:noProof/>
          <w:webHidden/>
        </w:rPr>
      </w:r>
      <w:r>
        <w:rPr>
          <w:noProof/>
          <w:webHidden/>
        </w:rPr>
        <w:fldChar w:fldCharType="separate"/>
      </w:r>
      <w:ins w:id="288" w:author="Arun Saminathan" w:date="2022-06-10T18:48:00Z">
        <w:r>
          <w:rPr>
            <w:noProof/>
            <w:webHidden/>
          </w:rPr>
          <w:t>25</w:t>
        </w:r>
        <w:r>
          <w:rPr>
            <w:noProof/>
            <w:webHidden/>
          </w:rPr>
          <w:fldChar w:fldCharType="end"/>
        </w:r>
        <w:r w:rsidRPr="009749C6">
          <w:rPr>
            <w:rStyle w:val="Hyperlink"/>
            <w:noProof/>
          </w:rPr>
          <w:fldChar w:fldCharType="end"/>
        </w:r>
      </w:ins>
    </w:p>
    <w:p w14:paraId="705505BD" w14:textId="6A264EE6" w:rsidR="00FD2991" w:rsidRDefault="00FD2991">
      <w:pPr>
        <w:pStyle w:val="TOC2"/>
        <w:rPr>
          <w:ins w:id="289" w:author="Arun Saminathan" w:date="2022-06-10T18:48:00Z"/>
          <w:rFonts w:asciiTheme="minorHAnsi" w:hAnsiTheme="minorHAnsi" w:cstheme="minorBidi"/>
          <w:b w:val="0"/>
          <w:i w:val="0"/>
          <w:noProof/>
          <w:sz w:val="22"/>
          <w:szCs w:val="22"/>
        </w:rPr>
      </w:pPr>
      <w:ins w:id="29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"_Toc105779409"</w:instrText>
        </w:r>
        <w:r w:rsidRPr="009749C6">
          <w:rPr>
            <w:rStyle w:val="Hyperlink"/>
            <w:noProof/>
          </w:rPr>
          <w:instrText xml:space="preserve"> </w:instrText>
        </w:r>
        <w:r w:rsidRPr="009749C6">
          <w:rPr>
            <w:rStyle w:val="Hyperlink"/>
            <w:noProof/>
          </w:rPr>
          <w:fldChar w:fldCharType="separate"/>
        </w:r>
        <w:r w:rsidRPr="009749C6">
          <w:rPr>
            <w:rStyle w:val="Hyperlink"/>
            <w:noProof/>
          </w:rPr>
          <w:t>6.10</w:t>
        </w:r>
        <w:r>
          <w:rPr>
            <w:rFonts w:asciiTheme="minorHAnsi" w:hAnsiTheme="minorHAnsi" w:cstheme="minorBidi"/>
            <w:b w:val="0"/>
            <w:i w:val="0"/>
            <w:noProof/>
            <w:sz w:val="22"/>
            <w:szCs w:val="22"/>
          </w:rPr>
          <w:tab/>
        </w:r>
        <w:r w:rsidRPr="009749C6">
          <w:rPr>
            <w:rStyle w:val="Hyperlink"/>
            <w:noProof/>
          </w:rPr>
          <w:t>Convertibles - PS</w:t>
        </w:r>
        <w:r>
          <w:rPr>
            <w:noProof/>
            <w:webHidden/>
          </w:rPr>
          <w:tab/>
        </w:r>
        <w:r>
          <w:rPr>
            <w:noProof/>
            <w:webHidden/>
          </w:rPr>
          <w:fldChar w:fldCharType="begin"/>
        </w:r>
        <w:r>
          <w:rPr>
            <w:noProof/>
            <w:webHidden/>
          </w:rPr>
          <w:instrText xml:space="preserve"> PAGEREF _Toc105779409 \h </w:instrText>
        </w:r>
      </w:ins>
      <w:r>
        <w:rPr>
          <w:noProof/>
          <w:webHidden/>
        </w:rPr>
      </w:r>
      <w:r>
        <w:rPr>
          <w:noProof/>
          <w:webHidden/>
        </w:rPr>
        <w:fldChar w:fldCharType="separate"/>
      </w:r>
      <w:ins w:id="291" w:author="Arun Saminathan" w:date="2022-06-10T18:48:00Z">
        <w:r>
          <w:rPr>
            <w:noProof/>
            <w:webHidden/>
          </w:rPr>
          <w:t>25</w:t>
        </w:r>
        <w:r>
          <w:rPr>
            <w:noProof/>
            <w:webHidden/>
          </w:rPr>
          <w:fldChar w:fldCharType="end"/>
        </w:r>
        <w:r w:rsidRPr="009749C6">
          <w:rPr>
            <w:rStyle w:val="Hyperlink"/>
            <w:noProof/>
          </w:rPr>
          <w:fldChar w:fldCharType="end"/>
        </w:r>
      </w:ins>
    </w:p>
    <w:p w14:paraId="08CA187A" w14:textId="1577804C" w:rsidR="00FD2991" w:rsidRDefault="00FD2991">
      <w:pPr>
        <w:pStyle w:val="TOC2"/>
        <w:rPr>
          <w:ins w:id="292" w:author="Arun Saminathan" w:date="2022-06-10T18:48:00Z"/>
          <w:rFonts w:asciiTheme="minorHAnsi" w:hAnsiTheme="minorHAnsi" w:cstheme="minorBidi"/>
          <w:b w:val="0"/>
          <w:i w:val="0"/>
          <w:noProof/>
          <w:sz w:val="22"/>
          <w:szCs w:val="22"/>
        </w:rPr>
      </w:pPr>
      <w:ins w:id="29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"_Toc105779410"</w:instrText>
        </w:r>
        <w:r w:rsidRPr="009749C6">
          <w:rPr>
            <w:rStyle w:val="Hyperlink"/>
            <w:noProof/>
          </w:rPr>
          <w:instrText xml:space="preserve"> </w:instrText>
        </w:r>
        <w:r w:rsidRPr="009749C6">
          <w:rPr>
            <w:rStyle w:val="Hyperlink"/>
            <w:noProof/>
          </w:rPr>
          <w:fldChar w:fldCharType="separate"/>
        </w:r>
        <w:r w:rsidRPr="009749C6">
          <w:rPr>
            <w:rStyle w:val="Hyperlink"/>
            <w:noProof/>
          </w:rPr>
          <w:t>6.11</w:t>
        </w:r>
        <w:r>
          <w:rPr>
            <w:rFonts w:asciiTheme="minorHAnsi" w:hAnsiTheme="minorHAnsi" w:cstheme="minorBidi"/>
            <w:b w:val="0"/>
            <w:i w:val="0"/>
            <w:noProof/>
            <w:sz w:val="22"/>
            <w:szCs w:val="22"/>
          </w:rPr>
          <w:tab/>
        </w:r>
        <w:r w:rsidRPr="009749C6">
          <w:rPr>
            <w:rStyle w:val="Hyperlink"/>
            <w:noProof/>
          </w:rPr>
          <w:t>AVAS Two Speaker Switching</w:t>
        </w:r>
        <w:r>
          <w:rPr>
            <w:noProof/>
            <w:webHidden/>
          </w:rPr>
          <w:tab/>
        </w:r>
        <w:r>
          <w:rPr>
            <w:noProof/>
            <w:webHidden/>
          </w:rPr>
          <w:fldChar w:fldCharType="begin"/>
        </w:r>
        <w:r>
          <w:rPr>
            <w:noProof/>
            <w:webHidden/>
          </w:rPr>
          <w:instrText xml:space="preserve"> PAGEREF _Toc105779410 \h </w:instrText>
        </w:r>
      </w:ins>
      <w:r>
        <w:rPr>
          <w:noProof/>
          <w:webHidden/>
        </w:rPr>
      </w:r>
      <w:r>
        <w:rPr>
          <w:noProof/>
          <w:webHidden/>
        </w:rPr>
        <w:fldChar w:fldCharType="separate"/>
      </w:r>
      <w:ins w:id="294" w:author="Arun Saminathan" w:date="2022-06-10T18:48:00Z">
        <w:r>
          <w:rPr>
            <w:noProof/>
            <w:webHidden/>
          </w:rPr>
          <w:t>25</w:t>
        </w:r>
        <w:r>
          <w:rPr>
            <w:noProof/>
            <w:webHidden/>
          </w:rPr>
          <w:fldChar w:fldCharType="end"/>
        </w:r>
        <w:r w:rsidRPr="009749C6">
          <w:rPr>
            <w:rStyle w:val="Hyperlink"/>
            <w:noProof/>
          </w:rPr>
          <w:fldChar w:fldCharType="end"/>
        </w:r>
      </w:ins>
    </w:p>
    <w:p w14:paraId="4C19BAB0" w14:textId="06F9A64E" w:rsidR="00FD2991" w:rsidRDefault="00FD2991">
      <w:pPr>
        <w:pStyle w:val="TOC1"/>
        <w:rPr>
          <w:ins w:id="295" w:author="Arun Saminathan" w:date="2022-06-10T18:48:00Z"/>
          <w:rFonts w:asciiTheme="minorHAnsi" w:hAnsiTheme="minorHAnsi" w:cstheme="minorBidi"/>
          <w:b w:val="0"/>
          <w:smallCaps w:val="0"/>
          <w:noProof/>
          <w:sz w:val="22"/>
          <w:szCs w:val="22"/>
        </w:rPr>
      </w:pPr>
      <w:ins w:id="29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"_Toc105779411"</w:instrText>
        </w:r>
        <w:r w:rsidRPr="009749C6">
          <w:rPr>
            <w:rStyle w:val="Hyperlink"/>
            <w:noProof/>
          </w:rPr>
          <w:instrText xml:space="preserve"> </w:instrText>
        </w:r>
        <w:r w:rsidRPr="009749C6">
          <w:rPr>
            <w:rStyle w:val="Hyperlink"/>
            <w:noProof/>
          </w:rPr>
          <w:fldChar w:fldCharType="separate"/>
        </w:r>
        <w:r w:rsidRPr="009749C6">
          <w:rPr>
            <w:rStyle w:val="Hyperlink"/>
            <w:noProof/>
          </w:rPr>
          <w:t>7</w:t>
        </w:r>
        <w:r>
          <w:rPr>
            <w:rFonts w:asciiTheme="minorHAnsi" w:hAnsiTheme="minorHAnsi" w:cstheme="minorBidi"/>
            <w:b w:val="0"/>
            <w:smallCaps w:val="0"/>
            <w:noProof/>
            <w:sz w:val="22"/>
            <w:szCs w:val="22"/>
          </w:rPr>
          <w:tab/>
        </w:r>
        <w:r w:rsidRPr="009749C6">
          <w:rPr>
            <w:rStyle w:val="Hyperlink"/>
            <w:noProof/>
          </w:rPr>
          <w:t>NVH Service Shutdown</w:t>
        </w:r>
        <w:r>
          <w:rPr>
            <w:noProof/>
            <w:webHidden/>
          </w:rPr>
          <w:tab/>
        </w:r>
        <w:r>
          <w:rPr>
            <w:noProof/>
            <w:webHidden/>
          </w:rPr>
          <w:fldChar w:fldCharType="begin"/>
        </w:r>
        <w:r>
          <w:rPr>
            <w:noProof/>
            <w:webHidden/>
          </w:rPr>
          <w:instrText xml:space="preserve"> PAGEREF _Toc105779411 \h </w:instrText>
        </w:r>
      </w:ins>
      <w:r>
        <w:rPr>
          <w:noProof/>
          <w:webHidden/>
        </w:rPr>
      </w:r>
      <w:r>
        <w:rPr>
          <w:noProof/>
          <w:webHidden/>
        </w:rPr>
        <w:fldChar w:fldCharType="separate"/>
      </w:r>
      <w:ins w:id="297" w:author="Arun Saminathan" w:date="2022-06-10T18:48:00Z">
        <w:r>
          <w:rPr>
            <w:noProof/>
            <w:webHidden/>
          </w:rPr>
          <w:t>26</w:t>
        </w:r>
        <w:r>
          <w:rPr>
            <w:noProof/>
            <w:webHidden/>
          </w:rPr>
          <w:fldChar w:fldCharType="end"/>
        </w:r>
        <w:r w:rsidRPr="009749C6">
          <w:rPr>
            <w:rStyle w:val="Hyperlink"/>
            <w:noProof/>
          </w:rPr>
          <w:fldChar w:fldCharType="end"/>
        </w:r>
      </w:ins>
    </w:p>
    <w:p w14:paraId="121BDEE3" w14:textId="2D008AFA" w:rsidR="00FD2991" w:rsidRDefault="00FD2991">
      <w:pPr>
        <w:pStyle w:val="TOC1"/>
        <w:rPr>
          <w:ins w:id="298" w:author="Arun Saminathan" w:date="2022-06-10T18:48:00Z"/>
          <w:rFonts w:asciiTheme="minorHAnsi" w:hAnsiTheme="minorHAnsi" w:cstheme="minorBidi"/>
          <w:b w:val="0"/>
          <w:smallCaps w:val="0"/>
          <w:noProof/>
          <w:sz w:val="22"/>
          <w:szCs w:val="22"/>
        </w:rPr>
      </w:pPr>
      <w:ins w:id="29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"_Toc105779412"</w:instrText>
        </w:r>
        <w:r w:rsidRPr="009749C6">
          <w:rPr>
            <w:rStyle w:val="Hyperlink"/>
            <w:noProof/>
          </w:rPr>
          <w:instrText xml:space="preserve"> </w:instrText>
        </w:r>
        <w:r w:rsidRPr="009749C6">
          <w:rPr>
            <w:rStyle w:val="Hyperlink"/>
            <w:noProof/>
          </w:rPr>
          <w:fldChar w:fldCharType="separate"/>
        </w:r>
        <w:r w:rsidRPr="009749C6">
          <w:rPr>
            <w:rStyle w:val="Hyperlink"/>
            <w:noProof/>
          </w:rPr>
          <w:t>8</w:t>
        </w:r>
        <w:r>
          <w:rPr>
            <w:rFonts w:asciiTheme="minorHAnsi" w:hAnsiTheme="minorHAnsi" w:cstheme="minorBidi"/>
            <w:b w:val="0"/>
            <w:smallCaps w:val="0"/>
            <w:noProof/>
            <w:sz w:val="22"/>
            <w:szCs w:val="22"/>
          </w:rPr>
          <w:tab/>
        </w:r>
        <w:r w:rsidRPr="009749C6">
          <w:rPr>
            <w:rStyle w:val="Hyperlink"/>
            <w:noProof/>
          </w:rPr>
          <w:t>Audio Signal Requirements</w:t>
        </w:r>
        <w:r>
          <w:rPr>
            <w:noProof/>
            <w:webHidden/>
          </w:rPr>
          <w:tab/>
        </w:r>
        <w:r>
          <w:rPr>
            <w:noProof/>
            <w:webHidden/>
          </w:rPr>
          <w:fldChar w:fldCharType="begin"/>
        </w:r>
        <w:r>
          <w:rPr>
            <w:noProof/>
            <w:webHidden/>
          </w:rPr>
          <w:instrText xml:space="preserve"> PAGEREF _Toc105779412 \h </w:instrText>
        </w:r>
      </w:ins>
      <w:r>
        <w:rPr>
          <w:noProof/>
          <w:webHidden/>
        </w:rPr>
      </w:r>
      <w:r>
        <w:rPr>
          <w:noProof/>
          <w:webHidden/>
        </w:rPr>
        <w:fldChar w:fldCharType="separate"/>
      </w:r>
      <w:ins w:id="300" w:author="Arun Saminathan" w:date="2022-06-10T18:48:00Z">
        <w:r>
          <w:rPr>
            <w:noProof/>
            <w:webHidden/>
          </w:rPr>
          <w:t>26</w:t>
        </w:r>
        <w:r>
          <w:rPr>
            <w:noProof/>
            <w:webHidden/>
          </w:rPr>
          <w:fldChar w:fldCharType="end"/>
        </w:r>
        <w:r w:rsidRPr="009749C6">
          <w:rPr>
            <w:rStyle w:val="Hyperlink"/>
            <w:noProof/>
          </w:rPr>
          <w:fldChar w:fldCharType="end"/>
        </w:r>
      </w:ins>
    </w:p>
    <w:p w14:paraId="524261FC" w14:textId="2550AC1C" w:rsidR="00FD2991" w:rsidRDefault="00FD2991">
      <w:pPr>
        <w:pStyle w:val="TOC2"/>
        <w:rPr>
          <w:ins w:id="301" w:author="Arun Saminathan" w:date="2022-06-10T18:48:00Z"/>
          <w:rFonts w:asciiTheme="minorHAnsi" w:hAnsiTheme="minorHAnsi" w:cstheme="minorBidi"/>
          <w:b w:val="0"/>
          <w:i w:val="0"/>
          <w:noProof/>
          <w:sz w:val="22"/>
          <w:szCs w:val="22"/>
        </w:rPr>
      </w:pPr>
      <w:ins w:id="30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"_Toc105779413"</w:instrText>
        </w:r>
        <w:r w:rsidRPr="009749C6">
          <w:rPr>
            <w:rStyle w:val="Hyperlink"/>
            <w:noProof/>
          </w:rPr>
          <w:instrText xml:space="preserve"> </w:instrText>
        </w:r>
        <w:r w:rsidRPr="009749C6">
          <w:rPr>
            <w:rStyle w:val="Hyperlink"/>
            <w:noProof/>
          </w:rPr>
          <w:fldChar w:fldCharType="separate"/>
        </w:r>
        <w:r w:rsidRPr="009749C6">
          <w:rPr>
            <w:rStyle w:val="Hyperlink"/>
            <w:noProof/>
          </w:rPr>
          <w:t>8.1</w:t>
        </w:r>
        <w:r>
          <w:rPr>
            <w:rFonts w:asciiTheme="minorHAnsi" w:hAnsiTheme="minorHAnsi" w:cstheme="minorBidi"/>
            <w:b w:val="0"/>
            <w:i w:val="0"/>
            <w:noProof/>
            <w:sz w:val="22"/>
            <w:szCs w:val="22"/>
          </w:rPr>
          <w:tab/>
        </w:r>
        <w:r w:rsidRPr="009749C6">
          <w:rPr>
            <w:rStyle w:val="Hyperlink"/>
            <w:noProof/>
          </w:rPr>
          <w:t>Allowable PDC Audio Path Latency</w:t>
        </w:r>
        <w:r>
          <w:rPr>
            <w:noProof/>
            <w:webHidden/>
          </w:rPr>
          <w:tab/>
        </w:r>
        <w:r>
          <w:rPr>
            <w:noProof/>
            <w:webHidden/>
          </w:rPr>
          <w:fldChar w:fldCharType="begin"/>
        </w:r>
        <w:r>
          <w:rPr>
            <w:noProof/>
            <w:webHidden/>
          </w:rPr>
          <w:instrText xml:space="preserve"> PAGEREF _Toc105779413 \h </w:instrText>
        </w:r>
      </w:ins>
      <w:r>
        <w:rPr>
          <w:noProof/>
          <w:webHidden/>
        </w:rPr>
      </w:r>
      <w:r>
        <w:rPr>
          <w:noProof/>
          <w:webHidden/>
        </w:rPr>
        <w:fldChar w:fldCharType="separate"/>
      </w:r>
      <w:ins w:id="303" w:author="Arun Saminathan" w:date="2022-06-10T18:48:00Z">
        <w:r>
          <w:rPr>
            <w:noProof/>
            <w:webHidden/>
          </w:rPr>
          <w:t>26</w:t>
        </w:r>
        <w:r>
          <w:rPr>
            <w:noProof/>
            <w:webHidden/>
          </w:rPr>
          <w:fldChar w:fldCharType="end"/>
        </w:r>
        <w:r w:rsidRPr="009749C6">
          <w:rPr>
            <w:rStyle w:val="Hyperlink"/>
            <w:noProof/>
          </w:rPr>
          <w:fldChar w:fldCharType="end"/>
        </w:r>
      </w:ins>
    </w:p>
    <w:p w14:paraId="57B5F13D" w14:textId="7ADD0F1A" w:rsidR="00FD2991" w:rsidRDefault="00FD2991">
      <w:pPr>
        <w:pStyle w:val="TOC2"/>
        <w:rPr>
          <w:ins w:id="304" w:author="Arun Saminathan" w:date="2022-06-10T18:48:00Z"/>
          <w:rFonts w:asciiTheme="minorHAnsi" w:hAnsiTheme="minorHAnsi" w:cstheme="minorBidi"/>
          <w:b w:val="0"/>
          <w:i w:val="0"/>
          <w:noProof/>
          <w:sz w:val="22"/>
          <w:szCs w:val="22"/>
        </w:rPr>
      </w:pPr>
      <w:ins w:id="30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"_Toc105779414"</w:instrText>
        </w:r>
        <w:r w:rsidRPr="009749C6">
          <w:rPr>
            <w:rStyle w:val="Hyperlink"/>
            <w:noProof/>
          </w:rPr>
          <w:instrText xml:space="preserve"> </w:instrText>
        </w:r>
        <w:r w:rsidRPr="009749C6">
          <w:rPr>
            <w:rStyle w:val="Hyperlink"/>
            <w:noProof/>
          </w:rPr>
          <w:fldChar w:fldCharType="separate"/>
        </w:r>
        <w:r w:rsidRPr="009749C6">
          <w:rPr>
            <w:rStyle w:val="Hyperlink"/>
            <w:noProof/>
          </w:rPr>
          <w:t>8.2</w:t>
        </w:r>
        <w:r>
          <w:rPr>
            <w:rFonts w:asciiTheme="minorHAnsi" w:hAnsiTheme="minorHAnsi" w:cstheme="minorBidi"/>
            <w:b w:val="0"/>
            <w:i w:val="0"/>
            <w:noProof/>
            <w:sz w:val="22"/>
            <w:szCs w:val="22"/>
          </w:rPr>
          <w:tab/>
        </w:r>
        <w:r w:rsidRPr="009749C6">
          <w:rPr>
            <w:rStyle w:val="Hyperlink"/>
            <w:noProof/>
          </w:rPr>
          <w:t>Audio Inputs - Microphones</w:t>
        </w:r>
        <w:r>
          <w:rPr>
            <w:noProof/>
            <w:webHidden/>
          </w:rPr>
          <w:tab/>
        </w:r>
        <w:r>
          <w:rPr>
            <w:noProof/>
            <w:webHidden/>
          </w:rPr>
          <w:fldChar w:fldCharType="begin"/>
        </w:r>
        <w:r>
          <w:rPr>
            <w:noProof/>
            <w:webHidden/>
          </w:rPr>
          <w:instrText xml:space="preserve"> PAGEREF _Toc105779414 \h </w:instrText>
        </w:r>
      </w:ins>
      <w:r>
        <w:rPr>
          <w:noProof/>
          <w:webHidden/>
        </w:rPr>
      </w:r>
      <w:r>
        <w:rPr>
          <w:noProof/>
          <w:webHidden/>
        </w:rPr>
        <w:fldChar w:fldCharType="separate"/>
      </w:r>
      <w:ins w:id="306" w:author="Arun Saminathan" w:date="2022-06-10T18:48:00Z">
        <w:r>
          <w:rPr>
            <w:noProof/>
            <w:webHidden/>
          </w:rPr>
          <w:t>26</w:t>
        </w:r>
        <w:r>
          <w:rPr>
            <w:noProof/>
            <w:webHidden/>
          </w:rPr>
          <w:fldChar w:fldCharType="end"/>
        </w:r>
        <w:r w:rsidRPr="009749C6">
          <w:rPr>
            <w:rStyle w:val="Hyperlink"/>
            <w:noProof/>
          </w:rPr>
          <w:fldChar w:fldCharType="end"/>
        </w:r>
      </w:ins>
    </w:p>
    <w:p w14:paraId="79F49230" w14:textId="7BBC6227" w:rsidR="00FD2991" w:rsidRDefault="00FD2991">
      <w:pPr>
        <w:pStyle w:val="TOC3"/>
        <w:rPr>
          <w:ins w:id="307" w:author="Arun Saminathan" w:date="2022-06-10T18:48:00Z"/>
          <w:rFonts w:asciiTheme="minorHAnsi" w:hAnsiTheme="minorHAnsi"/>
          <w:i w:val="0"/>
          <w:sz w:val="22"/>
        </w:rPr>
      </w:pPr>
      <w:ins w:id="308" w:author="Arun Saminathan" w:date="2022-06-10T18:48:00Z">
        <w:r w:rsidRPr="009749C6">
          <w:rPr>
            <w:rStyle w:val="Hyperlink"/>
          </w:rPr>
          <w:fldChar w:fldCharType="begin"/>
        </w:r>
        <w:r w:rsidRPr="009749C6">
          <w:rPr>
            <w:rStyle w:val="Hyperlink"/>
          </w:rPr>
          <w:instrText xml:space="preserve"> </w:instrText>
        </w:r>
        <w:r>
          <w:instrText>HYPERLINK \l "_Toc105779415"</w:instrText>
        </w:r>
        <w:r w:rsidRPr="009749C6">
          <w:rPr>
            <w:rStyle w:val="Hyperlink"/>
          </w:rPr>
          <w:instrText xml:space="preserve"> </w:instrText>
        </w:r>
        <w:r w:rsidRPr="009749C6">
          <w:rPr>
            <w:rStyle w:val="Hyperlink"/>
          </w:rPr>
          <w:fldChar w:fldCharType="separate"/>
        </w:r>
        <w:r w:rsidRPr="009749C6">
          <w:rPr>
            <w:rStyle w:val="Hyperlink"/>
          </w:rPr>
          <w:t>8.2.1.</w:t>
        </w:r>
        <w:r>
          <w:rPr>
            <w:rFonts w:asciiTheme="minorHAnsi" w:hAnsiTheme="minorHAnsi"/>
            <w:i w:val="0"/>
            <w:sz w:val="22"/>
          </w:rPr>
          <w:tab/>
        </w:r>
        <w:r w:rsidRPr="009749C6">
          <w:rPr>
            <w:rStyle w:val="Hyperlink"/>
          </w:rPr>
          <w:t>PDC Microphone Input Relationship to Microphone Placement</w:t>
        </w:r>
        <w:r>
          <w:rPr>
            <w:webHidden/>
          </w:rPr>
          <w:tab/>
        </w:r>
        <w:r>
          <w:rPr>
            <w:webHidden/>
          </w:rPr>
          <w:fldChar w:fldCharType="begin"/>
        </w:r>
        <w:r>
          <w:rPr>
            <w:webHidden/>
          </w:rPr>
          <w:instrText xml:space="preserve"> PAGEREF _Toc105779415 \h </w:instrText>
        </w:r>
      </w:ins>
      <w:r>
        <w:rPr>
          <w:webHidden/>
        </w:rPr>
      </w:r>
      <w:r>
        <w:rPr>
          <w:webHidden/>
        </w:rPr>
        <w:fldChar w:fldCharType="separate"/>
      </w:r>
      <w:ins w:id="309" w:author="Arun Saminathan" w:date="2022-06-10T18:48:00Z">
        <w:r>
          <w:rPr>
            <w:webHidden/>
          </w:rPr>
          <w:t>26</w:t>
        </w:r>
        <w:r>
          <w:rPr>
            <w:webHidden/>
          </w:rPr>
          <w:fldChar w:fldCharType="end"/>
        </w:r>
        <w:r w:rsidRPr="009749C6">
          <w:rPr>
            <w:rStyle w:val="Hyperlink"/>
          </w:rPr>
          <w:fldChar w:fldCharType="end"/>
        </w:r>
      </w:ins>
    </w:p>
    <w:p w14:paraId="36994442" w14:textId="32495C99" w:rsidR="00FD2991" w:rsidRDefault="00FD2991">
      <w:pPr>
        <w:pStyle w:val="TOC3"/>
        <w:rPr>
          <w:ins w:id="310" w:author="Arun Saminathan" w:date="2022-06-10T18:48:00Z"/>
          <w:rFonts w:asciiTheme="minorHAnsi" w:hAnsiTheme="minorHAnsi"/>
          <w:i w:val="0"/>
          <w:sz w:val="22"/>
        </w:rPr>
      </w:pPr>
      <w:ins w:id="311" w:author="Arun Saminathan" w:date="2022-06-10T18:48:00Z">
        <w:r w:rsidRPr="009749C6">
          <w:rPr>
            <w:rStyle w:val="Hyperlink"/>
          </w:rPr>
          <w:fldChar w:fldCharType="begin"/>
        </w:r>
        <w:r w:rsidRPr="009749C6">
          <w:rPr>
            <w:rStyle w:val="Hyperlink"/>
          </w:rPr>
          <w:instrText xml:space="preserve"> </w:instrText>
        </w:r>
        <w:r>
          <w:instrText>HYPERLINK \l "_Toc105779416"</w:instrText>
        </w:r>
        <w:r w:rsidRPr="009749C6">
          <w:rPr>
            <w:rStyle w:val="Hyperlink"/>
          </w:rPr>
          <w:instrText xml:space="preserve"> </w:instrText>
        </w:r>
        <w:r w:rsidRPr="009749C6">
          <w:rPr>
            <w:rStyle w:val="Hyperlink"/>
          </w:rPr>
          <w:fldChar w:fldCharType="separate"/>
        </w:r>
        <w:r w:rsidRPr="009749C6">
          <w:rPr>
            <w:rStyle w:val="Hyperlink"/>
          </w:rPr>
          <w:t>8.2.2.</w:t>
        </w:r>
        <w:r>
          <w:rPr>
            <w:rFonts w:asciiTheme="minorHAnsi" w:hAnsiTheme="minorHAnsi"/>
            <w:i w:val="0"/>
            <w:sz w:val="22"/>
          </w:rPr>
          <w:tab/>
        </w:r>
        <w:r w:rsidRPr="009749C6">
          <w:rPr>
            <w:rStyle w:val="Hyperlink"/>
          </w:rPr>
          <w:t>PDC Mic Input/ Library Mic Input Relationship</w:t>
        </w:r>
        <w:r>
          <w:rPr>
            <w:webHidden/>
          </w:rPr>
          <w:tab/>
        </w:r>
        <w:r>
          <w:rPr>
            <w:webHidden/>
          </w:rPr>
          <w:fldChar w:fldCharType="begin"/>
        </w:r>
        <w:r>
          <w:rPr>
            <w:webHidden/>
          </w:rPr>
          <w:instrText xml:space="preserve"> PAGEREF _Toc105779416 \h </w:instrText>
        </w:r>
      </w:ins>
      <w:r>
        <w:rPr>
          <w:webHidden/>
        </w:rPr>
      </w:r>
      <w:r>
        <w:rPr>
          <w:webHidden/>
        </w:rPr>
        <w:fldChar w:fldCharType="separate"/>
      </w:r>
      <w:ins w:id="312" w:author="Arun Saminathan" w:date="2022-06-10T18:48:00Z">
        <w:r>
          <w:rPr>
            <w:webHidden/>
          </w:rPr>
          <w:t>28</w:t>
        </w:r>
        <w:r>
          <w:rPr>
            <w:webHidden/>
          </w:rPr>
          <w:fldChar w:fldCharType="end"/>
        </w:r>
        <w:r w:rsidRPr="009749C6">
          <w:rPr>
            <w:rStyle w:val="Hyperlink"/>
          </w:rPr>
          <w:fldChar w:fldCharType="end"/>
        </w:r>
      </w:ins>
    </w:p>
    <w:p w14:paraId="30DC6587" w14:textId="56697F52" w:rsidR="00FD2991" w:rsidRDefault="00FD2991">
      <w:pPr>
        <w:pStyle w:val="TOC2"/>
        <w:rPr>
          <w:ins w:id="313" w:author="Arun Saminathan" w:date="2022-06-10T18:48:00Z"/>
          <w:rFonts w:asciiTheme="minorHAnsi" w:hAnsiTheme="minorHAnsi" w:cstheme="minorBidi"/>
          <w:b w:val="0"/>
          <w:i w:val="0"/>
          <w:noProof/>
          <w:sz w:val="22"/>
          <w:szCs w:val="22"/>
        </w:rPr>
      </w:pPr>
      <w:ins w:id="31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"_Toc105779417"</w:instrText>
        </w:r>
        <w:r w:rsidRPr="009749C6">
          <w:rPr>
            <w:rStyle w:val="Hyperlink"/>
            <w:noProof/>
          </w:rPr>
          <w:instrText xml:space="preserve"> </w:instrText>
        </w:r>
        <w:r w:rsidRPr="009749C6">
          <w:rPr>
            <w:rStyle w:val="Hyperlink"/>
            <w:noProof/>
          </w:rPr>
          <w:fldChar w:fldCharType="separate"/>
        </w:r>
        <w:r w:rsidRPr="009749C6">
          <w:rPr>
            <w:rStyle w:val="Hyperlink"/>
            <w:noProof/>
          </w:rPr>
          <w:t>8.3</w:t>
        </w:r>
        <w:r>
          <w:rPr>
            <w:rFonts w:asciiTheme="minorHAnsi" w:hAnsiTheme="minorHAnsi" w:cstheme="minorBidi"/>
            <w:b w:val="0"/>
            <w:i w:val="0"/>
            <w:noProof/>
            <w:sz w:val="22"/>
            <w:szCs w:val="22"/>
          </w:rPr>
          <w:tab/>
        </w:r>
        <w:r w:rsidRPr="009749C6">
          <w:rPr>
            <w:rStyle w:val="Hyperlink"/>
            <w:noProof/>
          </w:rPr>
          <w:t>Audio Outputs</w:t>
        </w:r>
        <w:r>
          <w:rPr>
            <w:noProof/>
            <w:webHidden/>
          </w:rPr>
          <w:tab/>
        </w:r>
        <w:r>
          <w:rPr>
            <w:noProof/>
            <w:webHidden/>
          </w:rPr>
          <w:fldChar w:fldCharType="begin"/>
        </w:r>
        <w:r>
          <w:rPr>
            <w:noProof/>
            <w:webHidden/>
          </w:rPr>
          <w:instrText xml:space="preserve"> PAGEREF _Toc105779417 \h </w:instrText>
        </w:r>
      </w:ins>
      <w:r>
        <w:rPr>
          <w:noProof/>
          <w:webHidden/>
        </w:rPr>
      </w:r>
      <w:r>
        <w:rPr>
          <w:noProof/>
          <w:webHidden/>
        </w:rPr>
        <w:fldChar w:fldCharType="separate"/>
      </w:r>
      <w:ins w:id="315" w:author="Arun Saminathan" w:date="2022-06-10T18:48:00Z">
        <w:r>
          <w:rPr>
            <w:noProof/>
            <w:webHidden/>
          </w:rPr>
          <w:t>28</w:t>
        </w:r>
        <w:r>
          <w:rPr>
            <w:noProof/>
            <w:webHidden/>
          </w:rPr>
          <w:fldChar w:fldCharType="end"/>
        </w:r>
        <w:r w:rsidRPr="009749C6">
          <w:rPr>
            <w:rStyle w:val="Hyperlink"/>
            <w:noProof/>
          </w:rPr>
          <w:fldChar w:fldCharType="end"/>
        </w:r>
      </w:ins>
    </w:p>
    <w:p w14:paraId="122FC5CF" w14:textId="17BFAE72" w:rsidR="00FD2991" w:rsidRDefault="00FD2991">
      <w:pPr>
        <w:pStyle w:val="TOC3"/>
        <w:rPr>
          <w:ins w:id="316" w:author="Arun Saminathan" w:date="2022-06-10T18:48:00Z"/>
          <w:rFonts w:asciiTheme="minorHAnsi" w:hAnsiTheme="minorHAnsi"/>
          <w:i w:val="0"/>
          <w:sz w:val="22"/>
        </w:rPr>
      </w:pPr>
      <w:ins w:id="317" w:author="Arun Saminathan" w:date="2022-06-10T18:48:00Z">
        <w:r w:rsidRPr="009749C6">
          <w:rPr>
            <w:rStyle w:val="Hyperlink"/>
          </w:rPr>
          <w:fldChar w:fldCharType="begin"/>
        </w:r>
        <w:r w:rsidRPr="009749C6">
          <w:rPr>
            <w:rStyle w:val="Hyperlink"/>
          </w:rPr>
          <w:instrText xml:space="preserve"> </w:instrText>
        </w:r>
        <w:r>
          <w:instrText>HYPERLINK \l "_Toc105779418"</w:instrText>
        </w:r>
        <w:r w:rsidRPr="009749C6">
          <w:rPr>
            <w:rStyle w:val="Hyperlink"/>
          </w:rPr>
          <w:instrText xml:space="preserve"> </w:instrText>
        </w:r>
        <w:r w:rsidRPr="009749C6">
          <w:rPr>
            <w:rStyle w:val="Hyperlink"/>
          </w:rPr>
          <w:fldChar w:fldCharType="separate"/>
        </w:r>
        <w:r w:rsidRPr="009749C6">
          <w:rPr>
            <w:rStyle w:val="Hyperlink"/>
          </w:rPr>
          <w:t>8.3.1.</w:t>
        </w:r>
        <w:r>
          <w:rPr>
            <w:rFonts w:asciiTheme="minorHAnsi" w:hAnsiTheme="minorHAnsi"/>
            <w:i w:val="0"/>
            <w:sz w:val="22"/>
          </w:rPr>
          <w:tab/>
        </w:r>
        <w:r w:rsidRPr="009749C6">
          <w:rPr>
            <w:rStyle w:val="Hyperlink"/>
          </w:rPr>
          <w:t>Characteristics</w:t>
        </w:r>
        <w:r>
          <w:rPr>
            <w:webHidden/>
          </w:rPr>
          <w:tab/>
        </w:r>
        <w:r>
          <w:rPr>
            <w:webHidden/>
          </w:rPr>
          <w:fldChar w:fldCharType="begin"/>
        </w:r>
        <w:r>
          <w:rPr>
            <w:webHidden/>
          </w:rPr>
          <w:instrText xml:space="preserve"> PAGEREF _Toc105779418 \h </w:instrText>
        </w:r>
      </w:ins>
      <w:r>
        <w:rPr>
          <w:webHidden/>
        </w:rPr>
      </w:r>
      <w:r>
        <w:rPr>
          <w:webHidden/>
        </w:rPr>
        <w:fldChar w:fldCharType="separate"/>
      </w:r>
      <w:ins w:id="318" w:author="Arun Saminathan" w:date="2022-06-10T18:48:00Z">
        <w:r>
          <w:rPr>
            <w:webHidden/>
          </w:rPr>
          <w:t>28</w:t>
        </w:r>
        <w:r>
          <w:rPr>
            <w:webHidden/>
          </w:rPr>
          <w:fldChar w:fldCharType="end"/>
        </w:r>
        <w:r w:rsidRPr="009749C6">
          <w:rPr>
            <w:rStyle w:val="Hyperlink"/>
          </w:rPr>
          <w:fldChar w:fldCharType="end"/>
        </w:r>
      </w:ins>
    </w:p>
    <w:p w14:paraId="4DC460E7" w14:textId="0F24DF07" w:rsidR="00FD2991" w:rsidRDefault="00FD2991">
      <w:pPr>
        <w:pStyle w:val="TOC3"/>
        <w:rPr>
          <w:ins w:id="319" w:author="Arun Saminathan" w:date="2022-06-10T18:48:00Z"/>
          <w:rFonts w:asciiTheme="minorHAnsi" w:hAnsiTheme="minorHAnsi"/>
          <w:i w:val="0"/>
          <w:sz w:val="22"/>
        </w:rPr>
      </w:pPr>
      <w:ins w:id="320" w:author="Arun Saminathan" w:date="2022-06-10T18:48:00Z">
        <w:r w:rsidRPr="009749C6">
          <w:rPr>
            <w:rStyle w:val="Hyperlink"/>
          </w:rPr>
          <w:fldChar w:fldCharType="begin"/>
        </w:r>
        <w:r w:rsidRPr="009749C6">
          <w:rPr>
            <w:rStyle w:val="Hyperlink"/>
          </w:rPr>
          <w:instrText xml:space="preserve"> </w:instrText>
        </w:r>
        <w:r>
          <w:instrText>HYPERLINK \l "_Toc105779419"</w:instrText>
        </w:r>
        <w:r w:rsidRPr="009749C6">
          <w:rPr>
            <w:rStyle w:val="Hyperlink"/>
          </w:rPr>
          <w:instrText xml:space="preserve"> </w:instrText>
        </w:r>
        <w:r w:rsidRPr="009749C6">
          <w:rPr>
            <w:rStyle w:val="Hyperlink"/>
          </w:rPr>
          <w:fldChar w:fldCharType="separate"/>
        </w:r>
        <w:r w:rsidRPr="009749C6">
          <w:rPr>
            <w:rStyle w:val="Hyperlink"/>
          </w:rPr>
          <w:t>8.3.2.</w:t>
        </w:r>
        <w:r>
          <w:rPr>
            <w:rFonts w:asciiTheme="minorHAnsi" w:hAnsiTheme="minorHAnsi"/>
            <w:i w:val="0"/>
            <w:sz w:val="22"/>
          </w:rPr>
          <w:tab/>
        </w:r>
        <w:r w:rsidRPr="009749C6">
          <w:rPr>
            <w:rStyle w:val="Hyperlink"/>
          </w:rPr>
          <w:t>Library/ A2B Stream/ Speaker Channel Relationships</w:t>
        </w:r>
        <w:r>
          <w:rPr>
            <w:webHidden/>
          </w:rPr>
          <w:tab/>
        </w:r>
        <w:r>
          <w:rPr>
            <w:webHidden/>
          </w:rPr>
          <w:fldChar w:fldCharType="begin"/>
        </w:r>
        <w:r>
          <w:rPr>
            <w:webHidden/>
          </w:rPr>
          <w:instrText xml:space="preserve"> PAGEREF _Toc105779419 \h </w:instrText>
        </w:r>
      </w:ins>
      <w:r>
        <w:rPr>
          <w:webHidden/>
        </w:rPr>
      </w:r>
      <w:r>
        <w:rPr>
          <w:webHidden/>
        </w:rPr>
        <w:fldChar w:fldCharType="separate"/>
      </w:r>
      <w:ins w:id="321" w:author="Arun Saminathan" w:date="2022-06-10T18:48:00Z">
        <w:r>
          <w:rPr>
            <w:webHidden/>
          </w:rPr>
          <w:t>28</w:t>
        </w:r>
        <w:r>
          <w:rPr>
            <w:webHidden/>
          </w:rPr>
          <w:fldChar w:fldCharType="end"/>
        </w:r>
        <w:r w:rsidRPr="009749C6">
          <w:rPr>
            <w:rStyle w:val="Hyperlink"/>
          </w:rPr>
          <w:fldChar w:fldCharType="end"/>
        </w:r>
      </w:ins>
    </w:p>
    <w:p w14:paraId="01C65B6F" w14:textId="69DB076E" w:rsidR="00FD2991" w:rsidRDefault="00FD2991">
      <w:pPr>
        <w:pStyle w:val="TOC1"/>
        <w:rPr>
          <w:ins w:id="322" w:author="Arun Saminathan" w:date="2022-06-10T18:48:00Z"/>
          <w:rFonts w:asciiTheme="minorHAnsi" w:hAnsiTheme="minorHAnsi" w:cstheme="minorBidi"/>
          <w:b w:val="0"/>
          <w:smallCaps w:val="0"/>
          <w:noProof/>
          <w:sz w:val="22"/>
          <w:szCs w:val="22"/>
        </w:rPr>
      </w:pPr>
      <w:ins w:id="32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"_Toc105779420"</w:instrText>
        </w:r>
        <w:r w:rsidRPr="009749C6">
          <w:rPr>
            <w:rStyle w:val="Hyperlink"/>
            <w:noProof/>
          </w:rPr>
          <w:instrText xml:space="preserve"> </w:instrText>
        </w:r>
        <w:r w:rsidRPr="009749C6">
          <w:rPr>
            <w:rStyle w:val="Hyperlink"/>
            <w:noProof/>
          </w:rPr>
          <w:fldChar w:fldCharType="separate"/>
        </w:r>
        <w:r w:rsidRPr="009749C6">
          <w:rPr>
            <w:rStyle w:val="Hyperlink"/>
            <w:noProof/>
          </w:rPr>
          <w:t>9</w:t>
        </w:r>
        <w:r>
          <w:rPr>
            <w:rFonts w:asciiTheme="minorHAnsi" w:hAnsiTheme="minorHAnsi" w:cstheme="minorBidi"/>
            <w:b w:val="0"/>
            <w:smallCaps w:val="0"/>
            <w:noProof/>
            <w:sz w:val="22"/>
            <w:szCs w:val="22"/>
          </w:rPr>
          <w:tab/>
        </w:r>
        <w:r w:rsidRPr="009749C6">
          <w:rPr>
            <w:rStyle w:val="Hyperlink"/>
            <w:noProof/>
          </w:rPr>
          <w:t>Master VIN List/ CAN Signal Relationship Table</w:t>
        </w:r>
        <w:r>
          <w:rPr>
            <w:noProof/>
            <w:webHidden/>
          </w:rPr>
          <w:tab/>
        </w:r>
        <w:r>
          <w:rPr>
            <w:noProof/>
            <w:webHidden/>
          </w:rPr>
          <w:fldChar w:fldCharType="begin"/>
        </w:r>
        <w:r>
          <w:rPr>
            <w:noProof/>
            <w:webHidden/>
          </w:rPr>
          <w:instrText xml:space="preserve"> PAGEREF _Toc105779420 \h </w:instrText>
        </w:r>
      </w:ins>
      <w:r>
        <w:rPr>
          <w:noProof/>
          <w:webHidden/>
        </w:rPr>
      </w:r>
      <w:r>
        <w:rPr>
          <w:noProof/>
          <w:webHidden/>
        </w:rPr>
        <w:fldChar w:fldCharType="separate"/>
      </w:r>
      <w:ins w:id="324" w:author="Arun Saminathan" w:date="2022-06-10T18:48:00Z">
        <w:r>
          <w:rPr>
            <w:noProof/>
            <w:webHidden/>
          </w:rPr>
          <w:t>29</w:t>
        </w:r>
        <w:r>
          <w:rPr>
            <w:noProof/>
            <w:webHidden/>
          </w:rPr>
          <w:fldChar w:fldCharType="end"/>
        </w:r>
        <w:r w:rsidRPr="009749C6">
          <w:rPr>
            <w:rStyle w:val="Hyperlink"/>
            <w:noProof/>
          </w:rPr>
          <w:fldChar w:fldCharType="end"/>
        </w:r>
      </w:ins>
    </w:p>
    <w:p w14:paraId="31AE58D0" w14:textId="74A8935A" w:rsidR="00FD2991" w:rsidRDefault="00FD2991">
      <w:pPr>
        <w:pStyle w:val="TOC1"/>
        <w:rPr>
          <w:ins w:id="325" w:author="Arun Saminathan" w:date="2022-06-10T18:48:00Z"/>
          <w:rFonts w:asciiTheme="minorHAnsi" w:hAnsiTheme="minorHAnsi" w:cstheme="minorBidi"/>
          <w:b w:val="0"/>
          <w:smallCaps w:val="0"/>
          <w:noProof/>
          <w:sz w:val="22"/>
          <w:szCs w:val="22"/>
        </w:rPr>
      </w:pPr>
      <w:ins w:id="32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"_Toc105779421"</w:instrText>
        </w:r>
        <w:r w:rsidRPr="009749C6">
          <w:rPr>
            <w:rStyle w:val="Hyperlink"/>
            <w:noProof/>
          </w:rPr>
          <w:instrText xml:space="preserve"> </w:instrText>
        </w:r>
        <w:r w:rsidRPr="009749C6">
          <w:rPr>
            <w:rStyle w:val="Hyperlink"/>
            <w:noProof/>
          </w:rPr>
          <w:fldChar w:fldCharType="separate"/>
        </w:r>
        <w:r w:rsidRPr="009749C6">
          <w:rPr>
            <w:rStyle w:val="Hyperlink"/>
            <w:noProof/>
          </w:rPr>
          <w:t>10</w:t>
        </w:r>
        <w:r>
          <w:rPr>
            <w:rFonts w:asciiTheme="minorHAnsi" w:hAnsiTheme="minorHAnsi" w:cstheme="minorBidi"/>
            <w:b w:val="0"/>
            <w:smallCaps w:val="0"/>
            <w:noProof/>
            <w:sz w:val="22"/>
            <w:szCs w:val="22"/>
          </w:rPr>
          <w:tab/>
        </w:r>
        <w:r w:rsidRPr="009749C6">
          <w:rPr>
            <w:rStyle w:val="Hyperlink"/>
            <w:noProof/>
          </w:rPr>
          <w:t>Vehicle Signal - VIN - Tuning Tool Signal Relationship</w:t>
        </w:r>
        <w:r>
          <w:rPr>
            <w:noProof/>
            <w:webHidden/>
          </w:rPr>
          <w:tab/>
        </w:r>
        <w:r>
          <w:rPr>
            <w:noProof/>
            <w:webHidden/>
          </w:rPr>
          <w:fldChar w:fldCharType="begin"/>
        </w:r>
        <w:r>
          <w:rPr>
            <w:noProof/>
            <w:webHidden/>
          </w:rPr>
          <w:instrText xml:space="preserve"> PAGEREF _Toc105779421 \h </w:instrText>
        </w:r>
      </w:ins>
      <w:r>
        <w:rPr>
          <w:noProof/>
          <w:webHidden/>
        </w:rPr>
      </w:r>
      <w:r>
        <w:rPr>
          <w:noProof/>
          <w:webHidden/>
        </w:rPr>
        <w:fldChar w:fldCharType="separate"/>
      </w:r>
      <w:ins w:id="327" w:author="Arun Saminathan" w:date="2022-06-10T18:48:00Z">
        <w:r>
          <w:rPr>
            <w:noProof/>
            <w:webHidden/>
          </w:rPr>
          <w:t>29</w:t>
        </w:r>
        <w:r>
          <w:rPr>
            <w:noProof/>
            <w:webHidden/>
          </w:rPr>
          <w:fldChar w:fldCharType="end"/>
        </w:r>
        <w:r w:rsidRPr="009749C6">
          <w:rPr>
            <w:rStyle w:val="Hyperlink"/>
            <w:noProof/>
          </w:rPr>
          <w:fldChar w:fldCharType="end"/>
        </w:r>
      </w:ins>
    </w:p>
    <w:p w14:paraId="0891F2D8" w14:textId="2CC5AC0E" w:rsidR="00FD2991" w:rsidRDefault="00FD2991">
      <w:pPr>
        <w:pStyle w:val="TOC2"/>
        <w:rPr>
          <w:ins w:id="328" w:author="Arun Saminathan" w:date="2022-06-10T18:48:00Z"/>
          <w:rFonts w:asciiTheme="minorHAnsi" w:hAnsiTheme="minorHAnsi" w:cstheme="minorBidi"/>
          <w:b w:val="0"/>
          <w:i w:val="0"/>
          <w:noProof/>
          <w:sz w:val="22"/>
          <w:szCs w:val="22"/>
        </w:rPr>
      </w:pPr>
      <w:ins w:id="32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"_Toc105779422"</w:instrText>
        </w:r>
        <w:r w:rsidRPr="009749C6">
          <w:rPr>
            <w:rStyle w:val="Hyperlink"/>
            <w:noProof/>
          </w:rPr>
          <w:instrText xml:space="preserve"> </w:instrText>
        </w:r>
        <w:r w:rsidRPr="009749C6">
          <w:rPr>
            <w:rStyle w:val="Hyperlink"/>
            <w:noProof/>
          </w:rPr>
          <w:fldChar w:fldCharType="separate"/>
        </w:r>
        <w:r w:rsidRPr="009749C6">
          <w:rPr>
            <w:rStyle w:val="Hyperlink"/>
            <w:noProof/>
          </w:rPr>
          <w:t>10.1</w:t>
        </w:r>
        <w:r>
          <w:rPr>
            <w:rFonts w:asciiTheme="minorHAnsi" w:hAnsiTheme="minorHAnsi" w:cstheme="minorBidi"/>
            <w:b w:val="0"/>
            <w:i w:val="0"/>
            <w:noProof/>
            <w:sz w:val="22"/>
            <w:szCs w:val="22"/>
          </w:rPr>
          <w:tab/>
        </w:r>
        <w:r w:rsidRPr="009749C6">
          <w:rPr>
            <w:rStyle w:val="Hyperlink"/>
            <w:noProof/>
          </w:rPr>
          <w:t>Limit and Scaling Tables</w:t>
        </w:r>
        <w:r>
          <w:rPr>
            <w:noProof/>
            <w:webHidden/>
          </w:rPr>
          <w:tab/>
        </w:r>
        <w:r>
          <w:rPr>
            <w:noProof/>
            <w:webHidden/>
          </w:rPr>
          <w:fldChar w:fldCharType="begin"/>
        </w:r>
        <w:r>
          <w:rPr>
            <w:noProof/>
            <w:webHidden/>
          </w:rPr>
          <w:instrText xml:space="preserve"> PAGEREF _Toc105779422 \h </w:instrText>
        </w:r>
      </w:ins>
      <w:r>
        <w:rPr>
          <w:noProof/>
          <w:webHidden/>
        </w:rPr>
      </w:r>
      <w:r>
        <w:rPr>
          <w:noProof/>
          <w:webHidden/>
        </w:rPr>
        <w:fldChar w:fldCharType="separate"/>
      </w:r>
      <w:ins w:id="330" w:author="Arun Saminathan" w:date="2022-06-10T18:48:00Z">
        <w:r>
          <w:rPr>
            <w:noProof/>
            <w:webHidden/>
          </w:rPr>
          <w:t>29</w:t>
        </w:r>
        <w:r>
          <w:rPr>
            <w:noProof/>
            <w:webHidden/>
          </w:rPr>
          <w:fldChar w:fldCharType="end"/>
        </w:r>
        <w:r w:rsidRPr="009749C6">
          <w:rPr>
            <w:rStyle w:val="Hyperlink"/>
            <w:noProof/>
          </w:rPr>
          <w:fldChar w:fldCharType="end"/>
        </w:r>
      </w:ins>
    </w:p>
    <w:p w14:paraId="621DF353" w14:textId="3862E7AE" w:rsidR="00FD2991" w:rsidRDefault="00FD2991">
      <w:pPr>
        <w:pStyle w:val="TOC3"/>
        <w:rPr>
          <w:ins w:id="331" w:author="Arun Saminathan" w:date="2022-06-10T18:48:00Z"/>
          <w:rFonts w:asciiTheme="minorHAnsi" w:hAnsiTheme="minorHAnsi"/>
          <w:i w:val="0"/>
          <w:sz w:val="22"/>
        </w:rPr>
      </w:pPr>
      <w:ins w:id="332" w:author="Arun Saminathan" w:date="2022-06-10T18:48:00Z">
        <w:r w:rsidRPr="009749C6">
          <w:rPr>
            <w:rStyle w:val="Hyperlink"/>
          </w:rPr>
          <w:fldChar w:fldCharType="begin"/>
        </w:r>
        <w:r w:rsidRPr="009749C6">
          <w:rPr>
            <w:rStyle w:val="Hyperlink"/>
          </w:rPr>
          <w:instrText xml:space="preserve"> </w:instrText>
        </w:r>
        <w:r>
          <w:instrText>HYPERLINK \l "_Toc105779423"</w:instrText>
        </w:r>
        <w:r w:rsidRPr="009749C6">
          <w:rPr>
            <w:rStyle w:val="Hyperlink"/>
          </w:rPr>
          <w:instrText xml:space="preserve"> </w:instrText>
        </w:r>
        <w:r w:rsidRPr="009749C6">
          <w:rPr>
            <w:rStyle w:val="Hyperlink"/>
          </w:rPr>
          <w:fldChar w:fldCharType="separate"/>
        </w:r>
        <w:r w:rsidRPr="009749C6">
          <w:rPr>
            <w:rStyle w:val="Hyperlink"/>
          </w:rPr>
          <w:t>10.1.1.</w:t>
        </w:r>
        <w:r>
          <w:rPr>
            <w:rFonts w:asciiTheme="minorHAnsi" w:hAnsiTheme="minorHAnsi"/>
            <w:i w:val="0"/>
            <w:sz w:val="22"/>
          </w:rPr>
          <w:tab/>
        </w:r>
        <w:r w:rsidRPr="009749C6">
          <w:rPr>
            <w:rStyle w:val="Hyperlink"/>
          </w:rPr>
          <w:t>Accel PdlPos (%) (Accelerator pedal position)</w:t>
        </w:r>
        <w:r>
          <w:rPr>
            <w:webHidden/>
          </w:rPr>
          <w:tab/>
        </w:r>
        <w:r>
          <w:rPr>
            <w:webHidden/>
          </w:rPr>
          <w:fldChar w:fldCharType="begin"/>
        </w:r>
        <w:r>
          <w:rPr>
            <w:webHidden/>
          </w:rPr>
          <w:instrText xml:space="preserve"> PAGEREF _Toc105779423 \h </w:instrText>
        </w:r>
      </w:ins>
      <w:r>
        <w:rPr>
          <w:webHidden/>
        </w:rPr>
      </w:r>
      <w:r>
        <w:rPr>
          <w:webHidden/>
        </w:rPr>
        <w:fldChar w:fldCharType="separate"/>
      </w:r>
      <w:ins w:id="333" w:author="Arun Saminathan" w:date="2022-06-10T18:48:00Z">
        <w:r>
          <w:rPr>
            <w:webHidden/>
          </w:rPr>
          <w:t>30</w:t>
        </w:r>
        <w:r>
          <w:rPr>
            <w:webHidden/>
          </w:rPr>
          <w:fldChar w:fldCharType="end"/>
        </w:r>
        <w:r w:rsidRPr="009749C6">
          <w:rPr>
            <w:rStyle w:val="Hyperlink"/>
          </w:rPr>
          <w:fldChar w:fldCharType="end"/>
        </w:r>
      </w:ins>
    </w:p>
    <w:p w14:paraId="320CB376" w14:textId="3F8E7D8C" w:rsidR="00FD2991" w:rsidRDefault="00FD2991">
      <w:pPr>
        <w:pStyle w:val="TOC3"/>
        <w:rPr>
          <w:ins w:id="334" w:author="Arun Saminathan" w:date="2022-06-10T18:48:00Z"/>
          <w:rFonts w:asciiTheme="minorHAnsi" w:hAnsiTheme="minorHAnsi"/>
          <w:i w:val="0"/>
          <w:sz w:val="22"/>
        </w:rPr>
      </w:pPr>
      <w:ins w:id="335" w:author="Arun Saminathan" w:date="2022-06-10T18:48:00Z">
        <w:r w:rsidRPr="009749C6">
          <w:rPr>
            <w:rStyle w:val="Hyperlink"/>
          </w:rPr>
          <w:fldChar w:fldCharType="begin"/>
        </w:r>
        <w:r w:rsidRPr="009749C6">
          <w:rPr>
            <w:rStyle w:val="Hyperlink"/>
          </w:rPr>
          <w:instrText xml:space="preserve"> </w:instrText>
        </w:r>
        <w:r>
          <w:instrText>HYPERLINK \l "_Toc105779424"</w:instrText>
        </w:r>
        <w:r w:rsidRPr="009749C6">
          <w:rPr>
            <w:rStyle w:val="Hyperlink"/>
          </w:rPr>
          <w:instrText xml:space="preserve"> </w:instrText>
        </w:r>
        <w:r w:rsidRPr="009749C6">
          <w:rPr>
            <w:rStyle w:val="Hyperlink"/>
          </w:rPr>
          <w:fldChar w:fldCharType="separate"/>
        </w:r>
        <w:r w:rsidRPr="009749C6">
          <w:rPr>
            <w:rStyle w:val="Hyperlink"/>
          </w:rPr>
          <w:t>10.1.2.</w:t>
        </w:r>
        <w:r>
          <w:rPr>
            <w:rFonts w:asciiTheme="minorHAnsi" w:hAnsiTheme="minorHAnsi"/>
            <w:i w:val="0"/>
            <w:sz w:val="22"/>
          </w:rPr>
          <w:tab/>
        </w:r>
        <w:r w:rsidRPr="009749C6">
          <w:rPr>
            <w:rStyle w:val="Hyperlink"/>
          </w:rPr>
          <w:t>Engine Spd (RPM)</w:t>
        </w:r>
        <w:r>
          <w:rPr>
            <w:webHidden/>
          </w:rPr>
          <w:tab/>
        </w:r>
        <w:r>
          <w:rPr>
            <w:webHidden/>
          </w:rPr>
          <w:fldChar w:fldCharType="begin"/>
        </w:r>
        <w:r>
          <w:rPr>
            <w:webHidden/>
          </w:rPr>
          <w:instrText xml:space="preserve"> PAGEREF _Toc105779424 \h </w:instrText>
        </w:r>
      </w:ins>
      <w:r>
        <w:rPr>
          <w:webHidden/>
        </w:rPr>
      </w:r>
      <w:r>
        <w:rPr>
          <w:webHidden/>
        </w:rPr>
        <w:fldChar w:fldCharType="separate"/>
      </w:r>
      <w:ins w:id="336" w:author="Arun Saminathan" w:date="2022-06-10T18:48:00Z">
        <w:r>
          <w:rPr>
            <w:webHidden/>
          </w:rPr>
          <w:t>30</w:t>
        </w:r>
        <w:r>
          <w:rPr>
            <w:webHidden/>
          </w:rPr>
          <w:fldChar w:fldCharType="end"/>
        </w:r>
        <w:r w:rsidRPr="009749C6">
          <w:rPr>
            <w:rStyle w:val="Hyperlink"/>
          </w:rPr>
          <w:fldChar w:fldCharType="end"/>
        </w:r>
      </w:ins>
    </w:p>
    <w:p w14:paraId="2C4D7675" w14:textId="4916A75C" w:rsidR="00FD2991" w:rsidRDefault="00FD2991">
      <w:pPr>
        <w:pStyle w:val="TOC3"/>
        <w:rPr>
          <w:ins w:id="337" w:author="Arun Saminathan" w:date="2022-06-10T18:48:00Z"/>
          <w:rFonts w:asciiTheme="minorHAnsi" w:hAnsiTheme="minorHAnsi"/>
          <w:i w:val="0"/>
          <w:sz w:val="22"/>
        </w:rPr>
      </w:pPr>
      <w:ins w:id="338" w:author="Arun Saminathan" w:date="2022-06-10T18:48:00Z">
        <w:r w:rsidRPr="009749C6">
          <w:rPr>
            <w:rStyle w:val="Hyperlink"/>
          </w:rPr>
          <w:fldChar w:fldCharType="begin"/>
        </w:r>
        <w:r w:rsidRPr="009749C6">
          <w:rPr>
            <w:rStyle w:val="Hyperlink"/>
          </w:rPr>
          <w:instrText xml:space="preserve"> </w:instrText>
        </w:r>
        <w:r>
          <w:instrText>HYPERLINK \l "_Toc105779425"</w:instrText>
        </w:r>
        <w:r w:rsidRPr="009749C6">
          <w:rPr>
            <w:rStyle w:val="Hyperlink"/>
          </w:rPr>
          <w:instrText xml:space="preserve"> </w:instrText>
        </w:r>
        <w:r w:rsidRPr="009749C6">
          <w:rPr>
            <w:rStyle w:val="Hyperlink"/>
          </w:rPr>
          <w:fldChar w:fldCharType="separate"/>
        </w:r>
        <w:r w:rsidRPr="009749C6">
          <w:rPr>
            <w:rStyle w:val="Hyperlink"/>
          </w:rPr>
          <w:t>10.1.3.</w:t>
        </w:r>
        <w:r>
          <w:rPr>
            <w:rFonts w:asciiTheme="minorHAnsi" w:hAnsiTheme="minorHAnsi"/>
            <w:i w:val="0"/>
            <w:sz w:val="22"/>
          </w:rPr>
          <w:tab/>
        </w:r>
        <w:r w:rsidRPr="009749C6">
          <w:rPr>
            <w:rStyle w:val="Hyperlink"/>
          </w:rPr>
          <w:t>Engine Trq (Nm) (Engine Torque Output)</w:t>
        </w:r>
        <w:r>
          <w:rPr>
            <w:webHidden/>
          </w:rPr>
          <w:tab/>
        </w:r>
        <w:r>
          <w:rPr>
            <w:webHidden/>
          </w:rPr>
          <w:fldChar w:fldCharType="begin"/>
        </w:r>
        <w:r>
          <w:rPr>
            <w:webHidden/>
          </w:rPr>
          <w:instrText xml:space="preserve"> PAGEREF _Toc105779425 \h </w:instrText>
        </w:r>
      </w:ins>
      <w:r>
        <w:rPr>
          <w:webHidden/>
        </w:rPr>
      </w:r>
      <w:r>
        <w:rPr>
          <w:webHidden/>
        </w:rPr>
        <w:fldChar w:fldCharType="separate"/>
      </w:r>
      <w:ins w:id="339" w:author="Arun Saminathan" w:date="2022-06-10T18:48:00Z">
        <w:r>
          <w:rPr>
            <w:webHidden/>
          </w:rPr>
          <w:t>30</w:t>
        </w:r>
        <w:r>
          <w:rPr>
            <w:webHidden/>
          </w:rPr>
          <w:fldChar w:fldCharType="end"/>
        </w:r>
        <w:r w:rsidRPr="009749C6">
          <w:rPr>
            <w:rStyle w:val="Hyperlink"/>
          </w:rPr>
          <w:fldChar w:fldCharType="end"/>
        </w:r>
      </w:ins>
    </w:p>
    <w:p w14:paraId="32C63002" w14:textId="3515E814" w:rsidR="00FD2991" w:rsidRDefault="00FD2991">
      <w:pPr>
        <w:pStyle w:val="TOC3"/>
        <w:rPr>
          <w:ins w:id="340" w:author="Arun Saminathan" w:date="2022-06-10T18:48:00Z"/>
          <w:rFonts w:asciiTheme="minorHAnsi" w:hAnsiTheme="minorHAnsi"/>
          <w:i w:val="0"/>
          <w:sz w:val="22"/>
        </w:rPr>
      </w:pPr>
      <w:ins w:id="341" w:author="Arun Saminathan" w:date="2022-06-10T18:48:00Z">
        <w:r w:rsidRPr="009749C6">
          <w:rPr>
            <w:rStyle w:val="Hyperlink"/>
          </w:rPr>
          <w:fldChar w:fldCharType="begin"/>
        </w:r>
        <w:r w:rsidRPr="009749C6">
          <w:rPr>
            <w:rStyle w:val="Hyperlink"/>
          </w:rPr>
          <w:instrText xml:space="preserve"> </w:instrText>
        </w:r>
        <w:r>
          <w:instrText>HYPERLINK \l "_Toc105779426"</w:instrText>
        </w:r>
        <w:r w:rsidRPr="009749C6">
          <w:rPr>
            <w:rStyle w:val="Hyperlink"/>
          </w:rPr>
          <w:instrText xml:space="preserve"> </w:instrText>
        </w:r>
        <w:r w:rsidRPr="009749C6">
          <w:rPr>
            <w:rStyle w:val="Hyperlink"/>
          </w:rPr>
          <w:fldChar w:fldCharType="separate"/>
        </w:r>
        <w:r w:rsidRPr="009749C6">
          <w:rPr>
            <w:rStyle w:val="Hyperlink"/>
          </w:rPr>
          <w:t>10.1.4.</w:t>
        </w:r>
        <w:r>
          <w:rPr>
            <w:rFonts w:asciiTheme="minorHAnsi" w:hAnsiTheme="minorHAnsi"/>
            <w:i w:val="0"/>
            <w:sz w:val="22"/>
          </w:rPr>
          <w:tab/>
        </w:r>
        <w:r w:rsidRPr="009749C6">
          <w:rPr>
            <w:rStyle w:val="Hyperlink"/>
          </w:rPr>
          <w:t>Veh Spd (kph) (Vehicle Speed)</w:t>
        </w:r>
        <w:r>
          <w:rPr>
            <w:webHidden/>
          </w:rPr>
          <w:tab/>
        </w:r>
        <w:r>
          <w:rPr>
            <w:webHidden/>
          </w:rPr>
          <w:fldChar w:fldCharType="begin"/>
        </w:r>
        <w:r>
          <w:rPr>
            <w:webHidden/>
          </w:rPr>
          <w:instrText xml:space="preserve"> PAGEREF _Toc105779426 \h </w:instrText>
        </w:r>
      </w:ins>
      <w:r>
        <w:rPr>
          <w:webHidden/>
        </w:rPr>
      </w:r>
      <w:r>
        <w:rPr>
          <w:webHidden/>
        </w:rPr>
        <w:fldChar w:fldCharType="separate"/>
      </w:r>
      <w:ins w:id="342" w:author="Arun Saminathan" w:date="2022-06-10T18:48:00Z">
        <w:r>
          <w:rPr>
            <w:webHidden/>
          </w:rPr>
          <w:t>31</w:t>
        </w:r>
        <w:r>
          <w:rPr>
            <w:webHidden/>
          </w:rPr>
          <w:fldChar w:fldCharType="end"/>
        </w:r>
        <w:r w:rsidRPr="009749C6">
          <w:rPr>
            <w:rStyle w:val="Hyperlink"/>
          </w:rPr>
          <w:fldChar w:fldCharType="end"/>
        </w:r>
      </w:ins>
    </w:p>
    <w:p w14:paraId="782C9DD5" w14:textId="2DD48017" w:rsidR="00FD2991" w:rsidRDefault="00FD2991">
      <w:pPr>
        <w:pStyle w:val="TOC3"/>
        <w:rPr>
          <w:ins w:id="343" w:author="Arun Saminathan" w:date="2022-06-10T18:48:00Z"/>
          <w:rFonts w:asciiTheme="minorHAnsi" w:hAnsiTheme="minorHAnsi"/>
          <w:i w:val="0"/>
          <w:sz w:val="22"/>
        </w:rPr>
      </w:pPr>
      <w:ins w:id="344" w:author="Arun Saminathan" w:date="2022-06-10T18:48:00Z">
        <w:r w:rsidRPr="009749C6">
          <w:rPr>
            <w:rStyle w:val="Hyperlink"/>
          </w:rPr>
          <w:fldChar w:fldCharType="begin"/>
        </w:r>
        <w:r w:rsidRPr="009749C6">
          <w:rPr>
            <w:rStyle w:val="Hyperlink"/>
          </w:rPr>
          <w:instrText xml:space="preserve"> </w:instrText>
        </w:r>
        <w:r>
          <w:instrText>HYPERLINK \l "_Toc105779427"</w:instrText>
        </w:r>
        <w:r w:rsidRPr="009749C6">
          <w:rPr>
            <w:rStyle w:val="Hyperlink"/>
          </w:rPr>
          <w:instrText xml:space="preserve"> </w:instrText>
        </w:r>
        <w:r w:rsidRPr="009749C6">
          <w:rPr>
            <w:rStyle w:val="Hyperlink"/>
          </w:rPr>
          <w:fldChar w:fldCharType="separate"/>
        </w:r>
        <w:r w:rsidRPr="009749C6">
          <w:rPr>
            <w:rStyle w:val="Hyperlink"/>
          </w:rPr>
          <w:t>10.1.5.</w:t>
        </w:r>
        <w:r>
          <w:rPr>
            <w:rFonts w:asciiTheme="minorHAnsi" w:hAnsiTheme="minorHAnsi"/>
            <w:i w:val="0"/>
            <w:sz w:val="22"/>
          </w:rPr>
          <w:tab/>
        </w:r>
        <w:r w:rsidRPr="009749C6">
          <w:rPr>
            <w:rStyle w:val="Hyperlink"/>
          </w:rPr>
          <w:t>DLine Spd (RPM) (Transmission output shaft/ Driveline speed)</w:t>
        </w:r>
        <w:r>
          <w:rPr>
            <w:webHidden/>
          </w:rPr>
          <w:tab/>
        </w:r>
        <w:r>
          <w:rPr>
            <w:webHidden/>
          </w:rPr>
          <w:fldChar w:fldCharType="begin"/>
        </w:r>
        <w:r>
          <w:rPr>
            <w:webHidden/>
          </w:rPr>
          <w:instrText xml:space="preserve"> PAGEREF _Toc105779427 \h </w:instrText>
        </w:r>
      </w:ins>
      <w:r>
        <w:rPr>
          <w:webHidden/>
        </w:rPr>
      </w:r>
      <w:r>
        <w:rPr>
          <w:webHidden/>
        </w:rPr>
        <w:fldChar w:fldCharType="separate"/>
      </w:r>
      <w:ins w:id="345" w:author="Arun Saminathan" w:date="2022-06-10T18:48:00Z">
        <w:r>
          <w:rPr>
            <w:webHidden/>
          </w:rPr>
          <w:t>31</w:t>
        </w:r>
        <w:r>
          <w:rPr>
            <w:webHidden/>
          </w:rPr>
          <w:fldChar w:fldCharType="end"/>
        </w:r>
        <w:r w:rsidRPr="009749C6">
          <w:rPr>
            <w:rStyle w:val="Hyperlink"/>
          </w:rPr>
          <w:fldChar w:fldCharType="end"/>
        </w:r>
      </w:ins>
    </w:p>
    <w:p w14:paraId="62AFDDCD" w14:textId="745F5DD8" w:rsidR="00FD2991" w:rsidRDefault="00FD2991">
      <w:pPr>
        <w:pStyle w:val="TOC3"/>
        <w:rPr>
          <w:ins w:id="346" w:author="Arun Saminathan" w:date="2022-06-10T18:48:00Z"/>
          <w:rFonts w:asciiTheme="minorHAnsi" w:hAnsiTheme="minorHAnsi"/>
          <w:i w:val="0"/>
          <w:sz w:val="22"/>
        </w:rPr>
      </w:pPr>
      <w:ins w:id="347" w:author="Arun Saminathan" w:date="2022-06-10T18:48:00Z">
        <w:r w:rsidRPr="009749C6">
          <w:rPr>
            <w:rStyle w:val="Hyperlink"/>
          </w:rPr>
          <w:fldChar w:fldCharType="begin"/>
        </w:r>
        <w:r w:rsidRPr="009749C6">
          <w:rPr>
            <w:rStyle w:val="Hyperlink"/>
          </w:rPr>
          <w:instrText xml:space="preserve"> </w:instrText>
        </w:r>
        <w:r>
          <w:instrText>HYPERLINK \l "_Toc105779428"</w:instrText>
        </w:r>
        <w:r w:rsidRPr="009749C6">
          <w:rPr>
            <w:rStyle w:val="Hyperlink"/>
          </w:rPr>
          <w:instrText xml:space="preserve"> </w:instrText>
        </w:r>
        <w:r w:rsidRPr="009749C6">
          <w:rPr>
            <w:rStyle w:val="Hyperlink"/>
          </w:rPr>
          <w:fldChar w:fldCharType="separate"/>
        </w:r>
        <w:r w:rsidRPr="009749C6">
          <w:rPr>
            <w:rStyle w:val="Hyperlink"/>
          </w:rPr>
          <w:t>10.1.6.</w:t>
        </w:r>
        <w:r>
          <w:rPr>
            <w:rFonts w:asciiTheme="minorHAnsi" w:hAnsiTheme="minorHAnsi"/>
            <w:i w:val="0"/>
            <w:sz w:val="22"/>
          </w:rPr>
          <w:tab/>
        </w:r>
        <w:r w:rsidRPr="009749C6">
          <w:rPr>
            <w:rStyle w:val="Hyperlink"/>
          </w:rPr>
          <w:t>Pct Mtr Trq (%) (Percentage of motor torque)</w:t>
        </w:r>
        <w:r>
          <w:rPr>
            <w:webHidden/>
          </w:rPr>
          <w:tab/>
        </w:r>
        <w:r>
          <w:rPr>
            <w:webHidden/>
          </w:rPr>
          <w:fldChar w:fldCharType="begin"/>
        </w:r>
        <w:r>
          <w:rPr>
            <w:webHidden/>
          </w:rPr>
          <w:instrText xml:space="preserve"> PAGEREF _Toc105779428 \h </w:instrText>
        </w:r>
      </w:ins>
      <w:r>
        <w:rPr>
          <w:webHidden/>
        </w:rPr>
      </w:r>
      <w:r>
        <w:rPr>
          <w:webHidden/>
        </w:rPr>
        <w:fldChar w:fldCharType="separate"/>
      </w:r>
      <w:ins w:id="348" w:author="Arun Saminathan" w:date="2022-06-10T18:48:00Z">
        <w:r>
          <w:rPr>
            <w:webHidden/>
          </w:rPr>
          <w:t>31</w:t>
        </w:r>
        <w:r>
          <w:rPr>
            <w:webHidden/>
          </w:rPr>
          <w:fldChar w:fldCharType="end"/>
        </w:r>
        <w:r w:rsidRPr="009749C6">
          <w:rPr>
            <w:rStyle w:val="Hyperlink"/>
          </w:rPr>
          <w:fldChar w:fldCharType="end"/>
        </w:r>
      </w:ins>
    </w:p>
    <w:p w14:paraId="0FDCF132" w14:textId="5F6809B3" w:rsidR="00FD2991" w:rsidRDefault="00FD2991">
      <w:pPr>
        <w:pStyle w:val="TOC3"/>
        <w:rPr>
          <w:ins w:id="349" w:author="Arun Saminathan" w:date="2022-06-10T18:48:00Z"/>
          <w:rFonts w:asciiTheme="minorHAnsi" w:hAnsiTheme="minorHAnsi"/>
          <w:i w:val="0"/>
          <w:sz w:val="22"/>
        </w:rPr>
      </w:pPr>
      <w:ins w:id="350" w:author="Arun Saminathan" w:date="2022-06-10T18:48:00Z">
        <w:r w:rsidRPr="009749C6">
          <w:rPr>
            <w:rStyle w:val="Hyperlink"/>
          </w:rPr>
          <w:fldChar w:fldCharType="begin"/>
        </w:r>
        <w:r w:rsidRPr="009749C6">
          <w:rPr>
            <w:rStyle w:val="Hyperlink"/>
          </w:rPr>
          <w:instrText xml:space="preserve"> </w:instrText>
        </w:r>
        <w:r>
          <w:instrText>HYPERLINK \l "_Toc105779429"</w:instrText>
        </w:r>
        <w:r w:rsidRPr="009749C6">
          <w:rPr>
            <w:rStyle w:val="Hyperlink"/>
          </w:rPr>
          <w:instrText xml:space="preserve"> </w:instrText>
        </w:r>
        <w:r w:rsidRPr="009749C6">
          <w:rPr>
            <w:rStyle w:val="Hyperlink"/>
          </w:rPr>
          <w:fldChar w:fldCharType="separate"/>
        </w:r>
        <w:r w:rsidRPr="009749C6">
          <w:rPr>
            <w:rStyle w:val="Hyperlink"/>
          </w:rPr>
          <w:t>10.1.7.</w:t>
        </w:r>
        <w:r>
          <w:rPr>
            <w:rFonts w:asciiTheme="minorHAnsi" w:hAnsiTheme="minorHAnsi"/>
            <w:i w:val="0"/>
            <w:sz w:val="22"/>
          </w:rPr>
          <w:tab/>
        </w:r>
        <w:r w:rsidRPr="009749C6">
          <w:rPr>
            <w:rStyle w:val="Hyperlink"/>
          </w:rPr>
          <w:t>IC Engine Status</w:t>
        </w:r>
        <w:r>
          <w:rPr>
            <w:webHidden/>
          </w:rPr>
          <w:tab/>
        </w:r>
        <w:r>
          <w:rPr>
            <w:webHidden/>
          </w:rPr>
          <w:fldChar w:fldCharType="begin"/>
        </w:r>
        <w:r>
          <w:rPr>
            <w:webHidden/>
          </w:rPr>
          <w:instrText xml:space="preserve"> PAGEREF _Toc105779429 \h </w:instrText>
        </w:r>
      </w:ins>
      <w:r>
        <w:rPr>
          <w:webHidden/>
        </w:rPr>
      </w:r>
      <w:r>
        <w:rPr>
          <w:webHidden/>
        </w:rPr>
        <w:fldChar w:fldCharType="separate"/>
      </w:r>
      <w:ins w:id="351" w:author="Arun Saminathan" w:date="2022-06-10T18:48:00Z">
        <w:r>
          <w:rPr>
            <w:webHidden/>
          </w:rPr>
          <w:t>31</w:t>
        </w:r>
        <w:r>
          <w:rPr>
            <w:webHidden/>
          </w:rPr>
          <w:fldChar w:fldCharType="end"/>
        </w:r>
        <w:r w:rsidRPr="009749C6">
          <w:rPr>
            <w:rStyle w:val="Hyperlink"/>
          </w:rPr>
          <w:fldChar w:fldCharType="end"/>
        </w:r>
      </w:ins>
    </w:p>
    <w:p w14:paraId="2A1DB7F9" w14:textId="1FCCB2F8" w:rsidR="00FD2991" w:rsidRDefault="00FD2991">
      <w:pPr>
        <w:pStyle w:val="TOC3"/>
        <w:rPr>
          <w:ins w:id="352" w:author="Arun Saminathan" w:date="2022-06-10T18:48:00Z"/>
          <w:rFonts w:asciiTheme="minorHAnsi" w:hAnsiTheme="minorHAnsi"/>
          <w:i w:val="0"/>
          <w:sz w:val="22"/>
        </w:rPr>
      </w:pPr>
      <w:ins w:id="353" w:author="Arun Saminathan" w:date="2022-06-10T18:48:00Z">
        <w:r w:rsidRPr="009749C6">
          <w:rPr>
            <w:rStyle w:val="Hyperlink"/>
          </w:rPr>
          <w:fldChar w:fldCharType="begin"/>
        </w:r>
        <w:r w:rsidRPr="009749C6">
          <w:rPr>
            <w:rStyle w:val="Hyperlink"/>
          </w:rPr>
          <w:instrText xml:space="preserve"> </w:instrText>
        </w:r>
        <w:r>
          <w:instrText>HYPERLINK \l "_Toc105779430"</w:instrText>
        </w:r>
        <w:r w:rsidRPr="009749C6">
          <w:rPr>
            <w:rStyle w:val="Hyperlink"/>
          </w:rPr>
          <w:instrText xml:space="preserve"> </w:instrText>
        </w:r>
        <w:r w:rsidRPr="009749C6">
          <w:rPr>
            <w:rStyle w:val="Hyperlink"/>
          </w:rPr>
          <w:fldChar w:fldCharType="separate"/>
        </w:r>
        <w:r w:rsidRPr="009749C6">
          <w:rPr>
            <w:rStyle w:val="Hyperlink"/>
          </w:rPr>
          <w:t>10.1.8.</w:t>
        </w:r>
        <w:r>
          <w:rPr>
            <w:rFonts w:asciiTheme="minorHAnsi" w:hAnsiTheme="minorHAnsi"/>
            <w:i w:val="0"/>
            <w:sz w:val="22"/>
          </w:rPr>
          <w:tab/>
        </w:r>
        <w:r w:rsidRPr="009749C6">
          <w:rPr>
            <w:rStyle w:val="Hyperlink"/>
          </w:rPr>
          <w:t>Ignition status</w:t>
        </w:r>
        <w:r>
          <w:rPr>
            <w:webHidden/>
          </w:rPr>
          <w:tab/>
        </w:r>
        <w:r>
          <w:rPr>
            <w:webHidden/>
          </w:rPr>
          <w:fldChar w:fldCharType="begin"/>
        </w:r>
        <w:r>
          <w:rPr>
            <w:webHidden/>
          </w:rPr>
          <w:instrText xml:space="preserve"> PAGEREF _Toc105779430 \h </w:instrText>
        </w:r>
      </w:ins>
      <w:r>
        <w:rPr>
          <w:webHidden/>
        </w:rPr>
      </w:r>
      <w:r>
        <w:rPr>
          <w:webHidden/>
        </w:rPr>
        <w:fldChar w:fldCharType="separate"/>
      </w:r>
      <w:ins w:id="354" w:author="Arun Saminathan" w:date="2022-06-10T18:48:00Z">
        <w:r>
          <w:rPr>
            <w:webHidden/>
          </w:rPr>
          <w:t>32</w:t>
        </w:r>
        <w:r>
          <w:rPr>
            <w:webHidden/>
          </w:rPr>
          <w:fldChar w:fldCharType="end"/>
        </w:r>
        <w:r w:rsidRPr="009749C6">
          <w:rPr>
            <w:rStyle w:val="Hyperlink"/>
          </w:rPr>
          <w:fldChar w:fldCharType="end"/>
        </w:r>
      </w:ins>
    </w:p>
    <w:p w14:paraId="512796C2" w14:textId="77C0294F" w:rsidR="00FD2991" w:rsidRDefault="00FD2991">
      <w:pPr>
        <w:pStyle w:val="TOC3"/>
        <w:rPr>
          <w:ins w:id="355" w:author="Arun Saminathan" w:date="2022-06-10T18:48:00Z"/>
          <w:rFonts w:asciiTheme="minorHAnsi" w:hAnsiTheme="minorHAnsi"/>
          <w:i w:val="0"/>
          <w:sz w:val="22"/>
        </w:rPr>
      </w:pPr>
      <w:ins w:id="356" w:author="Arun Saminathan" w:date="2022-06-10T18:48:00Z">
        <w:r w:rsidRPr="009749C6">
          <w:rPr>
            <w:rStyle w:val="Hyperlink"/>
          </w:rPr>
          <w:fldChar w:fldCharType="begin"/>
        </w:r>
        <w:r w:rsidRPr="009749C6">
          <w:rPr>
            <w:rStyle w:val="Hyperlink"/>
          </w:rPr>
          <w:instrText xml:space="preserve"> </w:instrText>
        </w:r>
        <w:r>
          <w:instrText>HYPERLINK \l "_Toc105779431"</w:instrText>
        </w:r>
        <w:r w:rsidRPr="009749C6">
          <w:rPr>
            <w:rStyle w:val="Hyperlink"/>
          </w:rPr>
          <w:instrText xml:space="preserve"> </w:instrText>
        </w:r>
        <w:r w:rsidRPr="009749C6">
          <w:rPr>
            <w:rStyle w:val="Hyperlink"/>
          </w:rPr>
          <w:fldChar w:fldCharType="separate"/>
        </w:r>
        <w:r w:rsidRPr="009749C6">
          <w:rPr>
            <w:rStyle w:val="Hyperlink"/>
          </w:rPr>
          <w:t>10.1.9.</w:t>
        </w:r>
        <w:r>
          <w:rPr>
            <w:rFonts w:asciiTheme="minorHAnsi" w:hAnsiTheme="minorHAnsi"/>
            <w:i w:val="0"/>
            <w:sz w:val="22"/>
          </w:rPr>
          <w:tab/>
        </w:r>
        <w:r w:rsidRPr="009749C6">
          <w:rPr>
            <w:rStyle w:val="Hyperlink"/>
          </w:rPr>
          <w:t>Sound State</w:t>
        </w:r>
        <w:r>
          <w:rPr>
            <w:webHidden/>
          </w:rPr>
          <w:tab/>
        </w:r>
        <w:r>
          <w:rPr>
            <w:webHidden/>
          </w:rPr>
          <w:fldChar w:fldCharType="begin"/>
        </w:r>
        <w:r>
          <w:rPr>
            <w:webHidden/>
          </w:rPr>
          <w:instrText xml:space="preserve"> PAGEREF _Toc105779431 \h </w:instrText>
        </w:r>
      </w:ins>
      <w:r>
        <w:rPr>
          <w:webHidden/>
        </w:rPr>
      </w:r>
      <w:r>
        <w:rPr>
          <w:webHidden/>
        </w:rPr>
        <w:fldChar w:fldCharType="separate"/>
      </w:r>
      <w:ins w:id="357" w:author="Arun Saminathan" w:date="2022-06-10T18:48:00Z">
        <w:r>
          <w:rPr>
            <w:webHidden/>
          </w:rPr>
          <w:t>32</w:t>
        </w:r>
        <w:r>
          <w:rPr>
            <w:webHidden/>
          </w:rPr>
          <w:fldChar w:fldCharType="end"/>
        </w:r>
        <w:r w:rsidRPr="009749C6">
          <w:rPr>
            <w:rStyle w:val="Hyperlink"/>
          </w:rPr>
          <w:fldChar w:fldCharType="end"/>
        </w:r>
      </w:ins>
    </w:p>
    <w:p w14:paraId="76CF7F5E" w14:textId="0ADB9CF3" w:rsidR="00FD2991" w:rsidRDefault="00FD2991">
      <w:pPr>
        <w:pStyle w:val="TOC3"/>
        <w:rPr>
          <w:ins w:id="358" w:author="Arun Saminathan" w:date="2022-06-10T18:48:00Z"/>
          <w:rFonts w:asciiTheme="minorHAnsi" w:hAnsiTheme="minorHAnsi"/>
          <w:i w:val="0"/>
          <w:sz w:val="22"/>
        </w:rPr>
      </w:pPr>
      <w:ins w:id="359" w:author="Arun Saminathan" w:date="2022-06-10T18:48:00Z">
        <w:r w:rsidRPr="009749C6">
          <w:rPr>
            <w:rStyle w:val="Hyperlink"/>
          </w:rPr>
          <w:fldChar w:fldCharType="begin"/>
        </w:r>
        <w:r w:rsidRPr="009749C6">
          <w:rPr>
            <w:rStyle w:val="Hyperlink"/>
          </w:rPr>
          <w:instrText xml:space="preserve"> </w:instrText>
        </w:r>
        <w:r>
          <w:instrText>HYPERLINK \l "_Toc105779432"</w:instrText>
        </w:r>
        <w:r w:rsidRPr="009749C6">
          <w:rPr>
            <w:rStyle w:val="Hyperlink"/>
          </w:rPr>
          <w:instrText xml:space="preserve"> </w:instrText>
        </w:r>
        <w:r w:rsidRPr="009749C6">
          <w:rPr>
            <w:rStyle w:val="Hyperlink"/>
          </w:rPr>
          <w:fldChar w:fldCharType="separate"/>
        </w:r>
        <w:r w:rsidRPr="009749C6">
          <w:rPr>
            <w:rStyle w:val="Hyperlink"/>
          </w:rPr>
          <w:t>10.1.10.</w:t>
        </w:r>
        <w:r>
          <w:rPr>
            <w:rFonts w:asciiTheme="minorHAnsi" w:hAnsiTheme="minorHAnsi"/>
            <w:i w:val="0"/>
            <w:sz w:val="22"/>
          </w:rPr>
          <w:tab/>
        </w:r>
        <w:r w:rsidRPr="009749C6">
          <w:rPr>
            <w:rStyle w:val="Hyperlink"/>
          </w:rPr>
          <w:t>Trq Avail (Y/N) (Torque Available Status)</w:t>
        </w:r>
        <w:r>
          <w:rPr>
            <w:webHidden/>
          </w:rPr>
          <w:tab/>
        </w:r>
        <w:r>
          <w:rPr>
            <w:webHidden/>
          </w:rPr>
          <w:fldChar w:fldCharType="begin"/>
        </w:r>
        <w:r>
          <w:rPr>
            <w:webHidden/>
          </w:rPr>
          <w:instrText xml:space="preserve"> PAGEREF _Toc105779432 \h </w:instrText>
        </w:r>
      </w:ins>
      <w:r>
        <w:rPr>
          <w:webHidden/>
        </w:rPr>
      </w:r>
      <w:r>
        <w:rPr>
          <w:webHidden/>
        </w:rPr>
        <w:fldChar w:fldCharType="separate"/>
      </w:r>
      <w:ins w:id="360" w:author="Arun Saminathan" w:date="2022-06-10T18:48:00Z">
        <w:r>
          <w:rPr>
            <w:webHidden/>
          </w:rPr>
          <w:t>34</w:t>
        </w:r>
        <w:r>
          <w:rPr>
            <w:webHidden/>
          </w:rPr>
          <w:fldChar w:fldCharType="end"/>
        </w:r>
        <w:r w:rsidRPr="009749C6">
          <w:rPr>
            <w:rStyle w:val="Hyperlink"/>
          </w:rPr>
          <w:fldChar w:fldCharType="end"/>
        </w:r>
      </w:ins>
    </w:p>
    <w:p w14:paraId="115632C3" w14:textId="3D4A3AAE" w:rsidR="00FD2991" w:rsidRDefault="00FD2991">
      <w:pPr>
        <w:pStyle w:val="TOC3"/>
        <w:rPr>
          <w:ins w:id="361" w:author="Arun Saminathan" w:date="2022-06-10T18:48:00Z"/>
          <w:rFonts w:asciiTheme="minorHAnsi" w:hAnsiTheme="minorHAnsi"/>
          <w:i w:val="0"/>
          <w:sz w:val="22"/>
        </w:rPr>
      </w:pPr>
      <w:ins w:id="362" w:author="Arun Saminathan" w:date="2022-06-10T18:48:00Z">
        <w:r w:rsidRPr="009749C6">
          <w:rPr>
            <w:rStyle w:val="Hyperlink"/>
          </w:rPr>
          <w:fldChar w:fldCharType="begin"/>
        </w:r>
        <w:r w:rsidRPr="009749C6">
          <w:rPr>
            <w:rStyle w:val="Hyperlink"/>
          </w:rPr>
          <w:instrText xml:space="preserve"> </w:instrText>
        </w:r>
        <w:r>
          <w:instrText>HYPERLINK \l "_Toc105779433"</w:instrText>
        </w:r>
        <w:r w:rsidRPr="009749C6">
          <w:rPr>
            <w:rStyle w:val="Hyperlink"/>
          </w:rPr>
          <w:instrText xml:space="preserve"> </w:instrText>
        </w:r>
        <w:r w:rsidRPr="009749C6">
          <w:rPr>
            <w:rStyle w:val="Hyperlink"/>
          </w:rPr>
          <w:fldChar w:fldCharType="separate"/>
        </w:r>
        <w:r w:rsidRPr="009749C6">
          <w:rPr>
            <w:rStyle w:val="Hyperlink"/>
          </w:rPr>
          <w:t>10.1.11.</w:t>
        </w:r>
        <w:r>
          <w:rPr>
            <w:rFonts w:asciiTheme="minorHAnsi" w:hAnsiTheme="minorHAnsi"/>
            <w:i w:val="0"/>
            <w:sz w:val="22"/>
          </w:rPr>
          <w:tab/>
        </w:r>
        <w:r w:rsidRPr="009749C6">
          <w:rPr>
            <w:rStyle w:val="Hyperlink"/>
          </w:rPr>
          <w:t>Trans Gear Pos</w:t>
        </w:r>
        <w:r>
          <w:rPr>
            <w:webHidden/>
          </w:rPr>
          <w:tab/>
        </w:r>
        <w:r>
          <w:rPr>
            <w:webHidden/>
          </w:rPr>
          <w:fldChar w:fldCharType="begin"/>
        </w:r>
        <w:r>
          <w:rPr>
            <w:webHidden/>
          </w:rPr>
          <w:instrText xml:space="preserve"> PAGEREF _Toc105779433 \h </w:instrText>
        </w:r>
      </w:ins>
      <w:r>
        <w:rPr>
          <w:webHidden/>
        </w:rPr>
      </w:r>
      <w:r>
        <w:rPr>
          <w:webHidden/>
        </w:rPr>
        <w:fldChar w:fldCharType="separate"/>
      </w:r>
      <w:ins w:id="363" w:author="Arun Saminathan" w:date="2022-06-10T18:48:00Z">
        <w:r>
          <w:rPr>
            <w:webHidden/>
          </w:rPr>
          <w:t>34</w:t>
        </w:r>
        <w:r>
          <w:rPr>
            <w:webHidden/>
          </w:rPr>
          <w:fldChar w:fldCharType="end"/>
        </w:r>
        <w:r w:rsidRPr="009749C6">
          <w:rPr>
            <w:rStyle w:val="Hyperlink"/>
          </w:rPr>
          <w:fldChar w:fldCharType="end"/>
        </w:r>
      </w:ins>
    </w:p>
    <w:p w14:paraId="32E60ED3" w14:textId="38523881" w:rsidR="00FD2991" w:rsidRDefault="00FD2991">
      <w:pPr>
        <w:pStyle w:val="TOC3"/>
        <w:rPr>
          <w:ins w:id="364" w:author="Arun Saminathan" w:date="2022-06-10T18:48:00Z"/>
          <w:rFonts w:asciiTheme="minorHAnsi" w:hAnsiTheme="minorHAnsi"/>
          <w:i w:val="0"/>
          <w:sz w:val="22"/>
        </w:rPr>
      </w:pPr>
      <w:ins w:id="365" w:author="Arun Saminathan" w:date="2022-06-10T18:48:00Z">
        <w:r w:rsidRPr="009749C6">
          <w:rPr>
            <w:rStyle w:val="Hyperlink"/>
          </w:rPr>
          <w:fldChar w:fldCharType="begin"/>
        </w:r>
        <w:r w:rsidRPr="009749C6">
          <w:rPr>
            <w:rStyle w:val="Hyperlink"/>
          </w:rPr>
          <w:instrText xml:space="preserve"> </w:instrText>
        </w:r>
        <w:r>
          <w:instrText>HYPERLINK \l "_Toc105779434"</w:instrText>
        </w:r>
        <w:r w:rsidRPr="009749C6">
          <w:rPr>
            <w:rStyle w:val="Hyperlink"/>
          </w:rPr>
          <w:instrText xml:space="preserve"> </w:instrText>
        </w:r>
        <w:r w:rsidRPr="009749C6">
          <w:rPr>
            <w:rStyle w:val="Hyperlink"/>
          </w:rPr>
          <w:fldChar w:fldCharType="separate"/>
        </w:r>
        <w:r w:rsidRPr="009749C6">
          <w:rPr>
            <w:rStyle w:val="Hyperlink"/>
          </w:rPr>
          <w:t>10.1.12.</w:t>
        </w:r>
        <w:r>
          <w:rPr>
            <w:rFonts w:asciiTheme="minorHAnsi" w:hAnsiTheme="minorHAnsi"/>
            <w:i w:val="0"/>
            <w:sz w:val="22"/>
          </w:rPr>
          <w:tab/>
        </w:r>
        <w:r w:rsidRPr="009749C6">
          <w:rPr>
            <w:rStyle w:val="Hyperlink"/>
          </w:rPr>
          <w:t>Trans Range</w:t>
        </w:r>
        <w:r>
          <w:rPr>
            <w:webHidden/>
          </w:rPr>
          <w:tab/>
        </w:r>
        <w:r>
          <w:rPr>
            <w:webHidden/>
          </w:rPr>
          <w:fldChar w:fldCharType="begin"/>
        </w:r>
        <w:r>
          <w:rPr>
            <w:webHidden/>
          </w:rPr>
          <w:instrText xml:space="preserve"> PAGEREF _Toc105779434 \h </w:instrText>
        </w:r>
      </w:ins>
      <w:r>
        <w:rPr>
          <w:webHidden/>
        </w:rPr>
      </w:r>
      <w:r>
        <w:rPr>
          <w:webHidden/>
        </w:rPr>
        <w:fldChar w:fldCharType="separate"/>
      </w:r>
      <w:ins w:id="366" w:author="Arun Saminathan" w:date="2022-06-10T18:48:00Z">
        <w:r>
          <w:rPr>
            <w:webHidden/>
          </w:rPr>
          <w:t>34</w:t>
        </w:r>
        <w:r>
          <w:rPr>
            <w:webHidden/>
          </w:rPr>
          <w:fldChar w:fldCharType="end"/>
        </w:r>
        <w:r w:rsidRPr="009749C6">
          <w:rPr>
            <w:rStyle w:val="Hyperlink"/>
          </w:rPr>
          <w:fldChar w:fldCharType="end"/>
        </w:r>
      </w:ins>
    </w:p>
    <w:p w14:paraId="3ED38008" w14:textId="3BD2F17E" w:rsidR="00FD2991" w:rsidRDefault="00FD2991">
      <w:pPr>
        <w:pStyle w:val="TOC3"/>
        <w:rPr>
          <w:ins w:id="367" w:author="Arun Saminathan" w:date="2022-06-10T18:48:00Z"/>
          <w:rFonts w:asciiTheme="minorHAnsi" w:hAnsiTheme="minorHAnsi"/>
          <w:i w:val="0"/>
          <w:sz w:val="22"/>
        </w:rPr>
      </w:pPr>
      <w:ins w:id="368" w:author="Arun Saminathan" w:date="2022-06-10T18:48:00Z">
        <w:r w:rsidRPr="009749C6">
          <w:rPr>
            <w:rStyle w:val="Hyperlink"/>
          </w:rPr>
          <w:fldChar w:fldCharType="begin"/>
        </w:r>
        <w:r w:rsidRPr="009749C6">
          <w:rPr>
            <w:rStyle w:val="Hyperlink"/>
          </w:rPr>
          <w:instrText xml:space="preserve"> </w:instrText>
        </w:r>
        <w:r>
          <w:instrText>HYPERLINK \l "_Toc105779435"</w:instrText>
        </w:r>
        <w:r w:rsidRPr="009749C6">
          <w:rPr>
            <w:rStyle w:val="Hyperlink"/>
          </w:rPr>
          <w:instrText xml:space="preserve"> </w:instrText>
        </w:r>
        <w:r w:rsidRPr="009749C6">
          <w:rPr>
            <w:rStyle w:val="Hyperlink"/>
          </w:rPr>
          <w:fldChar w:fldCharType="separate"/>
        </w:r>
        <w:r w:rsidRPr="009749C6">
          <w:rPr>
            <w:rStyle w:val="Hyperlink"/>
          </w:rPr>
          <w:t>10.1.13.</w:t>
        </w:r>
        <w:r>
          <w:rPr>
            <w:rFonts w:asciiTheme="minorHAnsi" w:hAnsiTheme="minorHAnsi"/>
            <w:i w:val="0"/>
            <w:sz w:val="22"/>
          </w:rPr>
          <w:tab/>
        </w:r>
        <w:r w:rsidRPr="009749C6">
          <w:rPr>
            <w:rStyle w:val="Hyperlink"/>
          </w:rPr>
          <w:t>Veh Drive Mode</w:t>
        </w:r>
        <w:r>
          <w:rPr>
            <w:webHidden/>
          </w:rPr>
          <w:tab/>
        </w:r>
        <w:r>
          <w:rPr>
            <w:webHidden/>
          </w:rPr>
          <w:fldChar w:fldCharType="begin"/>
        </w:r>
        <w:r>
          <w:rPr>
            <w:webHidden/>
          </w:rPr>
          <w:instrText xml:space="preserve"> PAGEREF _Toc105779435 \h </w:instrText>
        </w:r>
      </w:ins>
      <w:r>
        <w:rPr>
          <w:webHidden/>
        </w:rPr>
      </w:r>
      <w:r>
        <w:rPr>
          <w:webHidden/>
        </w:rPr>
        <w:fldChar w:fldCharType="separate"/>
      </w:r>
      <w:ins w:id="369" w:author="Arun Saminathan" w:date="2022-06-10T18:48:00Z">
        <w:r>
          <w:rPr>
            <w:webHidden/>
          </w:rPr>
          <w:t>34</w:t>
        </w:r>
        <w:r>
          <w:rPr>
            <w:webHidden/>
          </w:rPr>
          <w:fldChar w:fldCharType="end"/>
        </w:r>
        <w:r w:rsidRPr="009749C6">
          <w:rPr>
            <w:rStyle w:val="Hyperlink"/>
          </w:rPr>
          <w:fldChar w:fldCharType="end"/>
        </w:r>
      </w:ins>
    </w:p>
    <w:p w14:paraId="52E38268" w14:textId="3ADF9086" w:rsidR="00FD2991" w:rsidRDefault="00FD2991">
      <w:pPr>
        <w:pStyle w:val="TOC3"/>
        <w:rPr>
          <w:ins w:id="370" w:author="Arun Saminathan" w:date="2022-06-10T18:48:00Z"/>
          <w:rFonts w:asciiTheme="minorHAnsi" w:hAnsiTheme="minorHAnsi"/>
          <w:i w:val="0"/>
          <w:sz w:val="22"/>
        </w:rPr>
      </w:pPr>
      <w:ins w:id="371" w:author="Arun Saminathan" w:date="2022-06-10T18:48:00Z">
        <w:r w:rsidRPr="009749C6">
          <w:rPr>
            <w:rStyle w:val="Hyperlink"/>
          </w:rPr>
          <w:fldChar w:fldCharType="begin"/>
        </w:r>
        <w:r w:rsidRPr="009749C6">
          <w:rPr>
            <w:rStyle w:val="Hyperlink"/>
          </w:rPr>
          <w:instrText xml:space="preserve"> </w:instrText>
        </w:r>
        <w:r>
          <w:instrText>HYPERLINK \l "_Toc105779436"</w:instrText>
        </w:r>
        <w:r w:rsidRPr="009749C6">
          <w:rPr>
            <w:rStyle w:val="Hyperlink"/>
          </w:rPr>
          <w:instrText xml:space="preserve"> </w:instrText>
        </w:r>
        <w:r w:rsidRPr="009749C6">
          <w:rPr>
            <w:rStyle w:val="Hyperlink"/>
          </w:rPr>
          <w:fldChar w:fldCharType="separate"/>
        </w:r>
        <w:r w:rsidRPr="009749C6">
          <w:rPr>
            <w:rStyle w:val="Hyperlink"/>
          </w:rPr>
          <w:t>10.1.14.</w:t>
        </w:r>
        <w:r>
          <w:rPr>
            <w:rFonts w:asciiTheme="minorHAnsi" w:hAnsiTheme="minorHAnsi"/>
            <w:i w:val="0"/>
            <w:sz w:val="22"/>
          </w:rPr>
          <w:tab/>
        </w:r>
        <w:r w:rsidRPr="009749C6">
          <w:rPr>
            <w:rStyle w:val="Hyperlink"/>
          </w:rPr>
          <w:t>Cnvt Top Pos (Convertible Top Position)</w:t>
        </w:r>
        <w:r>
          <w:rPr>
            <w:webHidden/>
          </w:rPr>
          <w:tab/>
        </w:r>
        <w:r>
          <w:rPr>
            <w:webHidden/>
          </w:rPr>
          <w:fldChar w:fldCharType="begin"/>
        </w:r>
        <w:r>
          <w:rPr>
            <w:webHidden/>
          </w:rPr>
          <w:instrText xml:space="preserve"> PAGEREF _Toc105779436 \h </w:instrText>
        </w:r>
      </w:ins>
      <w:r>
        <w:rPr>
          <w:webHidden/>
        </w:rPr>
      </w:r>
      <w:r>
        <w:rPr>
          <w:webHidden/>
        </w:rPr>
        <w:fldChar w:fldCharType="separate"/>
      </w:r>
      <w:ins w:id="372" w:author="Arun Saminathan" w:date="2022-06-10T18:48:00Z">
        <w:r>
          <w:rPr>
            <w:webHidden/>
          </w:rPr>
          <w:t>35</w:t>
        </w:r>
        <w:r>
          <w:rPr>
            <w:webHidden/>
          </w:rPr>
          <w:fldChar w:fldCharType="end"/>
        </w:r>
        <w:r w:rsidRPr="009749C6">
          <w:rPr>
            <w:rStyle w:val="Hyperlink"/>
          </w:rPr>
          <w:fldChar w:fldCharType="end"/>
        </w:r>
      </w:ins>
    </w:p>
    <w:p w14:paraId="7D0E9EE7" w14:textId="57FF3206" w:rsidR="00FD2991" w:rsidRDefault="00FD2991">
      <w:pPr>
        <w:pStyle w:val="TOC3"/>
        <w:rPr>
          <w:ins w:id="373" w:author="Arun Saminathan" w:date="2022-06-10T18:48:00Z"/>
          <w:rFonts w:asciiTheme="minorHAnsi" w:hAnsiTheme="minorHAnsi"/>
          <w:i w:val="0"/>
          <w:sz w:val="22"/>
        </w:rPr>
      </w:pPr>
      <w:ins w:id="374" w:author="Arun Saminathan" w:date="2022-06-10T18:48:00Z">
        <w:r w:rsidRPr="009749C6">
          <w:rPr>
            <w:rStyle w:val="Hyperlink"/>
          </w:rPr>
          <w:fldChar w:fldCharType="begin"/>
        </w:r>
        <w:r w:rsidRPr="009749C6">
          <w:rPr>
            <w:rStyle w:val="Hyperlink"/>
          </w:rPr>
          <w:instrText xml:space="preserve"> </w:instrText>
        </w:r>
        <w:r>
          <w:instrText>HYPERLINK \l "_Toc105779437"</w:instrText>
        </w:r>
        <w:r w:rsidRPr="009749C6">
          <w:rPr>
            <w:rStyle w:val="Hyperlink"/>
          </w:rPr>
          <w:instrText xml:space="preserve"> </w:instrText>
        </w:r>
        <w:r w:rsidRPr="009749C6">
          <w:rPr>
            <w:rStyle w:val="Hyperlink"/>
          </w:rPr>
          <w:fldChar w:fldCharType="separate"/>
        </w:r>
        <w:r w:rsidRPr="009749C6">
          <w:rPr>
            <w:rStyle w:val="Hyperlink"/>
          </w:rPr>
          <w:t>10.1.15.</w:t>
        </w:r>
        <w:r>
          <w:rPr>
            <w:rFonts w:asciiTheme="minorHAnsi" w:hAnsiTheme="minorHAnsi"/>
            <w:i w:val="0"/>
            <w:sz w:val="22"/>
          </w:rPr>
          <w:tab/>
        </w:r>
        <w:r w:rsidRPr="009749C6">
          <w:rPr>
            <w:rStyle w:val="Hyperlink"/>
          </w:rPr>
          <w:t>Auto Tow-Haul</w:t>
        </w:r>
        <w:r>
          <w:rPr>
            <w:webHidden/>
          </w:rPr>
          <w:tab/>
        </w:r>
        <w:r>
          <w:rPr>
            <w:webHidden/>
          </w:rPr>
          <w:fldChar w:fldCharType="begin"/>
        </w:r>
        <w:r>
          <w:rPr>
            <w:webHidden/>
          </w:rPr>
          <w:instrText xml:space="preserve"> PAGEREF _Toc105779437 \h </w:instrText>
        </w:r>
      </w:ins>
      <w:r>
        <w:rPr>
          <w:webHidden/>
        </w:rPr>
      </w:r>
      <w:r>
        <w:rPr>
          <w:webHidden/>
        </w:rPr>
        <w:fldChar w:fldCharType="separate"/>
      </w:r>
      <w:ins w:id="375" w:author="Arun Saminathan" w:date="2022-06-10T18:48:00Z">
        <w:r>
          <w:rPr>
            <w:webHidden/>
          </w:rPr>
          <w:t>35</w:t>
        </w:r>
        <w:r>
          <w:rPr>
            <w:webHidden/>
          </w:rPr>
          <w:fldChar w:fldCharType="end"/>
        </w:r>
        <w:r w:rsidRPr="009749C6">
          <w:rPr>
            <w:rStyle w:val="Hyperlink"/>
          </w:rPr>
          <w:fldChar w:fldCharType="end"/>
        </w:r>
      </w:ins>
    </w:p>
    <w:p w14:paraId="34F2FCEE" w14:textId="285E8552" w:rsidR="00FD2991" w:rsidRDefault="00FD2991">
      <w:pPr>
        <w:pStyle w:val="TOC3"/>
        <w:rPr>
          <w:ins w:id="376" w:author="Arun Saminathan" w:date="2022-06-10T18:48:00Z"/>
          <w:rFonts w:asciiTheme="minorHAnsi" w:hAnsiTheme="minorHAnsi"/>
          <w:i w:val="0"/>
          <w:sz w:val="22"/>
        </w:rPr>
      </w:pPr>
      <w:ins w:id="377" w:author="Arun Saminathan" w:date="2022-06-10T18:48:00Z">
        <w:r w:rsidRPr="009749C6">
          <w:rPr>
            <w:rStyle w:val="Hyperlink"/>
          </w:rPr>
          <w:fldChar w:fldCharType="begin"/>
        </w:r>
        <w:r w:rsidRPr="009749C6">
          <w:rPr>
            <w:rStyle w:val="Hyperlink"/>
          </w:rPr>
          <w:instrText xml:space="preserve"> </w:instrText>
        </w:r>
        <w:r>
          <w:instrText>HYPERLINK \l "_Toc105779438"</w:instrText>
        </w:r>
        <w:r w:rsidRPr="009749C6">
          <w:rPr>
            <w:rStyle w:val="Hyperlink"/>
          </w:rPr>
          <w:instrText xml:space="preserve"> </w:instrText>
        </w:r>
        <w:r w:rsidRPr="009749C6">
          <w:rPr>
            <w:rStyle w:val="Hyperlink"/>
          </w:rPr>
          <w:fldChar w:fldCharType="separate"/>
        </w:r>
        <w:r w:rsidRPr="009749C6">
          <w:rPr>
            <w:rStyle w:val="Hyperlink"/>
          </w:rPr>
          <w:t>10.1.16.</w:t>
        </w:r>
        <w:r>
          <w:rPr>
            <w:rFonts w:asciiTheme="minorHAnsi" w:hAnsiTheme="minorHAnsi"/>
            <w:i w:val="0"/>
            <w:sz w:val="22"/>
          </w:rPr>
          <w:tab/>
        </w:r>
        <w:r w:rsidRPr="009749C6">
          <w:rPr>
            <w:rStyle w:val="Hyperlink"/>
          </w:rPr>
          <w:t>Exh Valve Stat (Active exhaust valve status)</w:t>
        </w:r>
        <w:r>
          <w:rPr>
            <w:webHidden/>
          </w:rPr>
          <w:tab/>
        </w:r>
        <w:r>
          <w:rPr>
            <w:webHidden/>
          </w:rPr>
          <w:fldChar w:fldCharType="begin"/>
        </w:r>
        <w:r>
          <w:rPr>
            <w:webHidden/>
          </w:rPr>
          <w:instrText xml:space="preserve"> PAGEREF _Toc105779438 \h </w:instrText>
        </w:r>
      </w:ins>
      <w:r>
        <w:rPr>
          <w:webHidden/>
        </w:rPr>
      </w:r>
      <w:r>
        <w:rPr>
          <w:webHidden/>
        </w:rPr>
        <w:fldChar w:fldCharType="separate"/>
      </w:r>
      <w:ins w:id="378" w:author="Arun Saminathan" w:date="2022-06-10T18:48:00Z">
        <w:r>
          <w:rPr>
            <w:webHidden/>
          </w:rPr>
          <w:t>35</w:t>
        </w:r>
        <w:r>
          <w:rPr>
            <w:webHidden/>
          </w:rPr>
          <w:fldChar w:fldCharType="end"/>
        </w:r>
        <w:r w:rsidRPr="009749C6">
          <w:rPr>
            <w:rStyle w:val="Hyperlink"/>
          </w:rPr>
          <w:fldChar w:fldCharType="end"/>
        </w:r>
      </w:ins>
    </w:p>
    <w:p w14:paraId="68DDF76C" w14:textId="6E27CD48" w:rsidR="00FD2991" w:rsidRDefault="00FD2991">
      <w:pPr>
        <w:pStyle w:val="TOC3"/>
        <w:rPr>
          <w:ins w:id="379" w:author="Arun Saminathan" w:date="2022-06-10T18:48:00Z"/>
          <w:rFonts w:asciiTheme="minorHAnsi" w:hAnsiTheme="minorHAnsi"/>
          <w:i w:val="0"/>
          <w:sz w:val="22"/>
        </w:rPr>
      </w:pPr>
      <w:ins w:id="380" w:author="Arun Saminathan" w:date="2022-06-10T18:48:00Z">
        <w:r w:rsidRPr="009749C6">
          <w:rPr>
            <w:rStyle w:val="Hyperlink"/>
          </w:rPr>
          <w:fldChar w:fldCharType="begin"/>
        </w:r>
        <w:r w:rsidRPr="009749C6">
          <w:rPr>
            <w:rStyle w:val="Hyperlink"/>
          </w:rPr>
          <w:instrText xml:space="preserve"> </w:instrText>
        </w:r>
        <w:r>
          <w:instrText>HYPERLINK \l "_Toc105779439"</w:instrText>
        </w:r>
        <w:r w:rsidRPr="009749C6">
          <w:rPr>
            <w:rStyle w:val="Hyperlink"/>
          </w:rPr>
          <w:instrText xml:space="preserve"> </w:instrText>
        </w:r>
        <w:r w:rsidRPr="009749C6">
          <w:rPr>
            <w:rStyle w:val="Hyperlink"/>
          </w:rPr>
          <w:fldChar w:fldCharType="separate"/>
        </w:r>
        <w:r w:rsidRPr="009749C6">
          <w:rPr>
            <w:rStyle w:val="Hyperlink"/>
          </w:rPr>
          <w:t>10.1.17.</w:t>
        </w:r>
        <w:r>
          <w:rPr>
            <w:rFonts w:asciiTheme="minorHAnsi" w:hAnsiTheme="minorHAnsi"/>
            <w:i w:val="0"/>
            <w:sz w:val="22"/>
          </w:rPr>
          <w:tab/>
        </w:r>
        <w:r w:rsidRPr="009749C6">
          <w:rPr>
            <w:rStyle w:val="Hyperlink"/>
          </w:rPr>
          <w:t>DoorStat x (Door/ Liftgate statuses)</w:t>
        </w:r>
        <w:r>
          <w:rPr>
            <w:webHidden/>
          </w:rPr>
          <w:tab/>
        </w:r>
        <w:r>
          <w:rPr>
            <w:webHidden/>
          </w:rPr>
          <w:fldChar w:fldCharType="begin"/>
        </w:r>
        <w:r>
          <w:rPr>
            <w:webHidden/>
          </w:rPr>
          <w:instrText xml:space="preserve"> PAGEREF _Toc105779439 \h </w:instrText>
        </w:r>
      </w:ins>
      <w:r>
        <w:rPr>
          <w:webHidden/>
        </w:rPr>
      </w:r>
      <w:r>
        <w:rPr>
          <w:webHidden/>
        </w:rPr>
        <w:fldChar w:fldCharType="separate"/>
      </w:r>
      <w:ins w:id="381" w:author="Arun Saminathan" w:date="2022-06-10T18:48:00Z">
        <w:r>
          <w:rPr>
            <w:webHidden/>
          </w:rPr>
          <w:t>35</w:t>
        </w:r>
        <w:r>
          <w:rPr>
            <w:webHidden/>
          </w:rPr>
          <w:fldChar w:fldCharType="end"/>
        </w:r>
        <w:r w:rsidRPr="009749C6">
          <w:rPr>
            <w:rStyle w:val="Hyperlink"/>
          </w:rPr>
          <w:fldChar w:fldCharType="end"/>
        </w:r>
      </w:ins>
    </w:p>
    <w:p w14:paraId="2669D695" w14:textId="2B63E238" w:rsidR="00FD2991" w:rsidRDefault="00FD2991">
      <w:pPr>
        <w:pStyle w:val="TOC3"/>
        <w:rPr>
          <w:ins w:id="382" w:author="Arun Saminathan" w:date="2022-06-10T18:48:00Z"/>
          <w:rFonts w:asciiTheme="minorHAnsi" w:hAnsiTheme="minorHAnsi"/>
          <w:i w:val="0"/>
          <w:sz w:val="22"/>
        </w:rPr>
      </w:pPr>
      <w:ins w:id="383" w:author="Arun Saminathan" w:date="2022-06-10T18:48:00Z">
        <w:r w:rsidRPr="009749C6">
          <w:rPr>
            <w:rStyle w:val="Hyperlink"/>
          </w:rPr>
          <w:fldChar w:fldCharType="begin"/>
        </w:r>
        <w:r w:rsidRPr="009749C6">
          <w:rPr>
            <w:rStyle w:val="Hyperlink"/>
          </w:rPr>
          <w:instrText xml:space="preserve"> </w:instrText>
        </w:r>
        <w:r>
          <w:instrText>HYPERLINK \l "_Toc105779440"</w:instrText>
        </w:r>
        <w:r w:rsidRPr="009749C6">
          <w:rPr>
            <w:rStyle w:val="Hyperlink"/>
          </w:rPr>
          <w:instrText xml:space="preserve"> </w:instrText>
        </w:r>
        <w:r w:rsidRPr="009749C6">
          <w:rPr>
            <w:rStyle w:val="Hyperlink"/>
          </w:rPr>
          <w:fldChar w:fldCharType="separate"/>
        </w:r>
        <w:r w:rsidRPr="009749C6">
          <w:rPr>
            <w:rStyle w:val="Hyperlink"/>
          </w:rPr>
          <w:t>10.1.18.</w:t>
        </w:r>
        <w:r>
          <w:rPr>
            <w:rFonts w:asciiTheme="minorHAnsi" w:hAnsiTheme="minorHAnsi"/>
            <w:i w:val="0"/>
            <w:sz w:val="22"/>
          </w:rPr>
          <w:tab/>
        </w:r>
        <w:r w:rsidRPr="009749C6">
          <w:rPr>
            <w:rStyle w:val="Hyperlink"/>
          </w:rPr>
          <w:t>WinStat x (Window statuses)</w:t>
        </w:r>
        <w:r>
          <w:rPr>
            <w:webHidden/>
          </w:rPr>
          <w:tab/>
        </w:r>
        <w:r>
          <w:rPr>
            <w:webHidden/>
          </w:rPr>
          <w:fldChar w:fldCharType="begin"/>
        </w:r>
        <w:r>
          <w:rPr>
            <w:webHidden/>
          </w:rPr>
          <w:instrText xml:space="preserve"> PAGEREF _Toc105779440 \h </w:instrText>
        </w:r>
      </w:ins>
      <w:r>
        <w:rPr>
          <w:webHidden/>
        </w:rPr>
      </w:r>
      <w:r>
        <w:rPr>
          <w:webHidden/>
        </w:rPr>
        <w:fldChar w:fldCharType="separate"/>
      </w:r>
      <w:ins w:id="384" w:author="Arun Saminathan" w:date="2022-06-10T18:48:00Z">
        <w:r>
          <w:rPr>
            <w:webHidden/>
          </w:rPr>
          <w:t>36</w:t>
        </w:r>
        <w:r>
          <w:rPr>
            <w:webHidden/>
          </w:rPr>
          <w:fldChar w:fldCharType="end"/>
        </w:r>
        <w:r w:rsidRPr="009749C6">
          <w:rPr>
            <w:rStyle w:val="Hyperlink"/>
          </w:rPr>
          <w:fldChar w:fldCharType="end"/>
        </w:r>
      </w:ins>
    </w:p>
    <w:p w14:paraId="4559DEA1" w14:textId="6F24F259" w:rsidR="00FD2991" w:rsidRDefault="00FD2991">
      <w:pPr>
        <w:pStyle w:val="TOC3"/>
        <w:rPr>
          <w:ins w:id="385" w:author="Arun Saminathan" w:date="2022-06-10T18:48:00Z"/>
          <w:rFonts w:asciiTheme="minorHAnsi" w:hAnsiTheme="minorHAnsi"/>
          <w:i w:val="0"/>
          <w:sz w:val="22"/>
        </w:rPr>
      </w:pPr>
      <w:ins w:id="386" w:author="Arun Saminathan" w:date="2022-06-10T18:48:00Z">
        <w:r w:rsidRPr="009749C6">
          <w:rPr>
            <w:rStyle w:val="Hyperlink"/>
          </w:rPr>
          <w:fldChar w:fldCharType="begin"/>
        </w:r>
        <w:r w:rsidRPr="009749C6">
          <w:rPr>
            <w:rStyle w:val="Hyperlink"/>
          </w:rPr>
          <w:instrText xml:space="preserve"> </w:instrText>
        </w:r>
        <w:r>
          <w:instrText>HYPERLINK \l "_Toc105779441"</w:instrText>
        </w:r>
        <w:r w:rsidRPr="009749C6">
          <w:rPr>
            <w:rStyle w:val="Hyperlink"/>
          </w:rPr>
          <w:instrText xml:space="preserve"> </w:instrText>
        </w:r>
        <w:r w:rsidRPr="009749C6">
          <w:rPr>
            <w:rStyle w:val="Hyperlink"/>
          </w:rPr>
          <w:fldChar w:fldCharType="separate"/>
        </w:r>
        <w:r w:rsidRPr="009749C6">
          <w:rPr>
            <w:rStyle w:val="Hyperlink"/>
          </w:rPr>
          <w:t>10.1.19.</w:t>
        </w:r>
        <w:r>
          <w:rPr>
            <w:rFonts w:asciiTheme="minorHAnsi" w:hAnsiTheme="minorHAnsi"/>
            <w:i w:val="0"/>
            <w:sz w:val="22"/>
          </w:rPr>
          <w:tab/>
        </w:r>
        <w:r w:rsidRPr="009749C6">
          <w:rPr>
            <w:rStyle w:val="Hyperlink"/>
          </w:rPr>
          <w:t>PAC Chx Status (PAC Channel Fault Statuses)</w:t>
        </w:r>
        <w:r>
          <w:rPr>
            <w:webHidden/>
          </w:rPr>
          <w:tab/>
        </w:r>
        <w:r>
          <w:rPr>
            <w:webHidden/>
          </w:rPr>
          <w:fldChar w:fldCharType="begin"/>
        </w:r>
        <w:r>
          <w:rPr>
            <w:webHidden/>
          </w:rPr>
          <w:instrText xml:space="preserve"> PAGEREF _Toc105779441 \h </w:instrText>
        </w:r>
      </w:ins>
      <w:r>
        <w:rPr>
          <w:webHidden/>
        </w:rPr>
      </w:r>
      <w:r>
        <w:rPr>
          <w:webHidden/>
        </w:rPr>
        <w:fldChar w:fldCharType="separate"/>
      </w:r>
      <w:ins w:id="387" w:author="Arun Saminathan" w:date="2022-06-10T18:48:00Z">
        <w:r>
          <w:rPr>
            <w:webHidden/>
          </w:rPr>
          <w:t>36</w:t>
        </w:r>
        <w:r>
          <w:rPr>
            <w:webHidden/>
          </w:rPr>
          <w:fldChar w:fldCharType="end"/>
        </w:r>
        <w:r w:rsidRPr="009749C6">
          <w:rPr>
            <w:rStyle w:val="Hyperlink"/>
          </w:rPr>
          <w:fldChar w:fldCharType="end"/>
        </w:r>
      </w:ins>
    </w:p>
    <w:p w14:paraId="23BEB1CA" w14:textId="0230292F" w:rsidR="00FD2991" w:rsidRDefault="00FD2991">
      <w:pPr>
        <w:pStyle w:val="TOC3"/>
        <w:rPr>
          <w:ins w:id="388" w:author="Arun Saminathan" w:date="2022-06-10T18:48:00Z"/>
          <w:rFonts w:asciiTheme="minorHAnsi" w:hAnsiTheme="minorHAnsi"/>
          <w:i w:val="0"/>
          <w:sz w:val="22"/>
        </w:rPr>
      </w:pPr>
      <w:ins w:id="389" w:author="Arun Saminathan" w:date="2022-06-10T18:48:00Z">
        <w:r w:rsidRPr="009749C6">
          <w:rPr>
            <w:rStyle w:val="Hyperlink"/>
          </w:rPr>
          <w:fldChar w:fldCharType="begin"/>
        </w:r>
        <w:r w:rsidRPr="009749C6">
          <w:rPr>
            <w:rStyle w:val="Hyperlink"/>
          </w:rPr>
          <w:instrText xml:space="preserve"> </w:instrText>
        </w:r>
        <w:r>
          <w:instrText>HYPERLINK \l "_Toc105779442"</w:instrText>
        </w:r>
        <w:r w:rsidRPr="009749C6">
          <w:rPr>
            <w:rStyle w:val="Hyperlink"/>
          </w:rPr>
          <w:instrText xml:space="preserve"> </w:instrText>
        </w:r>
        <w:r w:rsidRPr="009749C6">
          <w:rPr>
            <w:rStyle w:val="Hyperlink"/>
          </w:rPr>
          <w:fldChar w:fldCharType="separate"/>
        </w:r>
        <w:r w:rsidRPr="009749C6">
          <w:rPr>
            <w:rStyle w:val="Hyperlink"/>
          </w:rPr>
          <w:t>10.1.20.</w:t>
        </w:r>
        <w:r>
          <w:rPr>
            <w:rFonts w:asciiTheme="minorHAnsi" w:hAnsiTheme="minorHAnsi"/>
            <w:i w:val="0"/>
            <w:sz w:val="22"/>
          </w:rPr>
          <w:tab/>
        </w:r>
        <w:r w:rsidRPr="009749C6">
          <w:rPr>
            <w:rStyle w:val="Hyperlink"/>
          </w:rPr>
          <w:t>AuxAmp CHx Stat (Aux Amp Channel Fault Statuses)</w:t>
        </w:r>
        <w:r>
          <w:rPr>
            <w:webHidden/>
          </w:rPr>
          <w:tab/>
        </w:r>
        <w:r>
          <w:rPr>
            <w:webHidden/>
          </w:rPr>
          <w:fldChar w:fldCharType="begin"/>
        </w:r>
        <w:r>
          <w:rPr>
            <w:webHidden/>
          </w:rPr>
          <w:instrText xml:space="preserve"> PAGEREF _Toc105779442 \h </w:instrText>
        </w:r>
      </w:ins>
      <w:r>
        <w:rPr>
          <w:webHidden/>
        </w:rPr>
      </w:r>
      <w:r>
        <w:rPr>
          <w:webHidden/>
        </w:rPr>
        <w:fldChar w:fldCharType="separate"/>
      </w:r>
      <w:ins w:id="390" w:author="Arun Saminathan" w:date="2022-06-10T18:48:00Z">
        <w:r>
          <w:rPr>
            <w:webHidden/>
          </w:rPr>
          <w:t>36</w:t>
        </w:r>
        <w:r>
          <w:rPr>
            <w:webHidden/>
          </w:rPr>
          <w:fldChar w:fldCharType="end"/>
        </w:r>
        <w:r w:rsidRPr="009749C6">
          <w:rPr>
            <w:rStyle w:val="Hyperlink"/>
          </w:rPr>
          <w:fldChar w:fldCharType="end"/>
        </w:r>
      </w:ins>
    </w:p>
    <w:p w14:paraId="65B74A0D" w14:textId="27FA4062" w:rsidR="00FD2991" w:rsidRDefault="00FD2991">
      <w:pPr>
        <w:pStyle w:val="TOC3"/>
        <w:rPr>
          <w:ins w:id="391" w:author="Arun Saminathan" w:date="2022-06-10T18:48:00Z"/>
          <w:rFonts w:asciiTheme="minorHAnsi" w:hAnsiTheme="minorHAnsi"/>
          <w:i w:val="0"/>
          <w:sz w:val="22"/>
        </w:rPr>
      </w:pPr>
      <w:ins w:id="392" w:author="Arun Saminathan" w:date="2022-06-10T18:48:00Z">
        <w:r w:rsidRPr="009749C6">
          <w:rPr>
            <w:rStyle w:val="Hyperlink"/>
          </w:rPr>
          <w:fldChar w:fldCharType="begin"/>
        </w:r>
        <w:r w:rsidRPr="009749C6">
          <w:rPr>
            <w:rStyle w:val="Hyperlink"/>
          </w:rPr>
          <w:instrText xml:space="preserve"> </w:instrText>
        </w:r>
        <w:r>
          <w:instrText>HYPERLINK \l "_Toc105779443"</w:instrText>
        </w:r>
        <w:r w:rsidRPr="009749C6">
          <w:rPr>
            <w:rStyle w:val="Hyperlink"/>
          </w:rPr>
          <w:instrText xml:space="preserve"> </w:instrText>
        </w:r>
        <w:r w:rsidRPr="009749C6">
          <w:rPr>
            <w:rStyle w:val="Hyperlink"/>
          </w:rPr>
          <w:fldChar w:fldCharType="separate"/>
        </w:r>
        <w:r w:rsidRPr="009749C6">
          <w:rPr>
            <w:rStyle w:val="Hyperlink"/>
          </w:rPr>
          <w:t>10.1.21.</w:t>
        </w:r>
        <w:r>
          <w:rPr>
            <w:rFonts w:asciiTheme="minorHAnsi" w:hAnsiTheme="minorHAnsi"/>
            <w:i w:val="0"/>
            <w:sz w:val="22"/>
          </w:rPr>
          <w:tab/>
        </w:r>
        <w:r w:rsidRPr="009749C6">
          <w:rPr>
            <w:rStyle w:val="Hyperlink"/>
          </w:rPr>
          <w:t>DSPAmp Chx Stat (DSP AMP Amp Fault Statuses)</w:t>
        </w:r>
        <w:r>
          <w:rPr>
            <w:webHidden/>
          </w:rPr>
          <w:tab/>
        </w:r>
        <w:r>
          <w:rPr>
            <w:webHidden/>
          </w:rPr>
          <w:fldChar w:fldCharType="begin"/>
        </w:r>
        <w:r>
          <w:rPr>
            <w:webHidden/>
          </w:rPr>
          <w:instrText xml:space="preserve"> PAGEREF _Toc105779443 \h </w:instrText>
        </w:r>
      </w:ins>
      <w:r>
        <w:rPr>
          <w:webHidden/>
        </w:rPr>
      </w:r>
      <w:r>
        <w:rPr>
          <w:webHidden/>
        </w:rPr>
        <w:fldChar w:fldCharType="separate"/>
      </w:r>
      <w:ins w:id="393" w:author="Arun Saminathan" w:date="2022-06-10T18:48:00Z">
        <w:r>
          <w:rPr>
            <w:webHidden/>
          </w:rPr>
          <w:t>36</w:t>
        </w:r>
        <w:r>
          <w:rPr>
            <w:webHidden/>
          </w:rPr>
          <w:fldChar w:fldCharType="end"/>
        </w:r>
        <w:r w:rsidRPr="009749C6">
          <w:rPr>
            <w:rStyle w:val="Hyperlink"/>
          </w:rPr>
          <w:fldChar w:fldCharType="end"/>
        </w:r>
      </w:ins>
    </w:p>
    <w:p w14:paraId="43A0D35A" w14:textId="7CB325A1" w:rsidR="00FD2991" w:rsidRDefault="00FD2991">
      <w:pPr>
        <w:pStyle w:val="TOC1"/>
        <w:rPr>
          <w:ins w:id="394" w:author="Arun Saminathan" w:date="2022-06-10T18:48:00Z"/>
          <w:rFonts w:asciiTheme="minorHAnsi" w:hAnsiTheme="minorHAnsi" w:cstheme="minorBidi"/>
          <w:b w:val="0"/>
          <w:smallCaps w:val="0"/>
          <w:noProof/>
          <w:sz w:val="22"/>
          <w:szCs w:val="22"/>
        </w:rPr>
      </w:pPr>
      <w:ins w:id="39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"_Toc105779444"</w:instrText>
        </w:r>
        <w:r w:rsidRPr="009749C6">
          <w:rPr>
            <w:rStyle w:val="Hyperlink"/>
            <w:noProof/>
          </w:rPr>
          <w:instrText xml:space="preserve"> </w:instrText>
        </w:r>
        <w:r w:rsidRPr="009749C6">
          <w:rPr>
            <w:rStyle w:val="Hyperlink"/>
            <w:noProof/>
          </w:rPr>
          <w:fldChar w:fldCharType="separate"/>
        </w:r>
        <w:r w:rsidRPr="009749C6">
          <w:rPr>
            <w:rStyle w:val="Hyperlink"/>
            <w:noProof/>
          </w:rPr>
          <w:t>11</w:t>
        </w:r>
        <w:r>
          <w:rPr>
            <w:rFonts w:asciiTheme="minorHAnsi" w:hAnsiTheme="minorHAnsi" w:cstheme="minorBidi"/>
            <w:b w:val="0"/>
            <w:smallCaps w:val="0"/>
            <w:noProof/>
            <w:sz w:val="22"/>
            <w:szCs w:val="22"/>
          </w:rPr>
          <w:tab/>
        </w:r>
        <w:r w:rsidRPr="009749C6">
          <w:rPr>
            <w:rStyle w:val="Hyperlink"/>
            <w:noProof/>
          </w:rPr>
          <w:t>NVH Service - Generated VINs/Parameters</w:t>
        </w:r>
        <w:r>
          <w:rPr>
            <w:noProof/>
            <w:webHidden/>
          </w:rPr>
          <w:tab/>
        </w:r>
        <w:r>
          <w:rPr>
            <w:noProof/>
            <w:webHidden/>
          </w:rPr>
          <w:fldChar w:fldCharType="begin"/>
        </w:r>
        <w:r>
          <w:rPr>
            <w:noProof/>
            <w:webHidden/>
          </w:rPr>
          <w:instrText xml:space="preserve"> PAGEREF _Toc105779444 \h </w:instrText>
        </w:r>
      </w:ins>
      <w:r>
        <w:rPr>
          <w:noProof/>
          <w:webHidden/>
        </w:rPr>
      </w:r>
      <w:r>
        <w:rPr>
          <w:noProof/>
          <w:webHidden/>
        </w:rPr>
        <w:fldChar w:fldCharType="separate"/>
      </w:r>
      <w:ins w:id="396" w:author="Arun Saminathan" w:date="2022-06-10T18:48:00Z">
        <w:r>
          <w:rPr>
            <w:noProof/>
            <w:webHidden/>
          </w:rPr>
          <w:t>36</w:t>
        </w:r>
        <w:r>
          <w:rPr>
            <w:noProof/>
            <w:webHidden/>
          </w:rPr>
          <w:fldChar w:fldCharType="end"/>
        </w:r>
        <w:r w:rsidRPr="009749C6">
          <w:rPr>
            <w:rStyle w:val="Hyperlink"/>
            <w:noProof/>
          </w:rPr>
          <w:fldChar w:fldCharType="end"/>
        </w:r>
      </w:ins>
    </w:p>
    <w:p w14:paraId="0BD8FC7D" w14:textId="7A743C85" w:rsidR="00FD2991" w:rsidRDefault="00FD2991">
      <w:pPr>
        <w:pStyle w:val="TOC2"/>
        <w:rPr>
          <w:ins w:id="397" w:author="Arun Saminathan" w:date="2022-06-10T18:48:00Z"/>
          <w:rFonts w:asciiTheme="minorHAnsi" w:hAnsiTheme="minorHAnsi" w:cstheme="minorBidi"/>
          <w:b w:val="0"/>
          <w:i w:val="0"/>
          <w:noProof/>
          <w:sz w:val="22"/>
          <w:szCs w:val="22"/>
        </w:rPr>
      </w:pPr>
      <w:ins w:id="39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"_Toc105779445"</w:instrText>
        </w:r>
        <w:r w:rsidRPr="009749C6">
          <w:rPr>
            <w:rStyle w:val="Hyperlink"/>
            <w:noProof/>
          </w:rPr>
          <w:instrText xml:space="preserve"> </w:instrText>
        </w:r>
        <w:r w:rsidRPr="009749C6">
          <w:rPr>
            <w:rStyle w:val="Hyperlink"/>
            <w:noProof/>
          </w:rPr>
          <w:fldChar w:fldCharType="separate"/>
        </w:r>
        <w:r w:rsidRPr="009749C6">
          <w:rPr>
            <w:rStyle w:val="Hyperlink"/>
            <w:noProof/>
          </w:rPr>
          <w:t>11.1</w:t>
        </w:r>
        <w:r>
          <w:rPr>
            <w:rFonts w:asciiTheme="minorHAnsi" w:hAnsiTheme="minorHAnsi" w:cstheme="minorBidi"/>
            <w:b w:val="0"/>
            <w:i w:val="0"/>
            <w:noProof/>
            <w:sz w:val="22"/>
            <w:szCs w:val="22"/>
          </w:rPr>
          <w:tab/>
        </w:r>
        <w:r w:rsidRPr="009749C6">
          <w:rPr>
            <w:rStyle w:val="Hyperlink"/>
            <w:noProof/>
          </w:rPr>
          <w:t>Enable ANC Req  (Enable ANC)</w:t>
        </w:r>
        <w:r>
          <w:rPr>
            <w:noProof/>
            <w:webHidden/>
          </w:rPr>
          <w:tab/>
        </w:r>
        <w:r>
          <w:rPr>
            <w:noProof/>
            <w:webHidden/>
          </w:rPr>
          <w:fldChar w:fldCharType="begin"/>
        </w:r>
        <w:r>
          <w:rPr>
            <w:noProof/>
            <w:webHidden/>
          </w:rPr>
          <w:instrText xml:space="preserve"> PAGEREF _Toc105779445 \h </w:instrText>
        </w:r>
      </w:ins>
      <w:r>
        <w:rPr>
          <w:noProof/>
          <w:webHidden/>
        </w:rPr>
      </w:r>
      <w:r>
        <w:rPr>
          <w:noProof/>
          <w:webHidden/>
        </w:rPr>
        <w:fldChar w:fldCharType="separate"/>
      </w:r>
      <w:ins w:id="399" w:author="Arun Saminathan" w:date="2022-06-10T18:48:00Z">
        <w:r>
          <w:rPr>
            <w:noProof/>
            <w:webHidden/>
          </w:rPr>
          <w:t>36</w:t>
        </w:r>
        <w:r>
          <w:rPr>
            <w:noProof/>
            <w:webHidden/>
          </w:rPr>
          <w:fldChar w:fldCharType="end"/>
        </w:r>
        <w:r w:rsidRPr="009749C6">
          <w:rPr>
            <w:rStyle w:val="Hyperlink"/>
            <w:noProof/>
          </w:rPr>
          <w:fldChar w:fldCharType="end"/>
        </w:r>
      </w:ins>
    </w:p>
    <w:p w14:paraId="1E5B0441" w14:textId="6E6B4646" w:rsidR="00FD2991" w:rsidRDefault="00FD2991">
      <w:pPr>
        <w:pStyle w:val="TOC2"/>
        <w:rPr>
          <w:ins w:id="400" w:author="Arun Saminathan" w:date="2022-06-10T18:48:00Z"/>
          <w:rFonts w:asciiTheme="minorHAnsi" w:hAnsiTheme="minorHAnsi" w:cstheme="minorBidi"/>
          <w:b w:val="0"/>
          <w:i w:val="0"/>
          <w:noProof/>
          <w:sz w:val="22"/>
          <w:szCs w:val="22"/>
        </w:rPr>
      </w:pPr>
      <w:ins w:id="40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"_Toc105779446"</w:instrText>
        </w:r>
        <w:r w:rsidRPr="009749C6">
          <w:rPr>
            <w:rStyle w:val="Hyperlink"/>
            <w:noProof/>
          </w:rPr>
          <w:instrText xml:space="preserve"> </w:instrText>
        </w:r>
        <w:r w:rsidRPr="009749C6">
          <w:rPr>
            <w:rStyle w:val="Hyperlink"/>
            <w:noProof/>
          </w:rPr>
          <w:fldChar w:fldCharType="separate"/>
        </w:r>
        <w:r w:rsidRPr="009749C6">
          <w:rPr>
            <w:rStyle w:val="Hyperlink"/>
            <w:noProof/>
          </w:rPr>
          <w:t>11.2</w:t>
        </w:r>
        <w:r>
          <w:rPr>
            <w:rFonts w:asciiTheme="minorHAnsi" w:hAnsiTheme="minorHAnsi" w:cstheme="minorBidi"/>
            <w:b w:val="0"/>
            <w:i w:val="0"/>
            <w:noProof/>
            <w:sz w:val="22"/>
            <w:szCs w:val="22"/>
          </w:rPr>
          <w:tab/>
        </w:r>
        <w:r w:rsidRPr="009749C6">
          <w:rPr>
            <w:rStyle w:val="Hyperlink"/>
            <w:noProof/>
          </w:rPr>
          <w:t>Enable PS Req  (Enable Propulsion Sound)</w:t>
        </w:r>
        <w:r>
          <w:rPr>
            <w:noProof/>
            <w:webHidden/>
          </w:rPr>
          <w:tab/>
        </w:r>
        <w:r>
          <w:rPr>
            <w:noProof/>
            <w:webHidden/>
          </w:rPr>
          <w:fldChar w:fldCharType="begin"/>
        </w:r>
        <w:r>
          <w:rPr>
            <w:noProof/>
            <w:webHidden/>
          </w:rPr>
          <w:instrText xml:space="preserve"> PAGEREF _Toc105779446 \h </w:instrText>
        </w:r>
      </w:ins>
      <w:r>
        <w:rPr>
          <w:noProof/>
          <w:webHidden/>
        </w:rPr>
      </w:r>
      <w:r>
        <w:rPr>
          <w:noProof/>
          <w:webHidden/>
        </w:rPr>
        <w:fldChar w:fldCharType="separate"/>
      </w:r>
      <w:ins w:id="402" w:author="Arun Saminathan" w:date="2022-06-10T18:48:00Z">
        <w:r>
          <w:rPr>
            <w:noProof/>
            <w:webHidden/>
          </w:rPr>
          <w:t>36</w:t>
        </w:r>
        <w:r>
          <w:rPr>
            <w:noProof/>
            <w:webHidden/>
          </w:rPr>
          <w:fldChar w:fldCharType="end"/>
        </w:r>
        <w:r w:rsidRPr="009749C6">
          <w:rPr>
            <w:rStyle w:val="Hyperlink"/>
            <w:noProof/>
          </w:rPr>
          <w:fldChar w:fldCharType="end"/>
        </w:r>
      </w:ins>
    </w:p>
    <w:p w14:paraId="24BEF7F9" w14:textId="10B3E2F4" w:rsidR="00FD2991" w:rsidRDefault="00FD2991">
      <w:pPr>
        <w:pStyle w:val="TOC2"/>
        <w:rPr>
          <w:ins w:id="403" w:author="Arun Saminathan" w:date="2022-06-10T18:48:00Z"/>
          <w:rFonts w:asciiTheme="minorHAnsi" w:hAnsiTheme="minorHAnsi" w:cstheme="minorBidi"/>
          <w:b w:val="0"/>
          <w:i w:val="0"/>
          <w:noProof/>
          <w:sz w:val="22"/>
          <w:szCs w:val="22"/>
        </w:rPr>
      </w:pPr>
      <w:ins w:id="40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"_Toc105779447"</w:instrText>
        </w:r>
        <w:r w:rsidRPr="009749C6">
          <w:rPr>
            <w:rStyle w:val="Hyperlink"/>
            <w:noProof/>
          </w:rPr>
          <w:instrText xml:space="preserve"> </w:instrText>
        </w:r>
        <w:r w:rsidRPr="009749C6">
          <w:rPr>
            <w:rStyle w:val="Hyperlink"/>
            <w:noProof/>
          </w:rPr>
          <w:fldChar w:fldCharType="separate"/>
        </w:r>
        <w:r w:rsidRPr="009749C6">
          <w:rPr>
            <w:rStyle w:val="Hyperlink"/>
            <w:noProof/>
          </w:rPr>
          <w:t>11.3</w:t>
        </w:r>
        <w:r>
          <w:rPr>
            <w:rFonts w:asciiTheme="minorHAnsi" w:hAnsiTheme="minorHAnsi" w:cstheme="minorBidi"/>
            <w:b w:val="0"/>
            <w:i w:val="0"/>
            <w:noProof/>
            <w:sz w:val="22"/>
            <w:szCs w:val="22"/>
          </w:rPr>
          <w:tab/>
        </w:r>
        <w:r w:rsidRPr="009749C6">
          <w:rPr>
            <w:rStyle w:val="Hyperlink"/>
            <w:noProof/>
          </w:rPr>
          <w:t>Enable AVAS Req  (Enable AVAS)</w:t>
        </w:r>
        <w:r>
          <w:rPr>
            <w:noProof/>
            <w:webHidden/>
          </w:rPr>
          <w:tab/>
        </w:r>
        <w:r>
          <w:rPr>
            <w:noProof/>
            <w:webHidden/>
          </w:rPr>
          <w:fldChar w:fldCharType="begin"/>
        </w:r>
        <w:r>
          <w:rPr>
            <w:noProof/>
            <w:webHidden/>
          </w:rPr>
          <w:instrText xml:space="preserve"> PAGEREF _Toc105779447 \h </w:instrText>
        </w:r>
      </w:ins>
      <w:r>
        <w:rPr>
          <w:noProof/>
          <w:webHidden/>
        </w:rPr>
      </w:r>
      <w:r>
        <w:rPr>
          <w:noProof/>
          <w:webHidden/>
        </w:rPr>
        <w:fldChar w:fldCharType="separate"/>
      </w:r>
      <w:ins w:id="405" w:author="Arun Saminathan" w:date="2022-06-10T18:48:00Z">
        <w:r>
          <w:rPr>
            <w:noProof/>
            <w:webHidden/>
          </w:rPr>
          <w:t>37</w:t>
        </w:r>
        <w:r>
          <w:rPr>
            <w:noProof/>
            <w:webHidden/>
          </w:rPr>
          <w:fldChar w:fldCharType="end"/>
        </w:r>
        <w:r w:rsidRPr="009749C6">
          <w:rPr>
            <w:rStyle w:val="Hyperlink"/>
            <w:noProof/>
          </w:rPr>
          <w:fldChar w:fldCharType="end"/>
        </w:r>
      </w:ins>
    </w:p>
    <w:p w14:paraId="4D3BD470" w14:textId="0FF0FA5F" w:rsidR="00FD2991" w:rsidRDefault="00FD2991">
      <w:pPr>
        <w:pStyle w:val="TOC3"/>
        <w:rPr>
          <w:ins w:id="406" w:author="Arun Saminathan" w:date="2022-06-10T18:48:00Z"/>
          <w:rFonts w:asciiTheme="minorHAnsi" w:hAnsiTheme="minorHAnsi"/>
          <w:i w:val="0"/>
          <w:sz w:val="22"/>
        </w:rPr>
      </w:pPr>
      <w:ins w:id="407" w:author="Arun Saminathan" w:date="2022-06-10T18:48:00Z">
        <w:r w:rsidRPr="009749C6">
          <w:rPr>
            <w:rStyle w:val="Hyperlink"/>
          </w:rPr>
          <w:fldChar w:fldCharType="begin"/>
        </w:r>
        <w:r w:rsidRPr="009749C6">
          <w:rPr>
            <w:rStyle w:val="Hyperlink"/>
          </w:rPr>
          <w:instrText xml:space="preserve"> </w:instrText>
        </w:r>
        <w:r>
          <w:instrText>HYPERLINK \l "_Toc105779448"</w:instrText>
        </w:r>
        <w:r w:rsidRPr="009749C6">
          <w:rPr>
            <w:rStyle w:val="Hyperlink"/>
          </w:rPr>
          <w:instrText xml:space="preserve"> </w:instrText>
        </w:r>
        <w:r w:rsidRPr="009749C6">
          <w:rPr>
            <w:rStyle w:val="Hyperlink"/>
          </w:rPr>
          <w:fldChar w:fldCharType="separate"/>
        </w:r>
        <w:r w:rsidRPr="009749C6">
          <w:rPr>
            <w:rStyle w:val="Hyperlink"/>
          </w:rPr>
          <w:t>11.3.1.</w:t>
        </w:r>
        <w:r>
          <w:rPr>
            <w:rFonts w:asciiTheme="minorHAnsi" w:hAnsiTheme="minorHAnsi"/>
            <w:i w:val="0"/>
            <w:sz w:val="22"/>
          </w:rPr>
          <w:tab/>
        </w:r>
        <w:r w:rsidRPr="009749C6">
          <w:rPr>
            <w:rStyle w:val="Hyperlink"/>
          </w:rPr>
          <w:t>AVAS Fault Notification to (HMI) Driver</w:t>
        </w:r>
        <w:r>
          <w:rPr>
            <w:webHidden/>
          </w:rPr>
          <w:tab/>
        </w:r>
        <w:r>
          <w:rPr>
            <w:webHidden/>
          </w:rPr>
          <w:fldChar w:fldCharType="begin"/>
        </w:r>
        <w:r>
          <w:rPr>
            <w:webHidden/>
          </w:rPr>
          <w:instrText xml:space="preserve"> PAGEREF _Toc105779448 \h </w:instrText>
        </w:r>
      </w:ins>
      <w:r>
        <w:rPr>
          <w:webHidden/>
        </w:rPr>
      </w:r>
      <w:r>
        <w:rPr>
          <w:webHidden/>
        </w:rPr>
        <w:fldChar w:fldCharType="separate"/>
      </w:r>
      <w:ins w:id="408" w:author="Arun Saminathan" w:date="2022-06-10T18:48:00Z">
        <w:r>
          <w:rPr>
            <w:webHidden/>
          </w:rPr>
          <w:t>37</w:t>
        </w:r>
        <w:r>
          <w:rPr>
            <w:webHidden/>
          </w:rPr>
          <w:fldChar w:fldCharType="end"/>
        </w:r>
        <w:r w:rsidRPr="009749C6">
          <w:rPr>
            <w:rStyle w:val="Hyperlink"/>
          </w:rPr>
          <w:fldChar w:fldCharType="end"/>
        </w:r>
      </w:ins>
    </w:p>
    <w:p w14:paraId="0B51A362" w14:textId="500B7503" w:rsidR="00FD2991" w:rsidRDefault="00FD2991">
      <w:pPr>
        <w:pStyle w:val="TOC2"/>
        <w:rPr>
          <w:ins w:id="409" w:author="Arun Saminathan" w:date="2022-06-10T18:48:00Z"/>
          <w:rFonts w:asciiTheme="minorHAnsi" w:hAnsiTheme="minorHAnsi" w:cstheme="minorBidi"/>
          <w:b w:val="0"/>
          <w:i w:val="0"/>
          <w:noProof/>
          <w:sz w:val="22"/>
          <w:szCs w:val="22"/>
        </w:rPr>
      </w:pPr>
      <w:ins w:id="41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"_Toc105779449"</w:instrText>
        </w:r>
        <w:r w:rsidRPr="009749C6">
          <w:rPr>
            <w:rStyle w:val="Hyperlink"/>
            <w:noProof/>
          </w:rPr>
          <w:instrText xml:space="preserve"> </w:instrText>
        </w:r>
        <w:r w:rsidRPr="009749C6">
          <w:rPr>
            <w:rStyle w:val="Hyperlink"/>
            <w:noProof/>
          </w:rPr>
          <w:fldChar w:fldCharType="separate"/>
        </w:r>
        <w:r w:rsidRPr="009749C6">
          <w:rPr>
            <w:rStyle w:val="Hyperlink"/>
            <w:noProof/>
          </w:rPr>
          <w:t>11.4</w:t>
        </w:r>
        <w:r>
          <w:rPr>
            <w:rFonts w:asciiTheme="minorHAnsi" w:hAnsiTheme="minorHAnsi" w:cstheme="minorBidi"/>
            <w:b w:val="0"/>
            <w:i w:val="0"/>
            <w:noProof/>
            <w:sz w:val="22"/>
            <w:szCs w:val="22"/>
          </w:rPr>
          <w:tab/>
        </w:r>
        <w:r w:rsidRPr="009749C6">
          <w:rPr>
            <w:rStyle w:val="Hyperlink"/>
            <w:noProof/>
          </w:rPr>
          <w:t>Heartbeat In</w:t>
        </w:r>
        <w:r>
          <w:rPr>
            <w:noProof/>
            <w:webHidden/>
          </w:rPr>
          <w:tab/>
        </w:r>
        <w:r>
          <w:rPr>
            <w:noProof/>
            <w:webHidden/>
          </w:rPr>
          <w:fldChar w:fldCharType="begin"/>
        </w:r>
        <w:r>
          <w:rPr>
            <w:noProof/>
            <w:webHidden/>
          </w:rPr>
          <w:instrText xml:space="preserve"> PAGEREF _Toc105779449 \h </w:instrText>
        </w:r>
      </w:ins>
      <w:r>
        <w:rPr>
          <w:noProof/>
          <w:webHidden/>
        </w:rPr>
      </w:r>
      <w:r>
        <w:rPr>
          <w:noProof/>
          <w:webHidden/>
        </w:rPr>
        <w:fldChar w:fldCharType="separate"/>
      </w:r>
      <w:ins w:id="411" w:author="Arun Saminathan" w:date="2022-06-10T18:48:00Z">
        <w:r>
          <w:rPr>
            <w:noProof/>
            <w:webHidden/>
          </w:rPr>
          <w:t>37</w:t>
        </w:r>
        <w:r>
          <w:rPr>
            <w:noProof/>
            <w:webHidden/>
          </w:rPr>
          <w:fldChar w:fldCharType="end"/>
        </w:r>
        <w:r w:rsidRPr="009749C6">
          <w:rPr>
            <w:rStyle w:val="Hyperlink"/>
            <w:noProof/>
          </w:rPr>
          <w:fldChar w:fldCharType="end"/>
        </w:r>
      </w:ins>
    </w:p>
    <w:p w14:paraId="55F5A025" w14:textId="18C0374C" w:rsidR="00FD2991" w:rsidRDefault="00FD2991">
      <w:pPr>
        <w:pStyle w:val="TOC2"/>
        <w:rPr>
          <w:ins w:id="412" w:author="Arun Saminathan" w:date="2022-06-10T18:48:00Z"/>
          <w:rFonts w:asciiTheme="minorHAnsi" w:hAnsiTheme="minorHAnsi" w:cstheme="minorBidi"/>
          <w:b w:val="0"/>
          <w:i w:val="0"/>
          <w:noProof/>
          <w:sz w:val="22"/>
          <w:szCs w:val="22"/>
        </w:rPr>
      </w:pPr>
      <w:ins w:id="41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"_Toc105779450"</w:instrText>
        </w:r>
        <w:r w:rsidRPr="009749C6">
          <w:rPr>
            <w:rStyle w:val="Hyperlink"/>
            <w:noProof/>
          </w:rPr>
          <w:instrText xml:space="preserve"> </w:instrText>
        </w:r>
        <w:r w:rsidRPr="009749C6">
          <w:rPr>
            <w:rStyle w:val="Hyperlink"/>
            <w:noProof/>
          </w:rPr>
          <w:fldChar w:fldCharType="separate"/>
        </w:r>
        <w:r w:rsidRPr="009749C6">
          <w:rPr>
            <w:rStyle w:val="Hyperlink"/>
            <w:noProof/>
          </w:rPr>
          <w:t>11.5</w:t>
        </w:r>
        <w:r>
          <w:rPr>
            <w:rFonts w:asciiTheme="minorHAnsi" w:hAnsiTheme="minorHAnsi" w:cstheme="minorBidi"/>
            <w:b w:val="0"/>
            <w:i w:val="0"/>
            <w:noProof/>
            <w:sz w:val="22"/>
            <w:szCs w:val="22"/>
          </w:rPr>
          <w:tab/>
        </w:r>
        <w:r w:rsidRPr="009749C6">
          <w:rPr>
            <w:rStyle w:val="Hyperlink"/>
            <w:noProof/>
          </w:rPr>
          <w:t>Diagnostics – Tones Test</w:t>
        </w:r>
        <w:r>
          <w:rPr>
            <w:noProof/>
            <w:webHidden/>
          </w:rPr>
          <w:tab/>
        </w:r>
        <w:r>
          <w:rPr>
            <w:noProof/>
            <w:webHidden/>
          </w:rPr>
          <w:fldChar w:fldCharType="begin"/>
        </w:r>
        <w:r>
          <w:rPr>
            <w:noProof/>
            <w:webHidden/>
          </w:rPr>
          <w:instrText xml:space="preserve"> PAGEREF _Toc105779450 \h </w:instrText>
        </w:r>
      </w:ins>
      <w:r>
        <w:rPr>
          <w:noProof/>
          <w:webHidden/>
        </w:rPr>
      </w:r>
      <w:r>
        <w:rPr>
          <w:noProof/>
          <w:webHidden/>
        </w:rPr>
        <w:fldChar w:fldCharType="separate"/>
      </w:r>
      <w:ins w:id="414" w:author="Arun Saminathan" w:date="2022-06-10T18:48:00Z">
        <w:r>
          <w:rPr>
            <w:noProof/>
            <w:webHidden/>
          </w:rPr>
          <w:t>38</w:t>
        </w:r>
        <w:r>
          <w:rPr>
            <w:noProof/>
            <w:webHidden/>
          </w:rPr>
          <w:fldChar w:fldCharType="end"/>
        </w:r>
        <w:r w:rsidRPr="009749C6">
          <w:rPr>
            <w:rStyle w:val="Hyperlink"/>
            <w:noProof/>
          </w:rPr>
          <w:fldChar w:fldCharType="end"/>
        </w:r>
      </w:ins>
    </w:p>
    <w:p w14:paraId="4B0D9876" w14:textId="3FC633FD" w:rsidR="00FD2991" w:rsidRDefault="00FD2991">
      <w:pPr>
        <w:pStyle w:val="TOC2"/>
        <w:rPr>
          <w:ins w:id="415" w:author="Arun Saminathan" w:date="2022-06-10T18:48:00Z"/>
          <w:rFonts w:asciiTheme="minorHAnsi" w:hAnsiTheme="minorHAnsi" w:cstheme="minorBidi"/>
          <w:b w:val="0"/>
          <w:i w:val="0"/>
          <w:noProof/>
          <w:sz w:val="22"/>
          <w:szCs w:val="22"/>
        </w:rPr>
      </w:pPr>
      <w:ins w:id="41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"_Toc105779451"</w:instrText>
        </w:r>
        <w:r w:rsidRPr="009749C6">
          <w:rPr>
            <w:rStyle w:val="Hyperlink"/>
            <w:noProof/>
          </w:rPr>
          <w:instrText xml:space="preserve"> </w:instrText>
        </w:r>
        <w:r w:rsidRPr="009749C6">
          <w:rPr>
            <w:rStyle w:val="Hyperlink"/>
            <w:noProof/>
          </w:rPr>
          <w:fldChar w:fldCharType="separate"/>
        </w:r>
        <w:r w:rsidRPr="009749C6">
          <w:rPr>
            <w:rStyle w:val="Hyperlink"/>
            <w:noProof/>
          </w:rPr>
          <w:t>11.6</w:t>
        </w:r>
        <w:r>
          <w:rPr>
            <w:rFonts w:asciiTheme="minorHAnsi" w:hAnsiTheme="minorHAnsi" w:cstheme="minorBidi"/>
            <w:b w:val="0"/>
            <w:i w:val="0"/>
            <w:noProof/>
            <w:sz w:val="22"/>
            <w:szCs w:val="22"/>
          </w:rPr>
          <w:tab/>
        </w:r>
        <w:r w:rsidRPr="009749C6">
          <w:rPr>
            <w:rStyle w:val="Hyperlink"/>
            <w:noProof/>
          </w:rPr>
          <w:t>Diagnostics – Microphone Passthrough</w:t>
        </w:r>
        <w:r>
          <w:rPr>
            <w:noProof/>
            <w:webHidden/>
          </w:rPr>
          <w:tab/>
        </w:r>
        <w:r>
          <w:rPr>
            <w:noProof/>
            <w:webHidden/>
          </w:rPr>
          <w:fldChar w:fldCharType="begin"/>
        </w:r>
        <w:r>
          <w:rPr>
            <w:noProof/>
            <w:webHidden/>
          </w:rPr>
          <w:instrText xml:space="preserve"> PAGEREF _Toc105779451 \h </w:instrText>
        </w:r>
      </w:ins>
      <w:r>
        <w:rPr>
          <w:noProof/>
          <w:webHidden/>
        </w:rPr>
      </w:r>
      <w:r>
        <w:rPr>
          <w:noProof/>
          <w:webHidden/>
        </w:rPr>
        <w:fldChar w:fldCharType="separate"/>
      </w:r>
      <w:ins w:id="417" w:author="Arun Saminathan" w:date="2022-06-10T18:48:00Z">
        <w:r>
          <w:rPr>
            <w:noProof/>
            <w:webHidden/>
          </w:rPr>
          <w:t>38</w:t>
        </w:r>
        <w:r>
          <w:rPr>
            <w:noProof/>
            <w:webHidden/>
          </w:rPr>
          <w:fldChar w:fldCharType="end"/>
        </w:r>
        <w:r w:rsidRPr="009749C6">
          <w:rPr>
            <w:rStyle w:val="Hyperlink"/>
            <w:noProof/>
          </w:rPr>
          <w:fldChar w:fldCharType="end"/>
        </w:r>
      </w:ins>
    </w:p>
    <w:p w14:paraId="639ECBB8" w14:textId="025FEABC" w:rsidR="00FD2991" w:rsidRDefault="00FD2991">
      <w:pPr>
        <w:pStyle w:val="TOC3"/>
        <w:rPr>
          <w:ins w:id="418" w:author="Arun Saminathan" w:date="2022-06-10T18:48:00Z"/>
          <w:rFonts w:asciiTheme="minorHAnsi" w:hAnsiTheme="minorHAnsi"/>
          <w:i w:val="0"/>
          <w:sz w:val="22"/>
        </w:rPr>
      </w:pPr>
      <w:ins w:id="419" w:author="Arun Saminathan" w:date="2022-06-10T18:48:00Z">
        <w:r w:rsidRPr="009749C6">
          <w:rPr>
            <w:rStyle w:val="Hyperlink"/>
          </w:rPr>
          <w:fldChar w:fldCharType="begin"/>
        </w:r>
        <w:r w:rsidRPr="009749C6">
          <w:rPr>
            <w:rStyle w:val="Hyperlink"/>
          </w:rPr>
          <w:instrText xml:space="preserve"> </w:instrText>
        </w:r>
        <w:r>
          <w:instrText>HYPERLINK \l "_Toc105779452"</w:instrText>
        </w:r>
        <w:r w:rsidRPr="009749C6">
          <w:rPr>
            <w:rStyle w:val="Hyperlink"/>
          </w:rPr>
          <w:instrText xml:space="preserve"> </w:instrText>
        </w:r>
        <w:r w:rsidRPr="009749C6">
          <w:rPr>
            <w:rStyle w:val="Hyperlink"/>
          </w:rPr>
          <w:fldChar w:fldCharType="separate"/>
        </w:r>
        <w:r w:rsidRPr="009749C6">
          <w:rPr>
            <w:rStyle w:val="Hyperlink"/>
          </w:rPr>
          <w:t>11.6.1.</w:t>
        </w:r>
        <w:r>
          <w:rPr>
            <w:rFonts w:asciiTheme="minorHAnsi" w:hAnsiTheme="minorHAnsi"/>
            <w:i w:val="0"/>
            <w:sz w:val="22"/>
          </w:rPr>
          <w:tab/>
        </w:r>
        <w:r w:rsidRPr="009749C6">
          <w:rPr>
            <w:rStyle w:val="Hyperlink"/>
          </w:rPr>
          <w:t>UnMute DIAG In</w:t>
        </w:r>
        <w:r>
          <w:rPr>
            <w:webHidden/>
          </w:rPr>
          <w:tab/>
        </w:r>
        <w:r>
          <w:rPr>
            <w:webHidden/>
          </w:rPr>
          <w:fldChar w:fldCharType="begin"/>
        </w:r>
        <w:r>
          <w:rPr>
            <w:webHidden/>
          </w:rPr>
          <w:instrText xml:space="preserve"> PAGEREF _Toc105779452 \h </w:instrText>
        </w:r>
      </w:ins>
      <w:r>
        <w:rPr>
          <w:webHidden/>
        </w:rPr>
      </w:r>
      <w:r>
        <w:rPr>
          <w:webHidden/>
        </w:rPr>
        <w:fldChar w:fldCharType="separate"/>
      </w:r>
      <w:ins w:id="420" w:author="Arun Saminathan" w:date="2022-06-10T18:48:00Z">
        <w:r>
          <w:rPr>
            <w:webHidden/>
          </w:rPr>
          <w:t>38</w:t>
        </w:r>
        <w:r>
          <w:rPr>
            <w:webHidden/>
          </w:rPr>
          <w:fldChar w:fldCharType="end"/>
        </w:r>
        <w:r w:rsidRPr="009749C6">
          <w:rPr>
            <w:rStyle w:val="Hyperlink"/>
          </w:rPr>
          <w:fldChar w:fldCharType="end"/>
        </w:r>
      </w:ins>
    </w:p>
    <w:p w14:paraId="5DFA3E6A" w14:textId="7729B4B7" w:rsidR="00FD2991" w:rsidRDefault="00FD2991">
      <w:pPr>
        <w:pStyle w:val="TOC3"/>
        <w:rPr>
          <w:ins w:id="421" w:author="Arun Saminathan" w:date="2022-06-10T18:48:00Z"/>
          <w:rFonts w:asciiTheme="minorHAnsi" w:hAnsiTheme="minorHAnsi"/>
          <w:i w:val="0"/>
          <w:sz w:val="22"/>
        </w:rPr>
      </w:pPr>
      <w:ins w:id="422" w:author="Arun Saminathan" w:date="2022-06-10T18:48:00Z">
        <w:r w:rsidRPr="009749C6">
          <w:rPr>
            <w:rStyle w:val="Hyperlink"/>
          </w:rPr>
          <w:fldChar w:fldCharType="begin"/>
        </w:r>
        <w:r w:rsidRPr="009749C6">
          <w:rPr>
            <w:rStyle w:val="Hyperlink"/>
          </w:rPr>
          <w:instrText xml:space="preserve"> </w:instrText>
        </w:r>
        <w:r>
          <w:instrText>HYPERLINK \l "_Toc105779453"</w:instrText>
        </w:r>
        <w:r w:rsidRPr="009749C6">
          <w:rPr>
            <w:rStyle w:val="Hyperlink"/>
          </w:rPr>
          <w:instrText xml:space="preserve"> </w:instrText>
        </w:r>
        <w:r w:rsidRPr="009749C6">
          <w:rPr>
            <w:rStyle w:val="Hyperlink"/>
          </w:rPr>
          <w:fldChar w:fldCharType="separate"/>
        </w:r>
        <w:r w:rsidRPr="009749C6">
          <w:rPr>
            <w:rStyle w:val="Hyperlink"/>
          </w:rPr>
          <w:t>11.6.2.</w:t>
        </w:r>
        <w:r>
          <w:rPr>
            <w:rFonts w:asciiTheme="minorHAnsi" w:hAnsiTheme="minorHAnsi"/>
            <w:i w:val="0"/>
            <w:sz w:val="22"/>
          </w:rPr>
          <w:tab/>
        </w:r>
        <w:r w:rsidRPr="009749C6">
          <w:rPr>
            <w:rStyle w:val="Hyperlink"/>
          </w:rPr>
          <w:t>ChX Amplitude</w:t>
        </w:r>
        <w:r>
          <w:rPr>
            <w:webHidden/>
          </w:rPr>
          <w:tab/>
        </w:r>
        <w:r>
          <w:rPr>
            <w:webHidden/>
          </w:rPr>
          <w:fldChar w:fldCharType="begin"/>
        </w:r>
        <w:r>
          <w:rPr>
            <w:webHidden/>
          </w:rPr>
          <w:instrText xml:space="preserve"> PAGEREF _Toc105779453 \h </w:instrText>
        </w:r>
      </w:ins>
      <w:r>
        <w:rPr>
          <w:webHidden/>
        </w:rPr>
      </w:r>
      <w:r>
        <w:rPr>
          <w:webHidden/>
        </w:rPr>
        <w:fldChar w:fldCharType="separate"/>
      </w:r>
      <w:ins w:id="423" w:author="Arun Saminathan" w:date="2022-06-10T18:48:00Z">
        <w:r>
          <w:rPr>
            <w:webHidden/>
          </w:rPr>
          <w:t>38</w:t>
        </w:r>
        <w:r>
          <w:rPr>
            <w:webHidden/>
          </w:rPr>
          <w:fldChar w:fldCharType="end"/>
        </w:r>
        <w:r w:rsidRPr="009749C6">
          <w:rPr>
            <w:rStyle w:val="Hyperlink"/>
          </w:rPr>
          <w:fldChar w:fldCharType="end"/>
        </w:r>
      </w:ins>
    </w:p>
    <w:p w14:paraId="643949EA" w14:textId="7D80ABD1" w:rsidR="00FD2991" w:rsidRDefault="00FD2991">
      <w:pPr>
        <w:pStyle w:val="TOC3"/>
        <w:rPr>
          <w:ins w:id="424" w:author="Arun Saminathan" w:date="2022-06-10T18:48:00Z"/>
          <w:rFonts w:asciiTheme="minorHAnsi" w:hAnsiTheme="minorHAnsi"/>
          <w:i w:val="0"/>
          <w:sz w:val="22"/>
        </w:rPr>
      </w:pPr>
      <w:ins w:id="425" w:author="Arun Saminathan" w:date="2022-06-10T18:48:00Z">
        <w:r w:rsidRPr="009749C6">
          <w:rPr>
            <w:rStyle w:val="Hyperlink"/>
          </w:rPr>
          <w:fldChar w:fldCharType="begin"/>
        </w:r>
        <w:r w:rsidRPr="009749C6">
          <w:rPr>
            <w:rStyle w:val="Hyperlink"/>
          </w:rPr>
          <w:instrText xml:space="preserve"> </w:instrText>
        </w:r>
        <w:r>
          <w:instrText>HYPERLINK \l "_Toc105779454"</w:instrText>
        </w:r>
        <w:r w:rsidRPr="009749C6">
          <w:rPr>
            <w:rStyle w:val="Hyperlink"/>
          </w:rPr>
          <w:instrText xml:space="preserve"> </w:instrText>
        </w:r>
        <w:r w:rsidRPr="009749C6">
          <w:rPr>
            <w:rStyle w:val="Hyperlink"/>
          </w:rPr>
          <w:fldChar w:fldCharType="separate"/>
        </w:r>
        <w:r w:rsidRPr="009749C6">
          <w:rPr>
            <w:rStyle w:val="Hyperlink"/>
          </w:rPr>
          <w:t>11.6.3.</w:t>
        </w:r>
        <w:r>
          <w:rPr>
            <w:rFonts w:asciiTheme="minorHAnsi" w:hAnsiTheme="minorHAnsi"/>
            <w:i w:val="0"/>
            <w:sz w:val="22"/>
          </w:rPr>
          <w:tab/>
        </w:r>
        <w:r w:rsidRPr="009749C6">
          <w:rPr>
            <w:rStyle w:val="Hyperlink"/>
          </w:rPr>
          <w:t>ChX Source</w:t>
        </w:r>
        <w:r>
          <w:rPr>
            <w:webHidden/>
          </w:rPr>
          <w:tab/>
        </w:r>
        <w:r>
          <w:rPr>
            <w:webHidden/>
          </w:rPr>
          <w:fldChar w:fldCharType="begin"/>
        </w:r>
        <w:r>
          <w:rPr>
            <w:webHidden/>
          </w:rPr>
          <w:instrText xml:space="preserve"> PAGEREF _Toc105779454 \h </w:instrText>
        </w:r>
      </w:ins>
      <w:r>
        <w:rPr>
          <w:webHidden/>
        </w:rPr>
      </w:r>
      <w:r>
        <w:rPr>
          <w:webHidden/>
        </w:rPr>
        <w:fldChar w:fldCharType="separate"/>
      </w:r>
      <w:ins w:id="426" w:author="Arun Saminathan" w:date="2022-06-10T18:48:00Z">
        <w:r>
          <w:rPr>
            <w:webHidden/>
          </w:rPr>
          <w:t>38</w:t>
        </w:r>
        <w:r>
          <w:rPr>
            <w:webHidden/>
          </w:rPr>
          <w:fldChar w:fldCharType="end"/>
        </w:r>
        <w:r w:rsidRPr="009749C6">
          <w:rPr>
            <w:rStyle w:val="Hyperlink"/>
          </w:rPr>
          <w:fldChar w:fldCharType="end"/>
        </w:r>
      </w:ins>
    </w:p>
    <w:p w14:paraId="04D574F2" w14:textId="69E9F452" w:rsidR="00FD2991" w:rsidRDefault="00FD2991">
      <w:pPr>
        <w:pStyle w:val="TOC2"/>
        <w:rPr>
          <w:ins w:id="427" w:author="Arun Saminathan" w:date="2022-06-10T18:48:00Z"/>
          <w:rFonts w:asciiTheme="minorHAnsi" w:hAnsiTheme="minorHAnsi" w:cstheme="minorBidi"/>
          <w:b w:val="0"/>
          <w:i w:val="0"/>
          <w:noProof/>
          <w:sz w:val="22"/>
          <w:szCs w:val="22"/>
        </w:rPr>
      </w:pPr>
      <w:ins w:id="42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"_Toc105779455"</w:instrText>
        </w:r>
        <w:r w:rsidRPr="009749C6">
          <w:rPr>
            <w:rStyle w:val="Hyperlink"/>
            <w:noProof/>
          </w:rPr>
          <w:instrText xml:space="preserve"> </w:instrText>
        </w:r>
        <w:r w:rsidRPr="009749C6">
          <w:rPr>
            <w:rStyle w:val="Hyperlink"/>
            <w:noProof/>
          </w:rPr>
          <w:fldChar w:fldCharType="separate"/>
        </w:r>
        <w:r w:rsidRPr="009749C6">
          <w:rPr>
            <w:rStyle w:val="Hyperlink"/>
            <w:noProof/>
          </w:rPr>
          <w:t>11.7</w:t>
        </w:r>
        <w:r>
          <w:rPr>
            <w:rFonts w:asciiTheme="minorHAnsi" w:hAnsiTheme="minorHAnsi" w:cstheme="minorBidi"/>
            <w:b w:val="0"/>
            <w:i w:val="0"/>
            <w:noProof/>
            <w:sz w:val="22"/>
            <w:szCs w:val="22"/>
          </w:rPr>
          <w:tab/>
        </w:r>
        <w:r w:rsidRPr="009749C6">
          <w:rPr>
            <w:rStyle w:val="Hyperlink"/>
            <w:noProof/>
          </w:rPr>
          <w:t>Diagnostics – ANC EOL Routine Control</w:t>
        </w:r>
        <w:r>
          <w:rPr>
            <w:noProof/>
            <w:webHidden/>
          </w:rPr>
          <w:tab/>
        </w:r>
        <w:r>
          <w:rPr>
            <w:noProof/>
            <w:webHidden/>
          </w:rPr>
          <w:fldChar w:fldCharType="begin"/>
        </w:r>
        <w:r>
          <w:rPr>
            <w:noProof/>
            <w:webHidden/>
          </w:rPr>
          <w:instrText xml:space="preserve"> PAGEREF _Toc105779455 \h </w:instrText>
        </w:r>
      </w:ins>
      <w:r>
        <w:rPr>
          <w:noProof/>
          <w:webHidden/>
        </w:rPr>
      </w:r>
      <w:r>
        <w:rPr>
          <w:noProof/>
          <w:webHidden/>
        </w:rPr>
        <w:fldChar w:fldCharType="separate"/>
      </w:r>
      <w:ins w:id="429" w:author="Arun Saminathan" w:date="2022-06-10T18:48:00Z">
        <w:r>
          <w:rPr>
            <w:noProof/>
            <w:webHidden/>
          </w:rPr>
          <w:t>38</w:t>
        </w:r>
        <w:r>
          <w:rPr>
            <w:noProof/>
            <w:webHidden/>
          </w:rPr>
          <w:fldChar w:fldCharType="end"/>
        </w:r>
        <w:r w:rsidRPr="009749C6">
          <w:rPr>
            <w:rStyle w:val="Hyperlink"/>
            <w:noProof/>
          </w:rPr>
          <w:fldChar w:fldCharType="end"/>
        </w:r>
      </w:ins>
    </w:p>
    <w:p w14:paraId="0BF420B7" w14:textId="4475298E" w:rsidR="00FD2991" w:rsidRDefault="00FD2991">
      <w:pPr>
        <w:pStyle w:val="TOC1"/>
        <w:rPr>
          <w:ins w:id="430" w:author="Arun Saminathan" w:date="2022-06-10T18:48:00Z"/>
          <w:rFonts w:asciiTheme="minorHAnsi" w:hAnsiTheme="minorHAnsi" w:cstheme="minorBidi"/>
          <w:b w:val="0"/>
          <w:smallCaps w:val="0"/>
          <w:noProof/>
          <w:sz w:val="22"/>
          <w:szCs w:val="22"/>
        </w:rPr>
      </w:pPr>
      <w:ins w:id="43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"_Toc105779456"</w:instrText>
        </w:r>
        <w:r w:rsidRPr="009749C6">
          <w:rPr>
            <w:rStyle w:val="Hyperlink"/>
            <w:noProof/>
          </w:rPr>
          <w:instrText xml:space="preserve"> </w:instrText>
        </w:r>
        <w:r w:rsidRPr="009749C6">
          <w:rPr>
            <w:rStyle w:val="Hyperlink"/>
            <w:noProof/>
          </w:rPr>
          <w:fldChar w:fldCharType="separate"/>
        </w:r>
        <w:r w:rsidRPr="009749C6">
          <w:rPr>
            <w:rStyle w:val="Hyperlink"/>
            <w:noProof/>
          </w:rPr>
          <w:t>12</w:t>
        </w:r>
        <w:r>
          <w:rPr>
            <w:rFonts w:asciiTheme="minorHAnsi" w:hAnsiTheme="minorHAnsi" w:cstheme="minorBidi"/>
            <w:b w:val="0"/>
            <w:smallCaps w:val="0"/>
            <w:noProof/>
            <w:sz w:val="22"/>
            <w:szCs w:val="22"/>
          </w:rPr>
          <w:tab/>
        </w:r>
        <w:r w:rsidRPr="009749C6">
          <w:rPr>
            <w:rStyle w:val="Hyperlink"/>
            <w:noProof/>
          </w:rPr>
          <w:t>NVH Service - Library Reads</w:t>
        </w:r>
        <w:r>
          <w:rPr>
            <w:noProof/>
            <w:webHidden/>
          </w:rPr>
          <w:tab/>
        </w:r>
        <w:r>
          <w:rPr>
            <w:noProof/>
            <w:webHidden/>
          </w:rPr>
          <w:fldChar w:fldCharType="begin"/>
        </w:r>
        <w:r>
          <w:rPr>
            <w:noProof/>
            <w:webHidden/>
          </w:rPr>
          <w:instrText xml:space="preserve"> PAGEREF _Toc105779456 \h </w:instrText>
        </w:r>
      </w:ins>
      <w:r>
        <w:rPr>
          <w:noProof/>
          <w:webHidden/>
        </w:rPr>
      </w:r>
      <w:r>
        <w:rPr>
          <w:noProof/>
          <w:webHidden/>
        </w:rPr>
        <w:fldChar w:fldCharType="separate"/>
      </w:r>
      <w:ins w:id="432" w:author="Arun Saminathan" w:date="2022-06-10T18:48:00Z">
        <w:r>
          <w:rPr>
            <w:noProof/>
            <w:webHidden/>
          </w:rPr>
          <w:t>38</w:t>
        </w:r>
        <w:r>
          <w:rPr>
            <w:noProof/>
            <w:webHidden/>
          </w:rPr>
          <w:fldChar w:fldCharType="end"/>
        </w:r>
        <w:r w:rsidRPr="009749C6">
          <w:rPr>
            <w:rStyle w:val="Hyperlink"/>
            <w:noProof/>
          </w:rPr>
          <w:fldChar w:fldCharType="end"/>
        </w:r>
      </w:ins>
    </w:p>
    <w:p w14:paraId="2F97B3D2" w14:textId="55141B2A" w:rsidR="00FD2991" w:rsidRDefault="00FD2991">
      <w:pPr>
        <w:pStyle w:val="TOC2"/>
        <w:rPr>
          <w:ins w:id="433" w:author="Arun Saminathan" w:date="2022-06-10T18:48:00Z"/>
          <w:rFonts w:asciiTheme="minorHAnsi" w:hAnsiTheme="minorHAnsi" w:cstheme="minorBidi"/>
          <w:b w:val="0"/>
          <w:i w:val="0"/>
          <w:noProof/>
          <w:sz w:val="22"/>
          <w:szCs w:val="22"/>
        </w:rPr>
      </w:pPr>
      <w:ins w:id="43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"_Toc105779457"</w:instrText>
        </w:r>
        <w:r w:rsidRPr="009749C6">
          <w:rPr>
            <w:rStyle w:val="Hyperlink"/>
            <w:noProof/>
          </w:rPr>
          <w:instrText xml:space="preserve"> </w:instrText>
        </w:r>
        <w:r w:rsidRPr="009749C6">
          <w:rPr>
            <w:rStyle w:val="Hyperlink"/>
            <w:noProof/>
          </w:rPr>
          <w:fldChar w:fldCharType="separate"/>
        </w:r>
        <w:r w:rsidRPr="009749C6">
          <w:rPr>
            <w:rStyle w:val="Hyperlink"/>
            <w:noProof/>
          </w:rPr>
          <w:t>12.1</w:t>
        </w:r>
        <w:r>
          <w:rPr>
            <w:rFonts w:asciiTheme="minorHAnsi" w:hAnsiTheme="minorHAnsi" w:cstheme="minorBidi"/>
            <w:b w:val="0"/>
            <w:i w:val="0"/>
            <w:noProof/>
            <w:sz w:val="22"/>
            <w:szCs w:val="22"/>
          </w:rPr>
          <w:tab/>
        </w:r>
        <w:r w:rsidRPr="009749C6">
          <w:rPr>
            <w:rStyle w:val="Hyperlink"/>
            <w:noProof/>
          </w:rPr>
          <w:t>Library Version (optional)</w:t>
        </w:r>
        <w:r>
          <w:rPr>
            <w:noProof/>
            <w:webHidden/>
          </w:rPr>
          <w:tab/>
        </w:r>
        <w:r>
          <w:rPr>
            <w:noProof/>
            <w:webHidden/>
          </w:rPr>
          <w:fldChar w:fldCharType="begin"/>
        </w:r>
        <w:r>
          <w:rPr>
            <w:noProof/>
            <w:webHidden/>
          </w:rPr>
          <w:instrText xml:space="preserve"> PAGEREF _Toc105779457 \h </w:instrText>
        </w:r>
      </w:ins>
      <w:r>
        <w:rPr>
          <w:noProof/>
          <w:webHidden/>
        </w:rPr>
      </w:r>
      <w:r>
        <w:rPr>
          <w:noProof/>
          <w:webHidden/>
        </w:rPr>
        <w:fldChar w:fldCharType="separate"/>
      </w:r>
      <w:ins w:id="435" w:author="Arun Saminathan" w:date="2022-06-10T18:48:00Z">
        <w:r>
          <w:rPr>
            <w:noProof/>
            <w:webHidden/>
          </w:rPr>
          <w:t>39</w:t>
        </w:r>
        <w:r>
          <w:rPr>
            <w:noProof/>
            <w:webHidden/>
          </w:rPr>
          <w:fldChar w:fldCharType="end"/>
        </w:r>
        <w:r w:rsidRPr="009749C6">
          <w:rPr>
            <w:rStyle w:val="Hyperlink"/>
            <w:noProof/>
          </w:rPr>
          <w:fldChar w:fldCharType="end"/>
        </w:r>
      </w:ins>
    </w:p>
    <w:p w14:paraId="69DA40A0" w14:textId="539FB3C1" w:rsidR="00FD2991" w:rsidRDefault="00FD2991">
      <w:pPr>
        <w:pStyle w:val="TOC2"/>
        <w:rPr>
          <w:ins w:id="436" w:author="Arun Saminathan" w:date="2022-06-10T18:48:00Z"/>
          <w:rFonts w:asciiTheme="minorHAnsi" w:hAnsiTheme="minorHAnsi" w:cstheme="minorBidi"/>
          <w:b w:val="0"/>
          <w:i w:val="0"/>
          <w:noProof/>
          <w:sz w:val="22"/>
          <w:szCs w:val="22"/>
        </w:rPr>
      </w:pPr>
      <w:ins w:id="43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"_Toc105779458"</w:instrText>
        </w:r>
        <w:r w:rsidRPr="009749C6">
          <w:rPr>
            <w:rStyle w:val="Hyperlink"/>
            <w:noProof/>
          </w:rPr>
          <w:instrText xml:space="preserve"> </w:instrText>
        </w:r>
        <w:r w:rsidRPr="009749C6">
          <w:rPr>
            <w:rStyle w:val="Hyperlink"/>
            <w:noProof/>
          </w:rPr>
          <w:fldChar w:fldCharType="separate"/>
        </w:r>
        <w:r w:rsidRPr="009749C6">
          <w:rPr>
            <w:rStyle w:val="Hyperlink"/>
            <w:noProof/>
          </w:rPr>
          <w:t>12.2</w:t>
        </w:r>
        <w:r>
          <w:rPr>
            <w:rFonts w:asciiTheme="minorHAnsi" w:hAnsiTheme="minorHAnsi" w:cstheme="minorBidi"/>
            <w:b w:val="0"/>
            <w:i w:val="0"/>
            <w:noProof/>
            <w:sz w:val="22"/>
            <w:szCs w:val="22"/>
          </w:rPr>
          <w:tab/>
        </w:r>
        <w:r w:rsidRPr="009749C6">
          <w:rPr>
            <w:rStyle w:val="Hyperlink"/>
            <w:noProof/>
          </w:rPr>
          <w:t>CAPI V2 Module Version (optional)</w:t>
        </w:r>
        <w:r>
          <w:rPr>
            <w:noProof/>
            <w:webHidden/>
          </w:rPr>
          <w:tab/>
        </w:r>
        <w:r>
          <w:rPr>
            <w:noProof/>
            <w:webHidden/>
          </w:rPr>
          <w:fldChar w:fldCharType="begin"/>
        </w:r>
        <w:r>
          <w:rPr>
            <w:noProof/>
            <w:webHidden/>
          </w:rPr>
          <w:instrText xml:space="preserve"> PAGEREF _Toc105779458 \h </w:instrText>
        </w:r>
      </w:ins>
      <w:r>
        <w:rPr>
          <w:noProof/>
          <w:webHidden/>
        </w:rPr>
      </w:r>
      <w:r>
        <w:rPr>
          <w:noProof/>
          <w:webHidden/>
        </w:rPr>
        <w:fldChar w:fldCharType="separate"/>
      </w:r>
      <w:ins w:id="438" w:author="Arun Saminathan" w:date="2022-06-10T18:48:00Z">
        <w:r>
          <w:rPr>
            <w:noProof/>
            <w:webHidden/>
          </w:rPr>
          <w:t>39</w:t>
        </w:r>
        <w:r>
          <w:rPr>
            <w:noProof/>
            <w:webHidden/>
          </w:rPr>
          <w:fldChar w:fldCharType="end"/>
        </w:r>
        <w:r w:rsidRPr="009749C6">
          <w:rPr>
            <w:rStyle w:val="Hyperlink"/>
            <w:noProof/>
          </w:rPr>
          <w:fldChar w:fldCharType="end"/>
        </w:r>
      </w:ins>
    </w:p>
    <w:p w14:paraId="74EE22F2" w14:textId="17829898" w:rsidR="00FD2991" w:rsidRDefault="00FD2991">
      <w:pPr>
        <w:pStyle w:val="TOC2"/>
        <w:rPr>
          <w:ins w:id="439" w:author="Arun Saminathan" w:date="2022-06-10T18:48:00Z"/>
          <w:rFonts w:asciiTheme="minorHAnsi" w:hAnsiTheme="minorHAnsi" w:cstheme="minorBidi"/>
          <w:b w:val="0"/>
          <w:i w:val="0"/>
          <w:noProof/>
          <w:sz w:val="22"/>
          <w:szCs w:val="22"/>
        </w:rPr>
      </w:pPr>
      <w:ins w:id="44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"_Toc105779459"</w:instrText>
        </w:r>
        <w:r w:rsidRPr="009749C6">
          <w:rPr>
            <w:rStyle w:val="Hyperlink"/>
            <w:noProof/>
          </w:rPr>
          <w:instrText xml:space="preserve"> </w:instrText>
        </w:r>
        <w:r w:rsidRPr="009749C6">
          <w:rPr>
            <w:rStyle w:val="Hyperlink"/>
            <w:noProof/>
          </w:rPr>
          <w:fldChar w:fldCharType="separate"/>
        </w:r>
        <w:r w:rsidRPr="009749C6">
          <w:rPr>
            <w:rStyle w:val="Hyperlink"/>
            <w:noProof/>
          </w:rPr>
          <w:t>12.3</w:t>
        </w:r>
        <w:r>
          <w:rPr>
            <w:rFonts w:asciiTheme="minorHAnsi" w:hAnsiTheme="minorHAnsi" w:cstheme="minorBidi"/>
            <w:b w:val="0"/>
            <w:i w:val="0"/>
            <w:noProof/>
            <w:sz w:val="22"/>
            <w:szCs w:val="22"/>
          </w:rPr>
          <w:tab/>
        </w:r>
        <w:r w:rsidRPr="009749C6">
          <w:rPr>
            <w:rStyle w:val="Hyperlink"/>
            <w:noProof/>
          </w:rPr>
          <w:t>Library Status</w:t>
        </w:r>
        <w:r>
          <w:rPr>
            <w:noProof/>
            <w:webHidden/>
          </w:rPr>
          <w:tab/>
        </w:r>
        <w:r>
          <w:rPr>
            <w:noProof/>
            <w:webHidden/>
          </w:rPr>
          <w:fldChar w:fldCharType="begin"/>
        </w:r>
        <w:r>
          <w:rPr>
            <w:noProof/>
            <w:webHidden/>
          </w:rPr>
          <w:instrText xml:space="preserve"> PAGEREF _Toc105779459 \h </w:instrText>
        </w:r>
      </w:ins>
      <w:r>
        <w:rPr>
          <w:noProof/>
          <w:webHidden/>
        </w:rPr>
      </w:r>
      <w:r>
        <w:rPr>
          <w:noProof/>
          <w:webHidden/>
        </w:rPr>
        <w:fldChar w:fldCharType="separate"/>
      </w:r>
      <w:ins w:id="441" w:author="Arun Saminathan" w:date="2022-06-10T18:48:00Z">
        <w:r>
          <w:rPr>
            <w:noProof/>
            <w:webHidden/>
          </w:rPr>
          <w:t>39</w:t>
        </w:r>
        <w:r>
          <w:rPr>
            <w:noProof/>
            <w:webHidden/>
          </w:rPr>
          <w:fldChar w:fldCharType="end"/>
        </w:r>
        <w:r w:rsidRPr="009749C6">
          <w:rPr>
            <w:rStyle w:val="Hyperlink"/>
            <w:noProof/>
          </w:rPr>
          <w:fldChar w:fldCharType="end"/>
        </w:r>
      </w:ins>
    </w:p>
    <w:p w14:paraId="6EBFA289" w14:textId="0CA41FDC" w:rsidR="00FD2991" w:rsidRDefault="00FD2991">
      <w:pPr>
        <w:pStyle w:val="TOC3"/>
        <w:rPr>
          <w:ins w:id="442" w:author="Arun Saminathan" w:date="2022-06-10T18:48:00Z"/>
          <w:rFonts w:asciiTheme="minorHAnsi" w:hAnsiTheme="minorHAnsi"/>
          <w:i w:val="0"/>
          <w:sz w:val="22"/>
        </w:rPr>
      </w:pPr>
      <w:ins w:id="443" w:author="Arun Saminathan" w:date="2022-06-10T18:48:00Z">
        <w:r w:rsidRPr="009749C6">
          <w:rPr>
            <w:rStyle w:val="Hyperlink"/>
          </w:rPr>
          <w:fldChar w:fldCharType="begin"/>
        </w:r>
        <w:r w:rsidRPr="009749C6">
          <w:rPr>
            <w:rStyle w:val="Hyperlink"/>
          </w:rPr>
          <w:instrText xml:space="preserve"> </w:instrText>
        </w:r>
        <w:r>
          <w:instrText>HYPERLINK \l "_Toc105779460"</w:instrText>
        </w:r>
        <w:r w:rsidRPr="009749C6">
          <w:rPr>
            <w:rStyle w:val="Hyperlink"/>
          </w:rPr>
          <w:instrText xml:space="preserve"> </w:instrText>
        </w:r>
        <w:r w:rsidRPr="009749C6">
          <w:rPr>
            <w:rStyle w:val="Hyperlink"/>
          </w:rPr>
          <w:fldChar w:fldCharType="separate"/>
        </w:r>
        <w:r w:rsidRPr="009749C6">
          <w:rPr>
            <w:rStyle w:val="Hyperlink"/>
          </w:rPr>
          <w:t>12.3.1.</w:t>
        </w:r>
        <w:r>
          <w:rPr>
            <w:rFonts w:asciiTheme="minorHAnsi" w:hAnsiTheme="minorHAnsi"/>
            <w:i w:val="0"/>
            <w:sz w:val="22"/>
          </w:rPr>
          <w:tab/>
        </w:r>
        <w:r w:rsidRPr="009749C6">
          <w:rPr>
            <w:rStyle w:val="Hyperlink"/>
          </w:rPr>
          <w:t>ANC Divergence (EOR Exception)</w:t>
        </w:r>
        <w:r>
          <w:rPr>
            <w:webHidden/>
          </w:rPr>
          <w:tab/>
        </w:r>
        <w:r>
          <w:rPr>
            <w:webHidden/>
          </w:rPr>
          <w:fldChar w:fldCharType="begin"/>
        </w:r>
        <w:r>
          <w:rPr>
            <w:webHidden/>
          </w:rPr>
          <w:instrText xml:space="preserve"> PAGEREF _Toc105779460 \h </w:instrText>
        </w:r>
      </w:ins>
      <w:r>
        <w:rPr>
          <w:webHidden/>
        </w:rPr>
      </w:r>
      <w:r>
        <w:rPr>
          <w:webHidden/>
        </w:rPr>
        <w:fldChar w:fldCharType="separate"/>
      </w:r>
      <w:ins w:id="444" w:author="Arun Saminathan" w:date="2022-06-10T18:48:00Z">
        <w:r>
          <w:rPr>
            <w:webHidden/>
          </w:rPr>
          <w:t>39</w:t>
        </w:r>
        <w:r>
          <w:rPr>
            <w:webHidden/>
          </w:rPr>
          <w:fldChar w:fldCharType="end"/>
        </w:r>
        <w:r w:rsidRPr="009749C6">
          <w:rPr>
            <w:rStyle w:val="Hyperlink"/>
          </w:rPr>
          <w:fldChar w:fldCharType="end"/>
        </w:r>
      </w:ins>
    </w:p>
    <w:p w14:paraId="48CB4F17" w14:textId="23E93316" w:rsidR="00FD2991" w:rsidRDefault="00FD2991">
      <w:pPr>
        <w:pStyle w:val="TOC3"/>
        <w:rPr>
          <w:ins w:id="445" w:author="Arun Saminathan" w:date="2022-06-10T18:48:00Z"/>
          <w:rFonts w:asciiTheme="minorHAnsi" w:hAnsiTheme="minorHAnsi"/>
          <w:i w:val="0"/>
          <w:sz w:val="22"/>
        </w:rPr>
      </w:pPr>
      <w:ins w:id="446" w:author="Arun Saminathan" w:date="2022-06-10T18:48:00Z">
        <w:r w:rsidRPr="009749C6">
          <w:rPr>
            <w:rStyle w:val="Hyperlink"/>
          </w:rPr>
          <w:fldChar w:fldCharType="begin"/>
        </w:r>
        <w:r w:rsidRPr="009749C6">
          <w:rPr>
            <w:rStyle w:val="Hyperlink"/>
          </w:rPr>
          <w:instrText xml:space="preserve"> </w:instrText>
        </w:r>
        <w:r>
          <w:instrText>HYPERLINK \l "_Toc105779461"</w:instrText>
        </w:r>
        <w:r w:rsidRPr="009749C6">
          <w:rPr>
            <w:rStyle w:val="Hyperlink"/>
          </w:rPr>
          <w:instrText xml:space="preserve"> </w:instrText>
        </w:r>
        <w:r w:rsidRPr="009749C6">
          <w:rPr>
            <w:rStyle w:val="Hyperlink"/>
          </w:rPr>
          <w:fldChar w:fldCharType="separate"/>
        </w:r>
        <w:r w:rsidRPr="009749C6">
          <w:rPr>
            <w:rStyle w:val="Hyperlink"/>
          </w:rPr>
          <w:t>12.3.2.</w:t>
        </w:r>
        <w:r>
          <w:rPr>
            <w:rFonts w:asciiTheme="minorHAnsi" w:hAnsiTheme="minorHAnsi"/>
            <w:i w:val="0"/>
            <w:sz w:val="22"/>
          </w:rPr>
          <w:tab/>
        </w:r>
        <w:r w:rsidRPr="009749C6">
          <w:rPr>
            <w:rStyle w:val="Hyperlink"/>
          </w:rPr>
          <w:t>Operational Status</w:t>
        </w:r>
        <w:r>
          <w:rPr>
            <w:webHidden/>
          </w:rPr>
          <w:tab/>
        </w:r>
        <w:r>
          <w:rPr>
            <w:webHidden/>
          </w:rPr>
          <w:fldChar w:fldCharType="begin"/>
        </w:r>
        <w:r>
          <w:rPr>
            <w:webHidden/>
          </w:rPr>
          <w:instrText xml:space="preserve"> PAGEREF _Toc105779461 \h </w:instrText>
        </w:r>
      </w:ins>
      <w:r>
        <w:rPr>
          <w:webHidden/>
        </w:rPr>
      </w:r>
      <w:r>
        <w:rPr>
          <w:webHidden/>
        </w:rPr>
        <w:fldChar w:fldCharType="separate"/>
      </w:r>
      <w:ins w:id="447" w:author="Arun Saminathan" w:date="2022-06-10T18:48:00Z">
        <w:r>
          <w:rPr>
            <w:webHidden/>
          </w:rPr>
          <w:t>39</w:t>
        </w:r>
        <w:r>
          <w:rPr>
            <w:webHidden/>
          </w:rPr>
          <w:fldChar w:fldCharType="end"/>
        </w:r>
        <w:r w:rsidRPr="009749C6">
          <w:rPr>
            <w:rStyle w:val="Hyperlink"/>
          </w:rPr>
          <w:fldChar w:fldCharType="end"/>
        </w:r>
      </w:ins>
    </w:p>
    <w:p w14:paraId="3AA5FFCB" w14:textId="728C199E" w:rsidR="00FD2991" w:rsidRDefault="00FD2991">
      <w:pPr>
        <w:pStyle w:val="TOC3"/>
        <w:rPr>
          <w:ins w:id="448" w:author="Arun Saminathan" w:date="2022-06-10T18:48:00Z"/>
          <w:rFonts w:asciiTheme="minorHAnsi" w:hAnsiTheme="minorHAnsi"/>
          <w:i w:val="0"/>
          <w:sz w:val="22"/>
        </w:rPr>
      </w:pPr>
      <w:ins w:id="449" w:author="Arun Saminathan" w:date="2022-06-10T18:48:00Z">
        <w:r w:rsidRPr="009749C6">
          <w:rPr>
            <w:rStyle w:val="Hyperlink"/>
          </w:rPr>
          <w:fldChar w:fldCharType="begin"/>
        </w:r>
        <w:r w:rsidRPr="009749C6">
          <w:rPr>
            <w:rStyle w:val="Hyperlink"/>
          </w:rPr>
          <w:instrText xml:space="preserve"> </w:instrText>
        </w:r>
        <w:r>
          <w:instrText>HYPERLINK \l "_Toc105779462"</w:instrText>
        </w:r>
        <w:r w:rsidRPr="009749C6">
          <w:rPr>
            <w:rStyle w:val="Hyperlink"/>
          </w:rPr>
          <w:instrText xml:space="preserve"> </w:instrText>
        </w:r>
        <w:r w:rsidRPr="009749C6">
          <w:rPr>
            <w:rStyle w:val="Hyperlink"/>
          </w:rPr>
          <w:fldChar w:fldCharType="separate"/>
        </w:r>
        <w:r w:rsidRPr="009749C6">
          <w:rPr>
            <w:rStyle w:val="Hyperlink"/>
          </w:rPr>
          <w:t>12.3.3.</w:t>
        </w:r>
        <w:r>
          <w:rPr>
            <w:rFonts w:asciiTheme="minorHAnsi" w:hAnsiTheme="minorHAnsi"/>
            <w:i w:val="0"/>
            <w:sz w:val="22"/>
          </w:rPr>
          <w:tab/>
        </w:r>
        <w:r w:rsidRPr="009749C6">
          <w:rPr>
            <w:rStyle w:val="Hyperlink"/>
          </w:rPr>
          <w:t>Library Call Count</w:t>
        </w:r>
        <w:r>
          <w:rPr>
            <w:webHidden/>
          </w:rPr>
          <w:tab/>
        </w:r>
        <w:r>
          <w:rPr>
            <w:webHidden/>
          </w:rPr>
          <w:fldChar w:fldCharType="begin"/>
        </w:r>
        <w:r>
          <w:rPr>
            <w:webHidden/>
          </w:rPr>
          <w:instrText xml:space="preserve"> PAGEREF _Toc105779462 \h </w:instrText>
        </w:r>
      </w:ins>
      <w:r>
        <w:rPr>
          <w:webHidden/>
        </w:rPr>
      </w:r>
      <w:r>
        <w:rPr>
          <w:webHidden/>
        </w:rPr>
        <w:fldChar w:fldCharType="separate"/>
      </w:r>
      <w:ins w:id="450" w:author="Arun Saminathan" w:date="2022-06-10T18:48:00Z">
        <w:r>
          <w:rPr>
            <w:webHidden/>
          </w:rPr>
          <w:t>39</w:t>
        </w:r>
        <w:r>
          <w:rPr>
            <w:webHidden/>
          </w:rPr>
          <w:fldChar w:fldCharType="end"/>
        </w:r>
        <w:r w:rsidRPr="009749C6">
          <w:rPr>
            <w:rStyle w:val="Hyperlink"/>
          </w:rPr>
          <w:fldChar w:fldCharType="end"/>
        </w:r>
      </w:ins>
    </w:p>
    <w:p w14:paraId="0D52F1CE" w14:textId="34510139" w:rsidR="00FD2991" w:rsidRDefault="00FD2991">
      <w:pPr>
        <w:pStyle w:val="TOC2"/>
        <w:rPr>
          <w:ins w:id="451" w:author="Arun Saminathan" w:date="2022-06-10T18:48:00Z"/>
          <w:rFonts w:asciiTheme="minorHAnsi" w:hAnsiTheme="minorHAnsi" w:cstheme="minorBidi"/>
          <w:b w:val="0"/>
          <w:i w:val="0"/>
          <w:noProof/>
          <w:sz w:val="22"/>
          <w:szCs w:val="22"/>
        </w:rPr>
      </w:pPr>
      <w:ins w:id="45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"_Toc105779463"</w:instrText>
        </w:r>
        <w:r w:rsidRPr="009749C6">
          <w:rPr>
            <w:rStyle w:val="Hyperlink"/>
            <w:noProof/>
          </w:rPr>
          <w:instrText xml:space="preserve"> </w:instrText>
        </w:r>
        <w:r w:rsidRPr="009749C6">
          <w:rPr>
            <w:rStyle w:val="Hyperlink"/>
            <w:noProof/>
          </w:rPr>
          <w:fldChar w:fldCharType="separate"/>
        </w:r>
        <w:r w:rsidRPr="009749C6">
          <w:rPr>
            <w:rStyle w:val="Hyperlink"/>
            <w:noProof/>
          </w:rPr>
          <w:t>12.4</w:t>
        </w:r>
        <w:r>
          <w:rPr>
            <w:rFonts w:asciiTheme="minorHAnsi" w:hAnsiTheme="minorHAnsi" w:cstheme="minorBidi"/>
            <w:b w:val="0"/>
            <w:i w:val="0"/>
            <w:noProof/>
            <w:sz w:val="22"/>
            <w:szCs w:val="22"/>
          </w:rPr>
          <w:tab/>
        </w:r>
        <w:r w:rsidRPr="009749C6">
          <w:rPr>
            <w:rStyle w:val="Hyperlink"/>
            <w:noProof/>
          </w:rPr>
          <w:t>PS Spkr Fault VIN</w:t>
        </w:r>
        <w:r>
          <w:rPr>
            <w:noProof/>
            <w:webHidden/>
          </w:rPr>
          <w:tab/>
        </w:r>
        <w:r>
          <w:rPr>
            <w:noProof/>
            <w:webHidden/>
          </w:rPr>
          <w:fldChar w:fldCharType="begin"/>
        </w:r>
        <w:r>
          <w:rPr>
            <w:noProof/>
            <w:webHidden/>
          </w:rPr>
          <w:instrText xml:space="preserve"> PAGEREF _Toc105779463 \h </w:instrText>
        </w:r>
      </w:ins>
      <w:r>
        <w:rPr>
          <w:noProof/>
          <w:webHidden/>
        </w:rPr>
      </w:r>
      <w:r>
        <w:rPr>
          <w:noProof/>
          <w:webHidden/>
        </w:rPr>
        <w:fldChar w:fldCharType="separate"/>
      </w:r>
      <w:ins w:id="453" w:author="Arun Saminathan" w:date="2022-06-10T18:48:00Z">
        <w:r>
          <w:rPr>
            <w:noProof/>
            <w:webHidden/>
          </w:rPr>
          <w:t>39</w:t>
        </w:r>
        <w:r>
          <w:rPr>
            <w:noProof/>
            <w:webHidden/>
          </w:rPr>
          <w:fldChar w:fldCharType="end"/>
        </w:r>
        <w:r w:rsidRPr="009749C6">
          <w:rPr>
            <w:rStyle w:val="Hyperlink"/>
            <w:noProof/>
          </w:rPr>
          <w:fldChar w:fldCharType="end"/>
        </w:r>
      </w:ins>
    </w:p>
    <w:p w14:paraId="42132442" w14:textId="6AF4E990" w:rsidR="00FD2991" w:rsidRDefault="00FD2991">
      <w:pPr>
        <w:pStyle w:val="TOC2"/>
        <w:rPr>
          <w:ins w:id="454" w:author="Arun Saminathan" w:date="2022-06-10T18:48:00Z"/>
          <w:rFonts w:asciiTheme="minorHAnsi" w:hAnsiTheme="minorHAnsi" w:cstheme="minorBidi"/>
          <w:b w:val="0"/>
          <w:i w:val="0"/>
          <w:noProof/>
          <w:sz w:val="22"/>
          <w:szCs w:val="22"/>
        </w:rPr>
      </w:pPr>
      <w:ins w:id="45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"_Toc105779464"</w:instrText>
        </w:r>
        <w:r w:rsidRPr="009749C6">
          <w:rPr>
            <w:rStyle w:val="Hyperlink"/>
            <w:noProof/>
          </w:rPr>
          <w:instrText xml:space="preserve"> </w:instrText>
        </w:r>
        <w:r w:rsidRPr="009749C6">
          <w:rPr>
            <w:rStyle w:val="Hyperlink"/>
            <w:noProof/>
          </w:rPr>
          <w:fldChar w:fldCharType="separate"/>
        </w:r>
        <w:r w:rsidRPr="009749C6">
          <w:rPr>
            <w:rStyle w:val="Hyperlink"/>
            <w:noProof/>
          </w:rPr>
          <w:t>12.5</w:t>
        </w:r>
        <w:r>
          <w:rPr>
            <w:rFonts w:asciiTheme="minorHAnsi" w:hAnsiTheme="minorHAnsi" w:cstheme="minorBidi"/>
            <w:b w:val="0"/>
            <w:i w:val="0"/>
            <w:noProof/>
            <w:sz w:val="22"/>
            <w:szCs w:val="22"/>
          </w:rPr>
          <w:tab/>
        </w:r>
        <w:r w:rsidRPr="009749C6">
          <w:rPr>
            <w:rStyle w:val="Hyperlink"/>
            <w:noProof/>
          </w:rPr>
          <w:t>ANC Spkr Fault VIN</w:t>
        </w:r>
        <w:r>
          <w:rPr>
            <w:noProof/>
            <w:webHidden/>
          </w:rPr>
          <w:tab/>
        </w:r>
        <w:r>
          <w:rPr>
            <w:noProof/>
            <w:webHidden/>
          </w:rPr>
          <w:fldChar w:fldCharType="begin"/>
        </w:r>
        <w:r>
          <w:rPr>
            <w:noProof/>
            <w:webHidden/>
          </w:rPr>
          <w:instrText xml:space="preserve"> PAGEREF _Toc105779464 \h </w:instrText>
        </w:r>
      </w:ins>
      <w:r>
        <w:rPr>
          <w:noProof/>
          <w:webHidden/>
        </w:rPr>
      </w:r>
      <w:r>
        <w:rPr>
          <w:noProof/>
          <w:webHidden/>
        </w:rPr>
        <w:fldChar w:fldCharType="separate"/>
      </w:r>
      <w:ins w:id="456" w:author="Arun Saminathan" w:date="2022-06-10T18:48:00Z">
        <w:r>
          <w:rPr>
            <w:noProof/>
            <w:webHidden/>
          </w:rPr>
          <w:t>40</w:t>
        </w:r>
        <w:r>
          <w:rPr>
            <w:noProof/>
            <w:webHidden/>
          </w:rPr>
          <w:fldChar w:fldCharType="end"/>
        </w:r>
        <w:r w:rsidRPr="009749C6">
          <w:rPr>
            <w:rStyle w:val="Hyperlink"/>
            <w:noProof/>
          </w:rPr>
          <w:fldChar w:fldCharType="end"/>
        </w:r>
      </w:ins>
    </w:p>
    <w:p w14:paraId="7362C932" w14:textId="68B85CEC" w:rsidR="00FD2991" w:rsidRDefault="00FD2991">
      <w:pPr>
        <w:pStyle w:val="TOC2"/>
        <w:rPr>
          <w:ins w:id="457" w:author="Arun Saminathan" w:date="2022-06-10T18:48:00Z"/>
          <w:rFonts w:asciiTheme="minorHAnsi" w:hAnsiTheme="minorHAnsi" w:cstheme="minorBidi"/>
          <w:b w:val="0"/>
          <w:i w:val="0"/>
          <w:noProof/>
          <w:sz w:val="22"/>
          <w:szCs w:val="22"/>
        </w:rPr>
      </w:pPr>
      <w:ins w:id="45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"_Toc105779465"</w:instrText>
        </w:r>
        <w:r w:rsidRPr="009749C6">
          <w:rPr>
            <w:rStyle w:val="Hyperlink"/>
            <w:noProof/>
          </w:rPr>
          <w:instrText xml:space="preserve"> </w:instrText>
        </w:r>
        <w:r w:rsidRPr="009749C6">
          <w:rPr>
            <w:rStyle w:val="Hyperlink"/>
            <w:noProof/>
          </w:rPr>
          <w:fldChar w:fldCharType="separate"/>
        </w:r>
        <w:r w:rsidRPr="009749C6">
          <w:rPr>
            <w:rStyle w:val="Hyperlink"/>
            <w:noProof/>
          </w:rPr>
          <w:t>12.6</w:t>
        </w:r>
        <w:r>
          <w:rPr>
            <w:rFonts w:asciiTheme="minorHAnsi" w:hAnsiTheme="minorHAnsi" w:cstheme="minorBidi"/>
            <w:b w:val="0"/>
            <w:i w:val="0"/>
            <w:noProof/>
            <w:sz w:val="22"/>
            <w:szCs w:val="22"/>
          </w:rPr>
          <w:tab/>
        </w:r>
        <w:r w:rsidRPr="009749C6">
          <w:rPr>
            <w:rStyle w:val="Hyperlink"/>
            <w:noProof/>
          </w:rPr>
          <w:t>Final Windw Open VIN</w:t>
        </w:r>
        <w:r>
          <w:rPr>
            <w:noProof/>
            <w:webHidden/>
          </w:rPr>
          <w:tab/>
        </w:r>
        <w:r>
          <w:rPr>
            <w:noProof/>
            <w:webHidden/>
          </w:rPr>
          <w:fldChar w:fldCharType="begin"/>
        </w:r>
        <w:r>
          <w:rPr>
            <w:noProof/>
            <w:webHidden/>
          </w:rPr>
          <w:instrText xml:space="preserve"> PAGEREF _Toc105779465 \h </w:instrText>
        </w:r>
      </w:ins>
      <w:r>
        <w:rPr>
          <w:noProof/>
          <w:webHidden/>
        </w:rPr>
      </w:r>
      <w:r>
        <w:rPr>
          <w:noProof/>
          <w:webHidden/>
        </w:rPr>
        <w:fldChar w:fldCharType="separate"/>
      </w:r>
      <w:ins w:id="459" w:author="Arun Saminathan" w:date="2022-06-10T18:48:00Z">
        <w:r>
          <w:rPr>
            <w:noProof/>
            <w:webHidden/>
          </w:rPr>
          <w:t>40</w:t>
        </w:r>
        <w:r>
          <w:rPr>
            <w:noProof/>
            <w:webHidden/>
          </w:rPr>
          <w:fldChar w:fldCharType="end"/>
        </w:r>
        <w:r w:rsidRPr="009749C6">
          <w:rPr>
            <w:rStyle w:val="Hyperlink"/>
            <w:noProof/>
          </w:rPr>
          <w:fldChar w:fldCharType="end"/>
        </w:r>
      </w:ins>
    </w:p>
    <w:p w14:paraId="2FCD7F79" w14:textId="3C025D2C" w:rsidR="00FD2991" w:rsidRDefault="00FD2991">
      <w:pPr>
        <w:pStyle w:val="TOC2"/>
        <w:rPr>
          <w:ins w:id="460" w:author="Arun Saminathan" w:date="2022-06-10T18:48:00Z"/>
          <w:rFonts w:asciiTheme="minorHAnsi" w:hAnsiTheme="minorHAnsi" w:cstheme="minorBidi"/>
          <w:b w:val="0"/>
          <w:i w:val="0"/>
          <w:noProof/>
          <w:sz w:val="22"/>
          <w:szCs w:val="22"/>
        </w:rPr>
      </w:pPr>
      <w:ins w:id="46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"_Toc105779466"</w:instrText>
        </w:r>
        <w:r w:rsidRPr="009749C6">
          <w:rPr>
            <w:rStyle w:val="Hyperlink"/>
            <w:noProof/>
          </w:rPr>
          <w:instrText xml:space="preserve"> </w:instrText>
        </w:r>
        <w:r w:rsidRPr="009749C6">
          <w:rPr>
            <w:rStyle w:val="Hyperlink"/>
            <w:noProof/>
          </w:rPr>
          <w:fldChar w:fldCharType="separate"/>
        </w:r>
        <w:r w:rsidRPr="009749C6">
          <w:rPr>
            <w:rStyle w:val="Hyperlink"/>
            <w:noProof/>
          </w:rPr>
          <w:t>12.7</w:t>
        </w:r>
        <w:r>
          <w:rPr>
            <w:rFonts w:asciiTheme="minorHAnsi" w:hAnsiTheme="minorHAnsi" w:cstheme="minorBidi"/>
            <w:b w:val="0"/>
            <w:i w:val="0"/>
            <w:noProof/>
            <w:sz w:val="22"/>
            <w:szCs w:val="22"/>
          </w:rPr>
          <w:tab/>
        </w:r>
        <w:r w:rsidRPr="009749C6">
          <w:rPr>
            <w:rStyle w:val="Hyperlink"/>
            <w:noProof/>
          </w:rPr>
          <w:t>Final Door Open VIN</w:t>
        </w:r>
        <w:r>
          <w:rPr>
            <w:noProof/>
            <w:webHidden/>
          </w:rPr>
          <w:tab/>
        </w:r>
        <w:r>
          <w:rPr>
            <w:noProof/>
            <w:webHidden/>
          </w:rPr>
          <w:fldChar w:fldCharType="begin"/>
        </w:r>
        <w:r>
          <w:rPr>
            <w:noProof/>
            <w:webHidden/>
          </w:rPr>
          <w:instrText xml:space="preserve"> PAGEREF _Toc105779466 \h </w:instrText>
        </w:r>
      </w:ins>
      <w:r>
        <w:rPr>
          <w:noProof/>
          <w:webHidden/>
        </w:rPr>
      </w:r>
      <w:r>
        <w:rPr>
          <w:noProof/>
          <w:webHidden/>
        </w:rPr>
        <w:fldChar w:fldCharType="separate"/>
      </w:r>
      <w:ins w:id="462" w:author="Arun Saminathan" w:date="2022-06-10T18:48:00Z">
        <w:r>
          <w:rPr>
            <w:noProof/>
            <w:webHidden/>
          </w:rPr>
          <w:t>40</w:t>
        </w:r>
        <w:r>
          <w:rPr>
            <w:noProof/>
            <w:webHidden/>
          </w:rPr>
          <w:fldChar w:fldCharType="end"/>
        </w:r>
        <w:r w:rsidRPr="009749C6">
          <w:rPr>
            <w:rStyle w:val="Hyperlink"/>
            <w:noProof/>
          </w:rPr>
          <w:fldChar w:fldCharType="end"/>
        </w:r>
      </w:ins>
    </w:p>
    <w:p w14:paraId="79A0059E" w14:textId="50F7F528" w:rsidR="00FD2991" w:rsidRDefault="00FD2991">
      <w:pPr>
        <w:pStyle w:val="TOC2"/>
        <w:rPr>
          <w:ins w:id="463" w:author="Arun Saminathan" w:date="2022-06-10T18:48:00Z"/>
          <w:rFonts w:asciiTheme="minorHAnsi" w:hAnsiTheme="minorHAnsi" w:cstheme="minorBidi"/>
          <w:b w:val="0"/>
          <w:i w:val="0"/>
          <w:noProof/>
          <w:sz w:val="22"/>
          <w:szCs w:val="22"/>
        </w:rPr>
      </w:pPr>
      <w:ins w:id="46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"_Toc105779467"</w:instrText>
        </w:r>
        <w:r w:rsidRPr="009749C6">
          <w:rPr>
            <w:rStyle w:val="Hyperlink"/>
            <w:noProof/>
          </w:rPr>
          <w:instrText xml:space="preserve"> </w:instrText>
        </w:r>
        <w:r w:rsidRPr="009749C6">
          <w:rPr>
            <w:rStyle w:val="Hyperlink"/>
            <w:noProof/>
          </w:rPr>
          <w:fldChar w:fldCharType="separate"/>
        </w:r>
        <w:r w:rsidRPr="009749C6">
          <w:rPr>
            <w:rStyle w:val="Hyperlink"/>
            <w:noProof/>
          </w:rPr>
          <w:t>12.8</w:t>
        </w:r>
        <w:r>
          <w:rPr>
            <w:rFonts w:asciiTheme="minorHAnsi" w:hAnsiTheme="minorHAnsi" w:cstheme="minorBidi"/>
            <w:b w:val="0"/>
            <w:i w:val="0"/>
            <w:noProof/>
            <w:sz w:val="22"/>
            <w:szCs w:val="22"/>
          </w:rPr>
          <w:tab/>
        </w:r>
        <w:r w:rsidRPr="009749C6">
          <w:rPr>
            <w:rStyle w:val="Hyperlink"/>
            <w:noProof/>
          </w:rPr>
          <w:t>Diagnostics – ANC EOL Routine Control</w:t>
        </w:r>
        <w:r>
          <w:rPr>
            <w:noProof/>
            <w:webHidden/>
          </w:rPr>
          <w:tab/>
        </w:r>
        <w:r>
          <w:rPr>
            <w:noProof/>
            <w:webHidden/>
          </w:rPr>
          <w:fldChar w:fldCharType="begin"/>
        </w:r>
        <w:r>
          <w:rPr>
            <w:noProof/>
            <w:webHidden/>
          </w:rPr>
          <w:instrText xml:space="preserve"> PAGEREF _Toc105779467 \h </w:instrText>
        </w:r>
      </w:ins>
      <w:r>
        <w:rPr>
          <w:noProof/>
          <w:webHidden/>
        </w:rPr>
      </w:r>
      <w:r>
        <w:rPr>
          <w:noProof/>
          <w:webHidden/>
        </w:rPr>
        <w:fldChar w:fldCharType="separate"/>
      </w:r>
      <w:ins w:id="465" w:author="Arun Saminathan" w:date="2022-06-10T18:48:00Z">
        <w:r>
          <w:rPr>
            <w:noProof/>
            <w:webHidden/>
          </w:rPr>
          <w:t>40</w:t>
        </w:r>
        <w:r>
          <w:rPr>
            <w:noProof/>
            <w:webHidden/>
          </w:rPr>
          <w:fldChar w:fldCharType="end"/>
        </w:r>
        <w:r w:rsidRPr="009749C6">
          <w:rPr>
            <w:rStyle w:val="Hyperlink"/>
            <w:noProof/>
          </w:rPr>
          <w:fldChar w:fldCharType="end"/>
        </w:r>
      </w:ins>
    </w:p>
    <w:p w14:paraId="0B04753D" w14:textId="34B80B75" w:rsidR="00FD2991" w:rsidRDefault="00FD2991">
      <w:pPr>
        <w:pStyle w:val="TOC1"/>
        <w:rPr>
          <w:ins w:id="466" w:author="Arun Saminathan" w:date="2022-06-10T18:48:00Z"/>
          <w:rFonts w:asciiTheme="minorHAnsi" w:hAnsiTheme="minorHAnsi" w:cstheme="minorBidi"/>
          <w:b w:val="0"/>
          <w:smallCaps w:val="0"/>
          <w:noProof/>
          <w:sz w:val="22"/>
          <w:szCs w:val="22"/>
        </w:rPr>
      </w:pPr>
      <w:ins w:id="46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"_Toc105779468"</w:instrText>
        </w:r>
        <w:r w:rsidRPr="009749C6">
          <w:rPr>
            <w:rStyle w:val="Hyperlink"/>
            <w:noProof/>
          </w:rPr>
          <w:instrText xml:space="preserve"> </w:instrText>
        </w:r>
        <w:r w:rsidRPr="009749C6">
          <w:rPr>
            <w:rStyle w:val="Hyperlink"/>
            <w:noProof/>
          </w:rPr>
          <w:fldChar w:fldCharType="separate"/>
        </w:r>
        <w:r w:rsidRPr="009749C6">
          <w:rPr>
            <w:rStyle w:val="Hyperlink"/>
            <w:noProof/>
          </w:rPr>
          <w:t>13</w:t>
        </w:r>
        <w:r>
          <w:rPr>
            <w:rFonts w:asciiTheme="minorHAnsi" w:hAnsiTheme="minorHAnsi" w:cstheme="minorBidi"/>
            <w:b w:val="0"/>
            <w:smallCaps w:val="0"/>
            <w:noProof/>
            <w:sz w:val="22"/>
            <w:szCs w:val="22"/>
          </w:rPr>
          <w:tab/>
        </w:r>
        <w:r w:rsidRPr="009749C6">
          <w:rPr>
            <w:rStyle w:val="Hyperlink"/>
            <w:noProof/>
          </w:rPr>
          <w:t>HMI Interactions</w:t>
        </w:r>
        <w:r>
          <w:rPr>
            <w:noProof/>
            <w:webHidden/>
          </w:rPr>
          <w:tab/>
        </w:r>
        <w:r>
          <w:rPr>
            <w:noProof/>
            <w:webHidden/>
          </w:rPr>
          <w:fldChar w:fldCharType="begin"/>
        </w:r>
        <w:r>
          <w:rPr>
            <w:noProof/>
            <w:webHidden/>
          </w:rPr>
          <w:instrText xml:space="preserve"> PAGEREF _Toc105779468 \h </w:instrText>
        </w:r>
      </w:ins>
      <w:r>
        <w:rPr>
          <w:noProof/>
          <w:webHidden/>
        </w:rPr>
      </w:r>
      <w:r>
        <w:rPr>
          <w:noProof/>
          <w:webHidden/>
        </w:rPr>
        <w:fldChar w:fldCharType="separate"/>
      </w:r>
      <w:ins w:id="468" w:author="Arun Saminathan" w:date="2022-06-10T18:48:00Z">
        <w:r>
          <w:rPr>
            <w:noProof/>
            <w:webHidden/>
          </w:rPr>
          <w:t>40</w:t>
        </w:r>
        <w:r>
          <w:rPr>
            <w:noProof/>
            <w:webHidden/>
          </w:rPr>
          <w:fldChar w:fldCharType="end"/>
        </w:r>
        <w:r w:rsidRPr="009749C6">
          <w:rPr>
            <w:rStyle w:val="Hyperlink"/>
            <w:noProof/>
          </w:rPr>
          <w:fldChar w:fldCharType="end"/>
        </w:r>
      </w:ins>
    </w:p>
    <w:p w14:paraId="45125BEF" w14:textId="7FEBB275" w:rsidR="00FD2991" w:rsidRDefault="00FD2991">
      <w:pPr>
        <w:pStyle w:val="TOC2"/>
        <w:rPr>
          <w:ins w:id="469" w:author="Arun Saminathan" w:date="2022-06-10T18:48:00Z"/>
          <w:rFonts w:asciiTheme="minorHAnsi" w:hAnsiTheme="minorHAnsi" w:cstheme="minorBidi"/>
          <w:b w:val="0"/>
          <w:i w:val="0"/>
          <w:noProof/>
          <w:sz w:val="22"/>
          <w:szCs w:val="22"/>
        </w:rPr>
      </w:pPr>
      <w:ins w:id="47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"_Toc105779469"</w:instrText>
        </w:r>
        <w:r w:rsidRPr="009749C6">
          <w:rPr>
            <w:rStyle w:val="Hyperlink"/>
            <w:noProof/>
          </w:rPr>
          <w:instrText xml:space="preserve"> </w:instrText>
        </w:r>
        <w:r w:rsidRPr="009749C6">
          <w:rPr>
            <w:rStyle w:val="Hyperlink"/>
            <w:noProof/>
          </w:rPr>
          <w:fldChar w:fldCharType="separate"/>
        </w:r>
        <w:r w:rsidRPr="009749C6">
          <w:rPr>
            <w:rStyle w:val="Hyperlink"/>
            <w:noProof/>
          </w:rPr>
          <w:t>13.1</w:t>
        </w:r>
        <w:r>
          <w:rPr>
            <w:rFonts w:asciiTheme="minorHAnsi" w:hAnsiTheme="minorHAnsi" w:cstheme="minorBidi"/>
            <w:b w:val="0"/>
            <w:i w:val="0"/>
            <w:noProof/>
            <w:sz w:val="22"/>
            <w:szCs w:val="22"/>
          </w:rPr>
          <w:tab/>
        </w:r>
        <w:r w:rsidRPr="009749C6">
          <w:rPr>
            <w:rStyle w:val="Hyperlink"/>
            <w:noProof/>
          </w:rPr>
          <w:t>Enable/Disable PS via HMI Selection</w:t>
        </w:r>
        <w:r>
          <w:rPr>
            <w:noProof/>
            <w:webHidden/>
          </w:rPr>
          <w:tab/>
        </w:r>
        <w:r>
          <w:rPr>
            <w:noProof/>
            <w:webHidden/>
          </w:rPr>
          <w:fldChar w:fldCharType="begin"/>
        </w:r>
        <w:r>
          <w:rPr>
            <w:noProof/>
            <w:webHidden/>
          </w:rPr>
          <w:instrText xml:space="preserve"> PAGEREF _Toc105779469 \h </w:instrText>
        </w:r>
      </w:ins>
      <w:r>
        <w:rPr>
          <w:noProof/>
          <w:webHidden/>
        </w:rPr>
      </w:r>
      <w:r>
        <w:rPr>
          <w:noProof/>
          <w:webHidden/>
        </w:rPr>
        <w:fldChar w:fldCharType="separate"/>
      </w:r>
      <w:ins w:id="471" w:author="Arun Saminathan" w:date="2022-06-10T18:48:00Z">
        <w:r>
          <w:rPr>
            <w:noProof/>
            <w:webHidden/>
          </w:rPr>
          <w:t>40</w:t>
        </w:r>
        <w:r>
          <w:rPr>
            <w:noProof/>
            <w:webHidden/>
          </w:rPr>
          <w:fldChar w:fldCharType="end"/>
        </w:r>
        <w:r w:rsidRPr="009749C6">
          <w:rPr>
            <w:rStyle w:val="Hyperlink"/>
            <w:noProof/>
          </w:rPr>
          <w:fldChar w:fldCharType="end"/>
        </w:r>
      </w:ins>
    </w:p>
    <w:p w14:paraId="6C5DB132" w14:textId="7CD948D7" w:rsidR="00FD2991" w:rsidRDefault="00FD2991">
      <w:pPr>
        <w:pStyle w:val="TOC3"/>
        <w:rPr>
          <w:ins w:id="472" w:author="Arun Saminathan" w:date="2022-06-10T18:48:00Z"/>
          <w:rFonts w:asciiTheme="minorHAnsi" w:hAnsiTheme="minorHAnsi"/>
          <w:i w:val="0"/>
          <w:sz w:val="22"/>
        </w:rPr>
      </w:pPr>
      <w:ins w:id="473" w:author="Arun Saminathan" w:date="2022-06-10T18:48:00Z">
        <w:r w:rsidRPr="009749C6">
          <w:rPr>
            <w:rStyle w:val="Hyperlink"/>
          </w:rPr>
          <w:fldChar w:fldCharType="begin"/>
        </w:r>
        <w:r w:rsidRPr="009749C6">
          <w:rPr>
            <w:rStyle w:val="Hyperlink"/>
          </w:rPr>
          <w:instrText xml:space="preserve"> </w:instrText>
        </w:r>
        <w:r>
          <w:instrText>HYPERLINK \l "_Toc105779470"</w:instrText>
        </w:r>
        <w:r w:rsidRPr="009749C6">
          <w:rPr>
            <w:rStyle w:val="Hyperlink"/>
          </w:rPr>
          <w:instrText xml:space="preserve"> </w:instrText>
        </w:r>
        <w:r w:rsidRPr="009749C6">
          <w:rPr>
            <w:rStyle w:val="Hyperlink"/>
          </w:rPr>
          <w:fldChar w:fldCharType="separate"/>
        </w:r>
        <w:r w:rsidRPr="009749C6">
          <w:rPr>
            <w:rStyle w:val="Hyperlink"/>
          </w:rPr>
          <w:t>13.1.1.</w:t>
        </w:r>
        <w:r>
          <w:rPr>
            <w:rFonts w:asciiTheme="minorHAnsi" w:hAnsiTheme="minorHAnsi"/>
            <w:i w:val="0"/>
            <w:sz w:val="22"/>
          </w:rPr>
          <w:tab/>
        </w:r>
        <w:r w:rsidRPr="009749C6">
          <w:rPr>
            <w:rStyle w:val="Hyperlink"/>
          </w:rPr>
          <w:t>Dependence Upon PS DExx Config</w:t>
        </w:r>
        <w:r>
          <w:rPr>
            <w:webHidden/>
          </w:rPr>
          <w:tab/>
        </w:r>
        <w:r>
          <w:rPr>
            <w:webHidden/>
          </w:rPr>
          <w:fldChar w:fldCharType="begin"/>
        </w:r>
        <w:r>
          <w:rPr>
            <w:webHidden/>
          </w:rPr>
          <w:instrText xml:space="preserve"> PAGEREF _Toc105779470 \h </w:instrText>
        </w:r>
      </w:ins>
      <w:r>
        <w:rPr>
          <w:webHidden/>
        </w:rPr>
      </w:r>
      <w:r>
        <w:rPr>
          <w:webHidden/>
        </w:rPr>
        <w:fldChar w:fldCharType="separate"/>
      </w:r>
      <w:ins w:id="474" w:author="Arun Saminathan" w:date="2022-06-10T18:48:00Z">
        <w:r>
          <w:rPr>
            <w:webHidden/>
          </w:rPr>
          <w:t>40</w:t>
        </w:r>
        <w:r>
          <w:rPr>
            <w:webHidden/>
          </w:rPr>
          <w:fldChar w:fldCharType="end"/>
        </w:r>
        <w:r w:rsidRPr="009749C6">
          <w:rPr>
            <w:rStyle w:val="Hyperlink"/>
          </w:rPr>
          <w:fldChar w:fldCharType="end"/>
        </w:r>
      </w:ins>
    </w:p>
    <w:p w14:paraId="6163AF0B" w14:textId="2CCBC3D8" w:rsidR="00FD2991" w:rsidRDefault="00FD2991">
      <w:pPr>
        <w:pStyle w:val="TOC4"/>
        <w:rPr>
          <w:ins w:id="475" w:author="Arun Saminathan" w:date="2022-06-10T18:48:00Z"/>
          <w:rFonts w:asciiTheme="minorHAnsi" w:hAnsiTheme="minorHAnsi"/>
          <w:i w:val="0"/>
          <w:noProof/>
          <w:sz w:val="22"/>
        </w:rPr>
      </w:pPr>
      <w:ins w:id="47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"_Toc105779471"</w:instrText>
        </w:r>
        <w:r w:rsidRPr="009749C6">
          <w:rPr>
            <w:rStyle w:val="Hyperlink"/>
            <w:noProof/>
          </w:rPr>
          <w:instrText xml:space="preserve"> </w:instrText>
        </w:r>
        <w:r w:rsidRPr="009749C6">
          <w:rPr>
            <w:rStyle w:val="Hyperlink"/>
            <w:noProof/>
          </w:rPr>
          <w:fldChar w:fldCharType="separate"/>
        </w:r>
        <w:r w:rsidRPr="009749C6">
          <w:rPr>
            <w:rStyle w:val="Hyperlink"/>
            <w:noProof/>
          </w:rPr>
          <w:t>13.1.1.1.</w:t>
        </w:r>
        <w:r>
          <w:rPr>
            <w:rFonts w:asciiTheme="minorHAnsi" w:hAnsiTheme="minorHAnsi"/>
            <w:i w:val="0"/>
            <w:noProof/>
            <w:sz w:val="22"/>
          </w:rPr>
          <w:tab/>
        </w:r>
        <w:r w:rsidRPr="009749C6">
          <w:rPr>
            <w:rStyle w:val="Hyperlink"/>
            <w:noProof/>
          </w:rPr>
          <w:t>Default Customer Setting</w:t>
        </w:r>
        <w:r>
          <w:rPr>
            <w:noProof/>
            <w:webHidden/>
          </w:rPr>
          <w:tab/>
        </w:r>
        <w:r>
          <w:rPr>
            <w:noProof/>
            <w:webHidden/>
          </w:rPr>
          <w:fldChar w:fldCharType="begin"/>
        </w:r>
        <w:r>
          <w:rPr>
            <w:noProof/>
            <w:webHidden/>
          </w:rPr>
          <w:instrText xml:space="preserve"> PAGEREF _Toc105779471 \h </w:instrText>
        </w:r>
      </w:ins>
      <w:r>
        <w:rPr>
          <w:noProof/>
          <w:webHidden/>
        </w:rPr>
      </w:r>
      <w:r>
        <w:rPr>
          <w:noProof/>
          <w:webHidden/>
        </w:rPr>
        <w:fldChar w:fldCharType="separate"/>
      </w:r>
      <w:ins w:id="477" w:author="Arun Saminathan" w:date="2022-06-10T18:48:00Z">
        <w:r>
          <w:rPr>
            <w:noProof/>
            <w:webHidden/>
          </w:rPr>
          <w:t>41</w:t>
        </w:r>
        <w:r>
          <w:rPr>
            <w:noProof/>
            <w:webHidden/>
          </w:rPr>
          <w:fldChar w:fldCharType="end"/>
        </w:r>
        <w:r w:rsidRPr="009749C6">
          <w:rPr>
            <w:rStyle w:val="Hyperlink"/>
            <w:noProof/>
          </w:rPr>
          <w:fldChar w:fldCharType="end"/>
        </w:r>
      </w:ins>
    </w:p>
    <w:p w14:paraId="483F17C8" w14:textId="1C2730E8" w:rsidR="00FD2991" w:rsidRDefault="00FD2991">
      <w:pPr>
        <w:pStyle w:val="TOC3"/>
        <w:rPr>
          <w:ins w:id="478" w:author="Arun Saminathan" w:date="2022-06-10T18:48:00Z"/>
          <w:rFonts w:asciiTheme="minorHAnsi" w:hAnsiTheme="minorHAnsi"/>
          <w:i w:val="0"/>
          <w:sz w:val="22"/>
        </w:rPr>
      </w:pPr>
      <w:ins w:id="479" w:author="Arun Saminathan" w:date="2022-06-10T18:48:00Z">
        <w:r w:rsidRPr="009749C6">
          <w:rPr>
            <w:rStyle w:val="Hyperlink"/>
          </w:rPr>
          <w:fldChar w:fldCharType="begin"/>
        </w:r>
        <w:r w:rsidRPr="009749C6">
          <w:rPr>
            <w:rStyle w:val="Hyperlink"/>
          </w:rPr>
          <w:instrText xml:space="preserve"> </w:instrText>
        </w:r>
        <w:r>
          <w:instrText>HYPERLINK \l "_Toc105779473"</w:instrText>
        </w:r>
        <w:r w:rsidRPr="009749C6">
          <w:rPr>
            <w:rStyle w:val="Hyperlink"/>
          </w:rPr>
          <w:instrText xml:space="preserve"> </w:instrText>
        </w:r>
        <w:r w:rsidRPr="009749C6">
          <w:rPr>
            <w:rStyle w:val="Hyperlink"/>
          </w:rPr>
          <w:fldChar w:fldCharType="separate"/>
        </w:r>
        <w:r w:rsidRPr="009749C6">
          <w:rPr>
            <w:rStyle w:val="Hyperlink"/>
          </w:rPr>
          <w:t>13.1.2.</w:t>
        </w:r>
        <w:r>
          <w:rPr>
            <w:rFonts w:asciiTheme="minorHAnsi" w:hAnsiTheme="minorHAnsi"/>
            <w:i w:val="0"/>
            <w:sz w:val="22"/>
          </w:rPr>
          <w:tab/>
        </w:r>
        <w:r w:rsidRPr="009749C6">
          <w:rPr>
            <w:rStyle w:val="Hyperlink"/>
          </w:rPr>
          <w:t>Storage of Customer Selection/Personalization</w:t>
        </w:r>
        <w:r>
          <w:rPr>
            <w:webHidden/>
          </w:rPr>
          <w:tab/>
        </w:r>
        <w:r>
          <w:rPr>
            <w:webHidden/>
          </w:rPr>
          <w:fldChar w:fldCharType="begin"/>
        </w:r>
        <w:r>
          <w:rPr>
            <w:webHidden/>
          </w:rPr>
          <w:instrText xml:space="preserve"> PAGEREF _Toc105779473 \h </w:instrText>
        </w:r>
      </w:ins>
      <w:r>
        <w:rPr>
          <w:webHidden/>
        </w:rPr>
      </w:r>
      <w:r>
        <w:rPr>
          <w:webHidden/>
        </w:rPr>
        <w:fldChar w:fldCharType="separate"/>
      </w:r>
      <w:ins w:id="480" w:author="Arun Saminathan" w:date="2022-06-10T18:48:00Z">
        <w:r>
          <w:rPr>
            <w:webHidden/>
          </w:rPr>
          <w:t>41</w:t>
        </w:r>
        <w:r>
          <w:rPr>
            <w:webHidden/>
          </w:rPr>
          <w:fldChar w:fldCharType="end"/>
        </w:r>
        <w:r w:rsidRPr="009749C6">
          <w:rPr>
            <w:rStyle w:val="Hyperlink"/>
          </w:rPr>
          <w:fldChar w:fldCharType="end"/>
        </w:r>
      </w:ins>
    </w:p>
    <w:p w14:paraId="378024E1" w14:textId="2A33F3CB" w:rsidR="00FD2991" w:rsidRDefault="00FD2991">
      <w:pPr>
        <w:pStyle w:val="TOC3"/>
        <w:rPr>
          <w:ins w:id="481" w:author="Arun Saminathan" w:date="2022-06-10T18:48:00Z"/>
          <w:rFonts w:asciiTheme="minorHAnsi" w:hAnsiTheme="minorHAnsi"/>
          <w:i w:val="0"/>
          <w:sz w:val="22"/>
        </w:rPr>
      </w:pPr>
      <w:ins w:id="482" w:author="Arun Saminathan" w:date="2022-06-10T18:48:00Z">
        <w:r w:rsidRPr="009749C6">
          <w:rPr>
            <w:rStyle w:val="Hyperlink"/>
          </w:rPr>
          <w:fldChar w:fldCharType="begin"/>
        </w:r>
        <w:r w:rsidRPr="009749C6">
          <w:rPr>
            <w:rStyle w:val="Hyperlink"/>
          </w:rPr>
          <w:instrText xml:space="preserve"> </w:instrText>
        </w:r>
        <w:r>
          <w:instrText>HYPERLINK \l "_Toc105779474"</w:instrText>
        </w:r>
        <w:r w:rsidRPr="009749C6">
          <w:rPr>
            <w:rStyle w:val="Hyperlink"/>
          </w:rPr>
          <w:instrText xml:space="preserve"> </w:instrText>
        </w:r>
        <w:r w:rsidRPr="009749C6">
          <w:rPr>
            <w:rStyle w:val="Hyperlink"/>
          </w:rPr>
          <w:fldChar w:fldCharType="separate"/>
        </w:r>
        <w:r w:rsidRPr="009749C6">
          <w:rPr>
            <w:rStyle w:val="Hyperlink"/>
          </w:rPr>
          <w:t>13.1.3.</w:t>
        </w:r>
        <w:r>
          <w:rPr>
            <w:rFonts w:asciiTheme="minorHAnsi" w:hAnsiTheme="minorHAnsi"/>
            <w:i w:val="0"/>
            <w:sz w:val="22"/>
          </w:rPr>
          <w:tab/>
        </w:r>
        <w:r w:rsidRPr="009749C6">
          <w:rPr>
            <w:rStyle w:val="Hyperlink"/>
          </w:rPr>
          <w:t>Dependence Upon PS Fault Status</w:t>
        </w:r>
        <w:r>
          <w:rPr>
            <w:webHidden/>
          </w:rPr>
          <w:tab/>
        </w:r>
        <w:r>
          <w:rPr>
            <w:webHidden/>
          </w:rPr>
          <w:fldChar w:fldCharType="begin"/>
        </w:r>
        <w:r>
          <w:rPr>
            <w:webHidden/>
          </w:rPr>
          <w:instrText xml:space="preserve"> PAGEREF _Toc105779474 \h </w:instrText>
        </w:r>
      </w:ins>
      <w:r>
        <w:rPr>
          <w:webHidden/>
        </w:rPr>
      </w:r>
      <w:r>
        <w:rPr>
          <w:webHidden/>
        </w:rPr>
        <w:fldChar w:fldCharType="separate"/>
      </w:r>
      <w:ins w:id="483" w:author="Arun Saminathan" w:date="2022-06-10T18:48:00Z">
        <w:r>
          <w:rPr>
            <w:webHidden/>
          </w:rPr>
          <w:t>41</w:t>
        </w:r>
        <w:r>
          <w:rPr>
            <w:webHidden/>
          </w:rPr>
          <w:fldChar w:fldCharType="end"/>
        </w:r>
        <w:r w:rsidRPr="009749C6">
          <w:rPr>
            <w:rStyle w:val="Hyperlink"/>
          </w:rPr>
          <w:fldChar w:fldCharType="end"/>
        </w:r>
      </w:ins>
    </w:p>
    <w:p w14:paraId="4A13A1AE" w14:textId="44160539" w:rsidR="00FD2991" w:rsidRDefault="00FD2991">
      <w:pPr>
        <w:pStyle w:val="TOC3"/>
        <w:rPr>
          <w:ins w:id="484" w:author="Arun Saminathan" w:date="2022-06-10T18:48:00Z"/>
          <w:rFonts w:asciiTheme="minorHAnsi" w:hAnsiTheme="minorHAnsi"/>
          <w:i w:val="0"/>
          <w:sz w:val="22"/>
        </w:rPr>
      </w:pPr>
      <w:ins w:id="485" w:author="Arun Saminathan" w:date="2022-06-10T18:48:00Z">
        <w:r w:rsidRPr="009749C6">
          <w:rPr>
            <w:rStyle w:val="Hyperlink"/>
          </w:rPr>
          <w:fldChar w:fldCharType="begin"/>
        </w:r>
        <w:r w:rsidRPr="009749C6">
          <w:rPr>
            <w:rStyle w:val="Hyperlink"/>
          </w:rPr>
          <w:instrText xml:space="preserve"> </w:instrText>
        </w:r>
        <w:r>
          <w:instrText>HYPERLINK \l "_Toc105779475"</w:instrText>
        </w:r>
        <w:r w:rsidRPr="009749C6">
          <w:rPr>
            <w:rStyle w:val="Hyperlink"/>
          </w:rPr>
          <w:instrText xml:space="preserve"> </w:instrText>
        </w:r>
        <w:r w:rsidRPr="009749C6">
          <w:rPr>
            <w:rStyle w:val="Hyperlink"/>
          </w:rPr>
          <w:fldChar w:fldCharType="separate"/>
        </w:r>
        <w:r w:rsidRPr="009749C6">
          <w:rPr>
            <w:rStyle w:val="Hyperlink"/>
          </w:rPr>
          <w:t>13.1.4.</w:t>
        </w:r>
        <w:r>
          <w:rPr>
            <w:rFonts w:asciiTheme="minorHAnsi" w:hAnsiTheme="minorHAnsi"/>
            <w:i w:val="0"/>
            <w:sz w:val="22"/>
          </w:rPr>
          <w:tab/>
        </w:r>
        <w:r w:rsidRPr="009749C6">
          <w:rPr>
            <w:rStyle w:val="Hyperlink"/>
          </w:rPr>
          <w:t>Method of Enabling/ Disabling PS</w:t>
        </w:r>
        <w:r>
          <w:rPr>
            <w:webHidden/>
          </w:rPr>
          <w:tab/>
        </w:r>
        <w:r>
          <w:rPr>
            <w:webHidden/>
          </w:rPr>
          <w:fldChar w:fldCharType="begin"/>
        </w:r>
        <w:r>
          <w:rPr>
            <w:webHidden/>
          </w:rPr>
          <w:instrText xml:space="preserve"> PAGEREF _Toc105779475 \h </w:instrText>
        </w:r>
      </w:ins>
      <w:r>
        <w:rPr>
          <w:webHidden/>
        </w:rPr>
      </w:r>
      <w:r>
        <w:rPr>
          <w:webHidden/>
        </w:rPr>
        <w:fldChar w:fldCharType="separate"/>
      </w:r>
      <w:ins w:id="486" w:author="Arun Saminathan" w:date="2022-06-10T18:48:00Z">
        <w:r>
          <w:rPr>
            <w:webHidden/>
          </w:rPr>
          <w:t>41</w:t>
        </w:r>
        <w:r>
          <w:rPr>
            <w:webHidden/>
          </w:rPr>
          <w:fldChar w:fldCharType="end"/>
        </w:r>
        <w:r w:rsidRPr="009749C6">
          <w:rPr>
            <w:rStyle w:val="Hyperlink"/>
          </w:rPr>
          <w:fldChar w:fldCharType="end"/>
        </w:r>
      </w:ins>
    </w:p>
    <w:p w14:paraId="6E2E7729" w14:textId="64CCBB36" w:rsidR="00FD2991" w:rsidRDefault="00FD2991">
      <w:pPr>
        <w:pStyle w:val="TOC3"/>
        <w:rPr>
          <w:ins w:id="487" w:author="Arun Saminathan" w:date="2022-06-10T18:48:00Z"/>
          <w:rFonts w:asciiTheme="minorHAnsi" w:hAnsiTheme="minorHAnsi"/>
          <w:i w:val="0"/>
          <w:sz w:val="22"/>
        </w:rPr>
      </w:pPr>
      <w:ins w:id="488" w:author="Arun Saminathan" w:date="2022-06-10T18:48:00Z">
        <w:r w:rsidRPr="009749C6">
          <w:rPr>
            <w:rStyle w:val="Hyperlink"/>
          </w:rPr>
          <w:fldChar w:fldCharType="begin"/>
        </w:r>
        <w:r w:rsidRPr="009749C6">
          <w:rPr>
            <w:rStyle w:val="Hyperlink"/>
          </w:rPr>
          <w:instrText xml:space="preserve"> </w:instrText>
        </w:r>
        <w:r>
          <w:instrText>HYPERLINK \l "_Toc105779477"</w:instrText>
        </w:r>
        <w:r w:rsidRPr="009749C6">
          <w:rPr>
            <w:rStyle w:val="Hyperlink"/>
          </w:rPr>
          <w:instrText xml:space="preserve"> </w:instrText>
        </w:r>
        <w:r w:rsidRPr="009749C6">
          <w:rPr>
            <w:rStyle w:val="Hyperlink"/>
          </w:rPr>
          <w:fldChar w:fldCharType="separate"/>
        </w:r>
        <w:r w:rsidRPr="009749C6">
          <w:rPr>
            <w:rStyle w:val="Hyperlink"/>
          </w:rPr>
          <w:t>13.1.5.</w:t>
        </w:r>
        <w:r>
          <w:rPr>
            <w:rFonts w:asciiTheme="minorHAnsi" w:hAnsiTheme="minorHAnsi"/>
            <w:i w:val="0"/>
            <w:sz w:val="22"/>
          </w:rPr>
          <w:tab/>
        </w:r>
        <w:r w:rsidRPr="009749C6">
          <w:rPr>
            <w:rStyle w:val="Hyperlink"/>
          </w:rPr>
          <w:t>Startup sequence for Enabling/Disabling PS</w:t>
        </w:r>
        <w:r>
          <w:rPr>
            <w:webHidden/>
          </w:rPr>
          <w:tab/>
        </w:r>
        <w:r>
          <w:rPr>
            <w:webHidden/>
          </w:rPr>
          <w:fldChar w:fldCharType="begin"/>
        </w:r>
        <w:r>
          <w:rPr>
            <w:webHidden/>
          </w:rPr>
          <w:instrText xml:space="preserve"> PAGEREF _Toc105779477 \h </w:instrText>
        </w:r>
      </w:ins>
      <w:r>
        <w:rPr>
          <w:webHidden/>
        </w:rPr>
      </w:r>
      <w:r>
        <w:rPr>
          <w:webHidden/>
        </w:rPr>
        <w:fldChar w:fldCharType="separate"/>
      </w:r>
      <w:ins w:id="489" w:author="Arun Saminathan" w:date="2022-06-10T18:48:00Z">
        <w:r>
          <w:rPr>
            <w:webHidden/>
          </w:rPr>
          <w:t>41</w:t>
        </w:r>
        <w:r>
          <w:rPr>
            <w:webHidden/>
          </w:rPr>
          <w:fldChar w:fldCharType="end"/>
        </w:r>
        <w:r w:rsidRPr="009749C6">
          <w:rPr>
            <w:rStyle w:val="Hyperlink"/>
          </w:rPr>
          <w:fldChar w:fldCharType="end"/>
        </w:r>
      </w:ins>
    </w:p>
    <w:p w14:paraId="079E4FC4" w14:textId="61164CF4" w:rsidR="00FD2991" w:rsidRDefault="00FD2991">
      <w:pPr>
        <w:pStyle w:val="TOC2"/>
        <w:rPr>
          <w:ins w:id="490" w:author="Arun Saminathan" w:date="2022-06-10T18:48:00Z"/>
          <w:rFonts w:asciiTheme="minorHAnsi" w:hAnsiTheme="minorHAnsi" w:cstheme="minorBidi"/>
          <w:b w:val="0"/>
          <w:i w:val="0"/>
          <w:noProof/>
          <w:sz w:val="22"/>
          <w:szCs w:val="22"/>
        </w:rPr>
      </w:pPr>
      <w:ins w:id="49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"_Toc105779479"</w:instrText>
        </w:r>
        <w:r w:rsidRPr="009749C6">
          <w:rPr>
            <w:rStyle w:val="Hyperlink"/>
            <w:noProof/>
          </w:rPr>
          <w:instrText xml:space="preserve"> </w:instrText>
        </w:r>
        <w:r w:rsidRPr="009749C6">
          <w:rPr>
            <w:rStyle w:val="Hyperlink"/>
            <w:noProof/>
          </w:rPr>
          <w:fldChar w:fldCharType="separate"/>
        </w:r>
        <w:r w:rsidRPr="009749C6">
          <w:rPr>
            <w:rStyle w:val="Hyperlink"/>
            <w:noProof/>
          </w:rPr>
          <w:t>13.2</w:t>
        </w:r>
        <w:r>
          <w:rPr>
            <w:rFonts w:asciiTheme="minorHAnsi" w:hAnsiTheme="minorHAnsi" w:cstheme="minorBidi"/>
            <w:b w:val="0"/>
            <w:i w:val="0"/>
            <w:noProof/>
            <w:sz w:val="22"/>
            <w:szCs w:val="22"/>
          </w:rPr>
          <w:tab/>
        </w:r>
        <w:r w:rsidRPr="009749C6">
          <w:rPr>
            <w:rStyle w:val="Hyperlink"/>
            <w:noProof/>
          </w:rPr>
          <w:t>Bezel Diagnostics</w:t>
        </w:r>
        <w:r>
          <w:rPr>
            <w:noProof/>
            <w:webHidden/>
          </w:rPr>
          <w:tab/>
        </w:r>
        <w:r>
          <w:rPr>
            <w:noProof/>
            <w:webHidden/>
          </w:rPr>
          <w:fldChar w:fldCharType="begin"/>
        </w:r>
        <w:r>
          <w:rPr>
            <w:noProof/>
            <w:webHidden/>
          </w:rPr>
          <w:instrText xml:space="preserve"> PAGEREF _Toc105779479 \h </w:instrText>
        </w:r>
      </w:ins>
      <w:r>
        <w:rPr>
          <w:noProof/>
          <w:webHidden/>
        </w:rPr>
      </w:r>
      <w:r>
        <w:rPr>
          <w:noProof/>
          <w:webHidden/>
        </w:rPr>
        <w:fldChar w:fldCharType="separate"/>
      </w:r>
      <w:ins w:id="492" w:author="Arun Saminathan" w:date="2022-06-10T18:48:00Z">
        <w:r>
          <w:rPr>
            <w:noProof/>
            <w:webHidden/>
          </w:rPr>
          <w:t>41</w:t>
        </w:r>
        <w:r>
          <w:rPr>
            <w:noProof/>
            <w:webHidden/>
          </w:rPr>
          <w:fldChar w:fldCharType="end"/>
        </w:r>
        <w:r w:rsidRPr="009749C6">
          <w:rPr>
            <w:rStyle w:val="Hyperlink"/>
            <w:noProof/>
          </w:rPr>
          <w:fldChar w:fldCharType="end"/>
        </w:r>
      </w:ins>
    </w:p>
    <w:p w14:paraId="5F66CD05" w14:textId="4E5B7397" w:rsidR="00FD2991" w:rsidRDefault="00FD2991">
      <w:pPr>
        <w:pStyle w:val="TOC3"/>
        <w:rPr>
          <w:ins w:id="493" w:author="Arun Saminathan" w:date="2022-06-10T18:48:00Z"/>
          <w:rFonts w:asciiTheme="minorHAnsi" w:hAnsiTheme="minorHAnsi"/>
          <w:i w:val="0"/>
          <w:sz w:val="22"/>
        </w:rPr>
      </w:pPr>
      <w:ins w:id="494" w:author="Arun Saminathan" w:date="2022-06-10T18:48:00Z">
        <w:r w:rsidRPr="009749C6">
          <w:rPr>
            <w:rStyle w:val="Hyperlink"/>
          </w:rPr>
          <w:fldChar w:fldCharType="begin"/>
        </w:r>
        <w:r w:rsidRPr="009749C6">
          <w:rPr>
            <w:rStyle w:val="Hyperlink"/>
          </w:rPr>
          <w:instrText xml:space="preserve"> </w:instrText>
        </w:r>
        <w:r>
          <w:instrText>HYPERLINK \l "_Toc105779480"</w:instrText>
        </w:r>
        <w:r w:rsidRPr="009749C6">
          <w:rPr>
            <w:rStyle w:val="Hyperlink"/>
          </w:rPr>
          <w:instrText xml:space="preserve"> </w:instrText>
        </w:r>
        <w:r w:rsidRPr="009749C6">
          <w:rPr>
            <w:rStyle w:val="Hyperlink"/>
          </w:rPr>
          <w:fldChar w:fldCharType="separate"/>
        </w:r>
        <w:r w:rsidRPr="009749C6">
          <w:rPr>
            <w:rStyle w:val="Hyperlink"/>
          </w:rPr>
          <w:t>13.2.1.</w:t>
        </w:r>
        <w:r>
          <w:rPr>
            <w:rFonts w:asciiTheme="minorHAnsi" w:hAnsiTheme="minorHAnsi"/>
            <w:i w:val="0"/>
            <w:sz w:val="22"/>
          </w:rPr>
          <w:tab/>
        </w:r>
        <w:r w:rsidRPr="009749C6">
          <w:rPr>
            <w:rStyle w:val="Hyperlink"/>
          </w:rPr>
          <w:t>Ford  .vbf File Part Number</w:t>
        </w:r>
        <w:r>
          <w:rPr>
            <w:webHidden/>
          </w:rPr>
          <w:tab/>
        </w:r>
        <w:r>
          <w:rPr>
            <w:webHidden/>
          </w:rPr>
          <w:fldChar w:fldCharType="begin"/>
        </w:r>
        <w:r>
          <w:rPr>
            <w:webHidden/>
          </w:rPr>
          <w:instrText xml:space="preserve"> PAGEREF _Toc105779480 \h </w:instrText>
        </w:r>
      </w:ins>
      <w:r>
        <w:rPr>
          <w:webHidden/>
        </w:rPr>
      </w:r>
      <w:r>
        <w:rPr>
          <w:webHidden/>
        </w:rPr>
        <w:fldChar w:fldCharType="separate"/>
      </w:r>
      <w:ins w:id="495" w:author="Arun Saminathan" w:date="2022-06-10T18:48:00Z">
        <w:r>
          <w:rPr>
            <w:webHidden/>
          </w:rPr>
          <w:t>41</w:t>
        </w:r>
        <w:r>
          <w:rPr>
            <w:webHidden/>
          </w:rPr>
          <w:fldChar w:fldCharType="end"/>
        </w:r>
        <w:r w:rsidRPr="009749C6">
          <w:rPr>
            <w:rStyle w:val="Hyperlink"/>
          </w:rPr>
          <w:fldChar w:fldCharType="end"/>
        </w:r>
      </w:ins>
    </w:p>
    <w:p w14:paraId="05D42936" w14:textId="4AB9B8A3" w:rsidR="00FD2991" w:rsidRDefault="00FD2991">
      <w:pPr>
        <w:pStyle w:val="TOC1"/>
        <w:rPr>
          <w:ins w:id="496" w:author="Arun Saminathan" w:date="2022-06-10T18:48:00Z"/>
          <w:rFonts w:asciiTheme="minorHAnsi" w:hAnsiTheme="minorHAnsi" w:cstheme="minorBidi"/>
          <w:b w:val="0"/>
          <w:smallCaps w:val="0"/>
          <w:noProof/>
          <w:sz w:val="22"/>
          <w:szCs w:val="22"/>
        </w:rPr>
      </w:pPr>
      <w:ins w:id="49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"_Toc105779481"</w:instrText>
        </w:r>
        <w:r w:rsidRPr="009749C6">
          <w:rPr>
            <w:rStyle w:val="Hyperlink"/>
            <w:noProof/>
          </w:rPr>
          <w:instrText xml:space="preserve"> </w:instrText>
        </w:r>
        <w:r w:rsidRPr="009749C6">
          <w:rPr>
            <w:rStyle w:val="Hyperlink"/>
            <w:noProof/>
          </w:rPr>
          <w:fldChar w:fldCharType="separate"/>
        </w:r>
        <w:r w:rsidRPr="009749C6">
          <w:rPr>
            <w:rStyle w:val="Hyperlink"/>
            <w:noProof/>
          </w:rPr>
          <w:t>14</w:t>
        </w:r>
        <w:r>
          <w:rPr>
            <w:rFonts w:asciiTheme="minorHAnsi" w:hAnsiTheme="minorHAnsi" w:cstheme="minorBidi"/>
            <w:b w:val="0"/>
            <w:smallCaps w:val="0"/>
            <w:noProof/>
            <w:sz w:val="22"/>
            <w:szCs w:val="22"/>
          </w:rPr>
          <w:tab/>
        </w:r>
        <w:r w:rsidRPr="009749C6">
          <w:rPr>
            <w:rStyle w:val="Hyperlink"/>
            <w:noProof/>
          </w:rPr>
          <w:t>Diagnostics (CAN)</w:t>
        </w:r>
        <w:r>
          <w:rPr>
            <w:noProof/>
            <w:webHidden/>
          </w:rPr>
          <w:tab/>
        </w:r>
        <w:r>
          <w:rPr>
            <w:noProof/>
            <w:webHidden/>
          </w:rPr>
          <w:fldChar w:fldCharType="begin"/>
        </w:r>
        <w:r>
          <w:rPr>
            <w:noProof/>
            <w:webHidden/>
          </w:rPr>
          <w:instrText xml:space="preserve"> PAGEREF _Toc105779481 \h </w:instrText>
        </w:r>
      </w:ins>
      <w:r>
        <w:rPr>
          <w:noProof/>
          <w:webHidden/>
        </w:rPr>
      </w:r>
      <w:r>
        <w:rPr>
          <w:noProof/>
          <w:webHidden/>
        </w:rPr>
        <w:fldChar w:fldCharType="separate"/>
      </w:r>
      <w:ins w:id="498" w:author="Arun Saminathan" w:date="2022-06-10T18:48:00Z">
        <w:r>
          <w:rPr>
            <w:noProof/>
            <w:webHidden/>
          </w:rPr>
          <w:t>41</w:t>
        </w:r>
        <w:r>
          <w:rPr>
            <w:noProof/>
            <w:webHidden/>
          </w:rPr>
          <w:fldChar w:fldCharType="end"/>
        </w:r>
        <w:r w:rsidRPr="009749C6">
          <w:rPr>
            <w:rStyle w:val="Hyperlink"/>
            <w:noProof/>
          </w:rPr>
          <w:fldChar w:fldCharType="end"/>
        </w:r>
      </w:ins>
    </w:p>
    <w:p w14:paraId="373DC1C7" w14:textId="5BDF42A8" w:rsidR="00FD2991" w:rsidRDefault="00FD2991">
      <w:pPr>
        <w:pStyle w:val="TOC2"/>
        <w:rPr>
          <w:ins w:id="499" w:author="Arun Saminathan" w:date="2022-06-10T18:48:00Z"/>
          <w:rFonts w:asciiTheme="minorHAnsi" w:hAnsiTheme="minorHAnsi" w:cstheme="minorBidi"/>
          <w:b w:val="0"/>
          <w:i w:val="0"/>
          <w:noProof/>
          <w:sz w:val="22"/>
          <w:szCs w:val="22"/>
        </w:rPr>
      </w:pPr>
      <w:ins w:id="50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"_Toc105779482"</w:instrText>
        </w:r>
        <w:r w:rsidRPr="009749C6">
          <w:rPr>
            <w:rStyle w:val="Hyperlink"/>
            <w:noProof/>
          </w:rPr>
          <w:instrText xml:space="preserve"> </w:instrText>
        </w:r>
        <w:r w:rsidRPr="009749C6">
          <w:rPr>
            <w:rStyle w:val="Hyperlink"/>
            <w:noProof/>
          </w:rPr>
          <w:fldChar w:fldCharType="separate"/>
        </w:r>
        <w:r w:rsidRPr="009749C6">
          <w:rPr>
            <w:rStyle w:val="Hyperlink"/>
            <w:noProof/>
          </w:rPr>
          <w:t>14.1</w:t>
        </w:r>
        <w:r>
          <w:rPr>
            <w:rFonts w:asciiTheme="minorHAnsi" w:hAnsiTheme="minorHAnsi" w:cstheme="minorBidi"/>
            <w:b w:val="0"/>
            <w:i w:val="0"/>
            <w:noProof/>
            <w:sz w:val="22"/>
            <w:szCs w:val="22"/>
          </w:rPr>
          <w:tab/>
        </w:r>
        <w:r w:rsidRPr="009749C6">
          <w:rPr>
            <w:rStyle w:val="Hyperlink"/>
            <w:noProof/>
          </w:rPr>
          <w:t>DataIdentifiers (DID)</w:t>
        </w:r>
        <w:r>
          <w:rPr>
            <w:noProof/>
            <w:webHidden/>
          </w:rPr>
          <w:tab/>
        </w:r>
        <w:r>
          <w:rPr>
            <w:noProof/>
            <w:webHidden/>
          </w:rPr>
          <w:fldChar w:fldCharType="begin"/>
        </w:r>
        <w:r>
          <w:rPr>
            <w:noProof/>
            <w:webHidden/>
          </w:rPr>
          <w:instrText xml:space="preserve"> PAGEREF _Toc105779482 \h </w:instrText>
        </w:r>
      </w:ins>
      <w:r>
        <w:rPr>
          <w:noProof/>
          <w:webHidden/>
        </w:rPr>
      </w:r>
      <w:r>
        <w:rPr>
          <w:noProof/>
          <w:webHidden/>
        </w:rPr>
        <w:fldChar w:fldCharType="separate"/>
      </w:r>
      <w:ins w:id="501" w:author="Arun Saminathan" w:date="2022-06-10T18:48:00Z">
        <w:r>
          <w:rPr>
            <w:noProof/>
            <w:webHidden/>
          </w:rPr>
          <w:t>42</w:t>
        </w:r>
        <w:r>
          <w:rPr>
            <w:noProof/>
            <w:webHidden/>
          </w:rPr>
          <w:fldChar w:fldCharType="end"/>
        </w:r>
        <w:r w:rsidRPr="009749C6">
          <w:rPr>
            <w:rStyle w:val="Hyperlink"/>
            <w:noProof/>
          </w:rPr>
          <w:fldChar w:fldCharType="end"/>
        </w:r>
      </w:ins>
    </w:p>
    <w:p w14:paraId="573FBBDE" w14:textId="63E284AC" w:rsidR="00FD2991" w:rsidRDefault="00FD2991">
      <w:pPr>
        <w:pStyle w:val="TOC3"/>
        <w:rPr>
          <w:ins w:id="502" w:author="Arun Saminathan" w:date="2022-06-10T18:48:00Z"/>
          <w:rFonts w:asciiTheme="minorHAnsi" w:hAnsiTheme="minorHAnsi"/>
          <w:i w:val="0"/>
          <w:sz w:val="22"/>
        </w:rPr>
      </w:pPr>
      <w:ins w:id="503" w:author="Arun Saminathan" w:date="2022-06-10T18:48:00Z">
        <w:r w:rsidRPr="009749C6">
          <w:rPr>
            <w:rStyle w:val="Hyperlink"/>
          </w:rPr>
          <w:fldChar w:fldCharType="begin"/>
        </w:r>
        <w:r w:rsidRPr="009749C6">
          <w:rPr>
            <w:rStyle w:val="Hyperlink"/>
          </w:rPr>
          <w:instrText xml:space="preserve"> </w:instrText>
        </w:r>
        <w:r>
          <w:instrText>HYPERLINK \l "_Toc105779483"</w:instrText>
        </w:r>
        <w:r w:rsidRPr="009749C6">
          <w:rPr>
            <w:rStyle w:val="Hyperlink"/>
          </w:rPr>
          <w:instrText xml:space="preserve"> </w:instrText>
        </w:r>
        <w:r w:rsidRPr="009749C6">
          <w:rPr>
            <w:rStyle w:val="Hyperlink"/>
          </w:rPr>
          <w:fldChar w:fldCharType="separate"/>
        </w:r>
        <w:r w:rsidRPr="009749C6">
          <w:rPr>
            <w:rStyle w:val="Hyperlink"/>
          </w:rPr>
          <w:t>14.1.1.</w:t>
        </w:r>
        <w:r>
          <w:rPr>
            <w:rFonts w:asciiTheme="minorHAnsi" w:hAnsiTheme="minorHAnsi"/>
            <w:i w:val="0"/>
            <w:sz w:val="22"/>
          </w:rPr>
          <w:tab/>
        </w:r>
        <w:r w:rsidRPr="009749C6">
          <w:rPr>
            <w:rStyle w:val="Hyperlink"/>
          </w:rPr>
          <w:t>DID 0xEE0A – AVAS Sound Transition Delay</w:t>
        </w:r>
        <w:r>
          <w:rPr>
            <w:webHidden/>
          </w:rPr>
          <w:tab/>
        </w:r>
        <w:r>
          <w:rPr>
            <w:webHidden/>
          </w:rPr>
          <w:fldChar w:fldCharType="begin"/>
        </w:r>
        <w:r>
          <w:rPr>
            <w:webHidden/>
          </w:rPr>
          <w:instrText xml:space="preserve"> PAGEREF _Toc105779483 \h </w:instrText>
        </w:r>
      </w:ins>
      <w:r>
        <w:rPr>
          <w:webHidden/>
        </w:rPr>
      </w:r>
      <w:r>
        <w:rPr>
          <w:webHidden/>
        </w:rPr>
        <w:fldChar w:fldCharType="separate"/>
      </w:r>
      <w:ins w:id="504" w:author="Arun Saminathan" w:date="2022-06-10T18:48:00Z">
        <w:r>
          <w:rPr>
            <w:webHidden/>
          </w:rPr>
          <w:t>42</w:t>
        </w:r>
        <w:r>
          <w:rPr>
            <w:webHidden/>
          </w:rPr>
          <w:fldChar w:fldCharType="end"/>
        </w:r>
        <w:r w:rsidRPr="009749C6">
          <w:rPr>
            <w:rStyle w:val="Hyperlink"/>
          </w:rPr>
          <w:fldChar w:fldCharType="end"/>
        </w:r>
      </w:ins>
    </w:p>
    <w:p w14:paraId="431725EA" w14:textId="0ABF0645" w:rsidR="00FD2991" w:rsidRDefault="00FD2991">
      <w:pPr>
        <w:pStyle w:val="TOC3"/>
        <w:rPr>
          <w:ins w:id="505" w:author="Arun Saminathan" w:date="2022-06-10T18:48:00Z"/>
          <w:rFonts w:asciiTheme="minorHAnsi" w:hAnsiTheme="minorHAnsi"/>
          <w:i w:val="0"/>
          <w:sz w:val="22"/>
        </w:rPr>
      </w:pPr>
      <w:ins w:id="506" w:author="Arun Saminathan" w:date="2022-06-10T18:48:00Z">
        <w:r w:rsidRPr="009749C6">
          <w:rPr>
            <w:rStyle w:val="Hyperlink"/>
          </w:rPr>
          <w:fldChar w:fldCharType="begin"/>
        </w:r>
        <w:r w:rsidRPr="009749C6">
          <w:rPr>
            <w:rStyle w:val="Hyperlink"/>
          </w:rPr>
          <w:instrText xml:space="preserve"> </w:instrText>
        </w:r>
        <w:r>
          <w:instrText>HYPERLINK \l "_Toc105779484"</w:instrText>
        </w:r>
        <w:r w:rsidRPr="009749C6">
          <w:rPr>
            <w:rStyle w:val="Hyperlink"/>
          </w:rPr>
          <w:instrText xml:space="preserve"> </w:instrText>
        </w:r>
        <w:r w:rsidRPr="009749C6">
          <w:rPr>
            <w:rStyle w:val="Hyperlink"/>
          </w:rPr>
          <w:fldChar w:fldCharType="separate"/>
        </w:r>
        <w:r w:rsidRPr="009749C6">
          <w:rPr>
            <w:rStyle w:val="Hyperlink"/>
          </w:rPr>
          <w:t>14.1.2.</w:t>
        </w:r>
        <w:r>
          <w:rPr>
            <w:rFonts w:asciiTheme="minorHAnsi" w:hAnsiTheme="minorHAnsi"/>
            <w:i w:val="0"/>
            <w:sz w:val="22"/>
          </w:rPr>
          <w:tab/>
        </w:r>
        <w:r w:rsidRPr="009749C6">
          <w:rPr>
            <w:rStyle w:val="Hyperlink"/>
          </w:rPr>
          <w:t>DID 0xF17D – ANC/PS/AVAS Acoustic Calibration File Part Number</w:t>
        </w:r>
        <w:r>
          <w:rPr>
            <w:webHidden/>
          </w:rPr>
          <w:tab/>
        </w:r>
        <w:r>
          <w:rPr>
            <w:webHidden/>
          </w:rPr>
          <w:fldChar w:fldCharType="begin"/>
        </w:r>
        <w:r>
          <w:rPr>
            <w:webHidden/>
          </w:rPr>
          <w:instrText xml:space="preserve"> PAGEREF _Toc105779484 \h </w:instrText>
        </w:r>
      </w:ins>
      <w:r>
        <w:rPr>
          <w:webHidden/>
        </w:rPr>
      </w:r>
      <w:r>
        <w:rPr>
          <w:webHidden/>
        </w:rPr>
        <w:fldChar w:fldCharType="separate"/>
      </w:r>
      <w:ins w:id="507" w:author="Arun Saminathan" w:date="2022-06-10T18:48:00Z">
        <w:r>
          <w:rPr>
            <w:webHidden/>
          </w:rPr>
          <w:t>42</w:t>
        </w:r>
        <w:r>
          <w:rPr>
            <w:webHidden/>
          </w:rPr>
          <w:fldChar w:fldCharType="end"/>
        </w:r>
        <w:r w:rsidRPr="009749C6">
          <w:rPr>
            <w:rStyle w:val="Hyperlink"/>
          </w:rPr>
          <w:fldChar w:fldCharType="end"/>
        </w:r>
      </w:ins>
    </w:p>
    <w:p w14:paraId="6A165BEB" w14:textId="79E66A3A" w:rsidR="00FD2991" w:rsidRDefault="00FD2991">
      <w:pPr>
        <w:pStyle w:val="TOC3"/>
        <w:rPr>
          <w:ins w:id="508" w:author="Arun Saminathan" w:date="2022-06-10T18:48:00Z"/>
          <w:rFonts w:asciiTheme="minorHAnsi" w:hAnsiTheme="minorHAnsi"/>
          <w:i w:val="0"/>
          <w:sz w:val="22"/>
        </w:rPr>
      </w:pPr>
      <w:ins w:id="509" w:author="Arun Saminathan" w:date="2022-06-10T18:48:00Z">
        <w:r w:rsidRPr="009749C6">
          <w:rPr>
            <w:rStyle w:val="Hyperlink"/>
          </w:rPr>
          <w:fldChar w:fldCharType="begin"/>
        </w:r>
        <w:r w:rsidRPr="009749C6">
          <w:rPr>
            <w:rStyle w:val="Hyperlink"/>
          </w:rPr>
          <w:instrText xml:space="preserve"> </w:instrText>
        </w:r>
        <w:r>
          <w:instrText>HYPERLINK \l "_Toc105779485"</w:instrText>
        </w:r>
        <w:r w:rsidRPr="009749C6">
          <w:rPr>
            <w:rStyle w:val="Hyperlink"/>
          </w:rPr>
          <w:instrText xml:space="preserve"> </w:instrText>
        </w:r>
        <w:r w:rsidRPr="009749C6">
          <w:rPr>
            <w:rStyle w:val="Hyperlink"/>
          </w:rPr>
          <w:fldChar w:fldCharType="separate"/>
        </w:r>
        <w:r w:rsidRPr="009749C6">
          <w:rPr>
            <w:rStyle w:val="Hyperlink"/>
          </w:rPr>
          <w:t>14.1.3.</w:t>
        </w:r>
        <w:r>
          <w:rPr>
            <w:rFonts w:asciiTheme="minorHAnsi" w:hAnsiTheme="minorHAnsi"/>
            <w:i w:val="0"/>
            <w:sz w:val="22"/>
          </w:rPr>
          <w:tab/>
        </w:r>
        <w:r w:rsidRPr="009749C6">
          <w:rPr>
            <w:rStyle w:val="Hyperlink"/>
          </w:rPr>
          <w:t>DID 0xFD72 – ANC/PS/AVAS Status Summary</w:t>
        </w:r>
        <w:r>
          <w:rPr>
            <w:webHidden/>
          </w:rPr>
          <w:tab/>
        </w:r>
        <w:r>
          <w:rPr>
            <w:webHidden/>
          </w:rPr>
          <w:fldChar w:fldCharType="begin"/>
        </w:r>
        <w:r>
          <w:rPr>
            <w:webHidden/>
          </w:rPr>
          <w:instrText xml:space="preserve"> PAGEREF _Toc105779485 \h </w:instrText>
        </w:r>
      </w:ins>
      <w:r>
        <w:rPr>
          <w:webHidden/>
        </w:rPr>
      </w:r>
      <w:r>
        <w:rPr>
          <w:webHidden/>
        </w:rPr>
        <w:fldChar w:fldCharType="separate"/>
      </w:r>
      <w:ins w:id="510" w:author="Arun Saminathan" w:date="2022-06-10T18:48:00Z">
        <w:r>
          <w:rPr>
            <w:webHidden/>
          </w:rPr>
          <w:t>42</w:t>
        </w:r>
        <w:r>
          <w:rPr>
            <w:webHidden/>
          </w:rPr>
          <w:fldChar w:fldCharType="end"/>
        </w:r>
        <w:r w:rsidRPr="009749C6">
          <w:rPr>
            <w:rStyle w:val="Hyperlink"/>
          </w:rPr>
          <w:fldChar w:fldCharType="end"/>
        </w:r>
      </w:ins>
    </w:p>
    <w:p w14:paraId="76D1455F" w14:textId="2645FDDF" w:rsidR="00FD2991" w:rsidRDefault="00FD2991">
      <w:pPr>
        <w:pStyle w:val="TOC3"/>
        <w:rPr>
          <w:ins w:id="511" w:author="Arun Saminathan" w:date="2022-06-10T18:48:00Z"/>
          <w:rFonts w:asciiTheme="minorHAnsi" w:hAnsiTheme="minorHAnsi"/>
          <w:i w:val="0"/>
          <w:sz w:val="22"/>
        </w:rPr>
      </w:pPr>
      <w:ins w:id="512" w:author="Arun Saminathan" w:date="2022-06-10T18:48:00Z">
        <w:r w:rsidRPr="009749C6">
          <w:rPr>
            <w:rStyle w:val="Hyperlink"/>
          </w:rPr>
          <w:fldChar w:fldCharType="begin"/>
        </w:r>
        <w:r w:rsidRPr="009749C6">
          <w:rPr>
            <w:rStyle w:val="Hyperlink"/>
          </w:rPr>
          <w:instrText xml:space="preserve"> </w:instrText>
        </w:r>
        <w:r>
          <w:instrText>HYPERLINK \l "_Toc105779486"</w:instrText>
        </w:r>
        <w:r w:rsidRPr="009749C6">
          <w:rPr>
            <w:rStyle w:val="Hyperlink"/>
          </w:rPr>
          <w:instrText xml:space="preserve"> </w:instrText>
        </w:r>
        <w:r w:rsidRPr="009749C6">
          <w:rPr>
            <w:rStyle w:val="Hyperlink"/>
          </w:rPr>
          <w:fldChar w:fldCharType="separate"/>
        </w:r>
        <w:r w:rsidRPr="009749C6">
          <w:rPr>
            <w:rStyle w:val="Hyperlink"/>
          </w:rPr>
          <w:t>14.1.4.</w:t>
        </w:r>
        <w:r>
          <w:rPr>
            <w:rFonts w:asciiTheme="minorHAnsi" w:hAnsiTheme="minorHAnsi"/>
            <w:i w:val="0"/>
            <w:sz w:val="22"/>
          </w:rPr>
          <w:tab/>
        </w:r>
        <w:r w:rsidRPr="009749C6">
          <w:rPr>
            <w:rStyle w:val="Hyperlink"/>
          </w:rPr>
          <w:t>DID 0xFD70 – ANC Exception Diagnostics Status</w:t>
        </w:r>
        <w:r>
          <w:rPr>
            <w:webHidden/>
          </w:rPr>
          <w:tab/>
        </w:r>
        <w:r>
          <w:rPr>
            <w:webHidden/>
          </w:rPr>
          <w:fldChar w:fldCharType="begin"/>
        </w:r>
        <w:r>
          <w:rPr>
            <w:webHidden/>
          </w:rPr>
          <w:instrText xml:space="preserve"> PAGEREF _Toc105779486 \h </w:instrText>
        </w:r>
      </w:ins>
      <w:r>
        <w:rPr>
          <w:webHidden/>
        </w:rPr>
      </w:r>
      <w:r>
        <w:rPr>
          <w:webHidden/>
        </w:rPr>
        <w:fldChar w:fldCharType="separate"/>
      </w:r>
      <w:ins w:id="513" w:author="Arun Saminathan" w:date="2022-06-10T18:48:00Z">
        <w:r>
          <w:rPr>
            <w:webHidden/>
          </w:rPr>
          <w:t>43</w:t>
        </w:r>
        <w:r>
          <w:rPr>
            <w:webHidden/>
          </w:rPr>
          <w:fldChar w:fldCharType="end"/>
        </w:r>
        <w:r w:rsidRPr="009749C6">
          <w:rPr>
            <w:rStyle w:val="Hyperlink"/>
          </w:rPr>
          <w:fldChar w:fldCharType="end"/>
        </w:r>
      </w:ins>
    </w:p>
    <w:p w14:paraId="555F4924" w14:textId="3E765703" w:rsidR="00FD2991" w:rsidRPr="0063442D" w:rsidRDefault="00FD2991">
      <w:pPr>
        <w:pStyle w:val="TOC2"/>
        <w:rPr>
          <w:ins w:id="514" w:author="Arun Saminathan" w:date="2022-06-10T18:48:00Z"/>
          <w:rFonts w:asciiTheme="minorHAnsi" w:hAnsiTheme="minorHAnsi" w:cstheme="minorBidi"/>
          <w:b w:val="0"/>
          <w:i w:val="0"/>
          <w:noProof/>
          <w:color w:val="FF0000"/>
          <w:sz w:val="22"/>
          <w:szCs w:val="22"/>
        </w:rPr>
      </w:pPr>
      <w:ins w:id="515" w:author="Arun Saminathan" w:date="2022-06-10T18:48:00Z">
        <w:r w:rsidRPr="0063442D">
          <w:rPr>
            <w:rStyle w:val="Hyperlink"/>
            <w:noProof/>
            <w:color w:val="FF0000"/>
          </w:rPr>
          <w:fldChar w:fldCharType="begin"/>
        </w:r>
        <w:r w:rsidRPr="0063442D">
          <w:rPr>
            <w:rStyle w:val="Hyperlink"/>
            <w:noProof/>
            <w:color w:val="FF0000"/>
          </w:rPr>
          <w:instrText xml:space="preserve"> </w:instrText>
        </w:r>
        <w:r w:rsidRPr="0063442D">
          <w:rPr>
            <w:noProof/>
            <w:color w:val="FF0000"/>
          </w:rPr>
          <w:instrText>HYPERLINK \l "_Toc105779487"</w:instrText>
        </w:r>
        <w:r w:rsidRPr="0063442D">
          <w:rPr>
            <w:rStyle w:val="Hyperlink"/>
            <w:noProof/>
            <w:color w:val="FF0000"/>
          </w:rPr>
          <w:instrText xml:space="preserve"> </w:instrText>
        </w:r>
        <w:r w:rsidRPr="0063442D">
          <w:rPr>
            <w:rStyle w:val="Hyperlink"/>
            <w:noProof/>
            <w:color w:val="FF0000"/>
          </w:rPr>
          <w:fldChar w:fldCharType="separate"/>
        </w:r>
        <w:r w:rsidRPr="0063442D">
          <w:rPr>
            <w:rStyle w:val="Hyperlink"/>
            <w:noProof/>
            <w:color w:val="FF0000"/>
          </w:rPr>
          <w:t>14.2</w:t>
        </w:r>
        <w:r w:rsidRPr="0063442D">
          <w:rPr>
            <w:rFonts w:asciiTheme="minorHAnsi" w:hAnsiTheme="minorHAnsi" w:cstheme="minorBidi"/>
            <w:b w:val="0"/>
            <w:i w:val="0"/>
            <w:noProof/>
            <w:color w:val="FF0000"/>
            <w:sz w:val="22"/>
            <w:szCs w:val="22"/>
          </w:rPr>
          <w:tab/>
        </w:r>
        <w:r w:rsidRPr="0063442D">
          <w:rPr>
            <w:rStyle w:val="Hyperlink"/>
            <w:noProof/>
            <w:color w:val="FF0000"/>
          </w:rPr>
          <w:t>Diagnostic Trouble Codes (DTC)</w:t>
        </w:r>
        <w:r w:rsidRPr="0063442D">
          <w:rPr>
            <w:noProof/>
            <w:webHidden/>
            <w:color w:val="FF0000"/>
          </w:rPr>
          <w:tab/>
        </w:r>
        <w:r w:rsidRPr="0063442D">
          <w:rPr>
            <w:noProof/>
            <w:webHidden/>
            <w:color w:val="FF0000"/>
          </w:rPr>
          <w:fldChar w:fldCharType="begin"/>
        </w:r>
        <w:r w:rsidRPr="0063442D">
          <w:rPr>
            <w:noProof/>
            <w:webHidden/>
            <w:color w:val="FF0000"/>
          </w:rPr>
          <w:instrText xml:space="preserve"> PAGEREF _Toc105779487 \h </w:instrText>
        </w:r>
      </w:ins>
      <w:r w:rsidRPr="0063442D">
        <w:rPr>
          <w:noProof/>
          <w:webHidden/>
          <w:color w:val="FF0000"/>
        </w:rPr>
      </w:r>
      <w:r w:rsidRPr="0063442D">
        <w:rPr>
          <w:noProof/>
          <w:webHidden/>
          <w:color w:val="FF0000"/>
        </w:rPr>
        <w:fldChar w:fldCharType="separate"/>
      </w:r>
      <w:ins w:id="516" w:author="Arun Saminathan" w:date="2022-06-10T18:48:00Z">
        <w:r w:rsidRPr="0063442D">
          <w:rPr>
            <w:noProof/>
            <w:webHidden/>
            <w:color w:val="FF0000"/>
          </w:rPr>
          <w:t>44</w:t>
        </w:r>
        <w:r w:rsidRPr="0063442D">
          <w:rPr>
            <w:noProof/>
            <w:webHidden/>
            <w:color w:val="FF0000"/>
          </w:rPr>
          <w:fldChar w:fldCharType="end"/>
        </w:r>
        <w:r w:rsidRPr="0063442D">
          <w:rPr>
            <w:rStyle w:val="Hyperlink"/>
            <w:noProof/>
            <w:color w:val="FF0000"/>
          </w:rPr>
          <w:fldChar w:fldCharType="end"/>
        </w:r>
      </w:ins>
    </w:p>
    <w:p w14:paraId="4385DF31" w14:textId="113C6D80" w:rsidR="00FD2991" w:rsidRPr="0063442D" w:rsidRDefault="00FD2991">
      <w:pPr>
        <w:pStyle w:val="TOC3"/>
        <w:rPr>
          <w:ins w:id="517" w:author="Arun Saminathan" w:date="2022-06-10T18:48:00Z"/>
          <w:rFonts w:asciiTheme="minorHAnsi" w:hAnsiTheme="minorHAnsi"/>
          <w:i w:val="0"/>
          <w:color w:val="FF0000"/>
          <w:sz w:val="22"/>
        </w:rPr>
      </w:pPr>
      <w:ins w:id="518" w:author="Arun Saminathan" w:date="2022-06-10T18:48:00Z">
        <w:r w:rsidRPr="0063442D">
          <w:rPr>
            <w:rStyle w:val="Hyperlink"/>
            <w:color w:val="FF0000"/>
          </w:rPr>
          <w:fldChar w:fldCharType="begin"/>
        </w:r>
        <w:r w:rsidRPr="0063442D">
          <w:rPr>
            <w:rStyle w:val="Hyperlink"/>
            <w:color w:val="FF0000"/>
          </w:rPr>
          <w:instrText xml:space="preserve"> </w:instrText>
        </w:r>
        <w:r w:rsidRPr="0063442D">
          <w:rPr>
            <w:color w:val="FF0000"/>
          </w:rPr>
          <w:instrText>HYPERLINK \l "_Toc105779488"</w:instrText>
        </w:r>
        <w:r w:rsidRPr="0063442D">
          <w:rPr>
            <w:rStyle w:val="Hyperlink"/>
            <w:color w:val="FF0000"/>
          </w:rPr>
          <w:instrText xml:space="preserve"> </w:instrText>
        </w:r>
        <w:r w:rsidRPr="0063442D">
          <w:rPr>
            <w:rStyle w:val="Hyperlink"/>
            <w:color w:val="FF0000"/>
          </w:rPr>
          <w:fldChar w:fldCharType="separate"/>
        </w:r>
        <w:r w:rsidRPr="0063442D">
          <w:rPr>
            <w:rStyle w:val="Hyperlink"/>
            <w:color w:val="FF0000"/>
          </w:rPr>
          <w:t>14.2.1.</w:t>
        </w:r>
        <w:r w:rsidRPr="0063442D">
          <w:rPr>
            <w:rFonts w:asciiTheme="minorHAnsi" w:hAnsiTheme="minorHAnsi"/>
            <w:i w:val="0"/>
            <w:color w:val="FF0000"/>
            <w:sz w:val="22"/>
          </w:rPr>
          <w:tab/>
        </w:r>
        <w:r w:rsidRPr="0063442D">
          <w:rPr>
            <w:rStyle w:val="Hyperlink"/>
            <w:color w:val="FF0000"/>
          </w:rPr>
          <w:t>DTC E02951 – ANC/PS/AVAS Acoustic Calibration File</w:t>
        </w:r>
        <w:r w:rsidRPr="0063442D">
          <w:rPr>
            <w:webHidden/>
            <w:color w:val="FF0000"/>
          </w:rPr>
          <w:tab/>
        </w:r>
        <w:r w:rsidRPr="0063442D">
          <w:rPr>
            <w:webHidden/>
            <w:color w:val="FF0000"/>
          </w:rPr>
          <w:fldChar w:fldCharType="begin"/>
        </w:r>
        <w:r w:rsidRPr="0063442D">
          <w:rPr>
            <w:webHidden/>
            <w:color w:val="FF0000"/>
          </w:rPr>
          <w:instrText xml:space="preserve"> PAGEREF _Toc105779488 \h </w:instrText>
        </w:r>
      </w:ins>
      <w:r w:rsidRPr="0063442D">
        <w:rPr>
          <w:webHidden/>
          <w:color w:val="FF0000"/>
        </w:rPr>
      </w:r>
      <w:r w:rsidRPr="0063442D">
        <w:rPr>
          <w:webHidden/>
          <w:color w:val="FF0000"/>
        </w:rPr>
        <w:fldChar w:fldCharType="separate"/>
      </w:r>
      <w:ins w:id="519" w:author="Arun Saminathan" w:date="2022-06-10T18:48:00Z">
        <w:r w:rsidRPr="0063442D">
          <w:rPr>
            <w:webHidden/>
            <w:color w:val="FF0000"/>
          </w:rPr>
          <w:t>45</w:t>
        </w:r>
        <w:r w:rsidRPr="0063442D">
          <w:rPr>
            <w:webHidden/>
            <w:color w:val="FF0000"/>
          </w:rPr>
          <w:fldChar w:fldCharType="end"/>
        </w:r>
        <w:r w:rsidRPr="0063442D">
          <w:rPr>
            <w:rStyle w:val="Hyperlink"/>
            <w:color w:val="FF0000"/>
          </w:rPr>
          <w:fldChar w:fldCharType="end"/>
        </w:r>
      </w:ins>
    </w:p>
    <w:p w14:paraId="01D030F9" w14:textId="20E5C1B1" w:rsidR="00FD2991" w:rsidRPr="0063442D" w:rsidRDefault="00FD2991">
      <w:pPr>
        <w:pStyle w:val="TOC3"/>
        <w:rPr>
          <w:ins w:id="520" w:author="Arun Saminathan" w:date="2022-06-10T18:48:00Z"/>
          <w:rFonts w:asciiTheme="minorHAnsi" w:hAnsiTheme="minorHAnsi"/>
          <w:i w:val="0"/>
          <w:color w:val="FF0000"/>
          <w:sz w:val="22"/>
        </w:rPr>
      </w:pPr>
      <w:ins w:id="521" w:author="Arun Saminathan" w:date="2022-06-10T18:48:00Z">
        <w:r w:rsidRPr="0063442D">
          <w:rPr>
            <w:rStyle w:val="Hyperlink"/>
            <w:color w:val="FF0000"/>
          </w:rPr>
          <w:fldChar w:fldCharType="begin"/>
        </w:r>
        <w:r w:rsidRPr="0063442D">
          <w:rPr>
            <w:rStyle w:val="Hyperlink"/>
            <w:color w:val="FF0000"/>
          </w:rPr>
          <w:instrText xml:space="preserve"> </w:instrText>
        </w:r>
        <w:r w:rsidRPr="0063442D">
          <w:rPr>
            <w:color w:val="FF0000"/>
          </w:rPr>
          <w:instrText>HYPERLINK \l "_Toc105779489"</w:instrText>
        </w:r>
        <w:r w:rsidRPr="0063442D">
          <w:rPr>
            <w:rStyle w:val="Hyperlink"/>
            <w:color w:val="FF0000"/>
          </w:rPr>
          <w:instrText xml:space="preserve"> </w:instrText>
        </w:r>
        <w:r w:rsidRPr="0063442D">
          <w:rPr>
            <w:rStyle w:val="Hyperlink"/>
            <w:color w:val="FF0000"/>
          </w:rPr>
          <w:fldChar w:fldCharType="separate"/>
        </w:r>
        <w:r w:rsidRPr="0063442D">
          <w:rPr>
            <w:rStyle w:val="Hyperlink"/>
            <w:color w:val="FF0000"/>
          </w:rPr>
          <w:t>14.2.2.</w:t>
        </w:r>
        <w:r w:rsidRPr="0063442D">
          <w:rPr>
            <w:rFonts w:asciiTheme="minorHAnsi" w:hAnsiTheme="minorHAnsi"/>
            <w:i w:val="0"/>
            <w:color w:val="FF0000"/>
            <w:sz w:val="22"/>
          </w:rPr>
          <w:tab/>
        </w:r>
        <w:r w:rsidRPr="0063442D">
          <w:rPr>
            <w:rStyle w:val="Hyperlink"/>
            <w:color w:val="FF0000"/>
          </w:rPr>
          <w:t>DTC F00093 - ANC/PS/AVAS Initialization Fault</w:t>
        </w:r>
        <w:r w:rsidRPr="0063442D">
          <w:rPr>
            <w:webHidden/>
            <w:color w:val="FF0000"/>
          </w:rPr>
          <w:tab/>
        </w:r>
        <w:r w:rsidRPr="0063442D">
          <w:rPr>
            <w:webHidden/>
            <w:color w:val="FF0000"/>
          </w:rPr>
          <w:fldChar w:fldCharType="begin"/>
        </w:r>
        <w:r w:rsidRPr="0063442D">
          <w:rPr>
            <w:webHidden/>
            <w:color w:val="FF0000"/>
          </w:rPr>
          <w:instrText xml:space="preserve"> PAGEREF _Toc105779489 \h </w:instrText>
        </w:r>
      </w:ins>
      <w:r w:rsidRPr="0063442D">
        <w:rPr>
          <w:webHidden/>
          <w:color w:val="FF0000"/>
        </w:rPr>
      </w:r>
      <w:r w:rsidRPr="0063442D">
        <w:rPr>
          <w:webHidden/>
          <w:color w:val="FF0000"/>
        </w:rPr>
        <w:fldChar w:fldCharType="separate"/>
      </w:r>
      <w:ins w:id="522" w:author="Arun Saminathan" w:date="2022-06-10T18:48:00Z">
        <w:r w:rsidRPr="0063442D">
          <w:rPr>
            <w:webHidden/>
            <w:color w:val="FF0000"/>
          </w:rPr>
          <w:t>45</w:t>
        </w:r>
        <w:r w:rsidRPr="0063442D">
          <w:rPr>
            <w:webHidden/>
            <w:color w:val="FF0000"/>
          </w:rPr>
          <w:fldChar w:fldCharType="end"/>
        </w:r>
        <w:r w:rsidRPr="0063442D">
          <w:rPr>
            <w:rStyle w:val="Hyperlink"/>
            <w:color w:val="FF0000"/>
          </w:rPr>
          <w:fldChar w:fldCharType="end"/>
        </w:r>
      </w:ins>
    </w:p>
    <w:p w14:paraId="2AF36F97" w14:textId="6573E027" w:rsidR="00FD2991" w:rsidRPr="0063442D" w:rsidRDefault="00FD2991">
      <w:pPr>
        <w:pStyle w:val="TOC3"/>
        <w:rPr>
          <w:ins w:id="523" w:author="Arun Saminathan" w:date="2022-06-10T18:48:00Z"/>
          <w:rFonts w:asciiTheme="minorHAnsi" w:hAnsiTheme="minorHAnsi"/>
          <w:i w:val="0"/>
          <w:color w:val="FF0000"/>
          <w:sz w:val="22"/>
        </w:rPr>
      </w:pPr>
      <w:ins w:id="524" w:author="Arun Saminathan" w:date="2022-06-10T18:48:00Z">
        <w:r w:rsidRPr="0063442D">
          <w:rPr>
            <w:rStyle w:val="Hyperlink"/>
            <w:color w:val="FF0000"/>
          </w:rPr>
          <w:fldChar w:fldCharType="begin"/>
        </w:r>
        <w:r w:rsidRPr="0063442D">
          <w:rPr>
            <w:rStyle w:val="Hyperlink"/>
            <w:color w:val="FF0000"/>
          </w:rPr>
          <w:instrText xml:space="preserve"> </w:instrText>
        </w:r>
        <w:r w:rsidRPr="0063442D">
          <w:rPr>
            <w:color w:val="FF0000"/>
          </w:rPr>
          <w:instrText>HYPERLINK \l "_Toc105779490"</w:instrText>
        </w:r>
        <w:r w:rsidRPr="0063442D">
          <w:rPr>
            <w:rStyle w:val="Hyperlink"/>
            <w:color w:val="FF0000"/>
          </w:rPr>
          <w:instrText xml:space="preserve"> </w:instrText>
        </w:r>
        <w:r w:rsidRPr="0063442D">
          <w:rPr>
            <w:rStyle w:val="Hyperlink"/>
            <w:color w:val="FF0000"/>
          </w:rPr>
          <w:fldChar w:fldCharType="separate"/>
        </w:r>
        <w:r w:rsidRPr="0063442D">
          <w:rPr>
            <w:rStyle w:val="Hyperlink"/>
            <w:color w:val="FF0000"/>
          </w:rPr>
          <w:t>14.2.3.</w:t>
        </w:r>
        <w:r w:rsidRPr="0063442D">
          <w:rPr>
            <w:rFonts w:asciiTheme="minorHAnsi" w:hAnsiTheme="minorHAnsi"/>
            <w:i w:val="0"/>
            <w:color w:val="FF0000"/>
            <w:sz w:val="22"/>
          </w:rPr>
          <w:tab/>
        </w:r>
        <w:r w:rsidRPr="0063442D">
          <w:rPr>
            <w:rStyle w:val="Hyperlink"/>
            <w:color w:val="FF0000"/>
          </w:rPr>
          <w:t>DTC F00092 - ANC/PS/AVAS Runtime Fault</w:t>
        </w:r>
        <w:r w:rsidRPr="0063442D">
          <w:rPr>
            <w:webHidden/>
            <w:color w:val="FF0000"/>
          </w:rPr>
          <w:tab/>
        </w:r>
        <w:r w:rsidRPr="0063442D">
          <w:rPr>
            <w:webHidden/>
            <w:color w:val="FF0000"/>
          </w:rPr>
          <w:fldChar w:fldCharType="begin"/>
        </w:r>
        <w:r w:rsidRPr="0063442D">
          <w:rPr>
            <w:webHidden/>
            <w:color w:val="FF0000"/>
          </w:rPr>
          <w:instrText xml:space="preserve"> PAGEREF _Toc105779490 \h </w:instrText>
        </w:r>
      </w:ins>
      <w:r w:rsidRPr="0063442D">
        <w:rPr>
          <w:webHidden/>
          <w:color w:val="FF0000"/>
        </w:rPr>
      </w:r>
      <w:r w:rsidRPr="0063442D">
        <w:rPr>
          <w:webHidden/>
          <w:color w:val="FF0000"/>
        </w:rPr>
        <w:fldChar w:fldCharType="separate"/>
      </w:r>
      <w:ins w:id="525" w:author="Arun Saminathan" w:date="2022-06-10T18:48:00Z">
        <w:r w:rsidRPr="0063442D">
          <w:rPr>
            <w:webHidden/>
            <w:color w:val="FF0000"/>
          </w:rPr>
          <w:t>45</w:t>
        </w:r>
        <w:r w:rsidRPr="0063442D">
          <w:rPr>
            <w:webHidden/>
            <w:color w:val="FF0000"/>
          </w:rPr>
          <w:fldChar w:fldCharType="end"/>
        </w:r>
        <w:r w:rsidRPr="0063442D">
          <w:rPr>
            <w:rStyle w:val="Hyperlink"/>
            <w:color w:val="FF0000"/>
          </w:rPr>
          <w:fldChar w:fldCharType="end"/>
        </w:r>
      </w:ins>
    </w:p>
    <w:p w14:paraId="580CB100" w14:textId="4DDE175A" w:rsidR="00FD2991" w:rsidRPr="00A2408D" w:rsidRDefault="00FD2991">
      <w:pPr>
        <w:pStyle w:val="TOC3"/>
        <w:rPr>
          <w:ins w:id="526" w:author="Arun Saminathan" w:date="2022-06-10T18:48:00Z"/>
          <w:rFonts w:asciiTheme="minorHAnsi" w:hAnsiTheme="minorHAnsi"/>
          <w:i w:val="0"/>
          <w:sz w:val="22"/>
        </w:rPr>
      </w:pPr>
      <w:ins w:id="527" w:author="Arun Saminathan" w:date="2022-06-10T18:48:00Z">
        <w:r w:rsidRPr="00A2408D">
          <w:rPr>
            <w:rStyle w:val="Hyperlink"/>
            <w:color w:val="auto"/>
          </w:rPr>
          <w:fldChar w:fldCharType="begin"/>
        </w:r>
        <w:r w:rsidRPr="00A2408D">
          <w:rPr>
            <w:rStyle w:val="Hyperlink"/>
            <w:color w:val="auto"/>
          </w:rPr>
          <w:instrText xml:space="preserve"> </w:instrText>
        </w:r>
        <w:r w:rsidRPr="00A2408D">
          <w:instrText>HYPERLINK \l "_Toc105779491"</w:instrText>
        </w:r>
        <w:r w:rsidRPr="00A2408D">
          <w:rPr>
            <w:rStyle w:val="Hyperlink"/>
            <w:color w:val="auto"/>
          </w:rPr>
          <w:instrText xml:space="preserve"> </w:instrText>
        </w:r>
        <w:r w:rsidRPr="00A2408D">
          <w:rPr>
            <w:rStyle w:val="Hyperlink"/>
            <w:color w:val="auto"/>
          </w:rPr>
          <w:fldChar w:fldCharType="separate"/>
        </w:r>
        <w:r w:rsidRPr="00A2408D">
          <w:rPr>
            <w:rStyle w:val="Hyperlink"/>
            <w:color w:val="auto"/>
          </w:rPr>
          <w:t>14.2.4.</w:t>
        </w:r>
        <w:r w:rsidRPr="00A2408D">
          <w:rPr>
            <w:rFonts w:asciiTheme="minorHAnsi" w:hAnsiTheme="minorHAnsi"/>
            <w:i w:val="0"/>
            <w:sz w:val="22"/>
          </w:rPr>
          <w:tab/>
        </w:r>
        <w:r w:rsidRPr="00A2408D">
          <w:rPr>
            <w:rStyle w:val="Hyperlink"/>
            <w:color w:val="auto"/>
          </w:rPr>
          <w:t>DTC F00005 - ANC EOL Audit Test Failure</w:t>
        </w:r>
        <w:r w:rsidRPr="00A2408D">
          <w:rPr>
            <w:webHidden/>
          </w:rPr>
          <w:tab/>
        </w:r>
        <w:r w:rsidRPr="00A2408D">
          <w:rPr>
            <w:webHidden/>
          </w:rPr>
          <w:fldChar w:fldCharType="begin"/>
        </w:r>
        <w:r w:rsidRPr="00A2408D">
          <w:rPr>
            <w:webHidden/>
          </w:rPr>
          <w:instrText xml:space="preserve"> PAGEREF _Toc105779491 \h </w:instrText>
        </w:r>
      </w:ins>
      <w:r w:rsidRPr="00A2408D">
        <w:rPr>
          <w:webHidden/>
        </w:rPr>
      </w:r>
      <w:r w:rsidRPr="00A2408D">
        <w:rPr>
          <w:webHidden/>
        </w:rPr>
        <w:fldChar w:fldCharType="separate"/>
      </w:r>
      <w:ins w:id="528" w:author="Arun Saminathan" w:date="2022-06-10T18:48:00Z">
        <w:r w:rsidRPr="00A2408D">
          <w:rPr>
            <w:webHidden/>
          </w:rPr>
          <w:t>45</w:t>
        </w:r>
        <w:r w:rsidRPr="00A2408D">
          <w:rPr>
            <w:webHidden/>
          </w:rPr>
          <w:fldChar w:fldCharType="end"/>
        </w:r>
        <w:r w:rsidRPr="00A2408D">
          <w:rPr>
            <w:rStyle w:val="Hyperlink"/>
            <w:color w:val="auto"/>
          </w:rPr>
          <w:fldChar w:fldCharType="end"/>
        </w:r>
      </w:ins>
    </w:p>
    <w:p w14:paraId="79EF1FDE" w14:textId="2D897B75" w:rsidR="00FD2991" w:rsidRPr="00A2408D" w:rsidRDefault="00FD2991">
      <w:pPr>
        <w:pStyle w:val="TOC3"/>
        <w:rPr>
          <w:ins w:id="529" w:author="Arun Saminathan" w:date="2022-06-10T18:48:00Z"/>
          <w:rFonts w:asciiTheme="minorHAnsi" w:hAnsiTheme="minorHAnsi"/>
          <w:i w:val="0"/>
          <w:sz w:val="22"/>
        </w:rPr>
      </w:pPr>
      <w:ins w:id="530" w:author="Arun Saminathan" w:date="2022-06-10T18:48:00Z">
        <w:r w:rsidRPr="00A2408D">
          <w:rPr>
            <w:rStyle w:val="Hyperlink"/>
            <w:color w:val="auto"/>
          </w:rPr>
          <w:fldChar w:fldCharType="begin"/>
        </w:r>
        <w:r w:rsidRPr="00A2408D">
          <w:rPr>
            <w:rStyle w:val="Hyperlink"/>
            <w:color w:val="auto"/>
          </w:rPr>
          <w:instrText xml:space="preserve"> </w:instrText>
        </w:r>
        <w:r w:rsidRPr="00A2408D">
          <w:instrText>HYPERLINK \l "_Toc105779492"</w:instrText>
        </w:r>
        <w:r w:rsidRPr="00A2408D">
          <w:rPr>
            <w:rStyle w:val="Hyperlink"/>
            <w:color w:val="auto"/>
          </w:rPr>
          <w:instrText xml:space="preserve"> </w:instrText>
        </w:r>
        <w:r w:rsidRPr="00A2408D">
          <w:rPr>
            <w:rStyle w:val="Hyperlink"/>
            <w:color w:val="auto"/>
          </w:rPr>
          <w:fldChar w:fldCharType="separate"/>
        </w:r>
        <w:r w:rsidRPr="00A2408D">
          <w:rPr>
            <w:rStyle w:val="Hyperlink"/>
            <w:color w:val="auto"/>
          </w:rPr>
          <w:t>14.2.5.</w:t>
        </w:r>
        <w:r w:rsidRPr="00A2408D">
          <w:rPr>
            <w:rFonts w:asciiTheme="minorHAnsi" w:hAnsiTheme="minorHAnsi"/>
            <w:i w:val="0"/>
            <w:sz w:val="22"/>
          </w:rPr>
          <w:tab/>
        </w:r>
        <w:r w:rsidRPr="00A2408D">
          <w:rPr>
            <w:rStyle w:val="Hyperlink"/>
            <w:color w:val="auto"/>
          </w:rPr>
          <w:t>DTC F00094 - ANC Divergence Count Threshold Failure</w:t>
        </w:r>
        <w:r w:rsidRPr="00A2408D">
          <w:rPr>
            <w:webHidden/>
          </w:rPr>
          <w:tab/>
        </w:r>
        <w:r w:rsidRPr="00A2408D">
          <w:rPr>
            <w:webHidden/>
          </w:rPr>
          <w:fldChar w:fldCharType="begin"/>
        </w:r>
        <w:r w:rsidRPr="00A2408D">
          <w:rPr>
            <w:webHidden/>
          </w:rPr>
          <w:instrText xml:space="preserve"> PAGEREF _Toc105779492 \h </w:instrText>
        </w:r>
      </w:ins>
      <w:r w:rsidRPr="00A2408D">
        <w:rPr>
          <w:webHidden/>
        </w:rPr>
      </w:r>
      <w:r w:rsidRPr="00A2408D">
        <w:rPr>
          <w:webHidden/>
        </w:rPr>
        <w:fldChar w:fldCharType="separate"/>
      </w:r>
      <w:ins w:id="531" w:author="Arun Saminathan" w:date="2022-06-10T18:48:00Z">
        <w:r w:rsidRPr="00A2408D">
          <w:rPr>
            <w:webHidden/>
          </w:rPr>
          <w:t>45</w:t>
        </w:r>
        <w:r w:rsidRPr="00A2408D">
          <w:rPr>
            <w:webHidden/>
          </w:rPr>
          <w:fldChar w:fldCharType="end"/>
        </w:r>
        <w:r w:rsidRPr="00A2408D">
          <w:rPr>
            <w:rStyle w:val="Hyperlink"/>
            <w:color w:val="auto"/>
          </w:rPr>
          <w:fldChar w:fldCharType="end"/>
        </w:r>
      </w:ins>
    </w:p>
    <w:p w14:paraId="65A683CD" w14:textId="401A4904" w:rsidR="00FD2991" w:rsidRPr="00A2408D" w:rsidRDefault="00FD2991">
      <w:pPr>
        <w:pStyle w:val="TOC3"/>
        <w:rPr>
          <w:ins w:id="532" w:author="Arun Saminathan" w:date="2022-06-10T18:48:00Z"/>
          <w:rFonts w:asciiTheme="minorHAnsi" w:hAnsiTheme="minorHAnsi"/>
          <w:i w:val="0"/>
          <w:sz w:val="22"/>
        </w:rPr>
      </w:pPr>
      <w:ins w:id="533" w:author="Arun Saminathan" w:date="2022-06-10T18:48:00Z">
        <w:r w:rsidRPr="00A2408D">
          <w:rPr>
            <w:rStyle w:val="Hyperlink"/>
            <w:color w:val="auto"/>
          </w:rPr>
          <w:fldChar w:fldCharType="begin"/>
        </w:r>
        <w:r w:rsidRPr="00A2408D">
          <w:rPr>
            <w:rStyle w:val="Hyperlink"/>
            <w:color w:val="auto"/>
          </w:rPr>
          <w:instrText xml:space="preserve"> </w:instrText>
        </w:r>
        <w:r w:rsidRPr="00A2408D">
          <w:instrText>HYPERLINK \l "_Toc105779493"</w:instrText>
        </w:r>
        <w:r w:rsidRPr="00A2408D">
          <w:rPr>
            <w:rStyle w:val="Hyperlink"/>
            <w:color w:val="auto"/>
          </w:rPr>
          <w:instrText xml:space="preserve"> </w:instrText>
        </w:r>
        <w:r w:rsidRPr="00A2408D">
          <w:rPr>
            <w:rStyle w:val="Hyperlink"/>
            <w:color w:val="auto"/>
          </w:rPr>
          <w:fldChar w:fldCharType="separate"/>
        </w:r>
        <w:r w:rsidRPr="00A2408D">
          <w:rPr>
            <w:rStyle w:val="Hyperlink"/>
            <w:color w:val="auto"/>
          </w:rPr>
          <w:t>14.2.6.</w:t>
        </w:r>
        <w:r w:rsidRPr="00A2408D">
          <w:rPr>
            <w:rFonts w:asciiTheme="minorHAnsi" w:hAnsiTheme="minorHAnsi"/>
            <w:i w:val="0"/>
            <w:sz w:val="22"/>
          </w:rPr>
          <w:tab/>
        </w:r>
        <w:r w:rsidRPr="00A2408D">
          <w:rPr>
            <w:rStyle w:val="Hyperlink"/>
            <w:color w:val="auto"/>
          </w:rPr>
          <w:t>DTC E10100 – ANC/PS Misconfiguration [Optional – if not performed by VMCU]</w:t>
        </w:r>
        <w:r w:rsidRPr="00A2408D">
          <w:rPr>
            <w:webHidden/>
          </w:rPr>
          <w:tab/>
        </w:r>
        <w:r w:rsidRPr="00A2408D">
          <w:rPr>
            <w:webHidden/>
          </w:rPr>
          <w:fldChar w:fldCharType="begin"/>
        </w:r>
        <w:r w:rsidRPr="00A2408D">
          <w:rPr>
            <w:webHidden/>
          </w:rPr>
          <w:instrText xml:space="preserve"> PAGEREF _Toc105779493 \h </w:instrText>
        </w:r>
      </w:ins>
      <w:r w:rsidRPr="00A2408D">
        <w:rPr>
          <w:webHidden/>
        </w:rPr>
      </w:r>
      <w:r w:rsidRPr="00A2408D">
        <w:rPr>
          <w:webHidden/>
        </w:rPr>
        <w:fldChar w:fldCharType="separate"/>
      </w:r>
      <w:ins w:id="534" w:author="Arun Saminathan" w:date="2022-06-10T18:48:00Z">
        <w:r w:rsidRPr="00A2408D">
          <w:rPr>
            <w:webHidden/>
          </w:rPr>
          <w:t>45</w:t>
        </w:r>
        <w:r w:rsidRPr="00A2408D">
          <w:rPr>
            <w:webHidden/>
          </w:rPr>
          <w:fldChar w:fldCharType="end"/>
        </w:r>
        <w:r w:rsidRPr="00A2408D">
          <w:rPr>
            <w:rStyle w:val="Hyperlink"/>
            <w:color w:val="auto"/>
          </w:rPr>
          <w:fldChar w:fldCharType="end"/>
        </w:r>
      </w:ins>
    </w:p>
    <w:p w14:paraId="401B4EED" w14:textId="566E614B" w:rsidR="00FD2991" w:rsidRPr="00A2408D" w:rsidRDefault="00FD2991">
      <w:pPr>
        <w:pStyle w:val="TOC2"/>
        <w:rPr>
          <w:ins w:id="535" w:author="Arun Saminathan" w:date="2022-06-10T18:48:00Z"/>
          <w:rFonts w:asciiTheme="minorHAnsi" w:hAnsiTheme="minorHAnsi" w:cstheme="minorBidi"/>
          <w:b w:val="0"/>
          <w:i w:val="0"/>
          <w:noProof/>
          <w:sz w:val="22"/>
          <w:szCs w:val="22"/>
        </w:rPr>
      </w:pPr>
      <w:ins w:id="536" w:author="Arun Saminathan" w:date="2022-06-10T18:48:00Z">
        <w:r w:rsidRPr="00A2408D">
          <w:rPr>
            <w:rStyle w:val="Hyperlink"/>
            <w:noProof/>
            <w:color w:val="auto"/>
          </w:rPr>
          <w:fldChar w:fldCharType="begin"/>
        </w:r>
        <w:r w:rsidRPr="00A2408D">
          <w:rPr>
            <w:rStyle w:val="Hyperlink"/>
            <w:noProof/>
            <w:color w:val="auto"/>
          </w:rPr>
          <w:instrText xml:space="preserve"> </w:instrText>
        </w:r>
        <w:r w:rsidRPr="00A2408D">
          <w:rPr>
            <w:noProof/>
          </w:rPr>
          <w:instrText>HYPERLINK \l "_Toc105779494"</w:instrText>
        </w:r>
        <w:r w:rsidRPr="00A2408D">
          <w:rPr>
            <w:rStyle w:val="Hyperlink"/>
            <w:noProof/>
            <w:color w:val="auto"/>
          </w:rPr>
          <w:instrText xml:space="preserve"> </w:instrText>
        </w:r>
        <w:r w:rsidRPr="00A2408D">
          <w:rPr>
            <w:rStyle w:val="Hyperlink"/>
            <w:noProof/>
            <w:color w:val="auto"/>
          </w:rPr>
          <w:fldChar w:fldCharType="separate"/>
        </w:r>
        <w:r w:rsidRPr="00A2408D">
          <w:rPr>
            <w:rStyle w:val="Hyperlink"/>
            <w:noProof/>
            <w:color w:val="auto"/>
          </w:rPr>
          <w:t>14.3</w:t>
        </w:r>
        <w:r w:rsidRPr="00A2408D">
          <w:rPr>
            <w:rFonts w:asciiTheme="minorHAnsi" w:hAnsiTheme="minorHAnsi" w:cstheme="minorBidi"/>
            <w:b w:val="0"/>
            <w:i w:val="0"/>
            <w:noProof/>
            <w:sz w:val="22"/>
            <w:szCs w:val="22"/>
          </w:rPr>
          <w:tab/>
        </w:r>
        <w:r w:rsidRPr="00A2408D">
          <w:rPr>
            <w:rStyle w:val="Hyperlink"/>
            <w:noProof/>
            <w:color w:val="auto"/>
          </w:rPr>
          <w:t>Routines</w:t>
        </w:r>
        <w:r w:rsidRPr="00A2408D">
          <w:rPr>
            <w:noProof/>
            <w:webHidden/>
          </w:rPr>
          <w:tab/>
        </w:r>
        <w:r w:rsidRPr="00A2408D">
          <w:rPr>
            <w:noProof/>
            <w:webHidden/>
          </w:rPr>
          <w:fldChar w:fldCharType="begin"/>
        </w:r>
        <w:r w:rsidRPr="00A2408D">
          <w:rPr>
            <w:noProof/>
            <w:webHidden/>
          </w:rPr>
          <w:instrText xml:space="preserve"> PAGEREF _Toc105779494 \h </w:instrText>
        </w:r>
      </w:ins>
      <w:r w:rsidRPr="00A2408D">
        <w:rPr>
          <w:noProof/>
          <w:webHidden/>
        </w:rPr>
      </w:r>
      <w:r w:rsidRPr="00A2408D">
        <w:rPr>
          <w:noProof/>
          <w:webHidden/>
        </w:rPr>
        <w:fldChar w:fldCharType="separate"/>
      </w:r>
      <w:ins w:id="537" w:author="Arun Saminathan" w:date="2022-06-10T18:48:00Z">
        <w:r w:rsidRPr="00A2408D">
          <w:rPr>
            <w:noProof/>
            <w:webHidden/>
          </w:rPr>
          <w:t>46</w:t>
        </w:r>
        <w:r w:rsidRPr="00A2408D">
          <w:rPr>
            <w:noProof/>
            <w:webHidden/>
          </w:rPr>
          <w:fldChar w:fldCharType="end"/>
        </w:r>
        <w:r w:rsidRPr="00A2408D">
          <w:rPr>
            <w:rStyle w:val="Hyperlink"/>
            <w:noProof/>
            <w:color w:val="auto"/>
          </w:rPr>
          <w:fldChar w:fldCharType="end"/>
        </w:r>
      </w:ins>
    </w:p>
    <w:p w14:paraId="72AFB2CF" w14:textId="3EFEE716" w:rsidR="00FD2991" w:rsidRDefault="00FD2991">
      <w:pPr>
        <w:pStyle w:val="TOC3"/>
        <w:rPr>
          <w:ins w:id="538" w:author="Arun Saminathan" w:date="2022-06-10T18:48:00Z"/>
          <w:rFonts w:asciiTheme="minorHAnsi" w:hAnsiTheme="minorHAnsi"/>
          <w:i w:val="0"/>
          <w:sz w:val="22"/>
        </w:rPr>
      </w:pPr>
      <w:ins w:id="539" w:author="Arun Saminathan" w:date="2022-06-10T18:48:00Z">
        <w:r w:rsidRPr="009749C6">
          <w:rPr>
            <w:rStyle w:val="Hyperlink"/>
          </w:rPr>
          <w:fldChar w:fldCharType="begin"/>
        </w:r>
        <w:r w:rsidRPr="009749C6">
          <w:rPr>
            <w:rStyle w:val="Hyperlink"/>
          </w:rPr>
          <w:instrText xml:space="preserve"> </w:instrText>
        </w:r>
        <w:r>
          <w:instrText>HYPERLINK \l "_Toc105779495"</w:instrText>
        </w:r>
        <w:r w:rsidRPr="009749C6">
          <w:rPr>
            <w:rStyle w:val="Hyperlink"/>
          </w:rPr>
          <w:instrText xml:space="preserve"> </w:instrText>
        </w:r>
        <w:r w:rsidRPr="009749C6">
          <w:rPr>
            <w:rStyle w:val="Hyperlink"/>
          </w:rPr>
          <w:fldChar w:fldCharType="separate"/>
        </w:r>
        <w:r w:rsidRPr="009749C6">
          <w:rPr>
            <w:rStyle w:val="Hyperlink"/>
          </w:rPr>
          <w:t>14.3.1.</w:t>
        </w:r>
        <w:r>
          <w:rPr>
            <w:rFonts w:asciiTheme="minorHAnsi" w:hAnsiTheme="minorHAnsi"/>
            <w:i w:val="0"/>
            <w:sz w:val="22"/>
          </w:rPr>
          <w:tab/>
        </w:r>
        <w:r w:rsidRPr="009749C6">
          <w:rPr>
            <w:rStyle w:val="Hyperlink"/>
          </w:rPr>
          <w:t>Routine – ANC EOL Audit Test# 6035</w:t>
        </w:r>
        <w:r>
          <w:rPr>
            <w:webHidden/>
          </w:rPr>
          <w:tab/>
        </w:r>
        <w:r>
          <w:rPr>
            <w:webHidden/>
          </w:rPr>
          <w:fldChar w:fldCharType="begin"/>
        </w:r>
        <w:r>
          <w:rPr>
            <w:webHidden/>
          </w:rPr>
          <w:instrText xml:space="preserve"> PAGEREF _Toc105779495 \h </w:instrText>
        </w:r>
      </w:ins>
      <w:r>
        <w:rPr>
          <w:webHidden/>
        </w:rPr>
      </w:r>
      <w:r>
        <w:rPr>
          <w:webHidden/>
        </w:rPr>
        <w:fldChar w:fldCharType="separate"/>
      </w:r>
      <w:ins w:id="540" w:author="Arun Saminathan" w:date="2022-06-10T18:48:00Z">
        <w:r>
          <w:rPr>
            <w:webHidden/>
          </w:rPr>
          <w:t>46</w:t>
        </w:r>
        <w:r>
          <w:rPr>
            <w:webHidden/>
          </w:rPr>
          <w:fldChar w:fldCharType="end"/>
        </w:r>
        <w:r w:rsidRPr="009749C6">
          <w:rPr>
            <w:rStyle w:val="Hyperlink"/>
          </w:rPr>
          <w:fldChar w:fldCharType="end"/>
        </w:r>
      </w:ins>
    </w:p>
    <w:p w14:paraId="596BB1CC" w14:textId="714FE07D" w:rsidR="00FD2991" w:rsidRDefault="00FD2991">
      <w:pPr>
        <w:pStyle w:val="TOC1"/>
        <w:rPr>
          <w:ins w:id="541" w:author="Arun Saminathan" w:date="2022-06-10T18:48:00Z"/>
          <w:rFonts w:asciiTheme="minorHAnsi" w:hAnsiTheme="minorHAnsi" w:cstheme="minorBidi"/>
          <w:b w:val="0"/>
          <w:smallCaps w:val="0"/>
          <w:noProof/>
          <w:sz w:val="22"/>
          <w:szCs w:val="22"/>
        </w:rPr>
      </w:pPr>
      <w:ins w:id="54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"_Toc105779496"</w:instrText>
        </w:r>
        <w:r w:rsidRPr="009749C6">
          <w:rPr>
            <w:rStyle w:val="Hyperlink"/>
            <w:noProof/>
          </w:rPr>
          <w:instrText xml:space="preserve"> </w:instrText>
        </w:r>
        <w:r w:rsidRPr="009749C6">
          <w:rPr>
            <w:rStyle w:val="Hyperlink"/>
            <w:noProof/>
          </w:rPr>
          <w:fldChar w:fldCharType="separate"/>
        </w:r>
        <w:r w:rsidRPr="009749C6">
          <w:rPr>
            <w:rStyle w:val="Hyperlink"/>
            <w:noProof/>
          </w:rPr>
          <w:t>15</w:t>
        </w:r>
        <w:r>
          <w:rPr>
            <w:rFonts w:asciiTheme="minorHAnsi" w:hAnsiTheme="minorHAnsi" w:cstheme="minorBidi"/>
            <w:b w:val="0"/>
            <w:smallCaps w:val="0"/>
            <w:noProof/>
            <w:sz w:val="22"/>
            <w:szCs w:val="22"/>
          </w:rPr>
          <w:tab/>
        </w:r>
        <w:r w:rsidRPr="009749C6">
          <w:rPr>
            <w:rStyle w:val="Hyperlink"/>
            <w:noProof/>
          </w:rPr>
          <w:t>Diagnostics (non-CAN)</w:t>
        </w:r>
        <w:r>
          <w:rPr>
            <w:noProof/>
            <w:webHidden/>
          </w:rPr>
          <w:tab/>
        </w:r>
        <w:r>
          <w:rPr>
            <w:noProof/>
            <w:webHidden/>
          </w:rPr>
          <w:fldChar w:fldCharType="begin"/>
        </w:r>
        <w:r>
          <w:rPr>
            <w:noProof/>
            <w:webHidden/>
          </w:rPr>
          <w:instrText xml:space="preserve"> PAGEREF _Toc105779496 \h </w:instrText>
        </w:r>
      </w:ins>
      <w:r>
        <w:rPr>
          <w:noProof/>
          <w:webHidden/>
        </w:rPr>
      </w:r>
      <w:r>
        <w:rPr>
          <w:noProof/>
          <w:webHidden/>
        </w:rPr>
        <w:fldChar w:fldCharType="separate"/>
      </w:r>
      <w:ins w:id="543" w:author="Arun Saminathan" w:date="2022-06-10T18:48:00Z">
        <w:r>
          <w:rPr>
            <w:noProof/>
            <w:webHidden/>
          </w:rPr>
          <w:t>47</w:t>
        </w:r>
        <w:r>
          <w:rPr>
            <w:noProof/>
            <w:webHidden/>
          </w:rPr>
          <w:fldChar w:fldCharType="end"/>
        </w:r>
        <w:r w:rsidRPr="009749C6">
          <w:rPr>
            <w:rStyle w:val="Hyperlink"/>
            <w:noProof/>
          </w:rPr>
          <w:fldChar w:fldCharType="end"/>
        </w:r>
      </w:ins>
    </w:p>
    <w:p w14:paraId="1390D008" w14:textId="64A484A0" w:rsidR="00FD2991" w:rsidRDefault="00FD2991">
      <w:pPr>
        <w:pStyle w:val="TOC2"/>
        <w:rPr>
          <w:ins w:id="544" w:author="Arun Saminathan" w:date="2022-06-10T18:48:00Z"/>
          <w:rFonts w:asciiTheme="minorHAnsi" w:hAnsiTheme="minorHAnsi" w:cstheme="minorBidi"/>
          <w:b w:val="0"/>
          <w:i w:val="0"/>
          <w:noProof/>
          <w:sz w:val="22"/>
          <w:szCs w:val="22"/>
        </w:rPr>
      </w:pPr>
      <w:ins w:id="54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"_Toc105779497"</w:instrText>
        </w:r>
        <w:r w:rsidRPr="009749C6">
          <w:rPr>
            <w:rStyle w:val="Hyperlink"/>
            <w:noProof/>
          </w:rPr>
          <w:instrText xml:space="preserve"> </w:instrText>
        </w:r>
        <w:r w:rsidRPr="009749C6">
          <w:rPr>
            <w:rStyle w:val="Hyperlink"/>
            <w:noProof/>
          </w:rPr>
          <w:fldChar w:fldCharType="separate"/>
        </w:r>
        <w:r w:rsidRPr="009749C6">
          <w:rPr>
            <w:rStyle w:val="Hyperlink"/>
            <w:noProof/>
          </w:rPr>
          <w:t>15.1</w:t>
        </w:r>
        <w:r>
          <w:rPr>
            <w:rFonts w:asciiTheme="minorHAnsi" w:hAnsiTheme="minorHAnsi" w:cstheme="minorBidi"/>
            <w:b w:val="0"/>
            <w:i w:val="0"/>
            <w:noProof/>
            <w:sz w:val="22"/>
            <w:szCs w:val="22"/>
          </w:rPr>
          <w:tab/>
        </w:r>
        <w:r w:rsidRPr="009749C6">
          <w:rPr>
            <w:rStyle w:val="Hyperlink"/>
            <w:noProof/>
          </w:rPr>
          <w:t>Log Files</w:t>
        </w:r>
        <w:r>
          <w:rPr>
            <w:noProof/>
            <w:webHidden/>
          </w:rPr>
          <w:tab/>
        </w:r>
        <w:r>
          <w:rPr>
            <w:noProof/>
            <w:webHidden/>
          </w:rPr>
          <w:fldChar w:fldCharType="begin"/>
        </w:r>
        <w:r>
          <w:rPr>
            <w:noProof/>
            <w:webHidden/>
          </w:rPr>
          <w:instrText xml:space="preserve"> PAGEREF _Toc105779497 \h </w:instrText>
        </w:r>
      </w:ins>
      <w:r>
        <w:rPr>
          <w:noProof/>
          <w:webHidden/>
        </w:rPr>
      </w:r>
      <w:r>
        <w:rPr>
          <w:noProof/>
          <w:webHidden/>
        </w:rPr>
        <w:fldChar w:fldCharType="separate"/>
      </w:r>
      <w:ins w:id="546" w:author="Arun Saminathan" w:date="2022-06-10T18:48:00Z">
        <w:r>
          <w:rPr>
            <w:noProof/>
            <w:webHidden/>
          </w:rPr>
          <w:t>47</w:t>
        </w:r>
        <w:r>
          <w:rPr>
            <w:noProof/>
            <w:webHidden/>
          </w:rPr>
          <w:fldChar w:fldCharType="end"/>
        </w:r>
        <w:r w:rsidRPr="009749C6">
          <w:rPr>
            <w:rStyle w:val="Hyperlink"/>
            <w:noProof/>
          </w:rPr>
          <w:fldChar w:fldCharType="end"/>
        </w:r>
      </w:ins>
    </w:p>
    <w:p w14:paraId="35896C1E" w14:textId="4BD94657" w:rsidR="00FD2991" w:rsidRDefault="00FD2991">
      <w:pPr>
        <w:pStyle w:val="TOC2"/>
        <w:rPr>
          <w:ins w:id="547" w:author="Arun Saminathan" w:date="2022-06-10T18:48:00Z"/>
          <w:rFonts w:asciiTheme="minorHAnsi" w:hAnsiTheme="minorHAnsi" w:cstheme="minorBidi"/>
          <w:b w:val="0"/>
          <w:i w:val="0"/>
          <w:noProof/>
          <w:sz w:val="22"/>
          <w:szCs w:val="22"/>
        </w:rPr>
      </w:pPr>
      <w:ins w:id="54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"_Toc105779498"</w:instrText>
        </w:r>
        <w:r w:rsidRPr="009749C6">
          <w:rPr>
            <w:rStyle w:val="Hyperlink"/>
            <w:noProof/>
          </w:rPr>
          <w:instrText xml:space="preserve"> </w:instrText>
        </w:r>
        <w:r w:rsidRPr="009749C6">
          <w:rPr>
            <w:rStyle w:val="Hyperlink"/>
            <w:noProof/>
          </w:rPr>
          <w:fldChar w:fldCharType="separate"/>
        </w:r>
        <w:r w:rsidRPr="009749C6">
          <w:rPr>
            <w:rStyle w:val="Hyperlink"/>
            <w:noProof/>
          </w:rPr>
          <w:t>15.2</w:t>
        </w:r>
        <w:r>
          <w:rPr>
            <w:rFonts w:asciiTheme="minorHAnsi" w:hAnsiTheme="minorHAnsi" w:cstheme="minorBidi"/>
            <w:b w:val="0"/>
            <w:i w:val="0"/>
            <w:noProof/>
            <w:sz w:val="22"/>
            <w:szCs w:val="22"/>
          </w:rPr>
          <w:tab/>
        </w:r>
        <w:r w:rsidRPr="009749C6">
          <w:rPr>
            <w:rStyle w:val="Hyperlink"/>
            <w:noProof/>
          </w:rPr>
          <w:t>Resource Manager Interface</w:t>
        </w:r>
        <w:r>
          <w:rPr>
            <w:noProof/>
            <w:webHidden/>
          </w:rPr>
          <w:tab/>
        </w:r>
        <w:r>
          <w:rPr>
            <w:noProof/>
            <w:webHidden/>
          </w:rPr>
          <w:fldChar w:fldCharType="begin"/>
        </w:r>
        <w:r>
          <w:rPr>
            <w:noProof/>
            <w:webHidden/>
          </w:rPr>
          <w:instrText xml:space="preserve"> PAGEREF _Toc105779498 \h </w:instrText>
        </w:r>
      </w:ins>
      <w:r>
        <w:rPr>
          <w:noProof/>
          <w:webHidden/>
        </w:rPr>
      </w:r>
      <w:r>
        <w:rPr>
          <w:noProof/>
          <w:webHidden/>
        </w:rPr>
        <w:fldChar w:fldCharType="separate"/>
      </w:r>
      <w:ins w:id="549" w:author="Arun Saminathan" w:date="2022-06-10T18:48:00Z">
        <w:r>
          <w:rPr>
            <w:noProof/>
            <w:webHidden/>
          </w:rPr>
          <w:t>47</w:t>
        </w:r>
        <w:r>
          <w:rPr>
            <w:noProof/>
            <w:webHidden/>
          </w:rPr>
          <w:fldChar w:fldCharType="end"/>
        </w:r>
        <w:r w:rsidRPr="009749C6">
          <w:rPr>
            <w:rStyle w:val="Hyperlink"/>
            <w:noProof/>
          </w:rPr>
          <w:fldChar w:fldCharType="end"/>
        </w:r>
      </w:ins>
    </w:p>
    <w:p w14:paraId="740590FD" w14:textId="40798764" w:rsidR="00FD2991" w:rsidRDefault="00FD2991">
      <w:pPr>
        <w:pStyle w:val="TOC3"/>
        <w:rPr>
          <w:ins w:id="550" w:author="Arun Saminathan" w:date="2022-06-10T18:48:00Z"/>
          <w:rFonts w:asciiTheme="minorHAnsi" w:hAnsiTheme="minorHAnsi"/>
          <w:i w:val="0"/>
          <w:sz w:val="22"/>
        </w:rPr>
      </w:pPr>
      <w:ins w:id="551" w:author="Arun Saminathan" w:date="2022-06-10T18:48:00Z">
        <w:r w:rsidRPr="009749C6">
          <w:rPr>
            <w:rStyle w:val="Hyperlink"/>
          </w:rPr>
          <w:fldChar w:fldCharType="begin"/>
        </w:r>
        <w:r w:rsidRPr="009749C6">
          <w:rPr>
            <w:rStyle w:val="Hyperlink"/>
          </w:rPr>
          <w:instrText xml:space="preserve"> </w:instrText>
        </w:r>
        <w:r>
          <w:instrText>HYPERLINK \l "_Toc105779499"</w:instrText>
        </w:r>
        <w:r w:rsidRPr="009749C6">
          <w:rPr>
            <w:rStyle w:val="Hyperlink"/>
          </w:rPr>
          <w:instrText xml:space="preserve"> </w:instrText>
        </w:r>
        <w:r w:rsidRPr="009749C6">
          <w:rPr>
            <w:rStyle w:val="Hyperlink"/>
          </w:rPr>
          <w:fldChar w:fldCharType="separate"/>
        </w:r>
        <w:r w:rsidRPr="009749C6">
          <w:rPr>
            <w:rStyle w:val="Hyperlink"/>
          </w:rPr>
          <w:t>15.2.1.</w:t>
        </w:r>
        <w:r>
          <w:rPr>
            <w:rFonts w:asciiTheme="minorHAnsi" w:hAnsiTheme="minorHAnsi"/>
            <w:i w:val="0"/>
            <w:sz w:val="22"/>
          </w:rPr>
          <w:tab/>
        </w:r>
        <w:r w:rsidRPr="009749C6">
          <w:rPr>
            <w:rStyle w:val="Hyperlink"/>
          </w:rPr>
          <w:t>Tones Test (read/write)</w:t>
        </w:r>
        <w:r>
          <w:rPr>
            <w:webHidden/>
          </w:rPr>
          <w:tab/>
        </w:r>
        <w:r>
          <w:rPr>
            <w:webHidden/>
          </w:rPr>
          <w:fldChar w:fldCharType="begin"/>
        </w:r>
        <w:r>
          <w:rPr>
            <w:webHidden/>
          </w:rPr>
          <w:instrText xml:space="preserve"> PAGEREF _Toc105779499 \h </w:instrText>
        </w:r>
      </w:ins>
      <w:r>
        <w:rPr>
          <w:webHidden/>
        </w:rPr>
      </w:r>
      <w:r>
        <w:rPr>
          <w:webHidden/>
        </w:rPr>
        <w:fldChar w:fldCharType="separate"/>
      </w:r>
      <w:ins w:id="552" w:author="Arun Saminathan" w:date="2022-06-10T18:48:00Z">
        <w:r>
          <w:rPr>
            <w:webHidden/>
          </w:rPr>
          <w:t>47</w:t>
        </w:r>
        <w:r>
          <w:rPr>
            <w:webHidden/>
          </w:rPr>
          <w:fldChar w:fldCharType="end"/>
        </w:r>
        <w:r w:rsidRPr="009749C6">
          <w:rPr>
            <w:rStyle w:val="Hyperlink"/>
          </w:rPr>
          <w:fldChar w:fldCharType="end"/>
        </w:r>
      </w:ins>
    </w:p>
    <w:p w14:paraId="14982ECD" w14:textId="0D6EAC62" w:rsidR="00FD2991" w:rsidRDefault="00FD2991">
      <w:pPr>
        <w:pStyle w:val="TOC3"/>
        <w:rPr>
          <w:ins w:id="553" w:author="Arun Saminathan" w:date="2022-06-10T18:48:00Z"/>
          <w:rFonts w:asciiTheme="minorHAnsi" w:hAnsiTheme="minorHAnsi"/>
          <w:i w:val="0"/>
          <w:sz w:val="22"/>
        </w:rPr>
      </w:pPr>
      <w:ins w:id="554" w:author="Arun Saminathan" w:date="2022-06-10T18:48:00Z">
        <w:r w:rsidRPr="009749C6">
          <w:rPr>
            <w:rStyle w:val="Hyperlink"/>
          </w:rPr>
          <w:fldChar w:fldCharType="begin"/>
        </w:r>
        <w:r w:rsidRPr="009749C6">
          <w:rPr>
            <w:rStyle w:val="Hyperlink"/>
          </w:rPr>
          <w:instrText xml:space="preserve"> </w:instrText>
        </w:r>
        <w:r>
          <w:instrText>HYPERLINK \l "_Toc105779500"</w:instrText>
        </w:r>
        <w:r w:rsidRPr="009749C6">
          <w:rPr>
            <w:rStyle w:val="Hyperlink"/>
          </w:rPr>
          <w:instrText xml:space="preserve"> </w:instrText>
        </w:r>
        <w:r w:rsidRPr="009749C6">
          <w:rPr>
            <w:rStyle w:val="Hyperlink"/>
          </w:rPr>
          <w:fldChar w:fldCharType="separate"/>
        </w:r>
        <w:r w:rsidRPr="009749C6">
          <w:rPr>
            <w:rStyle w:val="Hyperlink"/>
          </w:rPr>
          <w:t>15.2.2.</w:t>
        </w:r>
        <w:r>
          <w:rPr>
            <w:rFonts w:asciiTheme="minorHAnsi" w:hAnsiTheme="minorHAnsi"/>
            <w:i w:val="0"/>
            <w:sz w:val="22"/>
          </w:rPr>
          <w:tab/>
        </w:r>
        <w:r w:rsidRPr="009749C6">
          <w:rPr>
            <w:rStyle w:val="Hyperlink"/>
          </w:rPr>
          <w:t>ANC Microphone Passthrough Test (read/write)</w:t>
        </w:r>
        <w:r>
          <w:rPr>
            <w:webHidden/>
          </w:rPr>
          <w:tab/>
        </w:r>
        <w:r>
          <w:rPr>
            <w:webHidden/>
          </w:rPr>
          <w:fldChar w:fldCharType="begin"/>
        </w:r>
        <w:r>
          <w:rPr>
            <w:webHidden/>
          </w:rPr>
          <w:instrText xml:space="preserve"> PAGEREF _Toc105779500 \h </w:instrText>
        </w:r>
      </w:ins>
      <w:r>
        <w:rPr>
          <w:webHidden/>
        </w:rPr>
      </w:r>
      <w:r>
        <w:rPr>
          <w:webHidden/>
        </w:rPr>
        <w:fldChar w:fldCharType="separate"/>
      </w:r>
      <w:ins w:id="555" w:author="Arun Saminathan" w:date="2022-06-10T18:48:00Z">
        <w:r>
          <w:rPr>
            <w:webHidden/>
          </w:rPr>
          <w:t>48</w:t>
        </w:r>
        <w:r>
          <w:rPr>
            <w:webHidden/>
          </w:rPr>
          <w:fldChar w:fldCharType="end"/>
        </w:r>
        <w:r w:rsidRPr="009749C6">
          <w:rPr>
            <w:rStyle w:val="Hyperlink"/>
          </w:rPr>
          <w:fldChar w:fldCharType="end"/>
        </w:r>
      </w:ins>
    </w:p>
    <w:p w14:paraId="2D482FBD" w14:textId="5B892109" w:rsidR="00FD2991" w:rsidRDefault="00FD2991">
      <w:pPr>
        <w:pStyle w:val="TOC3"/>
        <w:rPr>
          <w:ins w:id="556" w:author="Arun Saminathan" w:date="2022-06-10T18:48:00Z"/>
          <w:rFonts w:asciiTheme="minorHAnsi" w:hAnsiTheme="minorHAnsi"/>
          <w:i w:val="0"/>
          <w:sz w:val="22"/>
        </w:rPr>
      </w:pPr>
      <w:ins w:id="557" w:author="Arun Saminathan" w:date="2022-06-10T18:48:00Z">
        <w:r w:rsidRPr="009749C6">
          <w:rPr>
            <w:rStyle w:val="Hyperlink"/>
          </w:rPr>
          <w:fldChar w:fldCharType="begin"/>
        </w:r>
        <w:r w:rsidRPr="009749C6">
          <w:rPr>
            <w:rStyle w:val="Hyperlink"/>
          </w:rPr>
          <w:instrText xml:space="preserve"> </w:instrText>
        </w:r>
        <w:r>
          <w:instrText>HYPERLINK \l "_Toc105779501"</w:instrText>
        </w:r>
        <w:r w:rsidRPr="009749C6">
          <w:rPr>
            <w:rStyle w:val="Hyperlink"/>
          </w:rPr>
          <w:instrText xml:space="preserve"> </w:instrText>
        </w:r>
        <w:r w:rsidRPr="009749C6">
          <w:rPr>
            <w:rStyle w:val="Hyperlink"/>
          </w:rPr>
          <w:fldChar w:fldCharType="separate"/>
        </w:r>
        <w:r w:rsidRPr="009749C6">
          <w:rPr>
            <w:rStyle w:val="Hyperlink"/>
          </w:rPr>
          <w:t>15.2.3.</w:t>
        </w:r>
        <w:r>
          <w:rPr>
            <w:rFonts w:asciiTheme="minorHAnsi" w:hAnsiTheme="minorHAnsi"/>
            <w:i w:val="0"/>
            <w:sz w:val="22"/>
          </w:rPr>
          <w:tab/>
        </w:r>
        <w:r w:rsidRPr="009749C6">
          <w:rPr>
            <w:rStyle w:val="Hyperlink"/>
          </w:rPr>
          <w:t>NVH Service Status (read)</w:t>
        </w:r>
        <w:r>
          <w:rPr>
            <w:webHidden/>
          </w:rPr>
          <w:tab/>
        </w:r>
        <w:r>
          <w:rPr>
            <w:webHidden/>
          </w:rPr>
          <w:fldChar w:fldCharType="begin"/>
        </w:r>
        <w:r>
          <w:rPr>
            <w:webHidden/>
          </w:rPr>
          <w:instrText xml:space="preserve"> PAGEREF _Toc105779501 \h </w:instrText>
        </w:r>
      </w:ins>
      <w:r>
        <w:rPr>
          <w:webHidden/>
        </w:rPr>
      </w:r>
      <w:r>
        <w:rPr>
          <w:webHidden/>
        </w:rPr>
        <w:fldChar w:fldCharType="separate"/>
      </w:r>
      <w:ins w:id="558" w:author="Arun Saminathan" w:date="2022-06-10T18:48:00Z">
        <w:r>
          <w:rPr>
            <w:webHidden/>
          </w:rPr>
          <w:t>48</w:t>
        </w:r>
        <w:r>
          <w:rPr>
            <w:webHidden/>
          </w:rPr>
          <w:fldChar w:fldCharType="end"/>
        </w:r>
        <w:r w:rsidRPr="009749C6">
          <w:rPr>
            <w:rStyle w:val="Hyperlink"/>
          </w:rPr>
          <w:fldChar w:fldCharType="end"/>
        </w:r>
      </w:ins>
    </w:p>
    <w:p w14:paraId="455C2127" w14:textId="4227ACB1" w:rsidR="00FD2991" w:rsidRDefault="00FD2991">
      <w:pPr>
        <w:pStyle w:val="TOC1"/>
        <w:rPr>
          <w:ins w:id="559" w:author="Arun Saminathan" w:date="2022-06-10T18:48:00Z"/>
          <w:rFonts w:asciiTheme="minorHAnsi" w:hAnsiTheme="minorHAnsi" w:cstheme="minorBidi"/>
          <w:b w:val="0"/>
          <w:smallCaps w:val="0"/>
          <w:noProof/>
          <w:sz w:val="22"/>
          <w:szCs w:val="22"/>
        </w:rPr>
      </w:pPr>
      <w:ins w:id="56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"_Toc105779502"</w:instrText>
        </w:r>
        <w:r w:rsidRPr="009749C6">
          <w:rPr>
            <w:rStyle w:val="Hyperlink"/>
            <w:noProof/>
          </w:rPr>
          <w:instrText xml:space="preserve"> </w:instrText>
        </w:r>
        <w:r w:rsidRPr="009749C6">
          <w:rPr>
            <w:rStyle w:val="Hyperlink"/>
            <w:noProof/>
          </w:rPr>
          <w:fldChar w:fldCharType="separate"/>
        </w:r>
        <w:r w:rsidRPr="009749C6">
          <w:rPr>
            <w:rStyle w:val="Hyperlink"/>
            <w:noProof/>
          </w:rPr>
          <w:t>16</w:t>
        </w:r>
        <w:r>
          <w:rPr>
            <w:rFonts w:asciiTheme="minorHAnsi" w:hAnsiTheme="minorHAnsi" w:cstheme="minorBidi"/>
            <w:b w:val="0"/>
            <w:smallCaps w:val="0"/>
            <w:noProof/>
            <w:sz w:val="22"/>
            <w:szCs w:val="22"/>
          </w:rPr>
          <w:tab/>
        </w:r>
        <w:r w:rsidRPr="009749C6">
          <w:rPr>
            <w:rStyle w:val="Hyperlink"/>
            <w:noProof/>
          </w:rPr>
          <w:t>Data Analytics</w:t>
        </w:r>
        <w:r>
          <w:rPr>
            <w:noProof/>
            <w:webHidden/>
          </w:rPr>
          <w:tab/>
        </w:r>
        <w:r>
          <w:rPr>
            <w:noProof/>
            <w:webHidden/>
          </w:rPr>
          <w:fldChar w:fldCharType="begin"/>
        </w:r>
        <w:r>
          <w:rPr>
            <w:noProof/>
            <w:webHidden/>
          </w:rPr>
          <w:instrText xml:space="preserve"> PAGEREF _Toc105779502 \h </w:instrText>
        </w:r>
      </w:ins>
      <w:r>
        <w:rPr>
          <w:noProof/>
          <w:webHidden/>
        </w:rPr>
      </w:r>
      <w:r>
        <w:rPr>
          <w:noProof/>
          <w:webHidden/>
        </w:rPr>
        <w:fldChar w:fldCharType="separate"/>
      </w:r>
      <w:ins w:id="561" w:author="Arun Saminathan" w:date="2022-06-10T18:48:00Z">
        <w:r>
          <w:rPr>
            <w:noProof/>
            <w:webHidden/>
          </w:rPr>
          <w:t>48</w:t>
        </w:r>
        <w:r>
          <w:rPr>
            <w:noProof/>
            <w:webHidden/>
          </w:rPr>
          <w:fldChar w:fldCharType="end"/>
        </w:r>
        <w:r w:rsidRPr="009749C6">
          <w:rPr>
            <w:rStyle w:val="Hyperlink"/>
            <w:noProof/>
          </w:rPr>
          <w:fldChar w:fldCharType="end"/>
        </w:r>
      </w:ins>
    </w:p>
    <w:p w14:paraId="7A70B78C" w14:textId="5D4019E7" w:rsidR="00FD2991" w:rsidRDefault="00FD2991">
      <w:pPr>
        <w:pStyle w:val="TOC2"/>
        <w:rPr>
          <w:ins w:id="562" w:author="Arun Saminathan" w:date="2022-06-10T18:48:00Z"/>
          <w:rFonts w:asciiTheme="minorHAnsi" w:hAnsiTheme="minorHAnsi" w:cstheme="minorBidi"/>
          <w:b w:val="0"/>
          <w:i w:val="0"/>
          <w:noProof/>
          <w:sz w:val="22"/>
          <w:szCs w:val="22"/>
        </w:rPr>
      </w:pPr>
      <w:ins w:id="56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"_Toc105779503"</w:instrText>
        </w:r>
        <w:r w:rsidRPr="009749C6">
          <w:rPr>
            <w:rStyle w:val="Hyperlink"/>
            <w:noProof/>
          </w:rPr>
          <w:instrText xml:space="preserve"> </w:instrText>
        </w:r>
        <w:r w:rsidRPr="009749C6">
          <w:rPr>
            <w:rStyle w:val="Hyperlink"/>
            <w:noProof/>
          </w:rPr>
          <w:fldChar w:fldCharType="separate"/>
        </w:r>
        <w:r w:rsidRPr="009749C6">
          <w:rPr>
            <w:rStyle w:val="Hyperlink"/>
            <w:noProof/>
          </w:rPr>
          <w:t>16.1</w:t>
        </w:r>
        <w:r>
          <w:rPr>
            <w:rFonts w:asciiTheme="minorHAnsi" w:hAnsiTheme="minorHAnsi" w:cstheme="minorBidi"/>
            <w:b w:val="0"/>
            <w:i w:val="0"/>
            <w:noProof/>
            <w:sz w:val="22"/>
            <w:szCs w:val="22"/>
          </w:rPr>
          <w:tab/>
        </w:r>
        <w:r w:rsidRPr="009749C6">
          <w:rPr>
            <w:rStyle w:val="Hyperlink"/>
            <w:noProof/>
          </w:rPr>
          <w:t>Analytics Dashboard for NVH Features</w:t>
        </w:r>
        <w:r>
          <w:rPr>
            <w:noProof/>
            <w:webHidden/>
          </w:rPr>
          <w:tab/>
        </w:r>
        <w:r>
          <w:rPr>
            <w:noProof/>
            <w:webHidden/>
          </w:rPr>
          <w:fldChar w:fldCharType="begin"/>
        </w:r>
        <w:r>
          <w:rPr>
            <w:noProof/>
            <w:webHidden/>
          </w:rPr>
          <w:instrText xml:space="preserve"> PAGEREF _Toc105779503 \h </w:instrText>
        </w:r>
      </w:ins>
      <w:r>
        <w:rPr>
          <w:noProof/>
          <w:webHidden/>
        </w:rPr>
      </w:r>
      <w:r>
        <w:rPr>
          <w:noProof/>
          <w:webHidden/>
        </w:rPr>
        <w:fldChar w:fldCharType="separate"/>
      </w:r>
      <w:ins w:id="564" w:author="Arun Saminathan" w:date="2022-06-10T18:48:00Z">
        <w:r>
          <w:rPr>
            <w:noProof/>
            <w:webHidden/>
          </w:rPr>
          <w:t>49</w:t>
        </w:r>
        <w:r>
          <w:rPr>
            <w:noProof/>
            <w:webHidden/>
          </w:rPr>
          <w:fldChar w:fldCharType="end"/>
        </w:r>
        <w:r w:rsidRPr="009749C6">
          <w:rPr>
            <w:rStyle w:val="Hyperlink"/>
            <w:noProof/>
          </w:rPr>
          <w:fldChar w:fldCharType="end"/>
        </w:r>
      </w:ins>
    </w:p>
    <w:p w14:paraId="513E62A8" w14:textId="5E04FB7D" w:rsidR="00FD2991" w:rsidRDefault="00FD2991">
      <w:pPr>
        <w:pStyle w:val="TOC3"/>
        <w:rPr>
          <w:ins w:id="565" w:author="Arun Saminathan" w:date="2022-06-10T18:48:00Z"/>
          <w:rFonts w:asciiTheme="minorHAnsi" w:hAnsiTheme="minorHAnsi"/>
          <w:i w:val="0"/>
          <w:sz w:val="22"/>
        </w:rPr>
      </w:pPr>
      <w:ins w:id="566" w:author="Arun Saminathan" w:date="2022-06-10T18:48:00Z">
        <w:r w:rsidRPr="009749C6">
          <w:rPr>
            <w:rStyle w:val="Hyperlink"/>
          </w:rPr>
          <w:fldChar w:fldCharType="begin"/>
        </w:r>
        <w:r w:rsidRPr="009749C6">
          <w:rPr>
            <w:rStyle w:val="Hyperlink"/>
          </w:rPr>
          <w:instrText xml:space="preserve"> </w:instrText>
        </w:r>
        <w:r>
          <w:instrText>HYPERLINK \l "_Toc105779504"</w:instrText>
        </w:r>
        <w:r w:rsidRPr="009749C6">
          <w:rPr>
            <w:rStyle w:val="Hyperlink"/>
          </w:rPr>
          <w:instrText xml:space="preserve"> </w:instrText>
        </w:r>
        <w:r w:rsidRPr="009749C6">
          <w:rPr>
            <w:rStyle w:val="Hyperlink"/>
          </w:rPr>
          <w:fldChar w:fldCharType="separate"/>
        </w:r>
        <w:r w:rsidRPr="009749C6">
          <w:rPr>
            <w:rStyle w:val="Hyperlink"/>
          </w:rPr>
          <w:t>16.1.1.</w:t>
        </w:r>
        <w:r>
          <w:rPr>
            <w:rFonts w:asciiTheme="minorHAnsi" w:hAnsiTheme="minorHAnsi"/>
            <w:i w:val="0"/>
            <w:sz w:val="22"/>
          </w:rPr>
          <w:tab/>
        </w:r>
        <w:r w:rsidRPr="009749C6">
          <w:rPr>
            <w:rStyle w:val="Hyperlink"/>
          </w:rPr>
          <w:t>Propulsion Sound – User Enable/Disable</w:t>
        </w:r>
        <w:r>
          <w:rPr>
            <w:webHidden/>
          </w:rPr>
          <w:tab/>
        </w:r>
        <w:r>
          <w:rPr>
            <w:webHidden/>
          </w:rPr>
          <w:fldChar w:fldCharType="begin"/>
        </w:r>
        <w:r>
          <w:rPr>
            <w:webHidden/>
          </w:rPr>
          <w:instrText xml:space="preserve"> PAGEREF _Toc105779504 \h </w:instrText>
        </w:r>
      </w:ins>
      <w:r>
        <w:rPr>
          <w:webHidden/>
        </w:rPr>
      </w:r>
      <w:r>
        <w:rPr>
          <w:webHidden/>
        </w:rPr>
        <w:fldChar w:fldCharType="separate"/>
      </w:r>
      <w:ins w:id="567" w:author="Arun Saminathan" w:date="2022-06-10T18:48:00Z">
        <w:r>
          <w:rPr>
            <w:webHidden/>
          </w:rPr>
          <w:t>49</w:t>
        </w:r>
        <w:r>
          <w:rPr>
            <w:webHidden/>
          </w:rPr>
          <w:fldChar w:fldCharType="end"/>
        </w:r>
        <w:r w:rsidRPr="009749C6">
          <w:rPr>
            <w:rStyle w:val="Hyperlink"/>
          </w:rPr>
          <w:fldChar w:fldCharType="end"/>
        </w:r>
      </w:ins>
    </w:p>
    <w:p w14:paraId="615B96FA" w14:textId="32D72E5D" w:rsidR="00FD2991" w:rsidRDefault="00FD2991">
      <w:pPr>
        <w:pStyle w:val="TOC3"/>
        <w:rPr>
          <w:ins w:id="568" w:author="Arun Saminathan" w:date="2022-06-10T18:48:00Z"/>
          <w:rFonts w:asciiTheme="minorHAnsi" w:hAnsiTheme="minorHAnsi"/>
          <w:i w:val="0"/>
          <w:sz w:val="22"/>
        </w:rPr>
      </w:pPr>
      <w:ins w:id="569" w:author="Arun Saminathan" w:date="2022-06-10T18:48:00Z">
        <w:r w:rsidRPr="009749C6">
          <w:rPr>
            <w:rStyle w:val="Hyperlink"/>
          </w:rPr>
          <w:fldChar w:fldCharType="begin"/>
        </w:r>
        <w:r w:rsidRPr="009749C6">
          <w:rPr>
            <w:rStyle w:val="Hyperlink"/>
          </w:rPr>
          <w:instrText xml:space="preserve"> </w:instrText>
        </w:r>
        <w:r>
          <w:instrText>HYPERLINK \l "_Toc105779505"</w:instrText>
        </w:r>
        <w:r w:rsidRPr="009749C6">
          <w:rPr>
            <w:rStyle w:val="Hyperlink"/>
          </w:rPr>
          <w:instrText xml:space="preserve"> </w:instrText>
        </w:r>
        <w:r w:rsidRPr="009749C6">
          <w:rPr>
            <w:rStyle w:val="Hyperlink"/>
          </w:rPr>
          <w:fldChar w:fldCharType="separate"/>
        </w:r>
        <w:r w:rsidRPr="009749C6">
          <w:rPr>
            <w:rStyle w:val="Hyperlink"/>
          </w:rPr>
          <w:t>16.1.2.</w:t>
        </w:r>
        <w:r>
          <w:rPr>
            <w:rFonts w:asciiTheme="minorHAnsi" w:hAnsiTheme="minorHAnsi"/>
            <w:i w:val="0"/>
            <w:sz w:val="22"/>
          </w:rPr>
          <w:tab/>
        </w:r>
        <w:r w:rsidRPr="009749C6">
          <w:rPr>
            <w:rStyle w:val="Hyperlink"/>
          </w:rPr>
          <w:t>ANC Divergence Exceptions</w:t>
        </w:r>
        <w:r>
          <w:rPr>
            <w:webHidden/>
          </w:rPr>
          <w:tab/>
        </w:r>
        <w:r>
          <w:rPr>
            <w:webHidden/>
          </w:rPr>
          <w:fldChar w:fldCharType="begin"/>
        </w:r>
        <w:r>
          <w:rPr>
            <w:webHidden/>
          </w:rPr>
          <w:instrText xml:space="preserve"> PAGEREF _Toc105779505 \h </w:instrText>
        </w:r>
      </w:ins>
      <w:r>
        <w:rPr>
          <w:webHidden/>
        </w:rPr>
      </w:r>
      <w:r>
        <w:rPr>
          <w:webHidden/>
        </w:rPr>
        <w:fldChar w:fldCharType="separate"/>
      </w:r>
      <w:ins w:id="570" w:author="Arun Saminathan" w:date="2022-06-10T18:48:00Z">
        <w:r>
          <w:rPr>
            <w:webHidden/>
          </w:rPr>
          <w:t>49</w:t>
        </w:r>
        <w:r>
          <w:rPr>
            <w:webHidden/>
          </w:rPr>
          <w:fldChar w:fldCharType="end"/>
        </w:r>
        <w:r w:rsidRPr="009749C6">
          <w:rPr>
            <w:rStyle w:val="Hyperlink"/>
          </w:rPr>
          <w:fldChar w:fldCharType="end"/>
        </w:r>
      </w:ins>
    </w:p>
    <w:p w14:paraId="11BBEDC2" w14:textId="761DAE9E" w:rsidR="00FD2991" w:rsidRDefault="00FD2991">
      <w:pPr>
        <w:pStyle w:val="TOC3"/>
        <w:rPr>
          <w:ins w:id="571" w:author="Arun Saminathan" w:date="2022-06-10T18:48:00Z"/>
          <w:rFonts w:asciiTheme="minorHAnsi" w:hAnsiTheme="minorHAnsi"/>
          <w:i w:val="0"/>
          <w:sz w:val="22"/>
        </w:rPr>
      </w:pPr>
      <w:ins w:id="572" w:author="Arun Saminathan" w:date="2022-06-10T18:48:00Z">
        <w:r w:rsidRPr="009749C6">
          <w:rPr>
            <w:rStyle w:val="Hyperlink"/>
          </w:rPr>
          <w:fldChar w:fldCharType="begin"/>
        </w:r>
        <w:r w:rsidRPr="009749C6">
          <w:rPr>
            <w:rStyle w:val="Hyperlink"/>
          </w:rPr>
          <w:instrText xml:space="preserve"> </w:instrText>
        </w:r>
        <w:r>
          <w:instrText>HYPERLINK \l "_Toc105779506"</w:instrText>
        </w:r>
        <w:r w:rsidRPr="009749C6">
          <w:rPr>
            <w:rStyle w:val="Hyperlink"/>
          </w:rPr>
          <w:instrText xml:space="preserve"> </w:instrText>
        </w:r>
        <w:r w:rsidRPr="009749C6">
          <w:rPr>
            <w:rStyle w:val="Hyperlink"/>
          </w:rPr>
          <w:fldChar w:fldCharType="separate"/>
        </w:r>
        <w:r w:rsidRPr="009749C6">
          <w:rPr>
            <w:rStyle w:val="Hyperlink"/>
          </w:rPr>
          <w:t>16.1.3.</w:t>
        </w:r>
        <w:r>
          <w:rPr>
            <w:rFonts w:asciiTheme="minorHAnsi" w:hAnsiTheme="minorHAnsi"/>
            <w:i w:val="0"/>
            <w:sz w:val="22"/>
          </w:rPr>
          <w:tab/>
        </w:r>
        <w:r w:rsidRPr="009749C6">
          <w:rPr>
            <w:rStyle w:val="Hyperlink"/>
          </w:rPr>
          <w:t>ANC/PS/AVAS Exceptions</w:t>
        </w:r>
        <w:r>
          <w:rPr>
            <w:webHidden/>
          </w:rPr>
          <w:tab/>
        </w:r>
        <w:r>
          <w:rPr>
            <w:webHidden/>
          </w:rPr>
          <w:fldChar w:fldCharType="begin"/>
        </w:r>
        <w:r>
          <w:rPr>
            <w:webHidden/>
          </w:rPr>
          <w:instrText xml:space="preserve"> PAGEREF _Toc105779506 \h </w:instrText>
        </w:r>
      </w:ins>
      <w:r>
        <w:rPr>
          <w:webHidden/>
        </w:rPr>
      </w:r>
      <w:r>
        <w:rPr>
          <w:webHidden/>
        </w:rPr>
        <w:fldChar w:fldCharType="separate"/>
      </w:r>
      <w:ins w:id="573" w:author="Arun Saminathan" w:date="2022-06-10T18:48:00Z">
        <w:r>
          <w:rPr>
            <w:webHidden/>
          </w:rPr>
          <w:t>49</w:t>
        </w:r>
        <w:r>
          <w:rPr>
            <w:webHidden/>
          </w:rPr>
          <w:fldChar w:fldCharType="end"/>
        </w:r>
        <w:r w:rsidRPr="009749C6">
          <w:rPr>
            <w:rStyle w:val="Hyperlink"/>
          </w:rPr>
          <w:fldChar w:fldCharType="end"/>
        </w:r>
      </w:ins>
    </w:p>
    <w:p w14:paraId="719CE565" w14:textId="430EEB32" w:rsidR="00FD2991" w:rsidRDefault="00FD2991">
      <w:pPr>
        <w:pStyle w:val="TOC2"/>
        <w:rPr>
          <w:ins w:id="574" w:author="Arun Saminathan" w:date="2022-06-10T18:48:00Z"/>
          <w:rFonts w:asciiTheme="minorHAnsi" w:hAnsiTheme="minorHAnsi" w:cstheme="minorBidi"/>
          <w:b w:val="0"/>
          <w:i w:val="0"/>
          <w:noProof/>
          <w:sz w:val="22"/>
          <w:szCs w:val="22"/>
        </w:rPr>
      </w:pPr>
      <w:ins w:id="57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"_Toc105779507"</w:instrText>
        </w:r>
        <w:r w:rsidRPr="009749C6">
          <w:rPr>
            <w:rStyle w:val="Hyperlink"/>
            <w:noProof/>
          </w:rPr>
          <w:instrText xml:space="preserve"> </w:instrText>
        </w:r>
        <w:r w:rsidRPr="009749C6">
          <w:rPr>
            <w:rStyle w:val="Hyperlink"/>
            <w:noProof/>
          </w:rPr>
          <w:fldChar w:fldCharType="separate"/>
        </w:r>
        <w:r w:rsidRPr="009749C6">
          <w:rPr>
            <w:rStyle w:val="Hyperlink"/>
            <w:noProof/>
          </w:rPr>
          <w:t>16.2</w:t>
        </w:r>
        <w:r>
          <w:rPr>
            <w:rFonts w:asciiTheme="minorHAnsi" w:hAnsiTheme="minorHAnsi" w:cstheme="minorBidi"/>
            <w:b w:val="0"/>
            <w:i w:val="0"/>
            <w:noProof/>
            <w:sz w:val="22"/>
            <w:szCs w:val="22"/>
          </w:rPr>
          <w:tab/>
        </w:r>
        <w:r w:rsidRPr="009749C6">
          <w:rPr>
            <w:rStyle w:val="Hyperlink"/>
            <w:noProof/>
          </w:rPr>
          <w:t>Software Interface</w:t>
        </w:r>
        <w:r>
          <w:rPr>
            <w:noProof/>
            <w:webHidden/>
          </w:rPr>
          <w:tab/>
        </w:r>
        <w:r>
          <w:rPr>
            <w:noProof/>
            <w:webHidden/>
          </w:rPr>
          <w:fldChar w:fldCharType="begin"/>
        </w:r>
        <w:r>
          <w:rPr>
            <w:noProof/>
            <w:webHidden/>
          </w:rPr>
          <w:instrText xml:space="preserve"> PAGEREF _Toc105779507 \h </w:instrText>
        </w:r>
      </w:ins>
      <w:r>
        <w:rPr>
          <w:noProof/>
          <w:webHidden/>
        </w:rPr>
      </w:r>
      <w:r>
        <w:rPr>
          <w:noProof/>
          <w:webHidden/>
        </w:rPr>
        <w:fldChar w:fldCharType="separate"/>
      </w:r>
      <w:ins w:id="576" w:author="Arun Saminathan" w:date="2022-06-10T18:48:00Z">
        <w:r>
          <w:rPr>
            <w:noProof/>
            <w:webHidden/>
          </w:rPr>
          <w:t>49</w:t>
        </w:r>
        <w:r>
          <w:rPr>
            <w:noProof/>
            <w:webHidden/>
          </w:rPr>
          <w:fldChar w:fldCharType="end"/>
        </w:r>
        <w:r w:rsidRPr="009749C6">
          <w:rPr>
            <w:rStyle w:val="Hyperlink"/>
            <w:noProof/>
          </w:rPr>
          <w:fldChar w:fldCharType="end"/>
        </w:r>
      </w:ins>
    </w:p>
    <w:p w14:paraId="2B193D31" w14:textId="06B8AC3B" w:rsidR="00FD2991" w:rsidRDefault="00FD2991">
      <w:pPr>
        <w:pStyle w:val="TOC2"/>
        <w:rPr>
          <w:ins w:id="577" w:author="Arun Saminathan" w:date="2022-06-10T18:48:00Z"/>
          <w:rFonts w:asciiTheme="minorHAnsi" w:hAnsiTheme="minorHAnsi" w:cstheme="minorBidi"/>
          <w:b w:val="0"/>
          <w:i w:val="0"/>
          <w:noProof/>
          <w:sz w:val="22"/>
          <w:szCs w:val="22"/>
        </w:rPr>
      </w:pPr>
      <w:ins w:id="57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"_Toc105779508"</w:instrText>
        </w:r>
        <w:r w:rsidRPr="009749C6">
          <w:rPr>
            <w:rStyle w:val="Hyperlink"/>
            <w:noProof/>
          </w:rPr>
          <w:instrText xml:space="preserve"> </w:instrText>
        </w:r>
        <w:r w:rsidRPr="009749C6">
          <w:rPr>
            <w:rStyle w:val="Hyperlink"/>
            <w:noProof/>
          </w:rPr>
          <w:fldChar w:fldCharType="separate"/>
        </w:r>
        <w:r w:rsidRPr="009749C6">
          <w:rPr>
            <w:rStyle w:val="Hyperlink"/>
            <w:noProof/>
          </w:rPr>
          <w:t>16.3</w:t>
        </w:r>
        <w:r>
          <w:rPr>
            <w:rFonts w:asciiTheme="minorHAnsi" w:hAnsiTheme="minorHAnsi" w:cstheme="minorBidi"/>
            <w:b w:val="0"/>
            <w:i w:val="0"/>
            <w:noProof/>
            <w:sz w:val="22"/>
            <w:szCs w:val="22"/>
          </w:rPr>
          <w:tab/>
        </w:r>
        <w:r w:rsidRPr="009749C6">
          <w:rPr>
            <w:rStyle w:val="Hyperlink"/>
            <w:noProof/>
          </w:rPr>
          <w:t>Analytic Events</w:t>
        </w:r>
        <w:r>
          <w:rPr>
            <w:noProof/>
            <w:webHidden/>
          </w:rPr>
          <w:tab/>
        </w:r>
        <w:r>
          <w:rPr>
            <w:noProof/>
            <w:webHidden/>
          </w:rPr>
          <w:fldChar w:fldCharType="begin"/>
        </w:r>
        <w:r>
          <w:rPr>
            <w:noProof/>
            <w:webHidden/>
          </w:rPr>
          <w:instrText xml:space="preserve"> PAGEREF _Toc105779508 \h </w:instrText>
        </w:r>
      </w:ins>
      <w:r>
        <w:rPr>
          <w:noProof/>
          <w:webHidden/>
        </w:rPr>
      </w:r>
      <w:r>
        <w:rPr>
          <w:noProof/>
          <w:webHidden/>
        </w:rPr>
        <w:fldChar w:fldCharType="separate"/>
      </w:r>
      <w:ins w:id="579" w:author="Arun Saminathan" w:date="2022-06-10T18:48:00Z">
        <w:r>
          <w:rPr>
            <w:noProof/>
            <w:webHidden/>
          </w:rPr>
          <w:t>49</w:t>
        </w:r>
        <w:r>
          <w:rPr>
            <w:noProof/>
            <w:webHidden/>
          </w:rPr>
          <w:fldChar w:fldCharType="end"/>
        </w:r>
        <w:r w:rsidRPr="009749C6">
          <w:rPr>
            <w:rStyle w:val="Hyperlink"/>
            <w:noProof/>
          </w:rPr>
          <w:fldChar w:fldCharType="end"/>
        </w:r>
      </w:ins>
    </w:p>
    <w:p w14:paraId="024D510E" w14:textId="2C6BF7E9" w:rsidR="00FD2991" w:rsidRDefault="00FD2991">
      <w:pPr>
        <w:pStyle w:val="TOC3"/>
        <w:rPr>
          <w:ins w:id="580" w:author="Arun Saminathan" w:date="2022-06-10T18:48:00Z"/>
          <w:rFonts w:asciiTheme="minorHAnsi" w:hAnsiTheme="minorHAnsi"/>
          <w:i w:val="0"/>
          <w:sz w:val="22"/>
        </w:rPr>
      </w:pPr>
      <w:ins w:id="581" w:author="Arun Saminathan" w:date="2022-06-10T18:48:00Z">
        <w:r w:rsidRPr="009749C6">
          <w:rPr>
            <w:rStyle w:val="Hyperlink"/>
          </w:rPr>
          <w:fldChar w:fldCharType="begin"/>
        </w:r>
        <w:r w:rsidRPr="009749C6">
          <w:rPr>
            <w:rStyle w:val="Hyperlink"/>
          </w:rPr>
          <w:instrText xml:space="preserve"> </w:instrText>
        </w:r>
        <w:r>
          <w:instrText>HYPERLINK \l "_Toc105779509"</w:instrText>
        </w:r>
        <w:r w:rsidRPr="009749C6">
          <w:rPr>
            <w:rStyle w:val="Hyperlink"/>
          </w:rPr>
          <w:instrText xml:space="preserve"> </w:instrText>
        </w:r>
        <w:r w:rsidRPr="009749C6">
          <w:rPr>
            <w:rStyle w:val="Hyperlink"/>
          </w:rPr>
          <w:fldChar w:fldCharType="separate"/>
        </w:r>
        <w:r w:rsidRPr="009749C6">
          <w:rPr>
            <w:rStyle w:val="Hyperlink"/>
          </w:rPr>
          <w:t>16.3.1.</w:t>
        </w:r>
        <w:r>
          <w:rPr>
            <w:rFonts w:asciiTheme="minorHAnsi" w:hAnsiTheme="minorHAnsi"/>
            <w:i w:val="0"/>
            <w:sz w:val="22"/>
          </w:rPr>
          <w:tab/>
        </w:r>
        <w:r w:rsidRPr="009749C6">
          <w:rPr>
            <w:rStyle w:val="Hyperlink"/>
          </w:rPr>
          <w:t>onPSEnabledChanged</w:t>
        </w:r>
        <w:r>
          <w:rPr>
            <w:webHidden/>
          </w:rPr>
          <w:tab/>
        </w:r>
        <w:r>
          <w:rPr>
            <w:webHidden/>
          </w:rPr>
          <w:fldChar w:fldCharType="begin"/>
        </w:r>
        <w:r>
          <w:rPr>
            <w:webHidden/>
          </w:rPr>
          <w:instrText xml:space="preserve"> PAGEREF _Toc105779509 \h </w:instrText>
        </w:r>
      </w:ins>
      <w:r>
        <w:rPr>
          <w:webHidden/>
        </w:rPr>
      </w:r>
      <w:r>
        <w:rPr>
          <w:webHidden/>
        </w:rPr>
        <w:fldChar w:fldCharType="separate"/>
      </w:r>
      <w:ins w:id="582" w:author="Arun Saminathan" w:date="2022-06-10T18:48:00Z">
        <w:r>
          <w:rPr>
            <w:webHidden/>
          </w:rPr>
          <w:t>50</w:t>
        </w:r>
        <w:r>
          <w:rPr>
            <w:webHidden/>
          </w:rPr>
          <w:fldChar w:fldCharType="end"/>
        </w:r>
        <w:r w:rsidRPr="009749C6">
          <w:rPr>
            <w:rStyle w:val="Hyperlink"/>
          </w:rPr>
          <w:fldChar w:fldCharType="end"/>
        </w:r>
      </w:ins>
    </w:p>
    <w:p w14:paraId="6B2B27CD" w14:textId="25C44EAA" w:rsidR="00FD2991" w:rsidRDefault="00FD2991">
      <w:pPr>
        <w:pStyle w:val="TOC3"/>
        <w:rPr>
          <w:ins w:id="583" w:author="Arun Saminathan" w:date="2022-06-10T18:48:00Z"/>
          <w:rFonts w:asciiTheme="minorHAnsi" w:hAnsiTheme="minorHAnsi"/>
          <w:i w:val="0"/>
          <w:sz w:val="22"/>
        </w:rPr>
      </w:pPr>
      <w:ins w:id="584" w:author="Arun Saminathan" w:date="2022-06-10T18:48:00Z">
        <w:r w:rsidRPr="009749C6">
          <w:rPr>
            <w:rStyle w:val="Hyperlink"/>
          </w:rPr>
          <w:fldChar w:fldCharType="begin"/>
        </w:r>
        <w:r w:rsidRPr="009749C6">
          <w:rPr>
            <w:rStyle w:val="Hyperlink"/>
          </w:rPr>
          <w:instrText xml:space="preserve"> </w:instrText>
        </w:r>
        <w:r>
          <w:instrText>HYPERLINK \l "_Toc105779510"</w:instrText>
        </w:r>
        <w:r w:rsidRPr="009749C6">
          <w:rPr>
            <w:rStyle w:val="Hyperlink"/>
          </w:rPr>
          <w:instrText xml:space="preserve"> </w:instrText>
        </w:r>
        <w:r w:rsidRPr="009749C6">
          <w:rPr>
            <w:rStyle w:val="Hyperlink"/>
          </w:rPr>
          <w:fldChar w:fldCharType="separate"/>
        </w:r>
        <w:r w:rsidRPr="009749C6">
          <w:rPr>
            <w:rStyle w:val="Hyperlink"/>
          </w:rPr>
          <w:t>16.3.2.</w:t>
        </w:r>
        <w:r>
          <w:rPr>
            <w:rFonts w:asciiTheme="minorHAnsi" w:hAnsiTheme="minorHAnsi"/>
            <w:i w:val="0"/>
            <w:sz w:val="22"/>
          </w:rPr>
          <w:tab/>
        </w:r>
        <w:r w:rsidRPr="009749C6">
          <w:rPr>
            <w:rStyle w:val="Hyperlink"/>
          </w:rPr>
          <w:t>onANCDivergenceEvent</w:t>
        </w:r>
        <w:r>
          <w:rPr>
            <w:webHidden/>
          </w:rPr>
          <w:tab/>
        </w:r>
        <w:r>
          <w:rPr>
            <w:webHidden/>
          </w:rPr>
          <w:fldChar w:fldCharType="begin"/>
        </w:r>
        <w:r>
          <w:rPr>
            <w:webHidden/>
          </w:rPr>
          <w:instrText xml:space="preserve"> PAGEREF _Toc105779510 \h </w:instrText>
        </w:r>
      </w:ins>
      <w:r>
        <w:rPr>
          <w:webHidden/>
        </w:rPr>
      </w:r>
      <w:r>
        <w:rPr>
          <w:webHidden/>
        </w:rPr>
        <w:fldChar w:fldCharType="separate"/>
      </w:r>
      <w:ins w:id="585" w:author="Arun Saminathan" w:date="2022-06-10T18:48:00Z">
        <w:r>
          <w:rPr>
            <w:webHidden/>
          </w:rPr>
          <w:t>50</w:t>
        </w:r>
        <w:r>
          <w:rPr>
            <w:webHidden/>
          </w:rPr>
          <w:fldChar w:fldCharType="end"/>
        </w:r>
        <w:r w:rsidRPr="009749C6">
          <w:rPr>
            <w:rStyle w:val="Hyperlink"/>
          </w:rPr>
          <w:fldChar w:fldCharType="end"/>
        </w:r>
      </w:ins>
    </w:p>
    <w:p w14:paraId="71A2D9A2" w14:textId="71776813" w:rsidR="00FD2991" w:rsidRDefault="00FD2991">
      <w:pPr>
        <w:pStyle w:val="TOC2"/>
        <w:rPr>
          <w:ins w:id="586" w:author="Arun Saminathan" w:date="2022-06-10T18:48:00Z"/>
          <w:rFonts w:asciiTheme="minorHAnsi" w:hAnsiTheme="minorHAnsi" w:cstheme="minorBidi"/>
          <w:b w:val="0"/>
          <w:i w:val="0"/>
          <w:noProof/>
          <w:sz w:val="22"/>
          <w:szCs w:val="22"/>
        </w:rPr>
      </w:pPr>
      <w:ins w:id="58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"_Toc105779511"</w:instrText>
        </w:r>
        <w:r w:rsidRPr="009749C6">
          <w:rPr>
            <w:rStyle w:val="Hyperlink"/>
            <w:noProof/>
          </w:rPr>
          <w:instrText xml:space="preserve"> </w:instrText>
        </w:r>
        <w:r w:rsidRPr="009749C6">
          <w:rPr>
            <w:rStyle w:val="Hyperlink"/>
            <w:noProof/>
          </w:rPr>
          <w:fldChar w:fldCharType="separate"/>
        </w:r>
        <w:r w:rsidRPr="009749C6">
          <w:rPr>
            <w:rStyle w:val="Hyperlink"/>
            <w:noProof/>
          </w:rPr>
          <w:t>16.4</w:t>
        </w:r>
        <w:r>
          <w:rPr>
            <w:rFonts w:asciiTheme="minorHAnsi" w:hAnsiTheme="minorHAnsi" w:cstheme="minorBidi"/>
            <w:b w:val="0"/>
            <w:i w:val="0"/>
            <w:noProof/>
            <w:sz w:val="22"/>
            <w:szCs w:val="22"/>
          </w:rPr>
          <w:tab/>
        </w:r>
        <w:r w:rsidRPr="009749C6">
          <w:rPr>
            <w:rStyle w:val="Hyperlink"/>
            <w:noProof/>
          </w:rPr>
          <w:t>Diagnostic (Logworthy) Events</w:t>
        </w:r>
        <w:r>
          <w:rPr>
            <w:noProof/>
            <w:webHidden/>
          </w:rPr>
          <w:tab/>
        </w:r>
        <w:r>
          <w:rPr>
            <w:noProof/>
            <w:webHidden/>
          </w:rPr>
          <w:fldChar w:fldCharType="begin"/>
        </w:r>
        <w:r>
          <w:rPr>
            <w:noProof/>
            <w:webHidden/>
          </w:rPr>
          <w:instrText xml:space="preserve"> PAGEREF _Toc105779511 \h </w:instrText>
        </w:r>
      </w:ins>
      <w:r>
        <w:rPr>
          <w:noProof/>
          <w:webHidden/>
        </w:rPr>
      </w:r>
      <w:r>
        <w:rPr>
          <w:noProof/>
          <w:webHidden/>
        </w:rPr>
        <w:fldChar w:fldCharType="separate"/>
      </w:r>
      <w:ins w:id="588" w:author="Arun Saminathan" w:date="2022-06-10T18:48:00Z">
        <w:r>
          <w:rPr>
            <w:noProof/>
            <w:webHidden/>
          </w:rPr>
          <w:t>50</w:t>
        </w:r>
        <w:r>
          <w:rPr>
            <w:noProof/>
            <w:webHidden/>
          </w:rPr>
          <w:fldChar w:fldCharType="end"/>
        </w:r>
        <w:r w:rsidRPr="009749C6">
          <w:rPr>
            <w:rStyle w:val="Hyperlink"/>
            <w:noProof/>
          </w:rPr>
          <w:fldChar w:fldCharType="end"/>
        </w:r>
      </w:ins>
    </w:p>
    <w:p w14:paraId="0F841DDB" w14:textId="0EEDB92B" w:rsidR="00FD2991" w:rsidRDefault="00FD2991">
      <w:pPr>
        <w:pStyle w:val="TOC3"/>
        <w:rPr>
          <w:ins w:id="589" w:author="Arun Saminathan" w:date="2022-06-10T18:48:00Z"/>
          <w:rFonts w:asciiTheme="minorHAnsi" w:hAnsiTheme="minorHAnsi"/>
          <w:i w:val="0"/>
          <w:sz w:val="22"/>
        </w:rPr>
      </w:pPr>
      <w:ins w:id="590" w:author="Arun Saminathan" w:date="2022-06-10T18:48:00Z">
        <w:r w:rsidRPr="009749C6">
          <w:rPr>
            <w:rStyle w:val="Hyperlink"/>
          </w:rPr>
          <w:fldChar w:fldCharType="begin"/>
        </w:r>
        <w:r w:rsidRPr="009749C6">
          <w:rPr>
            <w:rStyle w:val="Hyperlink"/>
          </w:rPr>
          <w:instrText xml:space="preserve"> </w:instrText>
        </w:r>
        <w:r>
          <w:instrText>HYPERLINK \l "_Toc105779512"</w:instrText>
        </w:r>
        <w:r w:rsidRPr="009749C6">
          <w:rPr>
            <w:rStyle w:val="Hyperlink"/>
          </w:rPr>
          <w:instrText xml:space="preserve"> </w:instrText>
        </w:r>
        <w:r w:rsidRPr="009749C6">
          <w:rPr>
            <w:rStyle w:val="Hyperlink"/>
          </w:rPr>
          <w:fldChar w:fldCharType="separate"/>
        </w:r>
        <w:r w:rsidRPr="009749C6">
          <w:rPr>
            <w:rStyle w:val="Hyperlink"/>
          </w:rPr>
          <w:t>16.4.1.</w:t>
        </w:r>
        <w:r>
          <w:rPr>
            <w:rFonts w:asciiTheme="minorHAnsi" w:hAnsiTheme="minorHAnsi"/>
            <w:i w:val="0"/>
            <w:sz w:val="22"/>
          </w:rPr>
          <w:tab/>
        </w:r>
        <w:r w:rsidRPr="009749C6">
          <w:rPr>
            <w:rStyle w:val="Hyperlink"/>
          </w:rPr>
          <w:t>LW_EVENT_PDC_NVH_EVENT_INIT_FAILURE</w:t>
        </w:r>
        <w:r>
          <w:rPr>
            <w:webHidden/>
          </w:rPr>
          <w:tab/>
        </w:r>
        <w:r>
          <w:rPr>
            <w:webHidden/>
          </w:rPr>
          <w:fldChar w:fldCharType="begin"/>
        </w:r>
        <w:r>
          <w:rPr>
            <w:webHidden/>
          </w:rPr>
          <w:instrText xml:space="preserve"> PAGEREF _Toc105779512 \h </w:instrText>
        </w:r>
      </w:ins>
      <w:r>
        <w:rPr>
          <w:webHidden/>
        </w:rPr>
      </w:r>
      <w:r>
        <w:rPr>
          <w:webHidden/>
        </w:rPr>
        <w:fldChar w:fldCharType="separate"/>
      </w:r>
      <w:ins w:id="591" w:author="Arun Saminathan" w:date="2022-06-10T18:48:00Z">
        <w:r>
          <w:rPr>
            <w:webHidden/>
          </w:rPr>
          <w:t>50</w:t>
        </w:r>
        <w:r>
          <w:rPr>
            <w:webHidden/>
          </w:rPr>
          <w:fldChar w:fldCharType="end"/>
        </w:r>
        <w:r w:rsidRPr="009749C6">
          <w:rPr>
            <w:rStyle w:val="Hyperlink"/>
          </w:rPr>
          <w:fldChar w:fldCharType="end"/>
        </w:r>
      </w:ins>
    </w:p>
    <w:p w14:paraId="5A7A13BA" w14:textId="0F653662" w:rsidR="00FD2991" w:rsidRDefault="00FD2991">
      <w:pPr>
        <w:pStyle w:val="TOC3"/>
        <w:rPr>
          <w:ins w:id="592" w:author="Arun Saminathan" w:date="2022-06-10T18:48:00Z"/>
          <w:rFonts w:asciiTheme="minorHAnsi" w:hAnsiTheme="minorHAnsi"/>
          <w:i w:val="0"/>
          <w:sz w:val="22"/>
        </w:rPr>
      </w:pPr>
      <w:ins w:id="593" w:author="Arun Saminathan" w:date="2022-06-10T18:48:00Z">
        <w:r w:rsidRPr="009749C6">
          <w:rPr>
            <w:rStyle w:val="Hyperlink"/>
          </w:rPr>
          <w:fldChar w:fldCharType="begin"/>
        </w:r>
        <w:r w:rsidRPr="009749C6">
          <w:rPr>
            <w:rStyle w:val="Hyperlink"/>
          </w:rPr>
          <w:instrText xml:space="preserve"> </w:instrText>
        </w:r>
        <w:r>
          <w:instrText>HYPERLINK \l "_Toc105779513"</w:instrText>
        </w:r>
        <w:r w:rsidRPr="009749C6">
          <w:rPr>
            <w:rStyle w:val="Hyperlink"/>
          </w:rPr>
          <w:instrText xml:space="preserve"> </w:instrText>
        </w:r>
        <w:r w:rsidRPr="009749C6">
          <w:rPr>
            <w:rStyle w:val="Hyperlink"/>
          </w:rPr>
          <w:fldChar w:fldCharType="separate"/>
        </w:r>
        <w:r w:rsidRPr="009749C6">
          <w:rPr>
            <w:rStyle w:val="Hyperlink"/>
          </w:rPr>
          <w:t>16.4.2.</w:t>
        </w:r>
        <w:r>
          <w:rPr>
            <w:rFonts w:asciiTheme="minorHAnsi" w:hAnsiTheme="minorHAnsi"/>
            <w:i w:val="0"/>
            <w:sz w:val="22"/>
          </w:rPr>
          <w:tab/>
        </w:r>
        <w:r w:rsidRPr="009749C6">
          <w:rPr>
            <w:rStyle w:val="Hyperlink"/>
          </w:rPr>
          <w:t>LW_EVENT_PDC_NVH_EVENT_RUNTIME_FAILURE</w:t>
        </w:r>
        <w:r>
          <w:rPr>
            <w:webHidden/>
          </w:rPr>
          <w:tab/>
        </w:r>
        <w:r>
          <w:rPr>
            <w:webHidden/>
          </w:rPr>
          <w:fldChar w:fldCharType="begin"/>
        </w:r>
        <w:r>
          <w:rPr>
            <w:webHidden/>
          </w:rPr>
          <w:instrText xml:space="preserve"> PAGEREF _Toc105779513 \h </w:instrText>
        </w:r>
      </w:ins>
      <w:r>
        <w:rPr>
          <w:webHidden/>
        </w:rPr>
      </w:r>
      <w:r>
        <w:rPr>
          <w:webHidden/>
        </w:rPr>
        <w:fldChar w:fldCharType="separate"/>
      </w:r>
      <w:ins w:id="594" w:author="Arun Saminathan" w:date="2022-06-10T18:48:00Z">
        <w:r>
          <w:rPr>
            <w:webHidden/>
          </w:rPr>
          <w:t>50</w:t>
        </w:r>
        <w:r>
          <w:rPr>
            <w:webHidden/>
          </w:rPr>
          <w:fldChar w:fldCharType="end"/>
        </w:r>
        <w:r w:rsidRPr="009749C6">
          <w:rPr>
            <w:rStyle w:val="Hyperlink"/>
          </w:rPr>
          <w:fldChar w:fldCharType="end"/>
        </w:r>
      </w:ins>
    </w:p>
    <w:p w14:paraId="1853B71E" w14:textId="35B333CD" w:rsidR="00FD2991" w:rsidRDefault="00FD2991">
      <w:pPr>
        <w:pStyle w:val="TOC3"/>
        <w:rPr>
          <w:ins w:id="595" w:author="Arun Saminathan" w:date="2022-06-10T18:48:00Z"/>
          <w:rFonts w:asciiTheme="minorHAnsi" w:hAnsiTheme="minorHAnsi"/>
          <w:i w:val="0"/>
          <w:sz w:val="22"/>
        </w:rPr>
      </w:pPr>
      <w:ins w:id="596" w:author="Arun Saminathan" w:date="2022-06-10T18:48:00Z">
        <w:r w:rsidRPr="009749C6">
          <w:rPr>
            <w:rStyle w:val="Hyperlink"/>
          </w:rPr>
          <w:fldChar w:fldCharType="begin"/>
        </w:r>
        <w:r w:rsidRPr="009749C6">
          <w:rPr>
            <w:rStyle w:val="Hyperlink"/>
          </w:rPr>
          <w:instrText xml:space="preserve"> </w:instrText>
        </w:r>
        <w:r>
          <w:instrText>HYPERLINK \l "_Toc105779514"</w:instrText>
        </w:r>
        <w:r w:rsidRPr="009749C6">
          <w:rPr>
            <w:rStyle w:val="Hyperlink"/>
          </w:rPr>
          <w:instrText xml:space="preserve"> </w:instrText>
        </w:r>
        <w:r w:rsidRPr="009749C6">
          <w:rPr>
            <w:rStyle w:val="Hyperlink"/>
          </w:rPr>
          <w:fldChar w:fldCharType="separate"/>
        </w:r>
        <w:r w:rsidRPr="009749C6">
          <w:rPr>
            <w:rStyle w:val="Hyperlink"/>
          </w:rPr>
          <w:t>16.4.3.</w:t>
        </w:r>
        <w:r>
          <w:rPr>
            <w:rFonts w:asciiTheme="minorHAnsi" w:hAnsiTheme="minorHAnsi"/>
            <w:i w:val="0"/>
            <w:sz w:val="22"/>
          </w:rPr>
          <w:tab/>
        </w:r>
        <w:r w:rsidRPr="009749C6">
          <w:rPr>
            <w:rStyle w:val="Hyperlink"/>
          </w:rPr>
          <w:t>LW_EVENT_PDC_NVH_EVENT_ANC_FAILURE</w:t>
        </w:r>
        <w:r>
          <w:rPr>
            <w:webHidden/>
          </w:rPr>
          <w:tab/>
        </w:r>
        <w:r>
          <w:rPr>
            <w:webHidden/>
          </w:rPr>
          <w:fldChar w:fldCharType="begin"/>
        </w:r>
        <w:r>
          <w:rPr>
            <w:webHidden/>
          </w:rPr>
          <w:instrText xml:space="preserve"> PAGEREF _Toc105779514 \h </w:instrText>
        </w:r>
      </w:ins>
      <w:r>
        <w:rPr>
          <w:webHidden/>
        </w:rPr>
      </w:r>
      <w:r>
        <w:rPr>
          <w:webHidden/>
        </w:rPr>
        <w:fldChar w:fldCharType="separate"/>
      </w:r>
      <w:ins w:id="597" w:author="Arun Saminathan" w:date="2022-06-10T18:48:00Z">
        <w:r>
          <w:rPr>
            <w:webHidden/>
          </w:rPr>
          <w:t>51</w:t>
        </w:r>
        <w:r>
          <w:rPr>
            <w:webHidden/>
          </w:rPr>
          <w:fldChar w:fldCharType="end"/>
        </w:r>
        <w:r w:rsidRPr="009749C6">
          <w:rPr>
            <w:rStyle w:val="Hyperlink"/>
          </w:rPr>
          <w:fldChar w:fldCharType="end"/>
        </w:r>
      </w:ins>
    </w:p>
    <w:p w14:paraId="5EA4A6A1" w14:textId="247EA36E" w:rsidR="00FD2991" w:rsidRDefault="00FD2991">
      <w:pPr>
        <w:pStyle w:val="TOC3"/>
        <w:rPr>
          <w:ins w:id="598" w:author="Arun Saminathan" w:date="2022-06-10T18:48:00Z"/>
          <w:rFonts w:asciiTheme="minorHAnsi" w:hAnsiTheme="minorHAnsi"/>
          <w:i w:val="0"/>
          <w:sz w:val="22"/>
        </w:rPr>
      </w:pPr>
      <w:ins w:id="599" w:author="Arun Saminathan" w:date="2022-06-10T18:48:00Z">
        <w:r w:rsidRPr="009749C6">
          <w:rPr>
            <w:rStyle w:val="Hyperlink"/>
          </w:rPr>
          <w:fldChar w:fldCharType="begin"/>
        </w:r>
        <w:r w:rsidRPr="009749C6">
          <w:rPr>
            <w:rStyle w:val="Hyperlink"/>
          </w:rPr>
          <w:instrText xml:space="preserve"> </w:instrText>
        </w:r>
        <w:r>
          <w:instrText>HYPERLINK \l "_Toc105779515"</w:instrText>
        </w:r>
        <w:r w:rsidRPr="009749C6">
          <w:rPr>
            <w:rStyle w:val="Hyperlink"/>
          </w:rPr>
          <w:instrText xml:space="preserve"> </w:instrText>
        </w:r>
        <w:r w:rsidRPr="009749C6">
          <w:rPr>
            <w:rStyle w:val="Hyperlink"/>
          </w:rPr>
          <w:fldChar w:fldCharType="separate"/>
        </w:r>
        <w:r w:rsidRPr="009749C6">
          <w:rPr>
            <w:rStyle w:val="Hyperlink"/>
          </w:rPr>
          <w:t>16.4.4.</w:t>
        </w:r>
        <w:r>
          <w:rPr>
            <w:rFonts w:asciiTheme="minorHAnsi" w:hAnsiTheme="minorHAnsi"/>
            <w:i w:val="0"/>
            <w:sz w:val="22"/>
          </w:rPr>
          <w:tab/>
        </w:r>
        <w:r w:rsidRPr="009749C6">
          <w:rPr>
            <w:rStyle w:val="Hyperlink"/>
          </w:rPr>
          <w:t>LW_EVENT_PDC_NVH_EVENT_PS_FAILURE</w:t>
        </w:r>
        <w:r>
          <w:rPr>
            <w:webHidden/>
          </w:rPr>
          <w:tab/>
        </w:r>
        <w:r>
          <w:rPr>
            <w:webHidden/>
          </w:rPr>
          <w:fldChar w:fldCharType="begin"/>
        </w:r>
        <w:r>
          <w:rPr>
            <w:webHidden/>
          </w:rPr>
          <w:instrText xml:space="preserve"> PAGEREF _Toc105779515 \h </w:instrText>
        </w:r>
      </w:ins>
      <w:r>
        <w:rPr>
          <w:webHidden/>
        </w:rPr>
      </w:r>
      <w:r>
        <w:rPr>
          <w:webHidden/>
        </w:rPr>
        <w:fldChar w:fldCharType="separate"/>
      </w:r>
      <w:ins w:id="600" w:author="Arun Saminathan" w:date="2022-06-10T18:48:00Z">
        <w:r>
          <w:rPr>
            <w:webHidden/>
          </w:rPr>
          <w:t>51</w:t>
        </w:r>
        <w:r>
          <w:rPr>
            <w:webHidden/>
          </w:rPr>
          <w:fldChar w:fldCharType="end"/>
        </w:r>
        <w:r w:rsidRPr="009749C6">
          <w:rPr>
            <w:rStyle w:val="Hyperlink"/>
          </w:rPr>
          <w:fldChar w:fldCharType="end"/>
        </w:r>
      </w:ins>
    </w:p>
    <w:p w14:paraId="6D99592F" w14:textId="0725302F" w:rsidR="00FD2991" w:rsidRDefault="00FD2991">
      <w:pPr>
        <w:pStyle w:val="TOC3"/>
        <w:rPr>
          <w:ins w:id="601" w:author="Arun Saminathan" w:date="2022-06-10T18:48:00Z"/>
          <w:rFonts w:asciiTheme="minorHAnsi" w:hAnsiTheme="minorHAnsi"/>
          <w:i w:val="0"/>
          <w:sz w:val="22"/>
        </w:rPr>
      </w:pPr>
      <w:ins w:id="602" w:author="Arun Saminathan" w:date="2022-06-10T18:48:00Z">
        <w:r w:rsidRPr="009749C6">
          <w:rPr>
            <w:rStyle w:val="Hyperlink"/>
          </w:rPr>
          <w:fldChar w:fldCharType="begin"/>
        </w:r>
        <w:r w:rsidRPr="009749C6">
          <w:rPr>
            <w:rStyle w:val="Hyperlink"/>
          </w:rPr>
          <w:instrText xml:space="preserve"> </w:instrText>
        </w:r>
        <w:r>
          <w:instrText>HYPERLINK \l "_Toc105779516"</w:instrText>
        </w:r>
        <w:r w:rsidRPr="009749C6">
          <w:rPr>
            <w:rStyle w:val="Hyperlink"/>
          </w:rPr>
          <w:instrText xml:space="preserve"> </w:instrText>
        </w:r>
        <w:r w:rsidRPr="009749C6">
          <w:rPr>
            <w:rStyle w:val="Hyperlink"/>
          </w:rPr>
          <w:fldChar w:fldCharType="separate"/>
        </w:r>
        <w:r w:rsidRPr="009749C6">
          <w:rPr>
            <w:rStyle w:val="Hyperlink"/>
          </w:rPr>
          <w:t>16.4.5.</w:t>
        </w:r>
        <w:r>
          <w:rPr>
            <w:rFonts w:asciiTheme="minorHAnsi" w:hAnsiTheme="minorHAnsi"/>
            <w:i w:val="0"/>
            <w:sz w:val="22"/>
          </w:rPr>
          <w:tab/>
        </w:r>
        <w:r w:rsidRPr="009749C6">
          <w:rPr>
            <w:rStyle w:val="Hyperlink"/>
          </w:rPr>
          <w:t>LW_EVENT_PDC_NVH_EVENT_AVAS_FAILURE</w:t>
        </w:r>
        <w:r>
          <w:rPr>
            <w:webHidden/>
          </w:rPr>
          <w:tab/>
        </w:r>
        <w:r>
          <w:rPr>
            <w:webHidden/>
          </w:rPr>
          <w:fldChar w:fldCharType="begin"/>
        </w:r>
        <w:r>
          <w:rPr>
            <w:webHidden/>
          </w:rPr>
          <w:instrText xml:space="preserve"> PAGEREF _Toc105779516 \h </w:instrText>
        </w:r>
      </w:ins>
      <w:r>
        <w:rPr>
          <w:webHidden/>
        </w:rPr>
      </w:r>
      <w:r>
        <w:rPr>
          <w:webHidden/>
        </w:rPr>
        <w:fldChar w:fldCharType="separate"/>
      </w:r>
      <w:ins w:id="603" w:author="Arun Saminathan" w:date="2022-06-10T18:48:00Z">
        <w:r>
          <w:rPr>
            <w:webHidden/>
          </w:rPr>
          <w:t>51</w:t>
        </w:r>
        <w:r>
          <w:rPr>
            <w:webHidden/>
          </w:rPr>
          <w:fldChar w:fldCharType="end"/>
        </w:r>
        <w:r w:rsidRPr="009749C6">
          <w:rPr>
            <w:rStyle w:val="Hyperlink"/>
          </w:rPr>
          <w:fldChar w:fldCharType="end"/>
        </w:r>
      </w:ins>
    </w:p>
    <w:p w14:paraId="2EFF5317" w14:textId="695611F4" w:rsidR="00FD2991" w:rsidRDefault="00FD2991">
      <w:pPr>
        <w:pStyle w:val="TOC1"/>
        <w:rPr>
          <w:ins w:id="604" w:author="Arun Saminathan" w:date="2022-06-10T18:48:00Z"/>
          <w:rFonts w:asciiTheme="minorHAnsi" w:hAnsiTheme="minorHAnsi" w:cstheme="minorBidi"/>
          <w:b w:val="0"/>
          <w:smallCaps w:val="0"/>
          <w:noProof/>
          <w:sz w:val="22"/>
          <w:szCs w:val="22"/>
        </w:rPr>
      </w:pPr>
      <w:ins w:id="60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"_Toc105779517"</w:instrText>
        </w:r>
        <w:r w:rsidRPr="009749C6">
          <w:rPr>
            <w:rStyle w:val="Hyperlink"/>
            <w:noProof/>
          </w:rPr>
          <w:instrText xml:space="preserve"> </w:instrText>
        </w:r>
        <w:r w:rsidRPr="009749C6">
          <w:rPr>
            <w:rStyle w:val="Hyperlink"/>
            <w:noProof/>
          </w:rPr>
          <w:fldChar w:fldCharType="separate"/>
        </w:r>
        <w:r w:rsidRPr="009749C6">
          <w:rPr>
            <w:rStyle w:val="Hyperlink"/>
            <w:noProof/>
          </w:rPr>
          <w:t>References</w:t>
        </w:r>
        <w:r>
          <w:rPr>
            <w:noProof/>
            <w:webHidden/>
          </w:rPr>
          <w:tab/>
        </w:r>
        <w:r>
          <w:rPr>
            <w:noProof/>
            <w:webHidden/>
          </w:rPr>
          <w:fldChar w:fldCharType="begin"/>
        </w:r>
        <w:r>
          <w:rPr>
            <w:noProof/>
            <w:webHidden/>
          </w:rPr>
          <w:instrText xml:space="preserve"> PAGEREF _Toc105779517 \h </w:instrText>
        </w:r>
      </w:ins>
      <w:r>
        <w:rPr>
          <w:noProof/>
          <w:webHidden/>
        </w:rPr>
      </w:r>
      <w:r>
        <w:rPr>
          <w:noProof/>
          <w:webHidden/>
        </w:rPr>
        <w:fldChar w:fldCharType="separate"/>
      </w:r>
      <w:ins w:id="606" w:author="Arun Saminathan" w:date="2022-06-10T18:48:00Z">
        <w:r>
          <w:rPr>
            <w:noProof/>
            <w:webHidden/>
          </w:rPr>
          <w:t>52</w:t>
        </w:r>
        <w:r>
          <w:rPr>
            <w:noProof/>
            <w:webHidden/>
          </w:rPr>
          <w:fldChar w:fldCharType="end"/>
        </w:r>
        <w:r w:rsidRPr="009749C6">
          <w:rPr>
            <w:rStyle w:val="Hyperlink"/>
            <w:noProof/>
          </w:rPr>
          <w:fldChar w:fldCharType="end"/>
        </w:r>
      </w:ins>
    </w:p>
    <w:p w14:paraId="14236C4E" w14:textId="628DE6C4" w:rsidR="00FD2991" w:rsidRDefault="00FD2991">
      <w:pPr>
        <w:pStyle w:val="TOC1"/>
        <w:rPr>
          <w:ins w:id="607" w:author="Arun Saminathan" w:date="2022-06-10T18:48:00Z"/>
          <w:rFonts w:asciiTheme="minorHAnsi" w:hAnsiTheme="minorHAnsi" w:cstheme="minorBidi"/>
          <w:b w:val="0"/>
          <w:smallCaps w:val="0"/>
          <w:noProof/>
          <w:sz w:val="22"/>
          <w:szCs w:val="22"/>
        </w:rPr>
      </w:pPr>
      <w:ins w:id="60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"_Toc105779518"</w:instrText>
        </w:r>
        <w:r w:rsidRPr="009749C6">
          <w:rPr>
            <w:rStyle w:val="Hyperlink"/>
            <w:noProof/>
          </w:rPr>
          <w:instrText xml:space="preserve"> </w:instrText>
        </w:r>
        <w:r w:rsidRPr="009749C6">
          <w:rPr>
            <w:rStyle w:val="Hyperlink"/>
            <w:noProof/>
          </w:rPr>
          <w:fldChar w:fldCharType="separate"/>
        </w:r>
        <w:r w:rsidRPr="009749C6">
          <w:rPr>
            <w:rStyle w:val="Hyperlink"/>
            <w:noProof/>
          </w:rPr>
          <w:t>Revision History</w:t>
        </w:r>
        <w:r>
          <w:rPr>
            <w:noProof/>
            <w:webHidden/>
          </w:rPr>
          <w:tab/>
        </w:r>
        <w:r>
          <w:rPr>
            <w:noProof/>
            <w:webHidden/>
          </w:rPr>
          <w:fldChar w:fldCharType="begin"/>
        </w:r>
        <w:r>
          <w:rPr>
            <w:noProof/>
            <w:webHidden/>
          </w:rPr>
          <w:instrText xml:space="preserve"> PAGEREF _Toc105779518 \h </w:instrText>
        </w:r>
      </w:ins>
      <w:r>
        <w:rPr>
          <w:noProof/>
          <w:webHidden/>
        </w:rPr>
      </w:r>
      <w:r>
        <w:rPr>
          <w:noProof/>
          <w:webHidden/>
        </w:rPr>
        <w:fldChar w:fldCharType="separate"/>
      </w:r>
      <w:ins w:id="609" w:author="Arun Saminathan" w:date="2022-06-10T18:48:00Z">
        <w:r>
          <w:rPr>
            <w:noProof/>
            <w:webHidden/>
          </w:rPr>
          <w:t>53</w:t>
        </w:r>
        <w:r>
          <w:rPr>
            <w:noProof/>
            <w:webHidden/>
          </w:rPr>
          <w:fldChar w:fldCharType="end"/>
        </w:r>
        <w:r w:rsidRPr="009749C6">
          <w:rPr>
            <w:rStyle w:val="Hyperlink"/>
            <w:noProof/>
          </w:rPr>
          <w:fldChar w:fldCharType="end"/>
        </w:r>
      </w:ins>
    </w:p>
    <w:p w14:paraId="2DFEA2BC" w14:textId="7371BE90" w:rsidR="00FD2991" w:rsidRDefault="00FD2991">
      <w:pPr>
        <w:pStyle w:val="TOC2"/>
        <w:rPr>
          <w:ins w:id="610" w:author="Arun Saminathan" w:date="2022-06-10T18:48:00Z"/>
          <w:rFonts w:asciiTheme="minorHAnsi" w:hAnsiTheme="minorHAnsi" w:cstheme="minorBidi"/>
          <w:b w:val="0"/>
          <w:i w:val="0"/>
          <w:noProof/>
          <w:sz w:val="22"/>
          <w:szCs w:val="22"/>
        </w:rPr>
      </w:pPr>
      <w:ins w:id="61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"_Toc105779519"</w:instrText>
        </w:r>
        <w:r w:rsidRPr="009749C6">
          <w:rPr>
            <w:rStyle w:val="Hyperlink"/>
            <w:noProof/>
          </w:rPr>
          <w:instrText xml:space="preserve"> </w:instrText>
        </w:r>
        <w:r w:rsidRPr="009749C6">
          <w:rPr>
            <w:rStyle w:val="Hyperlink"/>
            <w:noProof/>
          </w:rPr>
          <w:fldChar w:fldCharType="separate"/>
        </w:r>
        <w:r w:rsidRPr="009749C6">
          <w:rPr>
            <w:rStyle w:val="Hyperlink"/>
            <w:noProof/>
          </w:rPr>
          <w:t>Reworded section ANC Mic x (Enable/ Disable ANC Microphones)</w:t>
        </w:r>
        <w:r>
          <w:rPr>
            <w:noProof/>
            <w:webHidden/>
          </w:rPr>
          <w:tab/>
        </w:r>
        <w:r>
          <w:rPr>
            <w:noProof/>
            <w:webHidden/>
          </w:rPr>
          <w:fldChar w:fldCharType="begin"/>
        </w:r>
        <w:r>
          <w:rPr>
            <w:noProof/>
            <w:webHidden/>
          </w:rPr>
          <w:instrText xml:space="preserve"> PAGEREF _Toc105779519 \h </w:instrText>
        </w:r>
      </w:ins>
      <w:r>
        <w:rPr>
          <w:noProof/>
          <w:webHidden/>
        </w:rPr>
      </w:r>
      <w:r>
        <w:rPr>
          <w:noProof/>
          <w:webHidden/>
        </w:rPr>
        <w:fldChar w:fldCharType="separate"/>
      </w:r>
      <w:ins w:id="612" w:author="Arun Saminathan" w:date="2022-06-10T18:48:00Z">
        <w:r>
          <w:rPr>
            <w:noProof/>
            <w:webHidden/>
          </w:rPr>
          <w:t>55</w:t>
        </w:r>
        <w:r>
          <w:rPr>
            <w:noProof/>
            <w:webHidden/>
          </w:rPr>
          <w:fldChar w:fldCharType="end"/>
        </w:r>
        <w:r w:rsidRPr="009749C6">
          <w:rPr>
            <w:rStyle w:val="Hyperlink"/>
            <w:noProof/>
          </w:rPr>
          <w:fldChar w:fldCharType="end"/>
        </w:r>
      </w:ins>
    </w:p>
    <w:p w14:paraId="1CB5DB31" w14:textId="6B0C93F1" w:rsidR="00FD2991" w:rsidRDefault="00FD2991">
      <w:pPr>
        <w:pStyle w:val="TOC2"/>
        <w:rPr>
          <w:ins w:id="613" w:author="Arun Saminathan" w:date="2022-06-10T18:48:00Z"/>
          <w:rFonts w:asciiTheme="minorHAnsi" w:hAnsiTheme="minorHAnsi" w:cstheme="minorBidi"/>
          <w:b w:val="0"/>
          <w:i w:val="0"/>
          <w:noProof/>
          <w:sz w:val="22"/>
          <w:szCs w:val="22"/>
        </w:rPr>
      </w:pPr>
      <w:ins w:id="61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"_Toc105779520"</w:instrText>
        </w:r>
        <w:r w:rsidRPr="009749C6">
          <w:rPr>
            <w:rStyle w:val="Hyperlink"/>
            <w:noProof/>
          </w:rPr>
          <w:instrText xml:space="preserve"> </w:instrText>
        </w:r>
        <w:r w:rsidRPr="009749C6">
          <w:rPr>
            <w:rStyle w:val="Hyperlink"/>
            <w:noProof/>
          </w:rPr>
          <w:fldChar w:fldCharType="separate"/>
        </w:r>
        <w:r w:rsidRPr="009749C6">
          <w:rPr>
            <w:rStyle w:val="Hyperlink"/>
            <w:noProof/>
          </w:rPr>
          <w:t>Updated the allowable PDC audio path latency</w:t>
        </w:r>
        <w:r>
          <w:rPr>
            <w:noProof/>
            <w:webHidden/>
          </w:rPr>
          <w:tab/>
        </w:r>
        <w:r>
          <w:rPr>
            <w:noProof/>
            <w:webHidden/>
          </w:rPr>
          <w:fldChar w:fldCharType="begin"/>
        </w:r>
        <w:r>
          <w:rPr>
            <w:noProof/>
            <w:webHidden/>
          </w:rPr>
          <w:instrText xml:space="preserve"> PAGEREF _Toc105779520 \h </w:instrText>
        </w:r>
      </w:ins>
      <w:r>
        <w:rPr>
          <w:noProof/>
          <w:webHidden/>
        </w:rPr>
      </w:r>
      <w:r>
        <w:rPr>
          <w:noProof/>
          <w:webHidden/>
        </w:rPr>
        <w:fldChar w:fldCharType="separate"/>
      </w:r>
      <w:ins w:id="615" w:author="Arun Saminathan" w:date="2022-06-10T18:48:00Z">
        <w:r>
          <w:rPr>
            <w:noProof/>
            <w:webHidden/>
          </w:rPr>
          <w:t>56</w:t>
        </w:r>
        <w:r>
          <w:rPr>
            <w:noProof/>
            <w:webHidden/>
          </w:rPr>
          <w:fldChar w:fldCharType="end"/>
        </w:r>
        <w:r w:rsidRPr="009749C6">
          <w:rPr>
            <w:rStyle w:val="Hyperlink"/>
            <w:noProof/>
          </w:rPr>
          <w:fldChar w:fldCharType="end"/>
        </w:r>
      </w:ins>
    </w:p>
    <w:p w14:paraId="07A6B8ED" w14:textId="08B6AE76" w:rsidR="00FD2991" w:rsidRDefault="00FD2991">
      <w:pPr>
        <w:pStyle w:val="TOC2"/>
        <w:rPr>
          <w:ins w:id="616" w:author="Arun Saminathan" w:date="2022-06-10T18:48:00Z"/>
          <w:rFonts w:asciiTheme="minorHAnsi" w:hAnsiTheme="minorHAnsi" w:cstheme="minorBidi"/>
          <w:b w:val="0"/>
          <w:i w:val="0"/>
          <w:noProof/>
          <w:sz w:val="22"/>
          <w:szCs w:val="22"/>
        </w:rPr>
      </w:pPr>
      <w:ins w:id="61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"_Toc105779521"</w:instrText>
        </w:r>
        <w:r w:rsidRPr="009749C6">
          <w:rPr>
            <w:rStyle w:val="Hyperlink"/>
            <w:noProof/>
          </w:rPr>
          <w:instrText xml:space="preserve"> </w:instrText>
        </w:r>
        <w:r w:rsidRPr="009749C6">
          <w:rPr>
            <w:rStyle w:val="Hyperlink"/>
            <w:noProof/>
          </w:rPr>
          <w:fldChar w:fldCharType="separate"/>
        </w:r>
        <w:r w:rsidRPr="009749C6">
          <w:rPr>
            <w:rStyle w:val="Hyperlink"/>
            <w:noProof/>
          </w:rPr>
          <w:t>Added reference to ANC Mic Input Config</w:t>
        </w:r>
        <w:r>
          <w:rPr>
            <w:noProof/>
            <w:webHidden/>
          </w:rPr>
          <w:tab/>
        </w:r>
        <w:r>
          <w:rPr>
            <w:noProof/>
            <w:webHidden/>
          </w:rPr>
          <w:fldChar w:fldCharType="begin"/>
        </w:r>
        <w:r>
          <w:rPr>
            <w:noProof/>
            <w:webHidden/>
          </w:rPr>
          <w:instrText xml:space="preserve"> PAGEREF _Toc105779521 \h </w:instrText>
        </w:r>
      </w:ins>
      <w:r>
        <w:rPr>
          <w:noProof/>
          <w:webHidden/>
        </w:rPr>
      </w:r>
      <w:r>
        <w:rPr>
          <w:noProof/>
          <w:webHidden/>
        </w:rPr>
        <w:fldChar w:fldCharType="separate"/>
      </w:r>
      <w:ins w:id="618" w:author="Arun Saminathan" w:date="2022-06-10T18:48:00Z">
        <w:r>
          <w:rPr>
            <w:noProof/>
            <w:webHidden/>
          </w:rPr>
          <w:t>56</w:t>
        </w:r>
        <w:r>
          <w:rPr>
            <w:noProof/>
            <w:webHidden/>
          </w:rPr>
          <w:fldChar w:fldCharType="end"/>
        </w:r>
        <w:r w:rsidRPr="009749C6">
          <w:rPr>
            <w:rStyle w:val="Hyperlink"/>
            <w:noProof/>
          </w:rPr>
          <w:fldChar w:fldCharType="end"/>
        </w:r>
      </w:ins>
    </w:p>
    <w:p w14:paraId="22111293" w14:textId="48E00E57" w:rsidR="00FD2991" w:rsidRDefault="00FD2991">
      <w:pPr>
        <w:pStyle w:val="TOC2"/>
        <w:rPr>
          <w:ins w:id="619" w:author="Arun Saminathan" w:date="2022-06-10T18:48:00Z"/>
          <w:rFonts w:asciiTheme="minorHAnsi" w:hAnsiTheme="minorHAnsi" w:cstheme="minorBidi"/>
          <w:b w:val="0"/>
          <w:i w:val="0"/>
          <w:noProof/>
          <w:sz w:val="22"/>
          <w:szCs w:val="22"/>
        </w:rPr>
      </w:pPr>
      <w:ins w:id="62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"_Toc105779522"</w:instrText>
        </w:r>
        <w:r w:rsidRPr="009749C6">
          <w:rPr>
            <w:rStyle w:val="Hyperlink"/>
            <w:noProof/>
          </w:rPr>
          <w:instrText xml:space="preserve"> </w:instrText>
        </w:r>
        <w:r w:rsidRPr="009749C6">
          <w:rPr>
            <w:rStyle w:val="Hyperlink"/>
            <w:noProof/>
          </w:rPr>
          <w:fldChar w:fldCharType="separate"/>
        </w:r>
        <w:r w:rsidRPr="009749C6">
          <w:rPr>
            <w:rStyle w:val="Hyperlink"/>
            <w:noProof/>
          </w:rPr>
          <w:t>Removed table 9 and added reference to the Master VIN list that captures all relevant information</w:t>
        </w:r>
        <w:r>
          <w:rPr>
            <w:noProof/>
            <w:webHidden/>
          </w:rPr>
          <w:tab/>
        </w:r>
        <w:r>
          <w:rPr>
            <w:noProof/>
            <w:webHidden/>
          </w:rPr>
          <w:fldChar w:fldCharType="begin"/>
        </w:r>
        <w:r>
          <w:rPr>
            <w:noProof/>
            <w:webHidden/>
          </w:rPr>
          <w:instrText xml:space="preserve"> PAGEREF _Toc105779522 \h </w:instrText>
        </w:r>
      </w:ins>
      <w:r>
        <w:rPr>
          <w:noProof/>
          <w:webHidden/>
        </w:rPr>
      </w:r>
      <w:r>
        <w:rPr>
          <w:noProof/>
          <w:webHidden/>
        </w:rPr>
        <w:fldChar w:fldCharType="separate"/>
      </w:r>
      <w:ins w:id="621" w:author="Arun Saminathan" w:date="2022-06-10T18:48:00Z">
        <w:r>
          <w:rPr>
            <w:noProof/>
            <w:webHidden/>
          </w:rPr>
          <w:t>56</w:t>
        </w:r>
        <w:r>
          <w:rPr>
            <w:noProof/>
            <w:webHidden/>
          </w:rPr>
          <w:fldChar w:fldCharType="end"/>
        </w:r>
        <w:r w:rsidRPr="009749C6">
          <w:rPr>
            <w:rStyle w:val="Hyperlink"/>
            <w:noProof/>
          </w:rPr>
          <w:fldChar w:fldCharType="end"/>
        </w:r>
      </w:ins>
    </w:p>
    <w:p w14:paraId="040246E8" w14:textId="37C6943C" w:rsidR="00FD2991" w:rsidRDefault="00FD2991">
      <w:pPr>
        <w:pStyle w:val="TOC2"/>
        <w:rPr>
          <w:ins w:id="622" w:author="Arun Saminathan" w:date="2022-06-10T18:48:00Z"/>
          <w:rFonts w:asciiTheme="minorHAnsi" w:hAnsiTheme="minorHAnsi" w:cstheme="minorBidi"/>
          <w:b w:val="0"/>
          <w:i w:val="0"/>
          <w:noProof/>
          <w:sz w:val="22"/>
          <w:szCs w:val="22"/>
        </w:rPr>
      </w:pPr>
      <w:ins w:id="62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"_Toc105779523"</w:instrText>
        </w:r>
        <w:r w:rsidRPr="009749C6">
          <w:rPr>
            <w:rStyle w:val="Hyperlink"/>
            <w:noProof/>
          </w:rPr>
          <w:instrText xml:space="preserve"> </w:instrText>
        </w:r>
        <w:r w:rsidRPr="009749C6">
          <w:rPr>
            <w:rStyle w:val="Hyperlink"/>
            <w:noProof/>
          </w:rPr>
          <w:fldChar w:fldCharType="separate"/>
        </w:r>
        <w:r w:rsidRPr="009749C6">
          <w:rPr>
            <w:rStyle w:val="Hyperlink"/>
            <w:noProof/>
          </w:rPr>
          <w:t>CAN signal/VIN latency – updated the overall allowable end to end latency should not exceed 20ms</w:t>
        </w:r>
        <w:r>
          <w:rPr>
            <w:noProof/>
            <w:webHidden/>
          </w:rPr>
          <w:tab/>
        </w:r>
        <w:r>
          <w:rPr>
            <w:noProof/>
            <w:webHidden/>
          </w:rPr>
          <w:fldChar w:fldCharType="begin"/>
        </w:r>
        <w:r>
          <w:rPr>
            <w:noProof/>
            <w:webHidden/>
          </w:rPr>
          <w:instrText xml:space="preserve"> PAGEREF _Toc105779523 \h </w:instrText>
        </w:r>
      </w:ins>
      <w:r>
        <w:rPr>
          <w:noProof/>
          <w:webHidden/>
        </w:rPr>
      </w:r>
      <w:r>
        <w:rPr>
          <w:noProof/>
          <w:webHidden/>
        </w:rPr>
        <w:fldChar w:fldCharType="separate"/>
      </w:r>
      <w:ins w:id="624" w:author="Arun Saminathan" w:date="2022-06-10T18:48:00Z">
        <w:r>
          <w:rPr>
            <w:noProof/>
            <w:webHidden/>
          </w:rPr>
          <w:t>56</w:t>
        </w:r>
        <w:r>
          <w:rPr>
            <w:noProof/>
            <w:webHidden/>
          </w:rPr>
          <w:fldChar w:fldCharType="end"/>
        </w:r>
        <w:r w:rsidRPr="009749C6">
          <w:rPr>
            <w:rStyle w:val="Hyperlink"/>
            <w:noProof/>
          </w:rPr>
          <w:fldChar w:fldCharType="end"/>
        </w:r>
      </w:ins>
    </w:p>
    <w:p w14:paraId="6666D9EB" w14:textId="183FBDD6" w:rsidR="00FD2991" w:rsidRDefault="00FD2991">
      <w:pPr>
        <w:pStyle w:val="TOC2"/>
        <w:rPr>
          <w:ins w:id="625" w:author="Arun Saminathan" w:date="2022-06-10T18:48:00Z"/>
          <w:rFonts w:asciiTheme="minorHAnsi" w:hAnsiTheme="minorHAnsi" w:cstheme="minorBidi"/>
          <w:b w:val="0"/>
          <w:i w:val="0"/>
          <w:noProof/>
          <w:sz w:val="22"/>
          <w:szCs w:val="22"/>
        </w:rPr>
      </w:pPr>
      <w:ins w:id="626"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"_Toc105779524"</w:instrText>
        </w:r>
        <w:r w:rsidRPr="009749C6">
          <w:rPr>
            <w:rStyle w:val="Hyperlink"/>
            <w:noProof/>
          </w:rPr>
          <w:instrText xml:space="preserve"> </w:instrText>
        </w:r>
        <w:r w:rsidRPr="009749C6">
          <w:rPr>
            <w:rStyle w:val="Hyperlink"/>
            <w:noProof/>
          </w:rPr>
          <w:fldChar w:fldCharType="separate"/>
        </w:r>
        <w:r w:rsidRPr="009749C6">
          <w:rPr>
            <w:rStyle w:val="Hyperlink"/>
            <w:noProof/>
          </w:rPr>
          <w:t>Added information “Periodic reads of all of the derived VINs that are part of the Master VIN list”</w:t>
        </w:r>
        <w:r>
          <w:rPr>
            <w:noProof/>
            <w:webHidden/>
          </w:rPr>
          <w:tab/>
        </w:r>
        <w:r>
          <w:rPr>
            <w:noProof/>
            <w:webHidden/>
          </w:rPr>
          <w:fldChar w:fldCharType="begin"/>
        </w:r>
        <w:r>
          <w:rPr>
            <w:noProof/>
            <w:webHidden/>
          </w:rPr>
          <w:instrText xml:space="preserve"> PAGEREF _Toc105779524 \h </w:instrText>
        </w:r>
      </w:ins>
      <w:r>
        <w:rPr>
          <w:noProof/>
          <w:webHidden/>
        </w:rPr>
      </w:r>
      <w:r>
        <w:rPr>
          <w:noProof/>
          <w:webHidden/>
        </w:rPr>
        <w:fldChar w:fldCharType="separate"/>
      </w:r>
      <w:ins w:id="627" w:author="Arun Saminathan" w:date="2022-06-10T18:48:00Z">
        <w:r>
          <w:rPr>
            <w:noProof/>
            <w:webHidden/>
          </w:rPr>
          <w:t>56</w:t>
        </w:r>
        <w:r>
          <w:rPr>
            <w:noProof/>
            <w:webHidden/>
          </w:rPr>
          <w:fldChar w:fldCharType="end"/>
        </w:r>
        <w:r w:rsidRPr="009749C6">
          <w:rPr>
            <w:rStyle w:val="Hyperlink"/>
            <w:noProof/>
          </w:rPr>
          <w:fldChar w:fldCharType="end"/>
        </w:r>
      </w:ins>
    </w:p>
    <w:p w14:paraId="12C2E996" w14:textId="13EC0801" w:rsidR="00FD2991" w:rsidRDefault="00FD2991">
      <w:pPr>
        <w:pStyle w:val="TOC2"/>
        <w:rPr>
          <w:ins w:id="628" w:author="Arun Saminathan" w:date="2022-06-10T18:48:00Z"/>
          <w:rFonts w:asciiTheme="minorHAnsi" w:hAnsiTheme="minorHAnsi" w:cstheme="minorBidi"/>
          <w:b w:val="0"/>
          <w:i w:val="0"/>
          <w:noProof/>
          <w:sz w:val="22"/>
          <w:szCs w:val="22"/>
        </w:rPr>
      </w:pPr>
      <w:ins w:id="629"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"_Toc105779525"</w:instrText>
        </w:r>
        <w:r w:rsidRPr="009749C6">
          <w:rPr>
            <w:rStyle w:val="Hyperlink"/>
            <w:noProof/>
          </w:rPr>
          <w:instrText xml:space="preserve"> </w:instrText>
        </w:r>
        <w:r w:rsidRPr="009749C6">
          <w:rPr>
            <w:rStyle w:val="Hyperlink"/>
            <w:noProof/>
          </w:rPr>
          <w:fldChar w:fldCharType="separate"/>
        </w:r>
        <w:r w:rsidRPr="009749C6">
          <w:rPr>
            <w:rStyle w:val="Hyperlink"/>
            <w:noProof/>
          </w:rPr>
          <w:t>Updated section configuration impact on host reads of library</w:t>
        </w:r>
        <w:r>
          <w:rPr>
            <w:noProof/>
            <w:webHidden/>
          </w:rPr>
          <w:tab/>
        </w:r>
        <w:r>
          <w:rPr>
            <w:noProof/>
            <w:webHidden/>
          </w:rPr>
          <w:fldChar w:fldCharType="begin"/>
        </w:r>
        <w:r>
          <w:rPr>
            <w:noProof/>
            <w:webHidden/>
          </w:rPr>
          <w:instrText xml:space="preserve"> PAGEREF _Toc105779525 \h </w:instrText>
        </w:r>
      </w:ins>
      <w:r>
        <w:rPr>
          <w:noProof/>
          <w:webHidden/>
        </w:rPr>
      </w:r>
      <w:r>
        <w:rPr>
          <w:noProof/>
          <w:webHidden/>
        </w:rPr>
        <w:fldChar w:fldCharType="separate"/>
      </w:r>
      <w:ins w:id="630" w:author="Arun Saminathan" w:date="2022-06-10T18:48:00Z">
        <w:r>
          <w:rPr>
            <w:noProof/>
            <w:webHidden/>
          </w:rPr>
          <w:t>56</w:t>
        </w:r>
        <w:r>
          <w:rPr>
            <w:noProof/>
            <w:webHidden/>
          </w:rPr>
          <w:fldChar w:fldCharType="end"/>
        </w:r>
        <w:r w:rsidRPr="009749C6">
          <w:rPr>
            <w:rStyle w:val="Hyperlink"/>
            <w:noProof/>
          </w:rPr>
          <w:fldChar w:fldCharType="end"/>
        </w:r>
      </w:ins>
    </w:p>
    <w:p w14:paraId="5A87D178" w14:textId="3A985A40" w:rsidR="00FD2991" w:rsidRDefault="00FD2991">
      <w:pPr>
        <w:pStyle w:val="TOC2"/>
        <w:rPr>
          <w:ins w:id="631" w:author="Arun Saminathan" w:date="2022-06-10T18:48:00Z"/>
          <w:rFonts w:asciiTheme="minorHAnsi" w:hAnsiTheme="minorHAnsi" w:cstheme="minorBidi"/>
          <w:b w:val="0"/>
          <w:i w:val="0"/>
          <w:noProof/>
          <w:sz w:val="22"/>
          <w:szCs w:val="22"/>
        </w:rPr>
      </w:pPr>
      <w:ins w:id="632"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"_Toc105779526"</w:instrText>
        </w:r>
        <w:r w:rsidRPr="009749C6">
          <w:rPr>
            <w:rStyle w:val="Hyperlink"/>
            <w:noProof/>
          </w:rPr>
          <w:instrText xml:space="preserve"> </w:instrText>
        </w:r>
        <w:r w:rsidRPr="009749C6">
          <w:rPr>
            <w:rStyle w:val="Hyperlink"/>
            <w:noProof/>
          </w:rPr>
          <w:fldChar w:fldCharType="separate"/>
        </w:r>
        <w:r w:rsidRPr="009749C6">
          <w:rPr>
            <w:rStyle w:val="Hyperlink"/>
            <w:noProof/>
          </w:rPr>
          <w:t>Updated section ANC enable/disable status</w:t>
        </w:r>
        <w:r>
          <w:rPr>
            <w:noProof/>
            <w:webHidden/>
          </w:rPr>
          <w:tab/>
        </w:r>
        <w:r>
          <w:rPr>
            <w:noProof/>
            <w:webHidden/>
          </w:rPr>
          <w:fldChar w:fldCharType="begin"/>
        </w:r>
        <w:r>
          <w:rPr>
            <w:noProof/>
            <w:webHidden/>
          </w:rPr>
          <w:instrText xml:space="preserve"> PAGEREF _Toc105779526 \h </w:instrText>
        </w:r>
      </w:ins>
      <w:r>
        <w:rPr>
          <w:noProof/>
          <w:webHidden/>
        </w:rPr>
      </w:r>
      <w:r>
        <w:rPr>
          <w:noProof/>
          <w:webHidden/>
        </w:rPr>
        <w:fldChar w:fldCharType="separate"/>
      </w:r>
      <w:ins w:id="633" w:author="Arun Saminathan" w:date="2022-06-10T18:48:00Z">
        <w:r>
          <w:rPr>
            <w:noProof/>
            <w:webHidden/>
          </w:rPr>
          <w:t>56</w:t>
        </w:r>
        <w:r>
          <w:rPr>
            <w:noProof/>
            <w:webHidden/>
          </w:rPr>
          <w:fldChar w:fldCharType="end"/>
        </w:r>
        <w:r w:rsidRPr="009749C6">
          <w:rPr>
            <w:rStyle w:val="Hyperlink"/>
            <w:noProof/>
          </w:rPr>
          <w:fldChar w:fldCharType="end"/>
        </w:r>
      </w:ins>
    </w:p>
    <w:p w14:paraId="277BC85B" w14:textId="2041D1EC" w:rsidR="00FD2991" w:rsidRDefault="00FD2991">
      <w:pPr>
        <w:pStyle w:val="TOC2"/>
        <w:rPr>
          <w:ins w:id="634" w:author="Arun Saminathan" w:date="2022-06-10T18:48:00Z"/>
          <w:rFonts w:asciiTheme="minorHAnsi" w:hAnsiTheme="minorHAnsi" w:cstheme="minorBidi"/>
          <w:b w:val="0"/>
          <w:i w:val="0"/>
          <w:noProof/>
          <w:sz w:val="22"/>
          <w:szCs w:val="22"/>
        </w:rPr>
      </w:pPr>
      <w:ins w:id="635"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"_Toc105779527"</w:instrText>
        </w:r>
        <w:r w:rsidRPr="009749C6">
          <w:rPr>
            <w:rStyle w:val="Hyperlink"/>
            <w:noProof/>
          </w:rPr>
          <w:instrText xml:space="preserve"> </w:instrText>
        </w:r>
        <w:r w:rsidRPr="009749C6">
          <w:rPr>
            <w:rStyle w:val="Hyperlink"/>
            <w:noProof/>
          </w:rPr>
          <w:fldChar w:fldCharType="separate"/>
        </w:r>
        <w:r w:rsidRPr="009749C6">
          <w:rPr>
            <w:rStyle w:val="Hyperlink"/>
            <w:noProof/>
          </w:rPr>
          <w:t>Updated section PS enable/disable status</w:t>
        </w:r>
        <w:r>
          <w:rPr>
            <w:noProof/>
            <w:webHidden/>
          </w:rPr>
          <w:tab/>
        </w:r>
        <w:r>
          <w:rPr>
            <w:noProof/>
            <w:webHidden/>
          </w:rPr>
          <w:fldChar w:fldCharType="begin"/>
        </w:r>
        <w:r>
          <w:rPr>
            <w:noProof/>
            <w:webHidden/>
          </w:rPr>
          <w:instrText xml:space="preserve"> PAGEREF _Toc105779527 \h </w:instrText>
        </w:r>
      </w:ins>
      <w:r>
        <w:rPr>
          <w:noProof/>
          <w:webHidden/>
        </w:rPr>
      </w:r>
      <w:r>
        <w:rPr>
          <w:noProof/>
          <w:webHidden/>
        </w:rPr>
        <w:fldChar w:fldCharType="separate"/>
      </w:r>
      <w:ins w:id="636" w:author="Arun Saminathan" w:date="2022-06-10T18:48:00Z">
        <w:r>
          <w:rPr>
            <w:noProof/>
            <w:webHidden/>
          </w:rPr>
          <w:t>56</w:t>
        </w:r>
        <w:r>
          <w:rPr>
            <w:noProof/>
            <w:webHidden/>
          </w:rPr>
          <w:fldChar w:fldCharType="end"/>
        </w:r>
        <w:r w:rsidRPr="009749C6">
          <w:rPr>
            <w:rStyle w:val="Hyperlink"/>
            <w:noProof/>
          </w:rPr>
          <w:fldChar w:fldCharType="end"/>
        </w:r>
      </w:ins>
    </w:p>
    <w:p w14:paraId="52C203C7" w14:textId="168C2ADB" w:rsidR="00FD2991" w:rsidRDefault="00FD2991">
      <w:pPr>
        <w:pStyle w:val="TOC2"/>
        <w:rPr>
          <w:ins w:id="637" w:author="Arun Saminathan" w:date="2022-06-10T18:48:00Z"/>
          <w:rFonts w:asciiTheme="minorHAnsi" w:hAnsiTheme="minorHAnsi" w:cstheme="minorBidi"/>
          <w:b w:val="0"/>
          <w:i w:val="0"/>
          <w:noProof/>
          <w:sz w:val="22"/>
          <w:szCs w:val="22"/>
        </w:rPr>
      </w:pPr>
      <w:ins w:id="638"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"_Toc105779528"</w:instrText>
        </w:r>
        <w:r w:rsidRPr="009749C6">
          <w:rPr>
            <w:rStyle w:val="Hyperlink"/>
            <w:noProof/>
          </w:rPr>
          <w:instrText xml:space="preserve"> </w:instrText>
        </w:r>
        <w:r w:rsidRPr="009749C6">
          <w:rPr>
            <w:rStyle w:val="Hyperlink"/>
            <w:noProof/>
          </w:rPr>
          <w:fldChar w:fldCharType="separate"/>
        </w:r>
        <w:r w:rsidRPr="009749C6">
          <w:rPr>
            <w:rStyle w:val="Hyperlink"/>
            <w:noProof/>
          </w:rPr>
          <w:t>Updated section enable/disable PS via HMI selection</w:t>
        </w:r>
        <w:r>
          <w:rPr>
            <w:noProof/>
            <w:webHidden/>
          </w:rPr>
          <w:tab/>
        </w:r>
        <w:r>
          <w:rPr>
            <w:noProof/>
            <w:webHidden/>
          </w:rPr>
          <w:fldChar w:fldCharType="begin"/>
        </w:r>
        <w:r>
          <w:rPr>
            <w:noProof/>
            <w:webHidden/>
          </w:rPr>
          <w:instrText xml:space="preserve"> PAGEREF _Toc105779528 \h </w:instrText>
        </w:r>
      </w:ins>
      <w:r>
        <w:rPr>
          <w:noProof/>
          <w:webHidden/>
        </w:rPr>
      </w:r>
      <w:r>
        <w:rPr>
          <w:noProof/>
          <w:webHidden/>
        </w:rPr>
        <w:fldChar w:fldCharType="separate"/>
      </w:r>
      <w:ins w:id="639" w:author="Arun Saminathan" w:date="2022-06-10T18:48:00Z">
        <w:r>
          <w:rPr>
            <w:noProof/>
            <w:webHidden/>
          </w:rPr>
          <w:t>56</w:t>
        </w:r>
        <w:r>
          <w:rPr>
            <w:noProof/>
            <w:webHidden/>
          </w:rPr>
          <w:fldChar w:fldCharType="end"/>
        </w:r>
        <w:r w:rsidRPr="009749C6">
          <w:rPr>
            <w:rStyle w:val="Hyperlink"/>
            <w:noProof/>
          </w:rPr>
          <w:fldChar w:fldCharType="end"/>
        </w:r>
      </w:ins>
    </w:p>
    <w:p w14:paraId="7817D663" w14:textId="66FC1E86" w:rsidR="00FD2991" w:rsidRDefault="00FD2991">
      <w:pPr>
        <w:pStyle w:val="TOC2"/>
        <w:rPr>
          <w:ins w:id="640" w:author="Arun Saminathan" w:date="2022-06-10T18:48:00Z"/>
          <w:rFonts w:asciiTheme="minorHAnsi" w:hAnsiTheme="minorHAnsi" w:cstheme="minorBidi"/>
          <w:b w:val="0"/>
          <w:i w:val="0"/>
          <w:noProof/>
          <w:sz w:val="22"/>
          <w:szCs w:val="22"/>
        </w:rPr>
      </w:pPr>
      <w:ins w:id="641"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"_Toc105779529"</w:instrText>
        </w:r>
        <w:r w:rsidRPr="009749C6">
          <w:rPr>
            <w:rStyle w:val="Hyperlink"/>
            <w:noProof/>
          </w:rPr>
          <w:instrText xml:space="preserve"> </w:instrText>
        </w:r>
        <w:r w:rsidRPr="009749C6">
          <w:rPr>
            <w:rStyle w:val="Hyperlink"/>
            <w:noProof/>
          </w:rPr>
          <w:fldChar w:fldCharType="separate"/>
        </w:r>
        <w:r w:rsidRPr="009749C6">
          <w:rPr>
            <w:rStyle w:val="Hyperlink"/>
            <w:noProof/>
          </w:rPr>
          <w:t>SPSS would need to cover</w:t>
        </w:r>
        <w:r>
          <w:rPr>
            <w:noProof/>
            <w:webHidden/>
          </w:rPr>
          <w:tab/>
        </w:r>
        <w:r>
          <w:rPr>
            <w:noProof/>
            <w:webHidden/>
          </w:rPr>
          <w:fldChar w:fldCharType="begin"/>
        </w:r>
        <w:r>
          <w:rPr>
            <w:noProof/>
            <w:webHidden/>
          </w:rPr>
          <w:instrText xml:space="preserve"> PAGEREF _Toc105779529 \h </w:instrText>
        </w:r>
      </w:ins>
      <w:r>
        <w:rPr>
          <w:noProof/>
          <w:webHidden/>
        </w:rPr>
      </w:r>
      <w:r>
        <w:rPr>
          <w:noProof/>
          <w:webHidden/>
        </w:rPr>
        <w:fldChar w:fldCharType="separate"/>
      </w:r>
      <w:ins w:id="642" w:author="Arun Saminathan" w:date="2022-06-10T18:48:00Z">
        <w:r>
          <w:rPr>
            <w:noProof/>
            <w:webHidden/>
          </w:rPr>
          <w:t>56</w:t>
        </w:r>
        <w:r>
          <w:rPr>
            <w:noProof/>
            <w:webHidden/>
          </w:rPr>
          <w:fldChar w:fldCharType="end"/>
        </w:r>
        <w:r w:rsidRPr="009749C6">
          <w:rPr>
            <w:rStyle w:val="Hyperlink"/>
            <w:noProof/>
          </w:rPr>
          <w:fldChar w:fldCharType="end"/>
        </w:r>
      </w:ins>
    </w:p>
    <w:p w14:paraId="45887FC9" w14:textId="6E6A5FED" w:rsidR="00FD2991" w:rsidRDefault="00FD2991">
      <w:pPr>
        <w:pStyle w:val="TOC2"/>
        <w:rPr>
          <w:ins w:id="643" w:author="Arun Saminathan" w:date="2022-06-10T18:48:00Z"/>
          <w:rFonts w:asciiTheme="minorHAnsi" w:hAnsiTheme="minorHAnsi" w:cstheme="minorBidi"/>
          <w:b w:val="0"/>
          <w:i w:val="0"/>
          <w:noProof/>
          <w:sz w:val="22"/>
          <w:szCs w:val="22"/>
        </w:rPr>
      </w:pPr>
      <w:ins w:id="644"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"_Toc105779530"</w:instrText>
        </w:r>
        <w:r w:rsidRPr="009749C6">
          <w:rPr>
            <w:rStyle w:val="Hyperlink"/>
            <w:noProof/>
          </w:rPr>
          <w:instrText xml:space="preserve"> </w:instrText>
        </w:r>
        <w:r w:rsidRPr="009749C6">
          <w:rPr>
            <w:rStyle w:val="Hyperlink"/>
            <w:noProof/>
          </w:rPr>
          <w:fldChar w:fldCharType="separate"/>
        </w:r>
        <w:r w:rsidRPr="009749C6">
          <w:rPr>
            <w:rStyle w:val="Hyperlink"/>
            <w:noProof/>
          </w:rPr>
          <w:t>SPSS would need to cover</w:t>
        </w:r>
        <w:r>
          <w:rPr>
            <w:noProof/>
            <w:webHidden/>
          </w:rPr>
          <w:tab/>
        </w:r>
        <w:r>
          <w:rPr>
            <w:noProof/>
            <w:webHidden/>
          </w:rPr>
          <w:fldChar w:fldCharType="begin"/>
        </w:r>
        <w:r>
          <w:rPr>
            <w:noProof/>
            <w:webHidden/>
          </w:rPr>
          <w:instrText xml:space="preserve"> PAGEREF _Toc105779530 \h </w:instrText>
        </w:r>
      </w:ins>
      <w:r>
        <w:rPr>
          <w:noProof/>
          <w:webHidden/>
        </w:rPr>
      </w:r>
      <w:r>
        <w:rPr>
          <w:noProof/>
          <w:webHidden/>
        </w:rPr>
        <w:fldChar w:fldCharType="separate"/>
      </w:r>
      <w:ins w:id="645" w:author="Arun Saminathan" w:date="2022-06-10T18:48:00Z">
        <w:r>
          <w:rPr>
            <w:noProof/>
            <w:webHidden/>
          </w:rPr>
          <w:t>56</w:t>
        </w:r>
        <w:r>
          <w:rPr>
            <w:noProof/>
            <w:webHidden/>
          </w:rPr>
          <w:fldChar w:fldCharType="end"/>
        </w:r>
        <w:r w:rsidRPr="009749C6">
          <w:rPr>
            <w:rStyle w:val="Hyperlink"/>
            <w:noProof/>
          </w:rPr>
          <w:fldChar w:fldCharType="end"/>
        </w:r>
      </w:ins>
    </w:p>
    <w:p w14:paraId="209B2A8C" w14:textId="7E4B3F18" w:rsidR="00FD2991" w:rsidRDefault="00FD2991">
      <w:pPr>
        <w:pStyle w:val="TOC2"/>
        <w:rPr>
          <w:ins w:id="646" w:author="Arun Saminathan" w:date="2022-06-10T18:48:00Z"/>
          <w:rFonts w:asciiTheme="minorHAnsi" w:hAnsiTheme="minorHAnsi" w:cstheme="minorBidi"/>
          <w:b w:val="0"/>
          <w:i w:val="0"/>
          <w:noProof/>
          <w:sz w:val="22"/>
          <w:szCs w:val="22"/>
        </w:rPr>
      </w:pPr>
      <w:ins w:id="647"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"_Toc105779531"</w:instrText>
        </w:r>
        <w:r w:rsidRPr="009749C6">
          <w:rPr>
            <w:rStyle w:val="Hyperlink"/>
            <w:noProof/>
          </w:rPr>
          <w:instrText xml:space="preserve"> </w:instrText>
        </w:r>
        <w:r w:rsidRPr="009749C6">
          <w:rPr>
            <w:rStyle w:val="Hyperlink"/>
            <w:noProof/>
          </w:rPr>
          <w:fldChar w:fldCharType="separate"/>
        </w:r>
        <w:r w:rsidRPr="009749C6">
          <w:rPr>
            <w:rStyle w:val="Hyperlink"/>
            <w:noProof/>
          </w:rPr>
          <w:t>SPSS would need to cover</w:t>
        </w:r>
        <w:r>
          <w:rPr>
            <w:noProof/>
            <w:webHidden/>
          </w:rPr>
          <w:tab/>
        </w:r>
        <w:r>
          <w:rPr>
            <w:noProof/>
            <w:webHidden/>
          </w:rPr>
          <w:fldChar w:fldCharType="begin"/>
        </w:r>
        <w:r>
          <w:rPr>
            <w:noProof/>
            <w:webHidden/>
          </w:rPr>
          <w:instrText xml:space="preserve"> PAGEREF _Toc105779531 \h </w:instrText>
        </w:r>
      </w:ins>
      <w:r>
        <w:rPr>
          <w:noProof/>
          <w:webHidden/>
        </w:rPr>
      </w:r>
      <w:r>
        <w:rPr>
          <w:noProof/>
          <w:webHidden/>
        </w:rPr>
        <w:fldChar w:fldCharType="separate"/>
      </w:r>
      <w:ins w:id="648" w:author="Arun Saminathan" w:date="2022-06-10T18:48:00Z">
        <w:r>
          <w:rPr>
            <w:noProof/>
            <w:webHidden/>
          </w:rPr>
          <w:t>56</w:t>
        </w:r>
        <w:r>
          <w:rPr>
            <w:noProof/>
            <w:webHidden/>
          </w:rPr>
          <w:fldChar w:fldCharType="end"/>
        </w:r>
        <w:r w:rsidRPr="009749C6">
          <w:rPr>
            <w:rStyle w:val="Hyperlink"/>
            <w:noProof/>
          </w:rPr>
          <w:fldChar w:fldCharType="end"/>
        </w:r>
      </w:ins>
    </w:p>
    <w:p w14:paraId="7BBBFF3E" w14:textId="24DAED23" w:rsidR="00FD2991" w:rsidRDefault="00FD2991">
      <w:pPr>
        <w:pStyle w:val="TOC2"/>
        <w:rPr>
          <w:ins w:id="649" w:author="Arun Saminathan" w:date="2022-06-10T18:48:00Z"/>
          <w:rFonts w:asciiTheme="minorHAnsi" w:hAnsiTheme="minorHAnsi" w:cstheme="minorBidi"/>
          <w:b w:val="0"/>
          <w:i w:val="0"/>
          <w:noProof/>
          <w:sz w:val="22"/>
          <w:szCs w:val="22"/>
        </w:rPr>
      </w:pPr>
      <w:ins w:id="650"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"_Toc105779532"</w:instrText>
        </w:r>
        <w:r w:rsidRPr="009749C6">
          <w:rPr>
            <w:rStyle w:val="Hyperlink"/>
            <w:noProof/>
          </w:rPr>
          <w:instrText xml:space="preserve"> </w:instrText>
        </w:r>
        <w:r w:rsidRPr="009749C6">
          <w:rPr>
            <w:rStyle w:val="Hyperlink"/>
            <w:noProof/>
          </w:rPr>
          <w:fldChar w:fldCharType="separate"/>
        </w:r>
        <w:r w:rsidRPr="009749C6">
          <w:rPr>
            <w:rStyle w:val="Hyperlink"/>
            <w:noProof/>
          </w:rPr>
          <w:t>Updated DID #s and DTC #s for all parameters</w:t>
        </w:r>
        <w:r>
          <w:rPr>
            <w:noProof/>
            <w:webHidden/>
          </w:rPr>
          <w:tab/>
        </w:r>
        <w:r>
          <w:rPr>
            <w:noProof/>
            <w:webHidden/>
          </w:rPr>
          <w:fldChar w:fldCharType="begin"/>
        </w:r>
        <w:r>
          <w:rPr>
            <w:noProof/>
            <w:webHidden/>
          </w:rPr>
          <w:instrText xml:space="preserve"> PAGEREF _Toc105779532 \h </w:instrText>
        </w:r>
      </w:ins>
      <w:r>
        <w:rPr>
          <w:noProof/>
          <w:webHidden/>
        </w:rPr>
      </w:r>
      <w:r>
        <w:rPr>
          <w:noProof/>
          <w:webHidden/>
        </w:rPr>
        <w:fldChar w:fldCharType="separate"/>
      </w:r>
      <w:ins w:id="651" w:author="Arun Saminathan" w:date="2022-06-10T18:48:00Z">
        <w:r>
          <w:rPr>
            <w:noProof/>
            <w:webHidden/>
          </w:rPr>
          <w:t>56</w:t>
        </w:r>
        <w:r>
          <w:rPr>
            <w:noProof/>
            <w:webHidden/>
          </w:rPr>
          <w:fldChar w:fldCharType="end"/>
        </w:r>
        <w:r w:rsidRPr="009749C6">
          <w:rPr>
            <w:rStyle w:val="Hyperlink"/>
            <w:noProof/>
          </w:rPr>
          <w:fldChar w:fldCharType="end"/>
        </w:r>
      </w:ins>
    </w:p>
    <w:p w14:paraId="763BEB2D" w14:textId="42F7D7F9" w:rsidR="00FD2991" w:rsidRDefault="00FD2991">
      <w:pPr>
        <w:pStyle w:val="TOC2"/>
        <w:rPr>
          <w:ins w:id="652" w:author="Arun Saminathan" w:date="2022-06-10T18:48:00Z"/>
          <w:rFonts w:asciiTheme="minorHAnsi" w:hAnsiTheme="minorHAnsi" w:cstheme="minorBidi"/>
          <w:b w:val="0"/>
          <w:i w:val="0"/>
          <w:noProof/>
          <w:sz w:val="22"/>
          <w:szCs w:val="22"/>
        </w:rPr>
      </w:pPr>
      <w:ins w:id="653" w:author="Arun Saminathan" w:date="2022-06-10T18:48:00Z">
        <w:r w:rsidRPr="009749C6">
          <w:rPr>
            <w:rStyle w:val="Hyperlink"/>
            <w:noProof/>
          </w:rPr>
          <w:fldChar w:fldCharType="begin"/>
        </w:r>
        <w:r w:rsidRPr="009749C6">
          <w:rPr>
            <w:rStyle w:val="Hyperlink"/>
            <w:noProof/>
          </w:rPr>
          <w:instrText xml:space="preserve"> </w:instrText>
        </w:r>
        <w:r>
          <w:rPr>
            <w:noProof/>
          </w:rPr>
          <w:instrText>HYPERLINK \l "_Toc105779533"</w:instrText>
        </w:r>
        <w:r w:rsidRPr="009749C6">
          <w:rPr>
            <w:rStyle w:val="Hyperlink"/>
            <w:noProof/>
          </w:rPr>
          <w:instrText xml:space="preserve"> </w:instrText>
        </w:r>
        <w:r w:rsidRPr="009749C6">
          <w:rPr>
            <w:rStyle w:val="Hyperlink"/>
            <w:noProof/>
          </w:rPr>
          <w:fldChar w:fldCharType="separate"/>
        </w:r>
        <w:r w:rsidRPr="009749C6">
          <w:rPr>
            <w:rStyle w:val="Hyperlink"/>
            <w:noProof/>
          </w:rPr>
          <w:t>Reworded Time to first audio section</w:t>
        </w:r>
        <w:r>
          <w:rPr>
            <w:noProof/>
            <w:webHidden/>
          </w:rPr>
          <w:tab/>
        </w:r>
        <w:r>
          <w:rPr>
            <w:noProof/>
            <w:webHidden/>
          </w:rPr>
          <w:fldChar w:fldCharType="begin"/>
        </w:r>
        <w:r>
          <w:rPr>
            <w:noProof/>
            <w:webHidden/>
          </w:rPr>
          <w:instrText xml:space="preserve"> PAGEREF _Toc105779533 \h </w:instrText>
        </w:r>
      </w:ins>
      <w:r>
        <w:rPr>
          <w:noProof/>
          <w:webHidden/>
        </w:rPr>
      </w:r>
      <w:r>
        <w:rPr>
          <w:noProof/>
          <w:webHidden/>
        </w:rPr>
        <w:fldChar w:fldCharType="separate"/>
      </w:r>
      <w:ins w:id="654" w:author="Arun Saminathan" w:date="2022-06-10T18:48:00Z">
        <w:r>
          <w:rPr>
            <w:noProof/>
            <w:webHidden/>
          </w:rPr>
          <w:t>56</w:t>
        </w:r>
        <w:r>
          <w:rPr>
            <w:noProof/>
            <w:webHidden/>
          </w:rPr>
          <w:fldChar w:fldCharType="end"/>
        </w:r>
        <w:r w:rsidRPr="009749C6">
          <w:rPr>
            <w:rStyle w:val="Hyperlink"/>
            <w:noProof/>
          </w:rPr>
          <w:fldChar w:fldCharType="end"/>
        </w:r>
      </w:ins>
    </w:p>
    <w:p w14:paraId="5D683F2E" w14:textId="73BA0EB6" w:rsidR="007F6440" w:rsidDel="00FD2991" w:rsidRDefault="007F6440" w:rsidP="00CC09C5">
      <w:pPr>
        <w:pStyle w:val="TOC1"/>
        <w:spacing w:line="240" w:lineRule="atLeast"/>
        <w:rPr>
          <w:del w:id="655" w:author="Arun Saminathan" w:date="2022-06-10T18:48:00Z"/>
          <w:rFonts w:asciiTheme="minorHAnsi" w:hAnsiTheme="minorHAnsi" w:cstheme="minorBidi"/>
          <w:b w:val="0"/>
          <w:smallCaps w:val="0"/>
          <w:noProof/>
          <w:sz w:val="22"/>
          <w:szCs w:val="22"/>
        </w:rPr>
      </w:pPr>
      <w:del w:id="656" w:author="Arun Saminathan" w:date="2022-06-10T18:48:00Z">
        <w:r w:rsidRPr="00FD2991" w:rsidDel="00FD2991">
          <w:rPr>
            <w:noProof/>
          </w:rPr>
          <w:delText>1</w:delText>
        </w:r>
        <w:r w:rsidDel="00FD2991">
          <w:rPr>
            <w:rFonts w:asciiTheme="minorHAnsi" w:hAnsiTheme="minorHAnsi" w:cstheme="minorBidi"/>
            <w:b w:val="0"/>
            <w:smallCaps w:val="0"/>
            <w:noProof/>
            <w:sz w:val="22"/>
            <w:szCs w:val="22"/>
          </w:rPr>
          <w:tab/>
        </w:r>
        <w:r w:rsidRPr="00FD2991" w:rsidDel="00FD2991">
          <w:rPr>
            <w:noProof/>
          </w:rPr>
          <w:delText>Introduction</w:delText>
        </w:r>
        <w:r w:rsidDel="00FD2991">
          <w:rPr>
            <w:noProof/>
            <w:webHidden/>
          </w:rPr>
          <w:tab/>
          <w:delText>7</w:delText>
        </w:r>
      </w:del>
    </w:p>
    <w:p w14:paraId="034CA8E6" w14:textId="64CFC920" w:rsidR="007F6440" w:rsidDel="00FD2991" w:rsidRDefault="007F6440" w:rsidP="00CC09C5">
      <w:pPr>
        <w:pStyle w:val="TOC2"/>
        <w:spacing w:line="240" w:lineRule="atLeast"/>
        <w:rPr>
          <w:del w:id="657" w:author="Arun Saminathan" w:date="2022-06-10T18:48:00Z"/>
          <w:rFonts w:asciiTheme="minorHAnsi" w:hAnsiTheme="minorHAnsi" w:cstheme="minorBidi"/>
          <w:b w:val="0"/>
          <w:i w:val="0"/>
          <w:noProof/>
          <w:sz w:val="22"/>
          <w:szCs w:val="22"/>
        </w:rPr>
      </w:pPr>
      <w:del w:id="658" w:author="Arun Saminathan" w:date="2022-06-10T18:48:00Z">
        <w:r w:rsidRPr="00FD2991" w:rsidDel="00FD2991">
          <w:rPr>
            <w:noProof/>
          </w:rPr>
          <w:delText>1.1</w:delText>
        </w:r>
        <w:r w:rsidDel="00FD2991">
          <w:rPr>
            <w:rFonts w:asciiTheme="minorHAnsi" w:hAnsiTheme="minorHAnsi" w:cstheme="minorBidi"/>
            <w:b w:val="0"/>
            <w:i w:val="0"/>
            <w:noProof/>
            <w:sz w:val="22"/>
            <w:szCs w:val="22"/>
          </w:rPr>
          <w:tab/>
        </w:r>
        <w:r w:rsidRPr="00FD2991" w:rsidDel="00FD2991">
          <w:rPr>
            <w:noProof/>
          </w:rPr>
          <w:delText>Acronyms and Definitions</w:delText>
        </w:r>
        <w:r w:rsidDel="00FD2991">
          <w:rPr>
            <w:noProof/>
            <w:webHidden/>
          </w:rPr>
          <w:tab/>
          <w:delText>7</w:delText>
        </w:r>
      </w:del>
    </w:p>
    <w:p w14:paraId="2EF82339" w14:textId="470611A4" w:rsidR="007F6440" w:rsidDel="00FD2991" w:rsidRDefault="007F6440" w:rsidP="00CC09C5">
      <w:pPr>
        <w:pStyle w:val="TOC2"/>
        <w:spacing w:line="240" w:lineRule="atLeast"/>
        <w:rPr>
          <w:del w:id="659" w:author="Arun Saminathan" w:date="2022-06-10T18:48:00Z"/>
          <w:rFonts w:asciiTheme="minorHAnsi" w:hAnsiTheme="minorHAnsi" w:cstheme="minorBidi"/>
          <w:b w:val="0"/>
          <w:i w:val="0"/>
          <w:noProof/>
          <w:sz w:val="22"/>
          <w:szCs w:val="22"/>
        </w:rPr>
      </w:pPr>
      <w:del w:id="660" w:author="Arun Saminathan" w:date="2022-06-10T18:48:00Z">
        <w:r w:rsidRPr="00FD2991" w:rsidDel="00FD2991">
          <w:rPr>
            <w:noProof/>
          </w:rPr>
          <w:delText>1.2</w:delText>
        </w:r>
        <w:r w:rsidDel="00FD2991">
          <w:rPr>
            <w:rFonts w:asciiTheme="minorHAnsi" w:hAnsiTheme="minorHAnsi" w:cstheme="minorBidi"/>
            <w:b w:val="0"/>
            <w:i w:val="0"/>
            <w:noProof/>
            <w:sz w:val="22"/>
            <w:szCs w:val="22"/>
          </w:rPr>
          <w:tab/>
        </w:r>
        <w:r w:rsidRPr="00FD2991" w:rsidDel="00FD2991">
          <w:rPr>
            <w:noProof/>
          </w:rPr>
          <w:delText>Phoenix System Architecture</w:delText>
        </w:r>
        <w:r w:rsidDel="00FD2991">
          <w:rPr>
            <w:noProof/>
            <w:webHidden/>
          </w:rPr>
          <w:tab/>
          <w:delText>8</w:delText>
        </w:r>
      </w:del>
    </w:p>
    <w:p w14:paraId="006C06DF" w14:textId="617044D5" w:rsidR="007F6440" w:rsidDel="00FD2991" w:rsidRDefault="007F6440" w:rsidP="00CC09C5">
      <w:pPr>
        <w:pStyle w:val="TOC1"/>
        <w:spacing w:line="240" w:lineRule="atLeast"/>
        <w:rPr>
          <w:del w:id="661" w:author="Arun Saminathan" w:date="2022-06-10T18:48:00Z"/>
          <w:rFonts w:asciiTheme="minorHAnsi" w:hAnsiTheme="minorHAnsi" w:cstheme="minorBidi"/>
          <w:b w:val="0"/>
          <w:smallCaps w:val="0"/>
          <w:noProof/>
          <w:sz w:val="22"/>
          <w:szCs w:val="22"/>
        </w:rPr>
      </w:pPr>
      <w:del w:id="662" w:author="Arun Saminathan" w:date="2022-06-10T18:48:00Z">
        <w:r w:rsidRPr="00FD2991" w:rsidDel="00FD2991">
          <w:rPr>
            <w:noProof/>
          </w:rPr>
          <w:delText>2</w:delText>
        </w:r>
        <w:r w:rsidDel="00FD2991">
          <w:rPr>
            <w:rFonts w:asciiTheme="minorHAnsi" w:hAnsiTheme="minorHAnsi" w:cstheme="minorBidi"/>
            <w:b w:val="0"/>
            <w:smallCaps w:val="0"/>
            <w:noProof/>
            <w:sz w:val="22"/>
            <w:szCs w:val="22"/>
          </w:rPr>
          <w:tab/>
        </w:r>
        <w:r w:rsidRPr="00FD2991" w:rsidDel="00FD2991">
          <w:rPr>
            <w:noProof/>
          </w:rPr>
          <w:delText>PDC External Interfaces</w:delText>
        </w:r>
        <w:r w:rsidDel="00FD2991">
          <w:rPr>
            <w:noProof/>
            <w:webHidden/>
          </w:rPr>
          <w:tab/>
          <w:delText>10</w:delText>
        </w:r>
      </w:del>
    </w:p>
    <w:p w14:paraId="4B50563A" w14:textId="750E7637" w:rsidR="007F6440" w:rsidDel="00FD2991" w:rsidRDefault="007F6440" w:rsidP="00CC09C5">
      <w:pPr>
        <w:pStyle w:val="TOC1"/>
        <w:spacing w:line="240" w:lineRule="atLeast"/>
        <w:rPr>
          <w:del w:id="663" w:author="Arun Saminathan" w:date="2022-06-10T18:48:00Z"/>
          <w:rFonts w:asciiTheme="minorHAnsi" w:hAnsiTheme="minorHAnsi" w:cstheme="minorBidi"/>
          <w:b w:val="0"/>
          <w:smallCaps w:val="0"/>
          <w:noProof/>
          <w:sz w:val="22"/>
          <w:szCs w:val="22"/>
        </w:rPr>
      </w:pPr>
      <w:del w:id="664" w:author="Arun Saminathan" w:date="2022-06-10T18:48:00Z">
        <w:r w:rsidRPr="00FD2991" w:rsidDel="00FD2991">
          <w:rPr>
            <w:noProof/>
          </w:rPr>
          <w:delText>3</w:delText>
        </w:r>
        <w:r w:rsidDel="00FD2991">
          <w:rPr>
            <w:rFonts w:asciiTheme="minorHAnsi" w:hAnsiTheme="minorHAnsi" w:cstheme="minorBidi"/>
            <w:b w:val="0"/>
            <w:smallCaps w:val="0"/>
            <w:noProof/>
            <w:sz w:val="22"/>
            <w:szCs w:val="22"/>
          </w:rPr>
          <w:tab/>
        </w:r>
        <w:r w:rsidRPr="00FD2991" w:rsidDel="00FD2991">
          <w:rPr>
            <w:noProof/>
          </w:rPr>
          <w:delText>PDC Software Components</w:delText>
        </w:r>
        <w:r w:rsidDel="00FD2991">
          <w:rPr>
            <w:noProof/>
            <w:webHidden/>
          </w:rPr>
          <w:tab/>
          <w:delText>11</w:delText>
        </w:r>
      </w:del>
    </w:p>
    <w:p w14:paraId="6408D845" w14:textId="0FFCA099" w:rsidR="007F6440" w:rsidDel="00FD2991" w:rsidRDefault="007F6440" w:rsidP="00CC09C5">
      <w:pPr>
        <w:pStyle w:val="TOC2"/>
        <w:spacing w:line="240" w:lineRule="atLeast"/>
        <w:rPr>
          <w:del w:id="665" w:author="Arun Saminathan" w:date="2022-06-10T18:48:00Z"/>
          <w:rFonts w:asciiTheme="minorHAnsi" w:hAnsiTheme="minorHAnsi" w:cstheme="minorBidi"/>
          <w:b w:val="0"/>
          <w:i w:val="0"/>
          <w:noProof/>
          <w:sz w:val="22"/>
          <w:szCs w:val="22"/>
        </w:rPr>
      </w:pPr>
      <w:del w:id="666" w:author="Arun Saminathan" w:date="2022-06-10T18:48:00Z">
        <w:r w:rsidRPr="00FD2991" w:rsidDel="00FD2991">
          <w:rPr>
            <w:noProof/>
          </w:rPr>
          <w:delText>3.1</w:delText>
        </w:r>
        <w:r w:rsidDel="00FD2991">
          <w:rPr>
            <w:rFonts w:asciiTheme="minorHAnsi" w:hAnsiTheme="minorHAnsi" w:cstheme="minorBidi"/>
            <w:b w:val="0"/>
            <w:i w:val="0"/>
            <w:noProof/>
            <w:sz w:val="22"/>
            <w:szCs w:val="22"/>
          </w:rPr>
          <w:tab/>
        </w:r>
        <w:r w:rsidRPr="00FD2991" w:rsidDel="00FD2991">
          <w:rPr>
            <w:noProof/>
          </w:rPr>
          <w:delText>Primary Software Components</w:delText>
        </w:r>
        <w:r w:rsidDel="00FD2991">
          <w:rPr>
            <w:noProof/>
            <w:webHidden/>
          </w:rPr>
          <w:tab/>
          <w:delText>11</w:delText>
        </w:r>
      </w:del>
    </w:p>
    <w:p w14:paraId="425DB545" w14:textId="39235575" w:rsidR="007F6440" w:rsidDel="00FD2991" w:rsidRDefault="007F6440" w:rsidP="00CC09C5">
      <w:pPr>
        <w:pStyle w:val="TOC3"/>
        <w:spacing w:line="240" w:lineRule="atLeast"/>
        <w:rPr>
          <w:del w:id="667" w:author="Arun Saminathan" w:date="2022-06-10T18:48:00Z"/>
          <w:rFonts w:asciiTheme="minorHAnsi" w:hAnsiTheme="minorHAnsi"/>
          <w:i w:val="0"/>
          <w:sz w:val="22"/>
        </w:rPr>
      </w:pPr>
      <w:del w:id="668" w:author="Arun Saminathan" w:date="2022-06-10T18:48:00Z">
        <w:r w:rsidRPr="00FD2991" w:rsidDel="00FD2991">
          <w:delText>3.1.1.</w:delText>
        </w:r>
        <w:r w:rsidDel="00FD2991">
          <w:rPr>
            <w:rFonts w:asciiTheme="minorHAnsi" w:hAnsiTheme="minorHAnsi"/>
            <w:i w:val="0"/>
            <w:sz w:val="22"/>
          </w:rPr>
          <w:tab/>
        </w:r>
        <w:r w:rsidRPr="00FD2991" w:rsidDel="00FD2991">
          <w:delText>NVH Service</w:delText>
        </w:r>
        <w:r w:rsidDel="00FD2991">
          <w:rPr>
            <w:webHidden/>
          </w:rPr>
          <w:tab/>
          <w:delText>11</w:delText>
        </w:r>
      </w:del>
    </w:p>
    <w:p w14:paraId="1FFFE89E" w14:textId="49B6785D" w:rsidR="007F6440" w:rsidDel="00FD2991" w:rsidRDefault="007F6440" w:rsidP="00CC09C5">
      <w:pPr>
        <w:pStyle w:val="TOC3"/>
        <w:spacing w:line="240" w:lineRule="atLeast"/>
        <w:rPr>
          <w:del w:id="669" w:author="Arun Saminathan" w:date="2022-06-10T18:48:00Z"/>
          <w:rFonts w:asciiTheme="minorHAnsi" w:hAnsiTheme="minorHAnsi"/>
          <w:i w:val="0"/>
          <w:sz w:val="22"/>
        </w:rPr>
      </w:pPr>
      <w:del w:id="670" w:author="Arun Saminathan" w:date="2022-06-10T18:48:00Z">
        <w:r w:rsidRPr="00FD2991" w:rsidDel="00FD2991">
          <w:delText>3.1.2.</w:delText>
        </w:r>
        <w:r w:rsidDel="00FD2991">
          <w:rPr>
            <w:rFonts w:asciiTheme="minorHAnsi" w:hAnsiTheme="minorHAnsi"/>
            <w:i w:val="0"/>
            <w:sz w:val="22"/>
          </w:rPr>
          <w:tab/>
        </w:r>
        <w:r w:rsidRPr="00FD2991" w:rsidDel="00FD2991">
          <w:delText>MDSP Subsystem</w:delText>
        </w:r>
        <w:r w:rsidDel="00FD2991">
          <w:rPr>
            <w:webHidden/>
          </w:rPr>
          <w:tab/>
          <w:delText>11</w:delText>
        </w:r>
      </w:del>
    </w:p>
    <w:p w14:paraId="378BB2FE" w14:textId="52A90B5B" w:rsidR="007F6440" w:rsidDel="00FD2991" w:rsidRDefault="007F6440" w:rsidP="00CC09C5">
      <w:pPr>
        <w:pStyle w:val="TOC4"/>
        <w:spacing w:line="240" w:lineRule="atLeast"/>
        <w:rPr>
          <w:del w:id="671" w:author="Arun Saminathan" w:date="2022-06-10T18:48:00Z"/>
          <w:rFonts w:asciiTheme="minorHAnsi" w:hAnsiTheme="minorHAnsi"/>
          <w:i w:val="0"/>
          <w:noProof/>
          <w:sz w:val="22"/>
        </w:rPr>
      </w:pPr>
      <w:del w:id="672" w:author="Arun Saminathan" w:date="2022-06-10T18:48:00Z">
        <w:r w:rsidRPr="00FD2991" w:rsidDel="00FD2991">
          <w:rPr>
            <w:noProof/>
          </w:rPr>
          <w:delText>3.1.2.1.</w:delText>
        </w:r>
        <w:r w:rsidDel="00FD2991">
          <w:rPr>
            <w:rFonts w:asciiTheme="minorHAnsi" w:hAnsiTheme="minorHAnsi"/>
            <w:i w:val="0"/>
            <w:noProof/>
            <w:sz w:val="22"/>
          </w:rPr>
          <w:tab/>
        </w:r>
        <w:r w:rsidRPr="00FD2991" w:rsidDel="00FD2991">
          <w:rPr>
            <w:noProof/>
          </w:rPr>
          <w:delText>ASD Library</w:delText>
        </w:r>
        <w:r w:rsidDel="00FD2991">
          <w:rPr>
            <w:noProof/>
            <w:webHidden/>
          </w:rPr>
          <w:tab/>
          <w:delText>11</w:delText>
        </w:r>
      </w:del>
    </w:p>
    <w:p w14:paraId="055E7997" w14:textId="7489E663" w:rsidR="007F6440" w:rsidDel="00FD2991" w:rsidRDefault="007F6440" w:rsidP="00CC09C5">
      <w:pPr>
        <w:pStyle w:val="TOC4"/>
        <w:spacing w:line="240" w:lineRule="atLeast"/>
        <w:rPr>
          <w:del w:id="673" w:author="Arun Saminathan" w:date="2022-06-10T18:48:00Z"/>
          <w:rFonts w:asciiTheme="minorHAnsi" w:hAnsiTheme="minorHAnsi"/>
          <w:i w:val="0"/>
          <w:noProof/>
          <w:sz w:val="22"/>
        </w:rPr>
      </w:pPr>
      <w:del w:id="674" w:author="Arun Saminathan" w:date="2022-06-10T18:48:00Z">
        <w:r w:rsidRPr="00FD2991" w:rsidDel="00FD2991">
          <w:rPr>
            <w:noProof/>
          </w:rPr>
          <w:delText>3.1.2.2.</w:delText>
        </w:r>
        <w:r w:rsidDel="00FD2991">
          <w:rPr>
            <w:rFonts w:asciiTheme="minorHAnsi" w:hAnsiTheme="minorHAnsi"/>
            <w:i w:val="0"/>
            <w:noProof/>
            <w:sz w:val="22"/>
          </w:rPr>
          <w:tab/>
        </w:r>
        <w:r w:rsidRPr="00FD2991" w:rsidDel="00FD2991">
          <w:rPr>
            <w:noProof/>
          </w:rPr>
          <w:delText>Acoustic Calibration</w:delText>
        </w:r>
        <w:r w:rsidDel="00FD2991">
          <w:rPr>
            <w:noProof/>
            <w:webHidden/>
          </w:rPr>
          <w:tab/>
          <w:delText>11</w:delText>
        </w:r>
      </w:del>
    </w:p>
    <w:p w14:paraId="146B5BFE" w14:textId="55AF346C" w:rsidR="007F6440" w:rsidDel="00FD2991" w:rsidRDefault="007F6440" w:rsidP="00CC09C5">
      <w:pPr>
        <w:pStyle w:val="TOC2"/>
        <w:spacing w:line="240" w:lineRule="atLeast"/>
        <w:rPr>
          <w:del w:id="675" w:author="Arun Saminathan" w:date="2022-06-10T18:48:00Z"/>
          <w:rFonts w:asciiTheme="minorHAnsi" w:hAnsiTheme="minorHAnsi" w:cstheme="minorBidi"/>
          <w:b w:val="0"/>
          <w:i w:val="0"/>
          <w:noProof/>
          <w:sz w:val="22"/>
          <w:szCs w:val="22"/>
        </w:rPr>
      </w:pPr>
      <w:del w:id="676" w:author="Arun Saminathan" w:date="2022-06-10T18:48:00Z">
        <w:r w:rsidRPr="00FD2991" w:rsidDel="00FD2991">
          <w:rPr>
            <w:noProof/>
          </w:rPr>
          <w:delText>3.2</w:delText>
        </w:r>
        <w:r w:rsidDel="00FD2991">
          <w:rPr>
            <w:rFonts w:asciiTheme="minorHAnsi" w:hAnsiTheme="minorHAnsi" w:cstheme="minorBidi"/>
            <w:b w:val="0"/>
            <w:i w:val="0"/>
            <w:noProof/>
            <w:sz w:val="22"/>
            <w:szCs w:val="22"/>
          </w:rPr>
          <w:tab/>
        </w:r>
        <w:r w:rsidRPr="00FD2991" w:rsidDel="00FD2991">
          <w:rPr>
            <w:noProof/>
          </w:rPr>
          <w:delText>Interface Software Components</w:delText>
        </w:r>
        <w:r w:rsidDel="00FD2991">
          <w:rPr>
            <w:noProof/>
            <w:webHidden/>
          </w:rPr>
          <w:tab/>
          <w:delText>11</w:delText>
        </w:r>
      </w:del>
    </w:p>
    <w:p w14:paraId="75B4D358" w14:textId="43A1BFDB" w:rsidR="007F6440" w:rsidDel="00FD2991" w:rsidRDefault="007F6440" w:rsidP="00CC09C5">
      <w:pPr>
        <w:pStyle w:val="TOC3"/>
        <w:spacing w:line="240" w:lineRule="atLeast"/>
        <w:rPr>
          <w:del w:id="677" w:author="Arun Saminathan" w:date="2022-06-10T18:48:00Z"/>
          <w:rFonts w:asciiTheme="minorHAnsi" w:hAnsiTheme="minorHAnsi"/>
          <w:i w:val="0"/>
          <w:sz w:val="22"/>
        </w:rPr>
      </w:pPr>
      <w:del w:id="678" w:author="Arun Saminathan" w:date="2022-06-10T18:48:00Z">
        <w:r w:rsidRPr="00FD2991" w:rsidDel="00FD2991">
          <w:delText>3.2.1.</w:delText>
        </w:r>
        <w:r w:rsidDel="00FD2991">
          <w:rPr>
            <w:rFonts w:asciiTheme="minorHAnsi" w:hAnsiTheme="minorHAnsi"/>
            <w:i w:val="0"/>
            <w:sz w:val="22"/>
          </w:rPr>
          <w:tab/>
        </w:r>
        <w:r w:rsidRPr="00FD2991" w:rsidDel="00FD2991">
          <w:delText>vehicle_signal</w:delText>
        </w:r>
        <w:r w:rsidDel="00FD2991">
          <w:rPr>
            <w:webHidden/>
          </w:rPr>
          <w:tab/>
          <w:delText>11</w:delText>
        </w:r>
      </w:del>
    </w:p>
    <w:p w14:paraId="351CE063" w14:textId="54A00D27" w:rsidR="007F6440" w:rsidDel="00FD2991" w:rsidRDefault="007F6440" w:rsidP="00CC09C5">
      <w:pPr>
        <w:pStyle w:val="TOC3"/>
        <w:spacing w:line="240" w:lineRule="atLeast"/>
        <w:rPr>
          <w:del w:id="679" w:author="Arun Saminathan" w:date="2022-06-10T18:48:00Z"/>
          <w:rFonts w:asciiTheme="minorHAnsi" w:hAnsiTheme="minorHAnsi"/>
          <w:i w:val="0"/>
          <w:sz w:val="22"/>
        </w:rPr>
      </w:pPr>
      <w:del w:id="680" w:author="Arun Saminathan" w:date="2022-06-10T18:48:00Z">
        <w:r w:rsidRPr="00FD2991" w:rsidDel="00FD2991">
          <w:delText>3.2.2.</w:delText>
        </w:r>
        <w:r w:rsidDel="00FD2991">
          <w:rPr>
            <w:rFonts w:asciiTheme="minorHAnsi" w:hAnsiTheme="minorHAnsi"/>
            <w:i w:val="0"/>
            <w:sz w:val="22"/>
          </w:rPr>
          <w:tab/>
        </w:r>
        <w:r w:rsidRPr="00FD2991" w:rsidDel="00FD2991">
          <w:delText>A2B Resource Manager</w:delText>
        </w:r>
        <w:r w:rsidDel="00FD2991">
          <w:rPr>
            <w:webHidden/>
          </w:rPr>
          <w:tab/>
          <w:delText>11</w:delText>
        </w:r>
      </w:del>
    </w:p>
    <w:p w14:paraId="2FD914E6" w14:textId="76E69A32" w:rsidR="007F6440" w:rsidDel="00FD2991" w:rsidRDefault="007F6440" w:rsidP="00CC09C5">
      <w:pPr>
        <w:pStyle w:val="TOC3"/>
        <w:spacing w:line="240" w:lineRule="atLeast"/>
        <w:rPr>
          <w:del w:id="681" w:author="Arun Saminathan" w:date="2022-06-10T18:48:00Z"/>
          <w:rFonts w:asciiTheme="minorHAnsi" w:hAnsiTheme="minorHAnsi"/>
          <w:i w:val="0"/>
          <w:sz w:val="22"/>
        </w:rPr>
      </w:pPr>
      <w:del w:id="682" w:author="Arun Saminathan" w:date="2022-06-10T18:48:00Z">
        <w:r w:rsidRPr="00FD2991" w:rsidDel="00FD2991">
          <w:delText>3.2.3.</w:delText>
        </w:r>
        <w:r w:rsidDel="00FD2991">
          <w:rPr>
            <w:rFonts w:asciiTheme="minorHAnsi" w:hAnsiTheme="minorHAnsi"/>
            <w:i w:val="0"/>
            <w:sz w:val="22"/>
          </w:rPr>
          <w:tab/>
        </w:r>
        <w:r w:rsidRPr="00FD2991" w:rsidDel="00FD2991">
          <w:delText>Power Manager</w:delText>
        </w:r>
        <w:r w:rsidDel="00FD2991">
          <w:rPr>
            <w:webHidden/>
          </w:rPr>
          <w:tab/>
          <w:delText>11</w:delText>
        </w:r>
      </w:del>
    </w:p>
    <w:p w14:paraId="36039AB7" w14:textId="054FD4C8" w:rsidR="007F6440" w:rsidDel="00FD2991" w:rsidRDefault="007F6440" w:rsidP="00CC09C5">
      <w:pPr>
        <w:pStyle w:val="TOC3"/>
        <w:spacing w:line="240" w:lineRule="atLeast"/>
        <w:rPr>
          <w:del w:id="683" w:author="Arun Saminathan" w:date="2022-06-10T18:48:00Z"/>
          <w:rFonts w:asciiTheme="minorHAnsi" w:hAnsiTheme="minorHAnsi"/>
          <w:i w:val="0"/>
          <w:sz w:val="22"/>
        </w:rPr>
      </w:pPr>
      <w:del w:id="684" w:author="Arun Saminathan" w:date="2022-06-10T18:48:00Z">
        <w:r w:rsidRPr="00FD2991" w:rsidDel="00FD2991">
          <w:delText>3.2.4.</w:delText>
        </w:r>
        <w:r w:rsidDel="00FD2991">
          <w:rPr>
            <w:rFonts w:asciiTheme="minorHAnsi" w:hAnsiTheme="minorHAnsi"/>
            <w:i w:val="0"/>
            <w:sz w:val="22"/>
          </w:rPr>
          <w:tab/>
        </w:r>
        <w:r w:rsidRPr="00FD2991" w:rsidDel="00FD2991">
          <w:delText>Diagnostic Service</w:delText>
        </w:r>
        <w:r w:rsidDel="00FD2991">
          <w:rPr>
            <w:webHidden/>
          </w:rPr>
          <w:tab/>
          <w:delText>11</w:delText>
        </w:r>
      </w:del>
    </w:p>
    <w:p w14:paraId="43532C2E" w14:textId="44559A06" w:rsidR="007F6440" w:rsidDel="00FD2991" w:rsidRDefault="007F6440" w:rsidP="00CC09C5">
      <w:pPr>
        <w:pStyle w:val="TOC3"/>
        <w:spacing w:line="240" w:lineRule="atLeast"/>
        <w:rPr>
          <w:del w:id="685" w:author="Arun Saminathan" w:date="2022-06-10T18:48:00Z"/>
          <w:rFonts w:asciiTheme="minorHAnsi" w:hAnsiTheme="minorHAnsi"/>
          <w:i w:val="0"/>
          <w:sz w:val="22"/>
        </w:rPr>
      </w:pPr>
      <w:del w:id="686" w:author="Arun Saminathan" w:date="2022-06-10T18:48:00Z">
        <w:r w:rsidRPr="00FD2991" w:rsidDel="00FD2991">
          <w:delText>3.2.5.</w:delText>
        </w:r>
        <w:r w:rsidDel="00FD2991">
          <w:rPr>
            <w:rFonts w:asciiTheme="minorHAnsi" w:hAnsiTheme="minorHAnsi"/>
            <w:i w:val="0"/>
            <w:sz w:val="22"/>
          </w:rPr>
          <w:tab/>
        </w:r>
        <w:r w:rsidRPr="00FD2991" w:rsidDel="00FD2991">
          <w:delText>DE Configuration Service</w:delText>
        </w:r>
        <w:r w:rsidDel="00FD2991">
          <w:rPr>
            <w:webHidden/>
          </w:rPr>
          <w:tab/>
          <w:delText>11</w:delText>
        </w:r>
      </w:del>
    </w:p>
    <w:p w14:paraId="68D2C869" w14:textId="44D517BF" w:rsidR="007F6440" w:rsidDel="00FD2991" w:rsidRDefault="007F6440" w:rsidP="00CC09C5">
      <w:pPr>
        <w:pStyle w:val="TOC1"/>
        <w:spacing w:line="240" w:lineRule="atLeast"/>
        <w:rPr>
          <w:del w:id="687" w:author="Arun Saminathan" w:date="2022-06-10T18:48:00Z"/>
          <w:rFonts w:asciiTheme="minorHAnsi" w:hAnsiTheme="minorHAnsi" w:cstheme="minorBidi"/>
          <w:b w:val="0"/>
          <w:smallCaps w:val="0"/>
          <w:noProof/>
          <w:sz w:val="22"/>
          <w:szCs w:val="22"/>
        </w:rPr>
      </w:pPr>
      <w:del w:id="688" w:author="Arun Saminathan" w:date="2022-06-10T18:48:00Z">
        <w:r w:rsidRPr="00FD2991" w:rsidDel="00FD2991">
          <w:rPr>
            <w:noProof/>
          </w:rPr>
          <w:delText>4</w:delText>
        </w:r>
        <w:r w:rsidDel="00FD2991">
          <w:rPr>
            <w:rFonts w:asciiTheme="minorHAnsi" w:hAnsiTheme="minorHAnsi" w:cstheme="minorBidi"/>
            <w:b w:val="0"/>
            <w:smallCaps w:val="0"/>
            <w:noProof/>
            <w:sz w:val="22"/>
            <w:szCs w:val="22"/>
          </w:rPr>
          <w:tab/>
        </w:r>
        <w:r w:rsidRPr="00FD2991" w:rsidDel="00FD2991">
          <w:rPr>
            <w:noProof/>
          </w:rPr>
          <w:delText>Acoustic Tuning</w:delText>
        </w:r>
        <w:r w:rsidDel="00FD2991">
          <w:rPr>
            <w:noProof/>
            <w:webHidden/>
          </w:rPr>
          <w:tab/>
          <w:delText>11</w:delText>
        </w:r>
      </w:del>
    </w:p>
    <w:p w14:paraId="795F4CF7" w14:textId="278BBEB7" w:rsidR="007F6440" w:rsidDel="00FD2991" w:rsidRDefault="007F6440" w:rsidP="00CC09C5">
      <w:pPr>
        <w:pStyle w:val="TOC2"/>
        <w:spacing w:line="240" w:lineRule="atLeast"/>
        <w:rPr>
          <w:del w:id="689" w:author="Arun Saminathan" w:date="2022-06-10T18:48:00Z"/>
          <w:rFonts w:asciiTheme="minorHAnsi" w:hAnsiTheme="minorHAnsi" w:cstheme="minorBidi"/>
          <w:b w:val="0"/>
          <w:i w:val="0"/>
          <w:noProof/>
          <w:sz w:val="22"/>
          <w:szCs w:val="22"/>
        </w:rPr>
      </w:pPr>
      <w:del w:id="690" w:author="Arun Saminathan" w:date="2022-06-10T18:48:00Z">
        <w:r w:rsidRPr="00FD2991" w:rsidDel="00FD2991">
          <w:rPr>
            <w:noProof/>
          </w:rPr>
          <w:delText>4.1</w:delText>
        </w:r>
        <w:r w:rsidDel="00FD2991">
          <w:rPr>
            <w:rFonts w:asciiTheme="minorHAnsi" w:hAnsiTheme="minorHAnsi" w:cstheme="minorBidi"/>
            <w:b w:val="0"/>
            <w:i w:val="0"/>
            <w:noProof/>
            <w:sz w:val="22"/>
            <w:szCs w:val="22"/>
          </w:rPr>
          <w:tab/>
        </w:r>
        <w:r w:rsidRPr="00FD2991" w:rsidDel="00FD2991">
          <w:rPr>
            <w:noProof/>
          </w:rPr>
          <w:delText>Tuning Tool Exported Files</w:delText>
        </w:r>
        <w:r w:rsidDel="00FD2991">
          <w:rPr>
            <w:noProof/>
            <w:webHidden/>
          </w:rPr>
          <w:tab/>
          <w:delText>12</w:delText>
        </w:r>
      </w:del>
    </w:p>
    <w:p w14:paraId="5818A45A" w14:textId="77F3B24C" w:rsidR="007F6440" w:rsidDel="00FD2991" w:rsidRDefault="007F6440" w:rsidP="00CC09C5">
      <w:pPr>
        <w:pStyle w:val="TOC3"/>
        <w:spacing w:line="240" w:lineRule="atLeast"/>
        <w:rPr>
          <w:del w:id="691" w:author="Arun Saminathan" w:date="2022-06-10T18:48:00Z"/>
          <w:rFonts w:asciiTheme="minorHAnsi" w:hAnsiTheme="minorHAnsi"/>
          <w:i w:val="0"/>
          <w:sz w:val="22"/>
        </w:rPr>
      </w:pPr>
      <w:del w:id="692" w:author="Arun Saminathan" w:date="2022-06-10T18:48:00Z">
        <w:r w:rsidRPr="00FD2991" w:rsidDel="00FD2991">
          <w:delText>4.1.1.</w:delText>
        </w:r>
        <w:r w:rsidDel="00FD2991">
          <w:rPr>
            <w:rFonts w:asciiTheme="minorHAnsi" w:hAnsiTheme="minorHAnsi"/>
            <w:i w:val="0"/>
            <w:sz w:val="22"/>
          </w:rPr>
          <w:tab/>
        </w:r>
        <w:r w:rsidRPr="00FD2991" w:rsidDel="00FD2991">
          <w:delText>Proposed File Naming Convention</w:delText>
        </w:r>
        <w:r w:rsidDel="00FD2991">
          <w:rPr>
            <w:webHidden/>
          </w:rPr>
          <w:tab/>
          <w:delText>12</w:delText>
        </w:r>
      </w:del>
    </w:p>
    <w:p w14:paraId="4465FE04" w14:textId="1722CD37" w:rsidR="007F6440" w:rsidDel="00FD2991" w:rsidRDefault="007F6440" w:rsidP="00CC09C5">
      <w:pPr>
        <w:pStyle w:val="TOC4"/>
        <w:spacing w:line="240" w:lineRule="atLeast"/>
        <w:rPr>
          <w:del w:id="693" w:author="Arun Saminathan" w:date="2022-06-10T18:48:00Z"/>
          <w:rFonts w:asciiTheme="minorHAnsi" w:hAnsiTheme="minorHAnsi"/>
          <w:i w:val="0"/>
          <w:noProof/>
          <w:sz w:val="22"/>
        </w:rPr>
      </w:pPr>
      <w:del w:id="694" w:author="Arun Saminathan" w:date="2022-06-10T18:48:00Z">
        <w:r w:rsidRPr="00FD2991" w:rsidDel="00FD2991">
          <w:rPr>
            <w:noProof/>
          </w:rPr>
          <w:delText>4.1.1.1.</w:delText>
        </w:r>
        <w:r w:rsidDel="00FD2991">
          <w:rPr>
            <w:rFonts w:asciiTheme="minorHAnsi" w:hAnsiTheme="minorHAnsi"/>
            <w:i w:val="0"/>
            <w:noProof/>
            <w:sz w:val="22"/>
          </w:rPr>
          <w:tab/>
        </w:r>
        <w:r w:rsidRPr="00FD2991" w:rsidDel="00FD2991">
          <w:rPr>
            <w:noProof/>
          </w:rPr>
          <w:delText>ASD Resources File</w:delText>
        </w:r>
        <w:r w:rsidDel="00FD2991">
          <w:rPr>
            <w:noProof/>
            <w:webHidden/>
          </w:rPr>
          <w:tab/>
          <w:delText>12</w:delText>
        </w:r>
      </w:del>
    </w:p>
    <w:p w14:paraId="17CEB9D2" w14:textId="072E3D9D" w:rsidR="007F6440" w:rsidDel="00FD2991" w:rsidRDefault="007F6440" w:rsidP="00CC09C5">
      <w:pPr>
        <w:pStyle w:val="TOC4"/>
        <w:spacing w:line="240" w:lineRule="atLeast"/>
        <w:rPr>
          <w:del w:id="695" w:author="Arun Saminathan" w:date="2022-06-10T18:48:00Z"/>
          <w:rFonts w:asciiTheme="minorHAnsi" w:hAnsiTheme="minorHAnsi"/>
          <w:i w:val="0"/>
          <w:noProof/>
          <w:sz w:val="22"/>
        </w:rPr>
      </w:pPr>
      <w:del w:id="696" w:author="Arun Saminathan" w:date="2022-06-10T18:48:00Z">
        <w:r w:rsidRPr="00FD2991" w:rsidDel="00FD2991">
          <w:rPr>
            <w:noProof/>
          </w:rPr>
          <w:delText>4.1.1.2.</w:delText>
        </w:r>
        <w:r w:rsidDel="00FD2991">
          <w:rPr>
            <w:rFonts w:asciiTheme="minorHAnsi" w:hAnsiTheme="minorHAnsi"/>
            <w:i w:val="0"/>
            <w:noProof/>
            <w:sz w:val="22"/>
          </w:rPr>
          <w:tab/>
        </w:r>
        <w:r w:rsidRPr="00FD2991" w:rsidDel="00FD2991">
          <w:rPr>
            <w:noProof/>
          </w:rPr>
          <w:delText>ASD Configuration File</w:delText>
        </w:r>
        <w:r w:rsidDel="00FD2991">
          <w:rPr>
            <w:noProof/>
            <w:webHidden/>
          </w:rPr>
          <w:tab/>
          <w:delText>12</w:delText>
        </w:r>
      </w:del>
    </w:p>
    <w:p w14:paraId="70BB6303" w14:textId="154E23E4" w:rsidR="007F6440" w:rsidDel="00FD2991" w:rsidRDefault="007F6440" w:rsidP="00CC09C5">
      <w:pPr>
        <w:pStyle w:val="TOC4"/>
        <w:spacing w:line="240" w:lineRule="atLeast"/>
        <w:rPr>
          <w:del w:id="697" w:author="Arun Saminathan" w:date="2022-06-10T18:48:00Z"/>
          <w:rFonts w:asciiTheme="minorHAnsi" w:hAnsiTheme="minorHAnsi"/>
          <w:i w:val="0"/>
          <w:noProof/>
          <w:sz w:val="22"/>
        </w:rPr>
      </w:pPr>
      <w:del w:id="698" w:author="Arun Saminathan" w:date="2022-06-10T18:48:00Z">
        <w:r w:rsidRPr="00FD2991" w:rsidDel="00FD2991">
          <w:rPr>
            <w:noProof/>
          </w:rPr>
          <w:delText>4.1.1.3.</w:delText>
        </w:r>
        <w:r w:rsidDel="00FD2991">
          <w:rPr>
            <w:rFonts w:asciiTheme="minorHAnsi" w:hAnsiTheme="minorHAnsi"/>
            <w:i w:val="0"/>
            <w:noProof/>
            <w:sz w:val="22"/>
          </w:rPr>
          <w:tab/>
        </w:r>
        <w:r w:rsidRPr="00FD2991" w:rsidDel="00FD2991">
          <w:rPr>
            <w:noProof/>
          </w:rPr>
          <w:delText>ANC Calibration File(s)</w:delText>
        </w:r>
        <w:r w:rsidDel="00FD2991">
          <w:rPr>
            <w:noProof/>
            <w:webHidden/>
          </w:rPr>
          <w:tab/>
          <w:delText>12</w:delText>
        </w:r>
      </w:del>
    </w:p>
    <w:p w14:paraId="5FD24CFE" w14:textId="2C76E9FF" w:rsidR="007F6440" w:rsidDel="00FD2991" w:rsidRDefault="007F6440" w:rsidP="00CC09C5">
      <w:pPr>
        <w:pStyle w:val="TOC4"/>
        <w:spacing w:line="240" w:lineRule="atLeast"/>
        <w:rPr>
          <w:del w:id="699" w:author="Arun Saminathan" w:date="2022-06-10T18:48:00Z"/>
          <w:rFonts w:asciiTheme="minorHAnsi" w:hAnsiTheme="minorHAnsi"/>
          <w:i w:val="0"/>
          <w:noProof/>
          <w:sz w:val="22"/>
        </w:rPr>
      </w:pPr>
      <w:del w:id="700" w:author="Arun Saminathan" w:date="2022-06-10T18:48:00Z">
        <w:r w:rsidRPr="00FD2991" w:rsidDel="00FD2991">
          <w:rPr>
            <w:noProof/>
          </w:rPr>
          <w:delText>4.1.1.4.</w:delText>
        </w:r>
        <w:r w:rsidDel="00FD2991">
          <w:rPr>
            <w:rFonts w:asciiTheme="minorHAnsi" w:hAnsiTheme="minorHAnsi"/>
            <w:i w:val="0"/>
            <w:noProof/>
            <w:sz w:val="22"/>
          </w:rPr>
          <w:tab/>
        </w:r>
        <w:r w:rsidRPr="00FD2991" w:rsidDel="00FD2991">
          <w:rPr>
            <w:noProof/>
          </w:rPr>
          <w:delText>PS Sample Files</w:delText>
        </w:r>
        <w:r w:rsidDel="00FD2991">
          <w:rPr>
            <w:noProof/>
            <w:webHidden/>
          </w:rPr>
          <w:tab/>
          <w:delText>12</w:delText>
        </w:r>
      </w:del>
    </w:p>
    <w:p w14:paraId="21E0A37D" w14:textId="2503D31B" w:rsidR="007F6440" w:rsidDel="00FD2991" w:rsidRDefault="007F6440" w:rsidP="00CC09C5">
      <w:pPr>
        <w:pStyle w:val="TOC4"/>
        <w:spacing w:line="240" w:lineRule="atLeast"/>
        <w:rPr>
          <w:del w:id="701" w:author="Arun Saminathan" w:date="2022-06-10T18:48:00Z"/>
          <w:rFonts w:asciiTheme="minorHAnsi" w:hAnsiTheme="minorHAnsi"/>
          <w:i w:val="0"/>
          <w:noProof/>
          <w:sz w:val="22"/>
        </w:rPr>
      </w:pPr>
      <w:del w:id="702" w:author="Arun Saminathan" w:date="2022-06-10T18:48:00Z">
        <w:r w:rsidRPr="00FD2991" w:rsidDel="00FD2991">
          <w:rPr>
            <w:noProof/>
          </w:rPr>
          <w:delText>4.1.1.5.</w:delText>
        </w:r>
        <w:r w:rsidDel="00FD2991">
          <w:rPr>
            <w:rFonts w:asciiTheme="minorHAnsi" w:hAnsiTheme="minorHAnsi"/>
            <w:i w:val="0"/>
            <w:noProof/>
            <w:sz w:val="22"/>
          </w:rPr>
          <w:tab/>
        </w:r>
        <w:r w:rsidRPr="00FD2991" w:rsidDel="00FD2991">
          <w:rPr>
            <w:noProof/>
          </w:rPr>
          <w:delText>AVAS Sample Files</w:delText>
        </w:r>
        <w:r w:rsidDel="00FD2991">
          <w:rPr>
            <w:noProof/>
            <w:webHidden/>
          </w:rPr>
          <w:tab/>
          <w:delText>13</w:delText>
        </w:r>
      </w:del>
    </w:p>
    <w:p w14:paraId="41ECA583" w14:textId="706C8286" w:rsidR="007F6440" w:rsidDel="00FD2991" w:rsidRDefault="007F6440" w:rsidP="00CC09C5">
      <w:pPr>
        <w:pStyle w:val="TOC2"/>
        <w:spacing w:line="240" w:lineRule="atLeast"/>
        <w:rPr>
          <w:del w:id="703" w:author="Arun Saminathan" w:date="2022-06-10T18:48:00Z"/>
          <w:rFonts w:asciiTheme="minorHAnsi" w:hAnsiTheme="minorHAnsi" w:cstheme="minorBidi"/>
          <w:b w:val="0"/>
          <w:i w:val="0"/>
          <w:noProof/>
          <w:sz w:val="22"/>
          <w:szCs w:val="22"/>
        </w:rPr>
      </w:pPr>
      <w:del w:id="704" w:author="Arun Saminathan" w:date="2022-06-10T18:48:00Z">
        <w:r w:rsidRPr="00FD2991" w:rsidDel="00FD2991">
          <w:rPr>
            <w:noProof/>
          </w:rPr>
          <w:delText>4.2</w:delText>
        </w:r>
        <w:r w:rsidDel="00FD2991">
          <w:rPr>
            <w:rFonts w:asciiTheme="minorHAnsi" w:hAnsiTheme="minorHAnsi" w:cstheme="minorBidi"/>
            <w:b w:val="0"/>
            <w:i w:val="0"/>
            <w:noProof/>
            <w:sz w:val="22"/>
            <w:szCs w:val="22"/>
          </w:rPr>
          <w:tab/>
        </w:r>
        <w:r w:rsidRPr="00FD2991" w:rsidDel="00FD2991">
          <w:rPr>
            <w:noProof/>
          </w:rPr>
          <w:delText>Ford ANC/PS/AVAS Configuration File (VBF)</w:delText>
        </w:r>
        <w:r w:rsidDel="00FD2991">
          <w:rPr>
            <w:noProof/>
            <w:webHidden/>
          </w:rPr>
          <w:tab/>
          <w:delText>13</w:delText>
        </w:r>
      </w:del>
    </w:p>
    <w:p w14:paraId="2E9667C9" w14:textId="58D0FBAE" w:rsidR="007F6440" w:rsidDel="00FD2991" w:rsidRDefault="007F6440" w:rsidP="00CC09C5">
      <w:pPr>
        <w:pStyle w:val="TOC2"/>
        <w:spacing w:line="240" w:lineRule="atLeast"/>
        <w:rPr>
          <w:del w:id="705" w:author="Arun Saminathan" w:date="2022-06-10T18:48:00Z"/>
          <w:rFonts w:asciiTheme="minorHAnsi" w:hAnsiTheme="minorHAnsi" w:cstheme="minorBidi"/>
          <w:b w:val="0"/>
          <w:i w:val="0"/>
          <w:noProof/>
          <w:sz w:val="22"/>
          <w:szCs w:val="22"/>
        </w:rPr>
      </w:pPr>
      <w:del w:id="706" w:author="Arun Saminathan" w:date="2022-06-10T18:48:00Z">
        <w:r w:rsidRPr="00FD2991" w:rsidDel="00FD2991">
          <w:rPr>
            <w:noProof/>
          </w:rPr>
          <w:delText>4.3</w:delText>
        </w:r>
        <w:r w:rsidDel="00FD2991">
          <w:rPr>
            <w:rFonts w:asciiTheme="minorHAnsi" w:hAnsiTheme="minorHAnsi" w:cstheme="minorBidi"/>
            <w:b w:val="0"/>
            <w:i w:val="0"/>
            <w:noProof/>
            <w:sz w:val="22"/>
            <w:szCs w:val="22"/>
          </w:rPr>
          <w:tab/>
        </w:r>
        <w:r w:rsidRPr="00FD2991" w:rsidDel="00FD2991">
          <w:rPr>
            <w:noProof/>
          </w:rPr>
          <w:delText>Acoustic Calibration lifecycle</w:delText>
        </w:r>
        <w:r w:rsidDel="00FD2991">
          <w:rPr>
            <w:noProof/>
            <w:webHidden/>
          </w:rPr>
          <w:tab/>
          <w:delText>13</w:delText>
        </w:r>
      </w:del>
    </w:p>
    <w:p w14:paraId="5B1851A6" w14:textId="294FB49D" w:rsidR="007F6440" w:rsidDel="00FD2991" w:rsidRDefault="007F6440" w:rsidP="00CC09C5">
      <w:pPr>
        <w:pStyle w:val="TOC3"/>
        <w:spacing w:line="240" w:lineRule="atLeast"/>
        <w:rPr>
          <w:del w:id="707" w:author="Arun Saminathan" w:date="2022-06-10T18:48:00Z"/>
          <w:rFonts w:asciiTheme="minorHAnsi" w:hAnsiTheme="minorHAnsi"/>
          <w:i w:val="0"/>
          <w:sz w:val="22"/>
        </w:rPr>
      </w:pPr>
      <w:del w:id="708" w:author="Arun Saminathan" w:date="2022-06-10T18:48:00Z">
        <w:r w:rsidRPr="00FD2991" w:rsidDel="00FD2991">
          <w:delText>4.3.1.</w:delText>
        </w:r>
        <w:r w:rsidDel="00FD2991">
          <w:rPr>
            <w:rFonts w:asciiTheme="minorHAnsi" w:hAnsiTheme="minorHAnsi"/>
            <w:i w:val="0"/>
            <w:sz w:val="22"/>
          </w:rPr>
          <w:tab/>
        </w:r>
        <w:r w:rsidRPr="00FD2991" w:rsidDel="00FD2991">
          <w:delText>CAN</w:delText>
        </w:r>
        <w:r w:rsidDel="00FD2991">
          <w:rPr>
            <w:webHidden/>
          </w:rPr>
          <w:tab/>
          <w:delText>13</w:delText>
        </w:r>
      </w:del>
    </w:p>
    <w:p w14:paraId="4F014005" w14:textId="09FDCF00" w:rsidR="007F6440" w:rsidDel="00FD2991" w:rsidRDefault="007F6440" w:rsidP="00CC09C5">
      <w:pPr>
        <w:pStyle w:val="TOC3"/>
        <w:spacing w:line="240" w:lineRule="atLeast"/>
        <w:rPr>
          <w:del w:id="709" w:author="Arun Saminathan" w:date="2022-06-10T18:48:00Z"/>
          <w:rFonts w:asciiTheme="minorHAnsi" w:hAnsiTheme="minorHAnsi"/>
          <w:i w:val="0"/>
          <w:sz w:val="22"/>
        </w:rPr>
      </w:pPr>
      <w:del w:id="710" w:author="Arun Saminathan" w:date="2022-06-10T18:48:00Z">
        <w:r w:rsidRPr="00FD2991" w:rsidDel="00FD2991">
          <w:delText>4.3.2.</w:delText>
        </w:r>
        <w:r w:rsidDel="00FD2991">
          <w:rPr>
            <w:rFonts w:asciiTheme="minorHAnsi" w:hAnsiTheme="minorHAnsi"/>
            <w:i w:val="0"/>
            <w:sz w:val="22"/>
          </w:rPr>
          <w:tab/>
        </w:r>
        <w:r w:rsidRPr="00FD2991" w:rsidDel="00FD2991">
          <w:delText>USB</w:delText>
        </w:r>
        <w:r w:rsidDel="00FD2991">
          <w:rPr>
            <w:webHidden/>
          </w:rPr>
          <w:tab/>
          <w:delText>13</w:delText>
        </w:r>
      </w:del>
    </w:p>
    <w:p w14:paraId="7E01DD2C" w14:textId="6CD3D5AB" w:rsidR="007F6440" w:rsidDel="00FD2991" w:rsidRDefault="007F6440" w:rsidP="00CC09C5">
      <w:pPr>
        <w:pStyle w:val="TOC3"/>
        <w:spacing w:line="240" w:lineRule="atLeast"/>
        <w:rPr>
          <w:del w:id="711" w:author="Arun Saminathan" w:date="2022-06-10T18:48:00Z"/>
          <w:rFonts w:asciiTheme="minorHAnsi" w:hAnsiTheme="minorHAnsi"/>
          <w:i w:val="0"/>
          <w:sz w:val="22"/>
        </w:rPr>
      </w:pPr>
      <w:del w:id="712" w:author="Arun Saminathan" w:date="2022-06-10T18:48:00Z">
        <w:r w:rsidRPr="00FD2991" w:rsidDel="00FD2991">
          <w:delText>4.3.3.</w:delText>
        </w:r>
        <w:r w:rsidDel="00FD2991">
          <w:rPr>
            <w:rFonts w:asciiTheme="minorHAnsi" w:hAnsiTheme="minorHAnsi"/>
            <w:i w:val="0"/>
            <w:sz w:val="22"/>
          </w:rPr>
          <w:tab/>
        </w:r>
        <w:r w:rsidRPr="00FD2991" w:rsidDel="00FD2991">
          <w:delText>Over-The-Air (OTA) Updates</w:delText>
        </w:r>
        <w:r w:rsidDel="00FD2991">
          <w:rPr>
            <w:webHidden/>
          </w:rPr>
          <w:tab/>
          <w:delText>13</w:delText>
        </w:r>
      </w:del>
    </w:p>
    <w:p w14:paraId="288EEDA0" w14:textId="76CE0FB8" w:rsidR="007F6440" w:rsidDel="00FD2991" w:rsidRDefault="007F6440" w:rsidP="00CC09C5">
      <w:pPr>
        <w:pStyle w:val="TOC3"/>
        <w:spacing w:line="240" w:lineRule="atLeast"/>
        <w:rPr>
          <w:del w:id="713" w:author="Arun Saminathan" w:date="2022-06-10T18:48:00Z"/>
          <w:rFonts w:asciiTheme="minorHAnsi" w:hAnsiTheme="minorHAnsi"/>
          <w:i w:val="0"/>
          <w:sz w:val="22"/>
        </w:rPr>
      </w:pPr>
      <w:del w:id="714" w:author="Arun Saminathan" w:date="2022-06-10T18:48:00Z">
        <w:r w:rsidRPr="00FD2991" w:rsidDel="00FD2991">
          <w:delText>4.3.4.</w:delText>
        </w:r>
        <w:r w:rsidDel="00FD2991">
          <w:rPr>
            <w:rFonts w:asciiTheme="minorHAnsi" w:hAnsiTheme="minorHAnsi"/>
            <w:i w:val="0"/>
            <w:sz w:val="22"/>
          </w:rPr>
          <w:tab/>
        </w:r>
        <w:r w:rsidRPr="00FD2991" w:rsidDel="00FD2991">
          <w:delText>Ethernet (via Tuning Tool)</w:delText>
        </w:r>
        <w:r w:rsidDel="00FD2991">
          <w:rPr>
            <w:webHidden/>
          </w:rPr>
          <w:tab/>
          <w:delText>13</w:delText>
        </w:r>
      </w:del>
    </w:p>
    <w:p w14:paraId="0E3EEAB8" w14:textId="17B78870" w:rsidR="007F6440" w:rsidDel="00FD2991" w:rsidRDefault="007F6440" w:rsidP="00CC09C5">
      <w:pPr>
        <w:pStyle w:val="TOC1"/>
        <w:spacing w:line="240" w:lineRule="atLeast"/>
        <w:rPr>
          <w:del w:id="715" w:author="Arun Saminathan" w:date="2022-06-10T18:48:00Z"/>
          <w:rFonts w:asciiTheme="minorHAnsi" w:hAnsiTheme="minorHAnsi" w:cstheme="minorBidi"/>
          <w:b w:val="0"/>
          <w:smallCaps w:val="0"/>
          <w:noProof/>
          <w:sz w:val="22"/>
          <w:szCs w:val="22"/>
        </w:rPr>
      </w:pPr>
      <w:del w:id="716" w:author="Arun Saminathan" w:date="2022-06-10T18:48:00Z">
        <w:r w:rsidRPr="00FD2991" w:rsidDel="00FD2991">
          <w:rPr>
            <w:noProof/>
          </w:rPr>
          <w:delText>5</w:delText>
        </w:r>
        <w:r w:rsidDel="00FD2991">
          <w:rPr>
            <w:rFonts w:asciiTheme="minorHAnsi" w:hAnsiTheme="minorHAnsi" w:cstheme="minorBidi"/>
            <w:b w:val="0"/>
            <w:smallCaps w:val="0"/>
            <w:noProof/>
            <w:sz w:val="22"/>
            <w:szCs w:val="22"/>
          </w:rPr>
          <w:tab/>
        </w:r>
        <w:r w:rsidRPr="00FD2991" w:rsidDel="00FD2991">
          <w:rPr>
            <w:noProof/>
          </w:rPr>
          <w:delText>PDC Configuration</w:delText>
        </w:r>
        <w:r w:rsidDel="00FD2991">
          <w:rPr>
            <w:noProof/>
            <w:webHidden/>
          </w:rPr>
          <w:tab/>
          <w:delText>13</w:delText>
        </w:r>
      </w:del>
    </w:p>
    <w:p w14:paraId="1EBF5549" w14:textId="5D19C2AA" w:rsidR="007F6440" w:rsidDel="00FD2991" w:rsidRDefault="007F6440" w:rsidP="00CC09C5">
      <w:pPr>
        <w:pStyle w:val="TOC2"/>
        <w:spacing w:line="240" w:lineRule="atLeast"/>
        <w:rPr>
          <w:del w:id="717" w:author="Arun Saminathan" w:date="2022-06-10T18:48:00Z"/>
          <w:rFonts w:asciiTheme="minorHAnsi" w:hAnsiTheme="minorHAnsi" w:cstheme="minorBidi"/>
          <w:b w:val="0"/>
          <w:i w:val="0"/>
          <w:noProof/>
          <w:sz w:val="22"/>
          <w:szCs w:val="22"/>
        </w:rPr>
      </w:pPr>
      <w:del w:id="718" w:author="Arun Saminathan" w:date="2022-06-10T18:48:00Z">
        <w:r w:rsidRPr="00FD2991" w:rsidDel="00FD2991">
          <w:rPr>
            <w:noProof/>
          </w:rPr>
          <w:delText>5.1</w:delText>
        </w:r>
        <w:r w:rsidDel="00FD2991">
          <w:rPr>
            <w:rFonts w:asciiTheme="minorHAnsi" w:hAnsiTheme="minorHAnsi" w:cstheme="minorBidi"/>
            <w:b w:val="0"/>
            <w:i w:val="0"/>
            <w:noProof/>
            <w:sz w:val="22"/>
            <w:szCs w:val="22"/>
          </w:rPr>
          <w:tab/>
        </w:r>
        <w:r w:rsidRPr="00FD2991" w:rsidDel="00FD2991">
          <w:rPr>
            <w:noProof/>
          </w:rPr>
          <w:delText>ANC/ PS PDC DExx Configuration Table</w:delText>
        </w:r>
        <w:r w:rsidDel="00FD2991">
          <w:rPr>
            <w:noProof/>
            <w:webHidden/>
          </w:rPr>
          <w:tab/>
          <w:delText>14</w:delText>
        </w:r>
      </w:del>
    </w:p>
    <w:p w14:paraId="2D378D17" w14:textId="70E6A635" w:rsidR="007F6440" w:rsidDel="00FD2991" w:rsidRDefault="007F6440" w:rsidP="00CC09C5">
      <w:pPr>
        <w:pStyle w:val="TOC2"/>
        <w:spacing w:line="240" w:lineRule="atLeast"/>
        <w:rPr>
          <w:del w:id="719" w:author="Arun Saminathan" w:date="2022-06-10T18:48:00Z"/>
          <w:rFonts w:asciiTheme="minorHAnsi" w:hAnsiTheme="minorHAnsi" w:cstheme="minorBidi"/>
          <w:b w:val="0"/>
          <w:i w:val="0"/>
          <w:noProof/>
          <w:sz w:val="22"/>
          <w:szCs w:val="22"/>
        </w:rPr>
      </w:pPr>
      <w:del w:id="720" w:author="Arun Saminathan" w:date="2022-06-10T18:48:00Z">
        <w:r w:rsidRPr="00FD2991" w:rsidDel="00FD2991">
          <w:rPr>
            <w:noProof/>
          </w:rPr>
          <w:delText>5.2</w:delText>
        </w:r>
        <w:r w:rsidDel="00FD2991">
          <w:rPr>
            <w:rFonts w:asciiTheme="minorHAnsi" w:hAnsiTheme="minorHAnsi" w:cstheme="minorBidi"/>
            <w:b w:val="0"/>
            <w:i w:val="0"/>
            <w:noProof/>
            <w:sz w:val="22"/>
            <w:szCs w:val="22"/>
          </w:rPr>
          <w:tab/>
        </w:r>
        <w:r w:rsidRPr="00FD2991" w:rsidDel="00FD2991">
          <w:rPr>
            <w:noProof/>
          </w:rPr>
          <w:delText>Common Configuration Actions</w:delText>
        </w:r>
        <w:r w:rsidDel="00FD2991">
          <w:rPr>
            <w:noProof/>
            <w:webHidden/>
          </w:rPr>
          <w:tab/>
          <w:delText>14</w:delText>
        </w:r>
      </w:del>
    </w:p>
    <w:p w14:paraId="472C6E57" w14:textId="3805A391" w:rsidR="007F6440" w:rsidDel="00FD2991" w:rsidRDefault="007F6440" w:rsidP="00CC09C5">
      <w:pPr>
        <w:pStyle w:val="TOC2"/>
        <w:spacing w:line="240" w:lineRule="atLeast"/>
        <w:rPr>
          <w:del w:id="721" w:author="Arun Saminathan" w:date="2022-06-10T18:48:00Z"/>
          <w:rFonts w:asciiTheme="minorHAnsi" w:hAnsiTheme="minorHAnsi" w:cstheme="minorBidi"/>
          <w:b w:val="0"/>
          <w:i w:val="0"/>
          <w:noProof/>
          <w:sz w:val="22"/>
          <w:szCs w:val="22"/>
        </w:rPr>
      </w:pPr>
      <w:del w:id="722" w:author="Arun Saminathan" w:date="2022-06-10T18:48:00Z">
        <w:r w:rsidRPr="00FD2991" w:rsidDel="00FD2991">
          <w:rPr>
            <w:noProof/>
          </w:rPr>
          <w:delText>5.3</w:delText>
        </w:r>
        <w:r w:rsidDel="00FD2991">
          <w:rPr>
            <w:rFonts w:asciiTheme="minorHAnsi" w:hAnsiTheme="minorHAnsi" w:cstheme="minorBidi"/>
            <w:b w:val="0"/>
            <w:i w:val="0"/>
            <w:noProof/>
            <w:sz w:val="22"/>
            <w:szCs w:val="22"/>
          </w:rPr>
          <w:tab/>
        </w:r>
        <w:r w:rsidRPr="00FD2991" w:rsidDel="00FD2991">
          <w:rPr>
            <w:noProof/>
          </w:rPr>
          <w:delText>Active Noise Cancellation (ANC)</w:delText>
        </w:r>
        <w:r w:rsidDel="00FD2991">
          <w:rPr>
            <w:noProof/>
            <w:webHidden/>
          </w:rPr>
          <w:tab/>
          <w:delText>15</w:delText>
        </w:r>
      </w:del>
    </w:p>
    <w:p w14:paraId="0E91E849" w14:textId="1C10F739" w:rsidR="007F6440" w:rsidDel="00FD2991" w:rsidRDefault="007F6440" w:rsidP="00CC09C5">
      <w:pPr>
        <w:pStyle w:val="TOC2"/>
        <w:spacing w:line="240" w:lineRule="atLeast"/>
        <w:rPr>
          <w:del w:id="723" w:author="Arun Saminathan" w:date="2022-06-10T18:48:00Z"/>
          <w:rFonts w:asciiTheme="minorHAnsi" w:hAnsiTheme="minorHAnsi" w:cstheme="minorBidi"/>
          <w:b w:val="0"/>
          <w:i w:val="0"/>
          <w:noProof/>
          <w:sz w:val="22"/>
          <w:szCs w:val="22"/>
        </w:rPr>
      </w:pPr>
      <w:del w:id="724" w:author="Arun Saminathan" w:date="2022-06-10T18:48:00Z">
        <w:r w:rsidRPr="00FD2991" w:rsidDel="00FD2991">
          <w:rPr>
            <w:noProof/>
          </w:rPr>
          <w:delText>5.4</w:delText>
        </w:r>
        <w:r w:rsidDel="00FD2991">
          <w:rPr>
            <w:rFonts w:asciiTheme="minorHAnsi" w:hAnsiTheme="minorHAnsi" w:cstheme="minorBidi"/>
            <w:b w:val="0"/>
            <w:i w:val="0"/>
            <w:noProof/>
            <w:sz w:val="22"/>
            <w:szCs w:val="22"/>
          </w:rPr>
          <w:tab/>
        </w:r>
        <w:r w:rsidRPr="00FD2991" w:rsidDel="00FD2991">
          <w:rPr>
            <w:noProof/>
          </w:rPr>
          <w:delText>Propulsion Sound Setting</w:delText>
        </w:r>
        <w:r w:rsidDel="00FD2991">
          <w:rPr>
            <w:noProof/>
            <w:webHidden/>
          </w:rPr>
          <w:tab/>
          <w:delText>15</w:delText>
        </w:r>
      </w:del>
    </w:p>
    <w:p w14:paraId="0E88E27C" w14:textId="06FFA456" w:rsidR="007F6440" w:rsidDel="00FD2991" w:rsidRDefault="007F6440" w:rsidP="00CC09C5">
      <w:pPr>
        <w:pStyle w:val="TOC2"/>
        <w:spacing w:line="240" w:lineRule="atLeast"/>
        <w:rPr>
          <w:del w:id="725" w:author="Arun Saminathan" w:date="2022-06-10T18:48:00Z"/>
          <w:rFonts w:asciiTheme="minorHAnsi" w:hAnsiTheme="minorHAnsi" w:cstheme="minorBidi"/>
          <w:b w:val="0"/>
          <w:i w:val="0"/>
          <w:noProof/>
          <w:sz w:val="22"/>
          <w:szCs w:val="22"/>
        </w:rPr>
      </w:pPr>
      <w:del w:id="726" w:author="Arun Saminathan" w:date="2022-06-10T18:48:00Z">
        <w:r w:rsidRPr="00FD2991" w:rsidDel="00FD2991">
          <w:rPr>
            <w:noProof/>
          </w:rPr>
          <w:delText>5.5</w:delText>
        </w:r>
        <w:r w:rsidDel="00FD2991">
          <w:rPr>
            <w:rFonts w:asciiTheme="minorHAnsi" w:hAnsiTheme="minorHAnsi" w:cstheme="minorBidi"/>
            <w:b w:val="0"/>
            <w:i w:val="0"/>
            <w:noProof/>
            <w:sz w:val="22"/>
            <w:szCs w:val="22"/>
          </w:rPr>
          <w:tab/>
        </w:r>
        <w:r w:rsidRPr="00FD2991" w:rsidDel="00FD2991">
          <w:rPr>
            <w:noProof/>
          </w:rPr>
          <w:delText>ANC Mic x</w:delText>
        </w:r>
        <w:r w:rsidDel="00FD2991">
          <w:rPr>
            <w:noProof/>
            <w:webHidden/>
          </w:rPr>
          <w:tab/>
          <w:delText>15</w:delText>
        </w:r>
      </w:del>
    </w:p>
    <w:p w14:paraId="346557BC" w14:textId="2CBE8185" w:rsidR="007F6440" w:rsidDel="00FD2991" w:rsidRDefault="007F6440" w:rsidP="00CC09C5">
      <w:pPr>
        <w:pStyle w:val="TOC2"/>
        <w:spacing w:line="240" w:lineRule="atLeast"/>
        <w:rPr>
          <w:del w:id="727" w:author="Arun Saminathan" w:date="2022-06-10T18:48:00Z"/>
          <w:rFonts w:asciiTheme="minorHAnsi" w:hAnsiTheme="minorHAnsi" w:cstheme="minorBidi"/>
          <w:b w:val="0"/>
          <w:i w:val="0"/>
          <w:noProof/>
          <w:sz w:val="22"/>
          <w:szCs w:val="22"/>
        </w:rPr>
      </w:pPr>
      <w:del w:id="728" w:author="Arun Saminathan" w:date="2022-06-10T18:48:00Z">
        <w:r w:rsidRPr="00FD2991" w:rsidDel="00FD2991">
          <w:rPr>
            <w:noProof/>
          </w:rPr>
          <w:delText>5.6</w:delText>
        </w:r>
        <w:r w:rsidDel="00FD2991">
          <w:rPr>
            <w:rFonts w:asciiTheme="minorHAnsi" w:hAnsiTheme="minorHAnsi" w:cstheme="minorBidi"/>
            <w:b w:val="0"/>
            <w:i w:val="0"/>
            <w:noProof/>
            <w:sz w:val="22"/>
            <w:szCs w:val="22"/>
          </w:rPr>
          <w:tab/>
        </w:r>
        <w:r w:rsidRPr="00FD2991" w:rsidDel="00FD2991">
          <w:rPr>
            <w:noProof/>
          </w:rPr>
          <w:delText>Vehicle Simulated Sound Request</w:delText>
        </w:r>
        <w:r w:rsidDel="00FD2991">
          <w:rPr>
            <w:noProof/>
            <w:webHidden/>
          </w:rPr>
          <w:tab/>
          <w:delText>15</w:delText>
        </w:r>
      </w:del>
    </w:p>
    <w:p w14:paraId="2EE392FA" w14:textId="71956ED0" w:rsidR="007F6440" w:rsidDel="00FD2991" w:rsidRDefault="007F6440" w:rsidP="00CC09C5">
      <w:pPr>
        <w:pStyle w:val="TOC2"/>
        <w:spacing w:line="240" w:lineRule="atLeast"/>
        <w:rPr>
          <w:del w:id="729" w:author="Arun Saminathan" w:date="2022-06-10T18:48:00Z"/>
          <w:rFonts w:asciiTheme="minorHAnsi" w:hAnsiTheme="minorHAnsi" w:cstheme="minorBidi"/>
          <w:b w:val="0"/>
          <w:i w:val="0"/>
          <w:noProof/>
          <w:sz w:val="22"/>
          <w:szCs w:val="22"/>
        </w:rPr>
      </w:pPr>
      <w:del w:id="730" w:author="Arun Saminathan" w:date="2022-06-10T18:48:00Z">
        <w:r w:rsidRPr="00FD2991" w:rsidDel="00FD2991">
          <w:rPr>
            <w:noProof/>
          </w:rPr>
          <w:delText>5.7</w:delText>
        </w:r>
        <w:r w:rsidDel="00FD2991">
          <w:rPr>
            <w:rFonts w:asciiTheme="minorHAnsi" w:hAnsiTheme="minorHAnsi" w:cstheme="minorBidi"/>
            <w:b w:val="0"/>
            <w:i w:val="0"/>
            <w:noProof/>
            <w:sz w:val="22"/>
            <w:szCs w:val="22"/>
          </w:rPr>
          <w:tab/>
        </w:r>
        <w:r w:rsidRPr="00FD2991" w:rsidDel="00FD2991">
          <w:rPr>
            <w:noProof/>
          </w:rPr>
          <w:delText>Transmission Output Shaft Speed</w:delText>
        </w:r>
        <w:r w:rsidDel="00FD2991">
          <w:rPr>
            <w:noProof/>
            <w:webHidden/>
          </w:rPr>
          <w:tab/>
          <w:delText>15</w:delText>
        </w:r>
      </w:del>
    </w:p>
    <w:p w14:paraId="6B8A45D4" w14:textId="701DAEE9" w:rsidR="007F6440" w:rsidDel="00FD2991" w:rsidRDefault="007F6440" w:rsidP="00CC09C5">
      <w:pPr>
        <w:pStyle w:val="TOC2"/>
        <w:spacing w:line="240" w:lineRule="atLeast"/>
        <w:rPr>
          <w:del w:id="731" w:author="Arun Saminathan" w:date="2022-06-10T18:48:00Z"/>
          <w:rFonts w:asciiTheme="minorHAnsi" w:hAnsiTheme="minorHAnsi" w:cstheme="minorBidi"/>
          <w:b w:val="0"/>
          <w:i w:val="0"/>
          <w:noProof/>
          <w:sz w:val="22"/>
          <w:szCs w:val="22"/>
        </w:rPr>
      </w:pPr>
      <w:del w:id="732" w:author="Arun Saminathan" w:date="2022-06-10T18:48:00Z">
        <w:r w:rsidRPr="00FD2991" w:rsidDel="00FD2991">
          <w:rPr>
            <w:noProof/>
          </w:rPr>
          <w:delText>5.8</w:delText>
        </w:r>
        <w:r w:rsidDel="00FD2991">
          <w:rPr>
            <w:rFonts w:asciiTheme="minorHAnsi" w:hAnsiTheme="minorHAnsi" w:cstheme="minorBidi"/>
            <w:b w:val="0"/>
            <w:i w:val="0"/>
            <w:noProof/>
            <w:sz w:val="22"/>
            <w:szCs w:val="22"/>
          </w:rPr>
          <w:tab/>
        </w:r>
        <w:r w:rsidRPr="00FD2991" w:rsidDel="00FD2991">
          <w:rPr>
            <w:noProof/>
          </w:rPr>
          <w:delText>Selectable Drive Modes (ANC/PS) (SDM CAN signal selection)</w:delText>
        </w:r>
        <w:r w:rsidDel="00FD2991">
          <w:rPr>
            <w:noProof/>
            <w:webHidden/>
          </w:rPr>
          <w:tab/>
          <w:delText>15</w:delText>
        </w:r>
      </w:del>
    </w:p>
    <w:p w14:paraId="32A5BB05" w14:textId="5FD86108" w:rsidR="007F6440" w:rsidDel="00FD2991" w:rsidRDefault="007F6440" w:rsidP="00CC09C5">
      <w:pPr>
        <w:pStyle w:val="TOC2"/>
        <w:spacing w:line="240" w:lineRule="atLeast"/>
        <w:rPr>
          <w:del w:id="733" w:author="Arun Saminathan" w:date="2022-06-10T18:48:00Z"/>
          <w:rFonts w:asciiTheme="minorHAnsi" w:hAnsiTheme="minorHAnsi" w:cstheme="minorBidi"/>
          <w:b w:val="0"/>
          <w:i w:val="0"/>
          <w:noProof/>
          <w:sz w:val="22"/>
          <w:szCs w:val="22"/>
        </w:rPr>
      </w:pPr>
      <w:del w:id="734" w:author="Arun Saminathan" w:date="2022-06-10T18:48:00Z">
        <w:r w:rsidRPr="00FD2991" w:rsidDel="00FD2991">
          <w:rPr>
            <w:noProof/>
          </w:rPr>
          <w:delText>5.9</w:delText>
        </w:r>
        <w:r w:rsidDel="00FD2991">
          <w:rPr>
            <w:rFonts w:asciiTheme="minorHAnsi" w:hAnsiTheme="minorHAnsi" w:cstheme="minorBidi"/>
            <w:b w:val="0"/>
            <w:i w:val="0"/>
            <w:noProof/>
            <w:sz w:val="22"/>
            <w:szCs w:val="22"/>
          </w:rPr>
          <w:tab/>
        </w:r>
        <w:r w:rsidRPr="00FD2991" w:rsidDel="00FD2991">
          <w:rPr>
            <w:noProof/>
          </w:rPr>
          <w:delText>Convertible</w:delText>
        </w:r>
        <w:r w:rsidDel="00FD2991">
          <w:rPr>
            <w:noProof/>
            <w:webHidden/>
          </w:rPr>
          <w:tab/>
          <w:delText>15</w:delText>
        </w:r>
      </w:del>
    </w:p>
    <w:p w14:paraId="1B0482F7" w14:textId="685B7668" w:rsidR="007F6440" w:rsidDel="00FD2991" w:rsidRDefault="007F6440" w:rsidP="00CC09C5">
      <w:pPr>
        <w:pStyle w:val="TOC2"/>
        <w:spacing w:line="240" w:lineRule="atLeast"/>
        <w:rPr>
          <w:del w:id="735" w:author="Arun Saminathan" w:date="2022-06-10T18:48:00Z"/>
          <w:rFonts w:asciiTheme="minorHAnsi" w:hAnsiTheme="minorHAnsi" w:cstheme="minorBidi"/>
          <w:b w:val="0"/>
          <w:i w:val="0"/>
          <w:noProof/>
          <w:sz w:val="22"/>
          <w:szCs w:val="22"/>
        </w:rPr>
      </w:pPr>
      <w:del w:id="736" w:author="Arun Saminathan" w:date="2022-06-10T18:48:00Z">
        <w:r w:rsidRPr="00FD2991" w:rsidDel="00FD2991">
          <w:rPr>
            <w:noProof/>
          </w:rPr>
          <w:delText>5.10</w:delText>
        </w:r>
        <w:r w:rsidDel="00FD2991">
          <w:rPr>
            <w:rFonts w:asciiTheme="minorHAnsi" w:hAnsiTheme="minorHAnsi" w:cstheme="minorBidi"/>
            <w:b w:val="0"/>
            <w:i w:val="0"/>
            <w:noProof/>
            <w:sz w:val="22"/>
            <w:szCs w:val="22"/>
          </w:rPr>
          <w:tab/>
        </w:r>
        <w:r w:rsidRPr="00FD2991" w:rsidDel="00FD2991">
          <w:rPr>
            <w:noProof/>
          </w:rPr>
          <w:delText>Active Exhaust Status</w:delText>
        </w:r>
        <w:r w:rsidDel="00FD2991">
          <w:rPr>
            <w:noProof/>
            <w:webHidden/>
          </w:rPr>
          <w:tab/>
          <w:delText>15</w:delText>
        </w:r>
      </w:del>
    </w:p>
    <w:p w14:paraId="1720F089" w14:textId="2102DDC7" w:rsidR="007F6440" w:rsidDel="00FD2991" w:rsidRDefault="007F6440" w:rsidP="00CC09C5">
      <w:pPr>
        <w:pStyle w:val="TOC2"/>
        <w:spacing w:line="240" w:lineRule="atLeast"/>
        <w:rPr>
          <w:del w:id="737" w:author="Arun Saminathan" w:date="2022-06-10T18:48:00Z"/>
          <w:rFonts w:asciiTheme="minorHAnsi" w:hAnsiTheme="minorHAnsi" w:cstheme="minorBidi"/>
          <w:b w:val="0"/>
          <w:i w:val="0"/>
          <w:noProof/>
          <w:sz w:val="22"/>
          <w:szCs w:val="22"/>
        </w:rPr>
      </w:pPr>
      <w:del w:id="738" w:author="Arun Saminathan" w:date="2022-06-10T18:48:00Z">
        <w:r w:rsidRPr="00FD2991" w:rsidDel="00FD2991">
          <w:rPr>
            <w:noProof/>
          </w:rPr>
          <w:delText>5.11</w:delText>
        </w:r>
        <w:r w:rsidDel="00FD2991">
          <w:rPr>
            <w:rFonts w:asciiTheme="minorHAnsi" w:hAnsiTheme="minorHAnsi" w:cstheme="minorBidi"/>
            <w:b w:val="0"/>
            <w:i w:val="0"/>
            <w:noProof/>
            <w:sz w:val="22"/>
            <w:szCs w:val="22"/>
          </w:rPr>
          <w:tab/>
        </w:r>
        <w:r w:rsidRPr="00FD2991" w:rsidDel="00FD2991">
          <w:rPr>
            <w:noProof/>
          </w:rPr>
          <w:delText>Auto Tow/Haul Status</w:delText>
        </w:r>
        <w:r w:rsidDel="00FD2991">
          <w:rPr>
            <w:noProof/>
            <w:webHidden/>
          </w:rPr>
          <w:tab/>
          <w:delText>15</w:delText>
        </w:r>
      </w:del>
    </w:p>
    <w:p w14:paraId="65B87116" w14:textId="232B6782" w:rsidR="007F6440" w:rsidDel="00FD2991" w:rsidRDefault="007F6440" w:rsidP="00CC09C5">
      <w:pPr>
        <w:pStyle w:val="TOC2"/>
        <w:spacing w:line="240" w:lineRule="atLeast"/>
        <w:rPr>
          <w:del w:id="739" w:author="Arun Saminathan" w:date="2022-06-10T18:48:00Z"/>
          <w:rFonts w:asciiTheme="minorHAnsi" w:hAnsiTheme="minorHAnsi" w:cstheme="minorBidi"/>
          <w:b w:val="0"/>
          <w:i w:val="0"/>
          <w:noProof/>
          <w:sz w:val="22"/>
          <w:szCs w:val="22"/>
        </w:rPr>
      </w:pPr>
      <w:del w:id="740" w:author="Arun Saminathan" w:date="2022-06-10T18:48:00Z">
        <w:r w:rsidRPr="00FD2991" w:rsidDel="00FD2991">
          <w:rPr>
            <w:noProof/>
          </w:rPr>
          <w:delText>5.12</w:delText>
        </w:r>
        <w:r w:rsidDel="00FD2991">
          <w:rPr>
            <w:rFonts w:asciiTheme="minorHAnsi" w:hAnsiTheme="minorHAnsi" w:cstheme="minorBidi"/>
            <w:b w:val="0"/>
            <w:i w:val="0"/>
            <w:noProof/>
            <w:sz w:val="22"/>
            <w:szCs w:val="22"/>
          </w:rPr>
          <w:tab/>
        </w:r>
        <w:r w:rsidRPr="00FD2991" w:rsidDel="00FD2991">
          <w:rPr>
            <w:noProof/>
          </w:rPr>
          <w:delText>Window Status</w:delText>
        </w:r>
        <w:r w:rsidDel="00FD2991">
          <w:rPr>
            <w:noProof/>
            <w:webHidden/>
          </w:rPr>
          <w:tab/>
          <w:delText>15</w:delText>
        </w:r>
      </w:del>
    </w:p>
    <w:p w14:paraId="6FD75778" w14:textId="5E3D2620" w:rsidR="007F6440" w:rsidDel="00FD2991" w:rsidRDefault="007F6440" w:rsidP="00CC09C5">
      <w:pPr>
        <w:pStyle w:val="TOC2"/>
        <w:spacing w:line="240" w:lineRule="atLeast"/>
        <w:rPr>
          <w:del w:id="741" w:author="Arun Saminathan" w:date="2022-06-10T18:48:00Z"/>
          <w:rFonts w:asciiTheme="minorHAnsi" w:hAnsiTheme="minorHAnsi" w:cstheme="minorBidi"/>
          <w:b w:val="0"/>
          <w:i w:val="0"/>
          <w:noProof/>
          <w:sz w:val="22"/>
          <w:szCs w:val="22"/>
        </w:rPr>
      </w:pPr>
      <w:del w:id="742" w:author="Arun Saminathan" w:date="2022-06-10T18:48:00Z">
        <w:r w:rsidRPr="00FD2991" w:rsidDel="00FD2991">
          <w:rPr>
            <w:noProof/>
          </w:rPr>
          <w:delText>5.13</w:delText>
        </w:r>
        <w:r w:rsidDel="00FD2991">
          <w:rPr>
            <w:rFonts w:asciiTheme="minorHAnsi" w:hAnsiTheme="minorHAnsi" w:cstheme="minorBidi"/>
            <w:b w:val="0"/>
            <w:i w:val="0"/>
            <w:noProof/>
            <w:sz w:val="22"/>
            <w:szCs w:val="22"/>
          </w:rPr>
          <w:tab/>
        </w:r>
        <w:r w:rsidRPr="00FD2991" w:rsidDel="00FD2991">
          <w:rPr>
            <w:noProof/>
          </w:rPr>
          <w:delText>Smart DSP</w:delText>
        </w:r>
        <w:r w:rsidDel="00FD2991">
          <w:rPr>
            <w:noProof/>
            <w:webHidden/>
          </w:rPr>
          <w:tab/>
          <w:delText>15</w:delText>
        </w:r>
      </w:del>
    </w:p>
    <w:p w14:paraId="334387D0" w14:textId="53060D5F" w:rsidR="007F6440" w:rsidDel="00FD2991" w:rsidRDefault="007F6440" w:rsidP="00CC09C5">
      <w:pPr>
        <w:pStyle w:val="TOC1"/>
        <w:spacing w:line="240" w:lineRule="atLeast"/>
        <w:rPr>
          <w:del w:id="743" w:author="Arun Saminathan" w:date="2022-06-10T18:48:00Z"/>
          <w:rFonts w:asciiTheme="minorHAnsi" w:hAnsiTheme="minorHAnsi" w:cstheme="minorBidi"/>
          <w:b w:val="0"/>
          <w:smallCaps w:val="0"/>
          <w:noProof/>
          <w:sz w:val="22"/>
          <w:szCs w:val="22"/>
        </w:rPr>
      </w:pPr>
      <w:del w:id="744" w:author="Arun Saminathan" w:date="2022-06-10T18:48:00Z">
        <w:r w:rsidRPr="00FD2991" w:rsidDel="00FD2991">
          <w:rPr>
            <w:noProof/>
          </w:rPr>
          <w:delText>6</w:delText>
        </w:r>
        <w:r w:rsidDel="00FD2991">
          <w:rPr>
            <w:rFonts w:asciiTheme="minorHAnsi" w:hAnsiTheme="minorHAnsi" w:cstheme="minorBidi"/>
            <w:b w:val="0"/>
            <w:smallCaps w:val="0"/>
            <w:noProof/>
            <w:sz w:val="22"/>
            <w:szCs w:val="22"/>
          </w:rPr>
          <w:tab/>
        </w:r>
        <w:r w:rsidRPr="00FD2991" w:rsidDel="00FD2991">
          <w:rPr>
            <w:noProof/>
          </w:rPr>
          <w:delText>NVH Service</w:delText>
        </w:r>
        <w:r w:rsidDel="00FD2991">
          <w:rPr>
            <w:noProof/>
            <w:webHidden/>
          </w:rPr>
          <w:tab/>
          <w:delText>15</w:delText>
        </w:r>
      </w:del>
    </w:p>
    <w:p w14:paraId="40BDFBB9" w14:textId="18B60B84" w:rsidR="007F6440" w:rsidDel="00FD2991" w:rsidRDefault="007F6440" w:rsidP="00CC09C5">
      <w:pPr>
        <w:pStyle w:val="TOC2"/>
        <w:spacing w:line="240" w:lineRule="atLeast"/>
        <w:rPr>
          <w:del w:id="745" w:author="Arun Saminathan" w:date="2022-06-10T18:48:00Z"/>
          <w:rFonts w:asciiTheme="minorHAnsi" w:hAnsiTheme="minorHAnsi" w:cstheme="minorBidi"/>
          <w:b w:val="0"/>
          <w:i w:val="0"/>
          <w:noProof/>
          <w:sz w:val="22"/>
          <w:szCs w:val="22"/>
        </w:rPr>
      </w:pPr>
      <w:del w:id="746" w:author="Arun Saminathan" w:date="2022-06-10T18:48:00Z">
        <w:r w:rsidRPr="00FD2991" w:rsidDel="00FD2991">
          <w:rPr>
            <w:noProof/>
          </w:rPr>
          <w:delText>6.1</w:delText>
        </w:r>
        <w:r w:rsidDel="00FD2991">
          <w:rPr>
            <w:rFonts w:asciiTheme="minorHAnsi" w:hAnsiTheme="minorHAnsi" w:cstheme="minorBidi"/>
            <w:b w:val="0"/>
            <w:i w:val="0"/>
            <w:noProof/>
            <w:sz w:val="22"/>
            <w:szCs w:val="22"/>
          </w:rPr>
          <w:tab/>
        </w:r>
        <w:r w:rsidRPr="00FD2991" w:rsidDel="00FD2991">
          <w:rPr>
            <w:noProof/>
          </w:rPr>
          <w:delText>Startup/Initialization</w:delText>
        </w:r>
        <w:r w:rsidDel="00FD2991">
          <w:rPr>
            <w:noProof/>
            <w:webHidden/>
          </w:rPr>
          <w:tab/>
          <w:delText>15</w:delText>
        </w:r>
      </w:del>
    </w:p>
    <w:p w14:paraId="536EB4C8" w14:textId="7D5EB9F5" w:rsidR="007F6440" w:rsidDel="00FD2991" w:rsidRDefault="007F6440" w:rsidP="00CC09C5">
      <w:pPr>
        <w:pStyle w:val="TOC3"/>
        <w:spacing w:line="240" w:lineRule="atLeast"/>
        <w:rPr>
          <w:del w:id="747" w:author="Arun Saminathan" w:date="2022-06-10T18:48:00Z"/>
          <w:rFonts w:asciiTheme="minorHAnsi" w:hAnsiTheme="minorHAnsi"/>
          <w:i w:val="0"/>
          <w:sz w:val="22"/>
        </w:rPr>
      </w:pPr>
      <w:del w:id="748" w:author="Arun Saminathan" w:date="2022-06-10T18:48:00Z">
        <w:r w:rsidRPr="00FD2991" w:rsidDel="00FD2991">
          <w:delText>6.1.1.</w:delText>
        </w:r>
        <w:r w:rsidDel="00FD2991">
          <w:rPr>
            <w:rFonts w:asciiTheme="minorHAnsi" w:hAnsiTheme="minorHAnsi"/>
            <w:i w:val="0"/>
            <w:sz w:val="22"/>
          </w:rPr>
          <w:tab/>
        </w:r>
        <w:r w:rsidRPr="00FD2991" w:rsidDel="00FD2991">
          <w:delText>Establish connections to related SW components</w:delText>
        </w:r>
        <w:r w:rsidDel="00FD2991">
          <w:rPr>
            <w:webHidden/>
          </w:rPr>
          <w:tab/>
          <w:delText>16</w:delText>
        </w:r>
      </w:del>
    </w:p>
    <w:p w14:paraId="591A4EEC" w14:textId="5E2727B5" w:rsidR="007F6440" w:rsidDel="00FD2991" w:rsidRDefault="007F6440" w:rsidP="00CC09C5">
      <w:pPr>
        <w:pStyle w:val="TOC3"/>
        <w:spacing w:line="240" w:lineRule="atLeast"/>
        <w:rPr>
          <w:del w:id="749" w:author="Arun Saminathan" w:date="2022-06-10T18:48:00Z"/>
          <w:rFonts w:asciiTheme="minorHAnsi" w:hAnsiTheme="minorHAnsi"/>
          <w:i w:val="0"/>
          <w:sz w:val="22"/>
        </w:rPr>
      </w:pPr>
      <w:del w:id="750" w:author="Arun Saminathan" w:date="2022-06-10T18:48:00Z">
        <w:r w:rsidRPr="00FD2991" w:rsidDel="00FD2991">
          <w:delText>6.1.2.</w:delText>
        </w:r>
        <w:r w:rsidDel="00FD2991">
          <w:rPr>
            <w:rFonts w:asciiTheme="minorHAnsi" w:hAnsiTheme="minorHAnsi"/>
            <w:i w:val="0"/>
            <w:sz w:val="22"/>
          </w:rPr>
          <w:tab/>
        </w:r>
        <w:r w:rsidRPr="00FD2991" w:rsidDel="00FD2991">
          <w:delText>Read DE configuration</w:delText>
        </w:r>
        <w:r w:rsidDel="00FD2991">
          <w:rPr>
            <w:webHidden/>
          </w:rPr>
          <w:tab/>
          <w:delText>16</w:delText>
        </w:r>
      </w:del>
    </w:p>
    <w:p w14:paraId="61528DA6" w14:textId="3266E74C" w:rsidR="007F6440" w:rsidDel="00FD2991" w:rsidRDefault="007F6440" w:rsidP="00CC09C5">
      <w:pPr>
        <w:pStyle w:val="TOC3"/>
        <w:spacing w:line="240" w:lineRule="atLeast"/>
        <w:rPr>
          <w:del w:id="751" w:author="Arun Saminathan" w:date="2022-06-10T18:48:00Z"/>
          <w:rFonts w:asciiTheme="minorHAnsi" w:hAnsiTheme="minorHAnsi"/>
          <w:i w:val="0"/>
          <w:sz w:val="22"/>
        </w:rPr>
      </w:pPr>
      <w:del w:id="752" w:author="Arun Saminathan" w:date="2022-06-10T18:48:00Z">
        <w:r w:rsidRPr="00FD2991" w:rsidDel="00FD2991">
          <w:delText>6.1.3.</w:delText>
        </w:r>
        <w:r w:rsidDel="00FD2991">
          <w:rPr>
            <w:rFonts w:asciiTheme="minorHAnsi" w:hAnsiTheme="minorHAnsi"/>
            <w:i w:val="0"/>
            <w:sz w:val="22"/>
          </w:rPr>
          <w:tab/>
        </w:r>
        <w:r w:rsidRPr="00FD2991" w:rsidDel="00FD2991">
          <w:delText>Load all files related to Acoustic calibration</w:delText>
        </w:r>
        <w:r w:rsidDel="00FD2991">
          <w:rPr>
            <w:webHidden/>
          </w:rPr>
          <w:tab/>
          <w:delText>16</w:delText>
        </w:r>
      </w:del>
    </w:p>
    <w:p w14:paraId="3710F1F2" w14:textId="7FF09DB4" w:rsidR="007F6440" w:rsidDel="00FD2991" w:rsidRDefault="007F6440" w:rsidP="00CC09C5">
      <w:pPr>
        <w:pStyle w:val="TOC3"/>
        <w:spacing w:line="240" w:lineRule="atLeast"/>
        <w:rPr>
          <w:del w:id="753" w:author="Arun Saminathan" w:date="2022-06-10T18:48:00Z"/>
          <w:rFonts w:asciiTheme="minorHAnsi" w:hAnsiTheme="minorHAnsi"/>
          <w:i w:val="0"/>
          <w:sz w:val="22"/>
        </w:rPr>
      </w:pPr>
      <w:del w:id="754" w:author="Arun Saminathan" w:date="2022-06-10T18:48:00Z">
        <w:r w:rsidRPr="00FD2991" w:rsidDel="00FD2991">
          <w:delText>6.1.4.</w:delText>
        </w:r>
        <w:r w:rsidDel="00FD2991">
          <w:rPr>
            <w:rFonts w:asciiTheme="minorHAnsi" w:hAnsiTheme="minorHAnsi"/>
            <w:i w:val="0"/>
            <w:sz w:val="22"/>
          </w:rPr>
          <w:tab/>
        </w:r>
        <w:r w:rsidRPr="00FD2991" w:rsidDel="00FD2991">
          <w:delText>Request configured CAN signals from vehicle_signal component</w:delText>
        </w:r>
        <w:r w:rsidDel="00FD2991">
          <w:rPr>
            <w:webHidden/>
          </w:rPr>
          <w:tab/>
          <w:delText>16</w:delText>
        </w:r>
      </w:del>
    </w:p>
    <w:p w14:paraId="201EA62F" w14:textId="78A9703F" w:rsidR="007F6440" w:rsidDel="00FD2991" w:rsidRDefault="007F6440" w:rsidP="00CC09C5">
      <w:pPr>
        <w:pStyle w:val="TOC3"/>
        <w:spacing w:line="240" w:lineRule="atLeast"/>
        <w:rPr>
          <w:del w:id="755" w:author="Arun Saminathan" w:date="2022-06-10T18:48:00Z"/>
          <w:rFonts w:asciiTheme="minorHAnsi" w:hAnsiTheme="minorHAnsi"/>
          <w:i w:val="0"/>
          <w:sz w:val="22"/>
        </w:rPr>
      </w:pPr>
      <w:del w:id="756" w:author="Arun Saminathan" w:date="2022-06-10T18:48:00Z">
        <w:r w:rsidRPr="00FD2991" w:rsidDel="00FD2991">
          <w:delText>6.1.5.</w:delText>
        </w:r>
        <w:r w:rsidDel="00FD2991">
          <w:rPr>
            <w:rFonts w:asciiTheme="minorHAnsi" w:hAnsiTheme="minorHAnsi"/>
            <w:i w:val="0"/>
            <w:sz w:val="22"/>
          </w:rPr>
          <w:tab/>
        </w:r>
        <w:r w:rsidRPr="00FD2991" w:rsidDel="00FD2991">
          <w:delText>Start Library/MDSP sub-system</w:delText>
        </w:r>
        <w:r w:rsidDel="00FD2991">
          <w:rPr>
            <w:webHidden/>
          </w:rPr>
          <w:tab/>
          <w:delText>16</w:delText>
        </w:r>
      </w:del>
    </w:p>
    <w:p w14:paraId="52DA27AC" w14:textId="38301519" w:rsidR="007F6440" w:rsidDel="00FD2991" w:rsidRDefault="007F6440" w:rsidP="00CC09C5">
      <w:pPr>
        <w:pStyle w:val="TOC3"/>
        <w:spacing w:line="240" w:lineRule="atLeast"/>
        <w:rPr>
          <w:del w:id="757" w:author="Arun Saminathan" w:date="2022-06-10T18:48:00Z"/>
          <w:rFonts w:asciiTheme="minorHAnsi" w:hAnsiTheme="minorHAnsi"/>
          <w:i w:val="0"/>
          <w:sz w:val="22"/>
        </w:rPr>
      </w:pPr>
      <w:del w:id="758" w:author="Arun Saminathan" w:date="2022-06-10T18:48:00Z">
        <w:r w:rsidRPr="00FD2991" w:rsidDel="00FD2991">
          <w:delText>6.1.6.</w:delText>
        </w:r>
        <w:r w:rsidDel="00FD2991">
          <w:rPr>
            <w:rFonts w:asciiTheme="minorHAnsi" w:hAnsiTheme="minorHAnsi"/>
            <w:i w:val="0"/>
            <w:sz w:val="22"/>
          </w:rPr>
          <w:tab/>
        </w:r>
        <w:r w:rsidRPr="00FD2991" w:rsidDel="00FD2991">
          <w:delText>Read Library status / version information</w:delText>
        </w:r>
        <w:r w:rsidDel="00FD2991">
          <w:rPr>
            <w:webHidden/>
          </w:rPr>
          <w:tab/>
          <w:delText>16</w:delText>
        </w:r>
      </w:del>
    </w:p>
    <w:p w14:paraId="1630E015" w14:textId="75449A4D" w:rsidR="007F6440" w:rsidDel="00FD2991" w:rsidRDefault="007F6440" w:rsidP="00CC09C5">
      <w:pPr>
        <w:pStyle w:val="TOC3"/>
        <w:spacing w:line="240" w:lineRule="atLeast"/>
        <w:rPr>
          <w:del w:id="759" w:author="Arun Saminathan" w:date="2022-06-10T18:48:00Z"/>
          <w:rFonts w:asciiTheme="minorHAnsi" w:hAnsiTheme="minorHAnsi"/>
          <w:i w:val="0"/>
          <w:sz w:val="22"/>
        </w:rPr>
      </w:pPr>
      <w:del w:id="760" w:author="Arun Saminathan" w:date="2022-06-10T18:48:00Z">
        <w:r w:rsidRPr="00FD2991" w:rsidDel="00FD2991">
          <w:delText>6.1.7.</w:delText>
        </w:r>
        <w:r w:rsidDel="00FD2991">
          <w:rPr>
            <w:rFonts w:asciiTheme="minorHAnsi" w:hAnsiTheme="minorHAnsi"/>
            <w:i w:val="0"/>
            <w:sz w:val="22"/>
          </w:rPr>
          <w:tab/>
        </w:r>
        <w:r w:rsidRPr="00FD2991" w:rsidDel="00FD2991">
          <w:delText>Set initialization related DTCs</w:delText>
        </w:r>
        <w:r w:rsidDel="00FD2991">
          <w:rPr>
            <w:webHidden/>
          </w:rPr>
          <w:tab/>
          <w:delText>16</w:delText>
        </w:r>
      </w:del>
    </w:p>
    <w:p w14:paraId="6C113D00" w14:textId="3D2103D9" w:rsidR="007F6440" w:rsidDel="00FD2991" w:rsidRDefault="007F6440" w:rsidP="00CC09C5">
      <w:pPr>
        <w:pStyle w:val="TOC4"/>
        <w:spacing w:line="240" w:lineRule="atLeast"/>
        <w:rPr>
          <w:del w:id="761" w:author="Arun Saminathan" w:date="2022-06-10T18:48:00Z"/>
          <w:rFonts w:asciiTheme="minorHAnsi" w:hAnsiTheme="minorHAnsi"/>
          <w:i w:val="0"/>
          <w:noProof/>
          <w:sz w:val="22"/>
        </w:rPr>
      </w:pPr>
      <w:del w:id="762" w:author="Arun Saminathan" w:date="2022-06-10T18:48:00Z">
        <w:r w:rsidRPr="00FD2991" w:rsidDel="00FD2991">
          <w:rPr>
            <w:noProof/>
          </w:rPr>
          <w:delText>6.1.7.1.</w:delText>
        </w:r>
        <w:r w:rsidDel="00FD2991">
          <w:rPr>
            <w:rFonts w:asciiTheme="minorHAnsi" w:hAnsiTheme="minorHAnsi"/>
            <w:i w:val="0"/>
            <w:noProof/>
            <w:sz w:val="22"/>
          </w:rPr>
          <w:tab/>
        </w:r>
        <w:r w:rsidRPr="00FD2991" w:rsidDel="00FD2991">
          <w:rPr>
            <w:noProof/>
          </w:rPr>
          <w:delText>Misconfiguration</w:delText>
        </w:r>
        <w:r w:rsidDel="00FD2991">
          <w:rPr>
            <w:noProof/>
            <w:webHidden/>
          </w:rPr>
          <w:tab/>
          <w:delText>16</w:delText>
        </w:r>
      </w:del>
    </w:p>
    <w:p w14:paraId="6C5E0BC1" w14:textId="2567A803" w:rsidR="007F6440" w:rsidDel="00FD2991" w:rsidRDefault="007F6440" w:rsidP="00CC09C5">
      <w:pPr>
        <w:pStyle w:val="TOC4"/>
        <w:spacing w:line="240" w:lineRule="atLeast"/>
        <w:rPr>
          <w:del w:id="763" w:author="Arun Saminathan" w:date="2022-06-10T18:48:00Z"/>
          <w:rFonts w:asciiTheme="minorHAnsi" w:hAnsiTheme="minorHAnsi"/>
          <w:i w:val="0"/>
          <w:noProof/>
          <w:sz w:val="22"/>
        </w:rPr>
      </w:pPr>
      <w:del w:id="764" w:author="Arun Saminathan" w:date="2022-06-10T18:48:00Z">
        <w:r w:rsidRPr="00FD2991" w:rsidDel="00FD2991">
          <w:rPr>
            <w:noProof/>
          </w:rPr>
          <w:delText>6.1.7.2.</w:delText>
        </w:r>
        <w:r w:rsidDel="00FD2991">
          <w:rPr>
            <w:rFonts w:asciiTheme="minorHAnsi" w:hAnsiTheme="minorHAnsi"/>
            <w:i w:val="0"/>
            <w:noProof/>
            <w:sz w:val="22"/>
          </w:rPr>
          <w:tab/>
        </w:r>
        <w:r w:rsidRPr="00FD2991" w:rsidDel="00FD2991">
          <w:rPr>
            <w:noProof/>
          </w:rPr>
          <w:delText>Error connecting to related software components</w:delText>
        </w:r>
        <w:r w:rsidDel="00FD2991">
          <w:rPr>
            <w:noProof/>
            <w:webHidden/>
          </w:rPr>
          <w:tab/>
          <w:delText>16</w:delText>
        </w:r>
      </w:del>
    </w:p>
    <w:p w14:paraId="6EF5D489" w14:textId="5F097FD1" w:rsidR="007F6440" w:rsidDel="00FD2991" w:rsidRDefault="007F6440" w:rsidP="00CC09C5">
      <w:pPr>
        <w:pStyle w:val="TOC4"/>
        <w:spacing w:line="240" w:lineRule="atLeast"/>
        <w:rPr>
          <w:del w:id="765" w:author="Arun Saminathan" w:date="2022-06-10T18:48:00Z"/>
          <w:rFonts w:asciiTheme="minorHAnsi" w:hAnsiTheme="minorHAnsi"/>
          <w:i w:val="0"/>
          <w:noProof/>
          <w:sz w:val="22"/>
        </w:rPr>
      </w:pPr>
      <w:del w:id="766" w:author="Arun Saminathan" w:date="2022-06-10T18:48:00Z">
        <w:r w:rsidRPr="00FD2991" w:rsidDel="00FD2991">
          <w:rPr>
            <w:noProof/>
          </w:rPr>
          <w:delText>6.1.7.3.</w:delText>
        </w:r>
        <w:r w:rsidDel="00FD2991">
          <w:rPr>
            <w:rFonts w:asciiTheme="minorHAnsi" w:hAnsiTheme="minorHAnsi"/>
            <w:i w:val="0"/>
            <w:noProof/>
            <w:sz w:val="22"/>
          </w:rPr>
          <w:tab/>
        </w:r>
        <w:r w:rsidRPr="00FD2991" w:rsidDel="00FD2991">
          <w:rPr>
            <w:noProof/>
          </w:rPr>
          <w:delText>Errors related to acoustic calibration files</w:delText>
        </w:r>
        <w:r w:rsidDel="00FD2991">
          <w:rPr>
            <w:noProof/>
            <w:webHidden/>
          </w:rPr>
          <w:tab/>
          <w:delText>16</w:delText>
        </w:r>
      </w:del>
    </w:p>
    <w:p w14:paraId="67E77B7C" w14:textId="09A8150D" w:rsidR="007F6440" w:rsidDel="00FD2991" w:rsidRDefault="007F6440" w:rsidP="00CC09C5">
      <w:pPr>
        <w:pStyle w:val="TOC4"/>
        <w:spacing w:line="240" w:lineRule="atLeast"/>
        <w:rPr>
          <w:del w:id="767" w:author="Arun Saminathan" w:date="2022-06-10T18:48:00Z"/>
          <w:rFonts w:asciiTheme="minorHAnsi" w:hAnsiTheme="minorHAnsi"/>
          <w:i w:val="0"/>
          <w:noProof/>
          <w:sz w:val="22"/>
        </w:rPr>
      </w:pPr>
      <w:del w:id="768" w:author="Arun Saminathan" w:date="2022-06-10T18:48:00Z">
        <w:r w:rsidRPr="00FD2991" w:rsidDel="00FD2991">
          <w:rPr>
            <w:noProof/>
          </w:rPr>
          <w:delText>6.1.7.4.</w:delText>
        </w:r>
        <w:r w:rsidDel="00FD2991">
          <w:rPr>
            <w:rFonts w:asciiTheme="minorHAnsi" w:hAnsiTheme="minorHAnsi"/>
            <w:i w:val="0"/>
            <w:noProof/>
            <w:sz w:val="22"/>
          </w:rPr>
          <w:tab/>
        </w:r>
        <w:r w:rsidRPr="00FD2991" w:rsidDel="00FD2991">
          <w:rPr>
            <w:noProof/>
          </w:rPr>
          <w:delText>Errors related to MDSP framework during library initialization</w:delText>
        </w:r>
        <w:r w:rsidDel="00FD2991">
          <w:rPr>
            <w:noProof/>
            <w:webHidden/>
          </w:rPr>
          <w:tab/>
          <w:delText>16</w:delText>
        </w:r>
      </w:del>
    </w:p>
    <w:p w14:paraId="36793DA8" w14:textId="23CCBA51" w:rsidR="007F6440" w:rsidDel="00FD2991" w:rsidRDefault="007F6440" w:rsidP="00CC09C5">
      <w:pPr>
        <w:pStyle w:val="TOC2"/>
        <w:spacing w:line="240" w:lineRule="atLeast"/>
        <w:rPr>
          <w:del w:id="769" w:author="Arun Saminathan" w:date="2022-06-10T18:48:00Z"/>
          <w:rFonts w:asciiTheme="minorHAnsi" w:hAnsiTheme="minorHAnsi" w:cstheme="minorBidi"/>
          <w:b w:val="0"/>
          <w:i w:val="0"/>
          <w:noProof/>
          <w:sz w:val="22"/>
          <w:szCs w:val="22"/>
        </w:rPr>
      </w:pPr>
      <w:del w:id="770" w:author="Arun Saminathan" w:date="2022-06-10T18:48:00Z">
        <w:r w:rsidRPr="00FD2991" w:rsidDel="00FD2991">
          <w:rPr>
            <w:noProof/>
          </w:rPr>
          <w:delText>6.2</w:delText>
        </w:r>
        <w:r w:rsidDel="00FD2991">
          <w:rPr>
            <w:rFonts w:asciiTheme="minorHAnsi" w:hAnsiTheme="minorHAnsi" w:cstheme="minorBidi"/>
            <w:b w:val="0"/>
            <w:i w:val="0"/>
            <w:noProof/>
            <w:sz w:val="22"/>
            <w:szCs w:val="22"/>
          </w:rPr>
          <w:tab/>
        </w:r>
        <w:r w:rsidRPr="00FD2991" w:rsidDel="00FD2991">
          <w:rPr>
            <w:noProof/>
          </w:rPr>
          <w:delText>Time to First Audio</w:delText>
        </w:r>
        <w:r w:rsidDel="00FD2991">
          <w:rPr>
            <w:noProof/>
            <w:webHidden/>
          </w:rPr>
          <w:tab/>
          <w:delText>16</w:delText>
        </w:r>
      </w:del>
    </w:p>
    <w:p w14:paraId="643F284D" w14:textId="4EE03498" w:rsidR="007F6440" w:rsidDel="00FD2991" w:rsidRDefault="007F6440" w:rsidP="00CC09C5">
      <w:pPr>
        <w:pStyle w:val="TOC2"/>
        <w:spacing w:line="240" w:lineRule="atLeast"/>
        <w:rPr>
          <w:del w:id="771" w:author="Arun Saminathan" w:date="2022-06-10T18:48:00Z"/>
          <w:rFonts w:asciiTheme="minorHAnsi" w:hAnsiTheme="minorHAnsi" w:cstheme="minorBidi"/>
          <w:b w:val="0"/>
          <w:i w:val="0"/>
          <w:noProof/>
          <w:sz w:val="22"/>
          <w:szCs w:val="22"/>
        </w:rPr>
      </w:pPr>
      <w:del w:id="772" w:author="Arun Saminathan" w:date="2022-06-10T18:48:00Z">
        <w:r w:rsidRPr="00FD2991" w:rsidDel="00FD2991">
          <w:rPr>
            <w:noProof/>
          </w:rPr>
          <w:delText>6.3</w:delText>
        </w:r>
        <w:r w:rsidDel="00FD2991">
          <w:rPr>
            <w:rFonts w:asciiTheme="minorHAnsi" w:hAnsiTheme="minorHAnsi" w:cstheme="minorBidi"/>
            <w:b w:val="0"/>
            <w:i w:val="0"/>
            <w:noProof/>
            <w:sz w:val="22"/>
            <w:szCs w:val="22"/>
          </w:rPr>
          <w:tab/>
        </w:r>
        <w:r w:rsidRPr="00FD2991" w:rsidDel="00FD2991">
          <w:rPr>
            <w:noProof/>
          </w:rPr>
          <w:delText>Runtime</w:delText>
        </w:r>
        <w:r w:rsidDel="00FD2991">
          <w:rPr>
            <w:noProof/>
            <w:webHidden/>
          </w:rPr>
          <w:tab/>
          <w:delText>16</w:delText>
        </w:r>
      </w:del>
    </w:p>
    <w:p w14:paraId="65F9FCBE" w14:textId="30021A88" w:rsidR="007F6440" w:rsidDel="00FD2991" w:rsidRDefault="007F6440" w:rsidP="00CC09C5">
      <w:pPr>
        <w:pStyle w:val="TOC3"/>
        <w:spacing w:line="240" w:lineRule="atLeast"/>
        <w:rPr>
          <w:del w:id="773" w:author="Arun Saminathan" w:date="2022-06-10T18:48:00Z"/>
          <w:rFonts w:asciiTheme="minorHAnsi" w:hAnsiTheme="minorHAnsi"/>
          <w:i w:val="0"/>
          <w:sz w:val="22"/>
        </w:rPr>
      </w:pPr>
      <w:del w:id="774" w:author="Arun Saminathan" w:date="2022-06-10T18:48:00Z">
        <w:r w:rsidRPr="00FD2991" w:rsidDel="00FD2991">
          <w:delText>6.3.1.</w:delText>
        </w:r>
        <w:r w:rsidDel="00FD2991">
          <w:rPr>
            <w:rFonts w:asciiTheme="minorHAnsi" w:hAnsiTheme="minorHAnsi"/>
            <w:i w:val="0"/>
            <w:sz w:val="22"/>
          </w:rPr>
          <w:tab/>
        </w:r>
        <w:r w:rsidRPr="00FD2991" w:rsidDel="00FD2991">
          <w:delText>Update Vehicle VIN Data</w:delText>
        </w:r>
        <w:r w:rsidDel="00FD2991">
          <w:rPr>
            <w:webHidden/>
          </w:rPr>
          <w:tab/>
          <w:delText>16</w:delText>
        </w:r>
      </w:del>
    </w:p>
    <w:p w14:paraId="4261FF02" w14:textId="754A1DB1" w:rsidR="007F6440" w:rsidDel="00FD2991" w:rsidRDefault="007F6440" w:rsidP="00CC09C5">
      <w:pPr>
        <w:pStyle w:val="TOC4"/>
        <w:spacing w:line="240" w:lineRule="atLeast"/>
        <w:rPr>
          <w:del w:id="775" w:author="Arun Saminathan" w:date="2022-06-10T18:48:00Z"/>
          <w:rFonts w:asciiTheme="minorHAnsi" w:hAnsiTheme="minorHAnsi"/>
          <w:i w:val="0"/>
          <w:noProof/>
          <w:sz w:val="22"/>
        </w:rPr>
      </w:pPr>
      <w:del w:id="776" w:author="Arun Saminathan" w:date="2022-06-10T18:48:00Z">
        <w:r w:rsidRPr="00FD2991" w:rsidDel="00FD2991">
          <w:rPr>
            <w:noProof/>
          </w:rPr>
          <w:delText>6.3.1.1.</w:delText>
        </w:r>
        <w:r w:rsidDel="00FD2991">
          <w:rPr>
            <w:rFonts w:asciiTheme="minorHAnsi" w:hAnsiTheme="minorHAnsi"/>
            <w:i w:val="0"/>
            <w:noProof/>
            <w:sz w:val="22"/>
          </w:rPr>
          <w:tab/>
        </w:r>
        <w:r w:rsidRPr="00FD2991" w:rsidDel="00FD2991">
          <w:rPr>
            <w:noProof/>
          </w:rPr>
          <w:delText>Signal/VIN Latency CAN</w:delText>
        </w:r>
        <w:r w:rsidDel="00FD2991">
          <w:rPr>
            <w:noProof/>
            <w:webHidden/>
          </w:rPr>
          <w:tab/>
          <w:delText>16</w:delText>
        </w:r>
      </w:del>
    </w:p>
    <w:p w14:paraId="4480BE7A" w14:textId="5315752B" w:rsidR="007F6440" w:rsidDel="00FD2991" w:rsidRDefault="007F6440" w:rsidP="00CC09C5">
      <w:pPr>
        <w:pStyle w:val="TOC3"/>
        <w:spacing w:line="240" w:lineRule="atLeast"/>
        <w:rPr>
          <w:del w:id="777" w:author="Arun Saminathan" w:date="2022-06-10T18:48:00Z"/>
          <w:rFonts w:asciiTheme="minorHAnsi" w:hAnsiTheme="minorHAnsi"/>
          <w:i w:val="0"/>
          <w:sz w:val="22"/>
        </w:rPr>
      </w:pPr>
      <w:del w:id="778" w:author="Arun Saminathan" w:date="2022-06-10T18:48:00Z">
        <w:r w:rsidRPr="00FD2991" w:rsidDel="00FD2991">
          <w:delText>6.3.2.</w:delText>
        </w:r>
        <w:r w:rsidDel="00FD2991">
          <w:rPr>
            <w:rFonts w:asciiTheme="minorHAnsi" w:hAnsiTheme="minorHAnsi"/>
            <w:i w:val="0"/>
            <w:sz w:val="22"/>
          </w:rPr>
          <w:tab/>
        </w:r>
        <w:r w:rsidRPr="00FD2991" w:rsidDel="00FD2991">
          <w:delText>Detect any signal/framework faults and set the corresponding DTC/mute conditions</w:delText>
        </w:r>
        <w:r w:rsidDel="00FD2991">
          <w:rPr>
            <w:webHidden/>
          </w:rPr>
          <w:tab/>
          <w:delText>17</w:delText>
        </w:r>
      </w:del>
    </w:p>
    <w:p w14:paraId="1A18247E" w14:textId="5B54C225" w:rsidR="007F6440" w:rsidDel="00FD2991" w:rsidRDefault="007F6440" w:rsidP="00CC09C5">
      <w:pPr>
        <w:pStyle w:val="TOC3"/>
        <w:spacing w:line="240" w:lineRule="atLeast"/>
        <w:rPr>
          <w:del w:id="779" w:author="Arun Saminathan" w:date="2022-06-10T18:48:00Z"/>
          <w:rFonts w:asciiTheme="minorHAnsi" w:hAnsiTheme="minorHAnsi"/>
          <w:i w:val="0"/>
          <w:sz w:val="22"/>
        </w:rPr>
      </w:pPr>
      <w:del w:id="780" w:author="Arun Saminathan" w:date="2022-06-10T18:48:00Z">
        <w:r w:rsidRPr="00FD2991" w:rsidDel="00FD2991">
          <w:delText>6.3.3.</w:delText>
        </w:r>
        <w:r w:rsidDel="00FD2991">
          <w:rPr>
            <w:rFonts w:asciiTheme="minorHAnsi" w:hAnsiTheme="minorHAnsi"/>
            <w:i w:val="0"/>
            <w:sz w:val="22"/>
          </w:rPr>
          <w:tab/>
        </w:r>
        <w:r w:rsidRPr="00FD2991" w:rsidDel="00FD2991">
          <w:delText>Update Heartbeat In value</w:delText>
        </w:r>
        <w:r w:rsidDel="00FD2991">
          <w:rPr>
            <w:webHidden/>
          </w:rPr>
          <w:tab/>
          <w:delText>17</w:delText>
        </w:r>
      </w:del>
    </w:p>
    <w:p w14:paraId="2B3CA4E8" w14:textId="1D6638FA" w:rsidR="007F6440" w:rsidDel="00FD2991" w:rsidRDefault="007F6440" w:rsidP="00CC09C5">
      <w:pPr>
        <w:pStyle w:val="TOC3"/>
        <w:spacing w:line="240" w:lineRule="atLeast"/>
        <w:rPr>
          <w:del w:id="781" w:author="Arun Saminathan" w:date="2022-06-10T18:48:00Z"/>
          <w:rFonts w:asciiTheme="minorHAnsi" w:hAnsiTheme="minorHAnsi"/>
          <w:i w:val="0"/>
          <w:sz w:val="22"/>
        </w:rPr>
      </w:pPr>
      <w:del w:id="782" w:author="Arun Saminathan" w:date="2022-06-10T18:48:00Z">
        <w:r w:rsidRPr="00FD2991" w:rsidDel="00FD2991">
          <w:delText>6.3.4.</w:delText>
        </w:r>
        <w:r w:rsidDel="00FD2991">
          <w:rPr>
            <w:rFonts w:asciiTheme="minorHAnsi" w:hAnsiTheme="minorHAnsi"/>
            <w:i w:val="0"/>
            <w:sz w:val="22"/>
          </w:rPr>
          <w:tab/>
        </w:r>
        <w:r w:rsidRPr="00FD2991" w:rsidDel="00FD2991">
          <w:delText>Convey A2B mute/unmute state</w:delText>
        </w:r>
        <w:r w:rsidDel="00FD2991">
          <w:rPr>
            <w:webHidden/>
          </w:rPr>
          <w:tab/>
          <w:delText>17</w:delText>
        </w:r>
      </w:del>
    </w:p>
    <w:p w14:paraId="508F156C" w14:textId="523B70A0" w:rsidR="007F6440" w:rsidDel="00FD2991" w:rsidRDefault="007F6440" w:rsidP="00CC09C5">
      <w:pPr>
        <w:pStyle w:val="TOC3"/>
        <w:spacing w:line="240" w:lineRule="atLeast"/>
        <w:rPr>
          <w:del w:id="783" w:author="Arun Saminathan" w:date="2022-06-10T18:48:00Z"/>
          <w:rFonts w:asciiTheme="minorHAnsi" w:hAnsiTheme="minorHAnsi"/>
          <w:i w:val="0"/>
          <w:sz w:val="22"/>
        </w:rPr>
      </w:pPr>
      <w:del w:id="784" w:author="Arun Saminathan" w:date="2022-06-10T18:48:00Z">
        <w:r w:rsidRPr="00FD2991" w:rsidDel="00FD2991">
          <w:delText>6.3.5.</w:delText>
        </w:r>
        <w:r w:rsidDel="00FD2991">
          <w:rPr>
            <w:rFonts w:asciiTheme="minorHAnsi" w:hAnsiTheme="minorHAnsi"/>
            <w:i w:val="0"/>
            <w:sz w:val="22"/>
          </w:rPr>
          <w:tab/>
        </w:r>
        <w:r w:rsidRPr="00FD2991" w:rsidDel="00FD2991">
          <w:delText>Respond to PS HMI enable/disable state changes by conveying corresponding enable VIN</w:delText>
        </w:r>
        <w:r w:rsidDel="00FD2991">
          <w:rPr>
            <w:webHidden/>
          </w:rPr>
          <w:tab/>
          <w:delText>17</w:delText>
        </w:r>
      </w:del>
    </w:p>
    <w:p w14:paraId="1C35B278" w14:textId="5519C2E4" w:rsidR="007F6440" w:rsidDel="00FD2991" w:rsidRDefault="007F6440" w:rsidP="00CC09C5">
      <w:pPr>
        <w:pStyle w:val="TOC3"/>
        <w:spacing w:line="240" w:lineRule="atLeast"/>
        <w:rPr>
          <w:del w:id="785" w:author="Arun Saminathan" w:date="2022-06-10T18:48:00Z"/>
          <w:rFonts w:asciiTheme="minorHAnsi" w:hAnsiTheme="minorHAnsi"/>
          <w:i w:val="0"/>
          <w:sz w:val="22"/>
        </w:rPr>
      </w:pPr>
      <w:del w:id="786" w:author="Arun Saminathan" w:date="2022-06-10T18:48:00Z">
        <w:r w:rsidRPr="00FD2991" w:rsidDel="00FD2991">
          <w:delText>6.3.6.</w:delText>
        </w:r>
        <w:r w:rsidDel="00FD2991">
          <w:rPr>
            <w:rFonts w:asciiTheme="minorHAnsi" w:hAnsiTheme="minorHAnsi"/>
            <w:i w:val="0"/>
            <w:sz w:val="22"/>
          </w:rPr>
          <w:tab/>
        </w:r>
        <w:r w:rsidRPr="00FD2991" w:rsidDel="00FD2991">
          <w:delText>Read derived VINs periodically and latch fault/mute conditions as appropriate</w:delText>
        </w:r>
        <w:r w:rsidDel="00FD2991">
          <w:rPr>
            <w:webHidden/>
          </w:rPr>
          <w:tab/>
          <w:delText>17</w:delText>
        </w:r>
      </w:del>
    </w:p>
    <w:p w14:paraId="530C5E17" w14:textId="22589520" w:rsidR="007F6440" w:rsidDel="00FD2991" w:rsidRDefault="007F6440" w:rsidP="00CC09C5">
      <w:pPr>
        <w:pStyle w:val="TOC3"/>
        <w:spacing w:line="240" w:lineRule="atLeast"/>
        <w:rPr>
          <w:del w:id="787" w:author="Arun Saminathan" w:date="2022-06-10T18:48:00Z"/>
          <w:rFonts w:asciiTheme="minorHAnsi" w:hAnsiTheme="minorHAnsi"/>
          <w:i w:val="0"/>
          <w:sz w:val="22"/>
        </w:rPr>
      </w:pPr>
      <w:del w:id="788" w:author="Arun Saminathan" w:date="2022-06-10T18:48:00Z">
        <w:r w:rsidRPr="00FD2991" w:rsidDel="00FD2991">
          <w:delText>6.3.7.</w:delText>
        </w:r>
        <w:r w:rsidDel="00FD2991">
          <w:rPr>
            <w:rFonts w:asciiTheme="minorHAnsi" w:hAnsiTheme="minorHAnsi"/>
            <w:i w:val="0"/>
            <w:sz w:val="22"/>
          </w:rPr>
          <w:tab/>
        </w:r>
        <w:r w:rsidRPr="00FD2991" w:rsidDel="00FD2991">
          <w:delText>Periodically read library operational status</w:delText>
        </w:r>
        <w:r w:rsidDel="00FD2991">
          <w:rPr>
            <w:webHidden/>
          </w:rPr>
          <w:tab/>
          <w:delText>17</w:delText>
        </w:r>
      </w:del>
    </w:p>
    <w:p w14:paraId="1C82708C" w14:textId="5F939DB8" w:rsidR="007F6440" w:rsidDel="00FD2991" w:rsidRDefault="007F6440" w:rsidP="00CC09C5">
      <w:pPr>
        <w:pStyle w:val="TOC3"/>
        <w:spacing w:line="240" w:lineRule="atLeast"/>
        <w:rPr>
          <w:del w:id="789" w:author="Arun Saminathan" w:date="2022-06-10T18:48:00Z"/>
          <w:rFonts w:asciiTheme="minorHAnsi" w:hAnsiTheme="minorHAnsi"/>
          <w:i w:val="0"/>
          <w:sz w:val="22"/>
        </w:rPr>
      </w:pPr>
      <w:del w:id="790" w:author="Arun Saminathan" w:date="2022-06-10T18:48:00Z">
        <w:r w:rsidRPr="00FD2991" w:rsidDel="00FD2991">
          <w:delText>6.3.8.</w:delText>
        </w:r>
        <w:r w:rsidDel="00FD2991">
          <w:rPr>
            <w:rFonts w:asciiTheme="minorHAnsi" w:hAnsiTheme="minorHAnsi"/>
            <w:i w:val="0"/>
            <w:sz w:val="22"/>
          </w:rPr>
          <w:tab/>
        </w:r>
        <w:r w:rsidRPr="00FD2991" w:rsidDel="00FD2991">
          <w:delText>ANC Divergence status</w:delText>
        </w:r>
        <w:r w:rsidDel="00FD2991">
          <w:rPr>
            <w:webHidden/>
          </w:rPr>
          <w:tab/>
          <w:delText>17</w:delText>
        </w:r>
      </w:del>
    </w:p>
    <w:p w14:paraId="53247CAE" w14:textId="0DE81751" w:rsidR="007F6440" w:rsidDel="00FD2991" w:rsidRDefault="007F6440" w:rsidP="00CC09C5">
      <w:pPr>
        <w:pStyle w:val="TOC3"/>
        <w:spacing w:line="240" w:lineRule="atLeast"/>
        <w:rPr>
          <w:del w:id="791" w:author="Arun Saminathan" w:date="2022-06-10T18:48:00Z"/>
          <w:rFonts w:asciiTheme="minorHAnsi" w:hAnsiTheme="minorHAnsi"/>
          <w:i w:val="0"/>
          <w:sz w:val="22"/>
        </w:rPr>
      </w:pPr>
      <w:del w:id="792" w:author="Arun Saminathan" w:date="2022-06-10T18:48:00Z">
        <w:r w:rsidRPr="00FD2991" w:rsidDel="00FD2991">
          <w:delText>6.3.9.</w:delText>
        </w:r>
        <w:r w:rsidDel="00FD2991">
          <w:rPr>
            <w:rFonts w:asciiTheme="minorHAnsi" w:hAnsiTheme="minorHAnsi"/>
            <w:i w:val="0"/>
            <w:sz w:val="22"/>
          </w:rPr>
          <w:tab/>
        </w:r>
        <w:r w:rsidRPr="00FD2991" w:rsidDel="00FD2991">
          <w:delText>Library call count</w:delText>
        </w:r>
        <w:r w:rsidDel="00FD2991">
          <w:rPr>
            <w:webHidden/>
          </w:rPr>
          <w:tab/>
          <w:delText>18</w:delText>
        </w:r>
      </w:del>
    </w:p>
    <w:p w14:paraId="39D0068A" w14:textId="60F94ADC" w:rsidR="007F6440" w:rsidDel="00FD2991" w:rsidRDefault="007F6440" w:rsidP="00CC09C5">
      <w:pPr>
        <w:pStyle w:val="TOC3"/>
        <w:spacing w:line="240" w:lineRule="atLeast"/>
        <w:rPr>
          <w:del w:id="793" w:author="Arun Saminathan" w:date="2022-06-10T18:48:00Z"/>
          <w:rFonts w:asciiTheme="minorHAnsi" w:hAnsiTheme="minorHAnsi"/>
          <w:i w:val="0"/>
          <w:sz w:val="22"/>
        </w:rPr>
      </w:pPr>
      <w:del w:id="794" w:author="Arun Saminathan" w:date="2022-06-10T18:48:00Z">
        <w:r w:rsidRPr="00FD2991" w:rsidDel="00FD2991">
          <w:delText>6.3.10.</w:delText>
        </w:r>
        <w:r w:rsidDel="00FD2991">
          <w:rPr>
            <w:rFonts w:asciiTheme="minorHAnsi" w:hAnsiTheme="minorHAnsi"/>
            <w:i w:val="0"/>
            <w:sz w:val="22"/>
          </w:rPr>
          <w:tab/>
        </w:r>
        <w:r w:rsidRPr="00FD2991" w:rsidDel="00FD2991">
          <w:delText>Respond to Mic faults</w:delText>
        </w:r>
        <w:r w:rsidDel="00FD2991">
          <w:rPr>
            <w:webHidden/>
          </w:rPr>
          <w:tab/>
          <w:delText>18</w:delText>
        </w:r>
      </w:del>
    </w:p>
    <w:p w14:paraId="7C97A21D" w14:textId="7C84662C" w:rsidR="007F6440" w:rsidDel="00FD2991" w:rsidRDefault="007F6440" w:rsidP="00CC09C5">
      <w:pPr>
        <w:pStyle w:val="TOC3"/>
        <w:spacing w:line="240" w:lineRule="atLeast"/>
        <w:rPr>
          <w:del w:id="795" w:author="Arun Saminathan" w:date="2022-06-10T18:48:00Z"/>
          <w:rFonts w:asciiTheme="minorHAnsi" w:hAnsiTheme="minorHAnsi"/>
          <w:i w:val="0"/>
          <w:sz w:val="22"/>
        </w:rPr>
      </w:pPr>
      <w:del w:id="796" w:author="Arun Saminathan" w:date="2022-06-10T18:48:00Z">
        <w:r w:rsidRPr="00FD2991" w:rsidDel="00FD2991">
          <w:delText>6.3.11.</w:delText>
        </w:r>
        <w:r w:rsidDel="00FD2991">
          <w:rPr>
            <w:rFonts w:asciiTheme="minorHAnsi" w:hAnsiTheme="minorHAnsi"/>
            <w:i w:val="0"/>
            <w:sz w:val="22"/>
          </w:rPr>
          <w:tab/>
        </w:r>
        <w:r w:rsidRPr="00FD2991" w:rsidDel="00FD2991">
          <w:delText>Respond to Diagnostic I/O controls/routine requests</w:delText>
        </w:r>
        <w:r w:rsidDel="00FD2991">
          <w:rPr>
            <w:webHidden/>
          </w:rPr>
          <w:tab/>
          <w:delText>18</w:delText>
        </w:r>
      </w:del>
    </w:p>
    <w:p w14:paraId="60332566" w14:textId="297D7E9B" w:rsidR="007F6440" w:rsidDel="00FD2991" w:rsidRDefault="007F6440" w:rsidP="00CC09C5">
      <w:pPr>
        <w:pStyle w:val="TOC3"/>
        <w:spacing w:line="240" w:lineRule="atLeast"/>
        <w:rPr>
          <w:del w:id="797" w:author="Arun Saminathan" w:date="2022-06-10T18:48:00Z"/>
          <w:rFonts w:asciiTheme="minorHAnsi" w:hAnsiTheme="minorHAnsi"/>
          <w:i w:val="0"/>
          <w:sz w:val="22"/>
        </w:rPr>
      </w:pPr>
      <w:del w:id="798" w:author="Arun Saminathan" w:date="2022-06-10T18:48:00Z">
        <w:r w:rsidRPr="00FD2991" w:rsidDel="00FD2991">
          <w:delText>6.3.12.</w:delText>
        </w:r>
        <w:r w:rsidDel="00FD2991">
          <w:rPr>
            <w:rFonts w:asciiTheme="minorHAnsi" w:hAnsiTheme="minorHAnsi"/>
            <w:i w:val="0"/>
            <w:sz w:val="22"/>
          </w:rPr>
          <w:tab/>
        </w:r>
        <w:r w:rsidRPr="00FD2991" w:rsidDel="00FD2991">
          <w:delText>Load/unload configuration as needed</w:delText>
        </w:r>
        <w:r w:rsidDel="00FD2991">
          <w:rPr>
            <w:webHidden/>
          </w:rPr>
          <w:tab/>
          <w:delText>18</w:delText>
        </w:r>
      </w:del>
    </w:p>
    <w:p w14:paraId="252EA56E" w14:textId="3E028B50" w:rsidR="007F6440" w:rsidDel="00FD2991" w:rsidRDefault="007F6440" w:rsidP="00CC09C5">
      <w:pPr>
        <w:pStyle w:val="TOC3"/>
        <w:spacing w:line="240" w:lineRule="atLeast"/>
        <w:rPr>
          <w:del w:id="799" w:author="Arun Saminathan" w:date="2022-06-10T18:48:00Z"/>
          <w:rFonts w:asciiTheme="minorHAnsi" w:hAnsiTheme="minorHAnsi"/>
          <w:i w:val="0"/>
          <w:sz w:val="22"/>
        </w:rPr>
      </w:pPr>
      <w:del w:id="800" w:author="Arun Saminathan" w:date="2022-06-10T18:48:00Z">
        <w:r w:rsidRPr="00FD2991" w:rsidDel="00FD2991">
          <w:delText>6.3.13.</w:delText>
        </w:r>
        <w:r w:rsidDel="00FD2991">
          <w:rPr>
            <w:rFonts w:asciiTheme="minorHAnsi" w:hAnsiTheme="minorHAnsi"/>
            <w:i w:val="0"/>
            <w:sz w:val="22"/>
          </w:rPr>
          <w:tab/>
        </w:r>
        <w:r w:rsidRPr="00FD2991" w:rsidDel="00FD2991">
          <w:delText>Respond to Power Manager requests for suspend/shutdown</w:delText>
        </w:r>
        <w:r w:rsidDel="00FD2991">
          <w:rPr>
            <w:webHidden/>
          </w:rPr>
          <w:tab/>
          <w:delText>18</w:delText>
        </w:r>
      </w:del>
    </w:p>
    <w:p w14:paraId="098D2B9B" w14:textId="1B4C2EF7" w:rsidR="007F6440" w:rsidDel="00FD2991" w:rsidRDefault="007F6440" w:rsidP="00CC09C5">
      <w:pPr>
        <w:pStyle w:val="TOC2"/>
        <w:spacing w:line="240" w:lineRule="atLeast"/>
        <w:rPr>
          <w:del w:id="801" w:author="Arun Saminathan" w:date="2022-06-10T18:48:00Z"/>
          <w:rFonts w:asciiTheme="minorHAnsi" w:hAnsiTheme="minorHAnsi" w:cstheme="minorBidi"/>
          <w:b w:val="0"/>
          <w:i w:val="0"/>
          <w:noProof/>
          <w:sz w:val="22"/>
          <w:szCs w:val="22"/>
        </w:rPr>
      </w:pPr>
      <w:del w:id="802" w:author="Arun Saminathan" w:date="2022-06-10T18:48:00Z">
        <w:r w:rsidRPr="00FD2991" w:rsidDel="00FD2991">
          <w:rPr>
            <w:noProof/>
          </w:rPr>
          <w:delText>6.4</w:delText>
        </w:r>
        <w:r w:rsidDel="00FD2991">
          <w:rPr>
            <w:rFonts w:asciiTheme="minorHAnsi" w:hAnsiTheme="minorHAnsi" w:cstheme="minorBidi"/>
            <w:b w:val="0"/>
            <w:i w:val="0"/>
            <w:noProof/>
            <w:sz w:val="22"/>
            <w:szCs w:val="22"/>
          </w:rPr>
          <w:tab/>
        </w:r>
        <w:r w:rsidRPr="00FD2991" w:rsidDel="00FD2991">
          <w:rPr>
            <w:noProof/>
          </w:rPr>
          <w:delText>Audio Output Control (PAC/ DSP Amp Unmuting)</w:delText>
        </w:r>
        <w:r w:rsidDel="00FD2991">
          <w:rPr>
            <w:noProof/>
            <w:webHidden/>
          </w:rPr>
          <w:tab/>
          <w:delText>18</w:delText>
        </w:r>
      </w:del>
    </w:p>
    <w:p w14:paraId="07CE8718" w14:textId="221C011A" w:rsidR="007F6440" w:rsidDel="00FD2991" w:rsidRDefault="007F6440" w:rsidP="00CC09C5">
      <w:pPr>
        <w:pStyle w:val="TOC3"/>
        <w:spacing w:line="240" w:lineRule="atLeast"/>
        <w:rPr>
          <w:del w:id="803" w:author="Arun Saminathan" w:date="2022-06-10T18:48:00Z"/>
          <w:rFonts w:asciiTheme="minorHAnsi" w:hAnsiTheme="minorHAnsi"/>
          <w:i w:val="0"/>
          <w:sz w:val="22"/>
        </w:rPr>
      </w:pPr>
      <w:del w:id="804" w:author="Arun Saminathan" w:date="2022-06-10T18:48:00Z">
        <w:r w:rsidRPr="00FD2991" w:rsidDel="00FD2991">
          <w:delText>6.4.1.</w:delText>
        </w:r>
        <w:r w:rsidDel="00FD2991">
          <w:rPr>
            <w:rFonts w:asciiTheme="minorHAnsi" w:hAnsiTheme="minorHAnsi"/>
            <w:i w:val="0"/>
            <w:sz w:val="22"/>
          </w:rPr>
          <w:tab/>
        </w:r>
        <w:r w:rsidRPr="00FD2991" w:rsidDel="00FD2991">
          <w:delText>Muting/Unmuting ANC/PS Audio Streams at Startup/Shutdown</w:delText>
        </w:r>
        <w:r w:rsidDel="00FD2991">
          <w:rPr>
            <w:webHidden/>
          </w:rPr>
          <w:tab/>
          <w:delText>18</w:delText>
        </w:r>
      </w:del>
    </w:p>
    <w:p w14:paraId="19215686" w14:textId="7DDBDA83" w:rsidR="007F6440" w:rsidDel="00FD2991" w:rsidRDefault="007F6440" w:rsidP="00CC09C5">
      <w:pPr>
        <w:pStyle w:val="TOC4"/>
        <w:spacing w:line="240" w:lineRule="atLeast"/>
        <w:rPr>
          <w:del w:id="805" w:author="Arun Saminathan" w:date="2022-06-10T18:48:00Z"/>
          <w:rFonts w:asciiTheme="minorHAnsi" w:hAnsiTheme="minorHAnsi"/>
          <w:i w:val="0"/>
          <w:noProof/>
          <w:sz w:val="22"/>
        </w:rPr>
      </w:pPr>
      <w:del w:id="806" w:author="Arun Saminathan" w:date="2022-06-10T18:48:00Z">
        <w:r w:rsidRPr="00FD2991" w:rsidDel="00FD2991">
          <w:rPr>
            <w:noProof/>
          </w:rPr>
          <w:delText>6.4.1.1.</w:delText>
        </w:r>
        <w:r w:rsidDel="00FD2991">
          <w:rPr>
            <w:rFonts w:asciiTheme="minorHAnsi" w:hAnsiTheme="minorHAnsi"/>
            <w:i w:val="0"/>
            <w:noProof/>
            <w:sz w:val="22"/>
          </w:rPr>
          <w:tab/>
        </w:r>
        <w:r w:rsidRPr="00FD2991" w:rsidDel="00FD2991">
          <w:rPr>
            <w:noProof/>
          </w:rPr>
          <w:delText>Library Mute/Unmute Audio Fade-In/Fade out</w:delText>
        </w:r>
        <w:r w:rsidDel="00FD2991">
          <w:rPr>
            <w:noProof/>
            <w:webHidden/>
          </w:rPr>
          <w:tab/>
          <w:delText>18</w:delText>
        </w:r>
      </w:del>
    </w:p>
    <w:p w14:paraId="2F010C00" w14:textId="6231976B" w:rsidR="007F6440" w:rsidDel="00FD2991" w:rsidRDefault="007F6440" w:rsidP="00CC09C5">
      <w:pPr>
        <w:pStyle w:val="TOC4"/>
        <w:spacing w:line="240" w:lineRule="atLeast"/>
        <w:rPr>
          <w:del w:id="807" w:author="Arun Saminathan" w:date="2022-06-10T18:48:00Z"/>
          <w:rFonts w:asciiTheme="minorHAnsi" w:hAnsiTheme="minorHAnsi"/>
          <w:i w:val="0"/>
          <w:noProof/>
          <w:sz w:val="22"/>
        </w:rPr>
      </w:pPr>
      <w:del w:id="808" w:author="Arun Saminathan" w:date="2022-06-10T18:48:00Z">
        <w:r w:rsidRPr="00FD2991" w:rsidDel="00FD2991">
          <w:rPr>
            <w:noProof/>
          </w:rPr>
          <w:delText>6.4.1.2.</w:delText>
        </w:r>
        <w:r w:rsidDel="00FD2991">
          <w:rPr>
            <w:rFonts w:asciiTheme="minorHAnsi" w:hAnsiTheme="minorHAnsi"/>
            <w:i w:val="0"/>
            <w:noProof/>
            <w:sz w:val="22"/>
          </w:rPr>
          <w:tab/>
        </w:r>
        <w:r w:rsidRPr="00FD2991" w:rsidDel="00FD2991">
          <w:rPr>
            <w:noProof/>
          </w:rPr>
          <w:delText>Muting ANC/PS Audio Streams during Diagnostics</w:delText>
        </w:r>
        <w:r w:rsidDel="00FD2991">
          <w:rPr>
            <w:noProof/>
            <w:webHidden/>
          </w:rPr>
          <w:tab/>
          <w:delText>18</w:delText>
        </w:r>
      </w:del>
    </w:p>
    <w:p w14:paraId="5636341D" w14:textId="33A4ADAC" w:rsidR="007F6440" w:rsidDel="00FD2991" w:rsidRDefault="007F6440" w:rsidP="00CC09C5">
      <w:pPr>
        <w:pStyle w:val="TOC2"/>
        <w:spacing w:line="240" w:lineRule="atLeast"/>
        <w:rPr>
          <w:del w:id="809" w:author="Arun Saminathan" w:date="2022-06-10T18:48:00Z"/>
          <w:rFonts w:asciiTheme="minorHAnsi" w:hAnsiTheme="minorHAnsi" w:cstheme="minorBidi"/>
          <w:b w:val="0"/>
          <w:i w:val="0"/>
          <w:noProof/>
          <w:sz w:val="22"/>
          <w:szCs w:val="22"/>
        </w:rPr>
      </w:pPr>
      <w:del w:id="810" w:author="Arun Saminathan" w:date="2022-06-10T18:48:00Z">
        <w:r w:rsidRPr="00FD2991" w:rsidDel="00FD2991">
          <w:rPr>
            <w:noProof/>
          </w:rPr>
          <w:delText>6.5</w:delText>
        </w:r>
        <w:r w:rsidDel="00FD2991">
          <w:rPr>
            <w:rFonts w:asciiTheme="minorHAnsi" w:hAnsiTheme="minorHAnsi" w:cstheme="minorBidi"/>
            <w:b w:val="0"/>
            <w:i w:val="0"/>
            <w:noProof/>
            <w:sz w:val="22"/>
            <w:szCs w:val="22"/>
          </w:rPr>
          <w:tab/>
        </w:r>
        <w:r w:rsidRPr="00FD2991" w:rsidDel="00FD2991">
          <w:rPr>
            <w:noProof/>
          </w:rPr>
          <w:delText>Partitioning of Fault/Mute Logic for ANC</w:delText>
        </w:r>
        <w:r w:rsidDel="00FD2991">
          <w:rPr>
            <w:noProof/>
            <w:webHidden/>
          </w:rPr>
          <w:tab/>
          <w:delText>19</w:delText>
        </w:r>
      </w:del>
    </w:p>
    <w:p w14:paraId="787A2DC0" w14:textId="17894B54" w:rsidR="007F6440" w:rsidDel="00FD2991" w:rsidRDefault="007F6440" w:rsidP="00CC09C5">
      <w:pPr>
        <w:pStyle w:val="TOC2"/>
        <w:spacing w:line="240" w:lineRule="atLeast"/>
        <w:rPr>
          <w:del w:id="811" w:author="Arun Saminathan" w:date="2022-06-10T18:48:00Z"/>
          <w:rFonts w:asciiTheme="minorHAnsi" w:hAnsiTheme="minorHAnsi" w:cstheme="minorBidi"/>
          <w:b w:val="0"/>
          <w:i w:val="0"/>
          <w:noProof/>
          <w:sz w:val="22"/>
          <w:szCs w:val="22"/>
        </w:rPr>
      </w:pPr>
      <w:del w:id="812" w:author="Arun Saminathan" w:date="2022-06-10T18:48:00Z">
        <w:r w:rsidRPr="00FD2991" w:rsidDel="00FD2991">
          <w:rPr>
            <w:noProof/>
          </w:rPr>
          <w:delText>6.6</w:delText>
        </w:r>
        <w:r w:rsidDel="00FD2991">
          <w:rPr>
            <w:rFonts w:asciiTheme="minorHAnsi" w:hAnsiTheme="minorHAnsi" w:cstheme="minorBidi"/>
            <w:b w:val="0"/>
            <w:i w:val="0"/>
            <w:noProof/>
            <w:sz w:val="22"/>
            <w:szCs w:val="22"/>
          </w:rPr>
          <w:tab/>
        </w:r>
        <w:r w:rsidRPr="00FD2991" w:rsidDel="00FD2991">
          <w:rPr>
            <w:noProof/>
          </w:rPr>
          <w:delText>Partitioning of Fault/Mute Logic for PS</w:delText>
        </w:r>
        <w:r w:rsidDel="00FD2991">
          <w:rPr>
            <w:noProof/>
            <w:webHidden/>
          </w:rPr>
          <w:tab/>
          <w:delText>20</w:delText>
        </w:r>
      </w:del>
    </w:p>
    <w:p w14:paraId="023A0A34" w14:textId="25BF3C19" w:rsidR="007F6440" w:rsidDel="00FD2991" w:rsidRDefault="007F6440" w:rsidP="00CC09C5">
      <w:pPr>
        <w:pStyle w:val="TOC2"/>
        <w:spacing w:line="240" w:lineRule="atLeast"/>
        <w:rPr>
          <w:del w:id="813" w:author="Arun Saminathan" w:date="2022-06-10T18:48:00Z"/>
          <w:rFonts w:asciiTheme="minorHAnsi" w:hAnsiTheme="minorHAnsi" w:cstheme="minorBidi"/>
          <w:b w:val="0"/>
          <w:i w:val="0"/>
          <w:noProof/>
          <w:sz w:val="22"/>
          <w:szCs w:val="22"/>
        </w:rPr>
      </w:pPr>
      <w:del w:id="814" w:author="Arun Saminathan" w:date="2022-06-10T18:48:00Z">
        <w:r w:rsidRPr="00FD2991" w:rsidDel="00FD2991">
          <w:rPr>
            <w:noProof/>
          </w:rPr>
          <w:delText>6.7</w:delText>
        </w:r>
        <w:r w:rsidDel="00FD2991">
          <w:rPr>
            <w:rFonts w:asciiTheme="minorHAnsi" w:hAnsiTheme="minorHAnsi" w:cstheme="minorBidi"/>
            <w:b w:val="0"/>
            <w:i w:val="0"/>
            <w:noProof/>
            <w:sz w:val="22"/>
            <w:szCs w:val="22"/>
          </w:rPr>
          <w:tab/>
        </w:r>
        <w:r w:rsidRPr="00FD2991" w:rsidDel="00FD2991">
          <w:rPr>
            <w:noProof/>
          </w:rPr>
          <w:delText>Partitioning of Fault/Mute Logic for AVAS</w:delText>
        </w:r>
        <w:r w:rsidDel="00FD2991">
          <w:rPr>
            <w:noProof/>
            <w:webHidden/>
          </w:rPr>
          <w:tab/>
          <w:delText>21</w:delText>
        </w:r>
      </w:del>
    </w:p>
    <w:p w14:paraId="07A60C4A" w14:textId="583E1A53" w:rsidR="007F6440" w:rsidDel="00FD2991" w:rsidRDefault="007F6440" w:rsidP="00CC09C5">
      <w:pPr>
        <w:pStyle w:val="TOC2"/>
        <w:spacing w:line="240" w:lineRule="atLeast"/>
        <w:rPr>
          <w:del w:id="815" w:author="Arun Saminathan" w:date="2022-06-10T18:48:00Z"/>
          <w:rFonts w:asciiTheme="minorHAnsi" w:hAnsiTheme="minorHAnsi" w:cstheme="minorBidi"/>
          <w:b w:val="0"/>
          <w:i w:val="0"/>
          <w:noProof/>
          <w:sz w:val="22"/>
          <w:szCs w:val="22"/>
        </w:rPr>
      </w:pPr>
      <w:del w:id="816" w:author="Arun Saminathan" w:date="2022-06-10T18:48:00Z">
        <w:r w:rsidRPr="00FD2991" w:rsidDel="00FD2991">
          <w:rPr>
            <w:noProof/>
          </w:rPr>
          <w:delText>6.8</w:delText>
        </w:r>
        <w:r w:rsidDel="00FD2991">
          <w:rPr>
            <w:rFonts w:asciiTheme="minorHAnsi" w:hAnsiTheme="minorHAnsi" w:cstheme="minorBidi"/>
            <w:b w:val="0"/>
            <w:i w:val="0"/>
            <w:noProof/>
            <w:sz w:val="22"/>
            <w:szCs w:val="22"/>
          </w:rPr>
          <w:tab/>
        </w:r>
        <w:r w:rsidRPr="00FD2991" w:rsidDel="00FD2991">
          <w:rPr>
            <w:noProof/>
          </w:rPr>
          <w:delText>Common Library Muting By Feature</w:delText>
        </w:r>
        <w:r w:rsidDel="00FD2991">
          <w:rPr>
            <w:noProof/>
            <w:webHidden/>
          </w:rPr>
          <w:tab/>
          <w:delText>22</w:delText>
        </w:r>
      </w:del>
    </w:p>
    <w:p w14:paraId="08322A7C" w14:textId="5A967D0F" w:rsidR="007F6440" w:rsidDel="00FD2991" w:rsidRDefault="007F6440" w:rsidP="00CC09C5">
      <w:pPr>
        <w:pStyle w:val="TOC2"/>
        <w:spacing w:line="240" w:lineRule="atLeast"/>
        <w:rPr>
          <w:del w:id="817" w:author="Arun Saminathan" w:date="2022-06-10T18:48:00Z"/>
          <w:rFonts w:asciiTheme="minorHAnsi" w:hAnsiTheme="minorHAnsi" w:cstheme="minorBidi"/>
          <w:b w:val="0"/>
          <w:i w:val="0"/>
          <w:noProof/>
          <w:sz w:val="22"/>
          <w:szCs w:val="22"/>
        </w:rPr>
      </w:pPr>
      <w:del w:id="818" w:author="Arun Saminathan" w:date="2022-06-10T18:48:00Z">
        <w:r w:rsidRPr="00FD2991" w:rsidDel="00FD2991">
          <w:rPr>
            <w:noProof/>
          </w:rPr>
          <w:delText>6.9</w:delText>
        </w:r>
        <w:r w:rsidDel="00FD2991">
          <w:rPr>
            <w:rFonts w:asciiTheme="minorHAnsi" w:hAnsiTheme="minorHAnsi" w:cstheme="minorBidi"/>
            <w:b w:val="0"/>
            <w:i w:val="0"/>
            <w:noProof/>
            <w:sz w:val="22"/>
            <w:szCs w:val="22"/>
          </w:rPr>
          <w:tab/>
        </w:r>
        <w:r w:rsidRPr="00FD2991" w:rsidDel="00FD2991">
          <w:rPr>
            <w:noProof/>
          </w:rPr>
          <w:delText>Convertibles - ANC</w:delText>
        </w:r>
        <w:r w:rsidDel="00FD2991">
          <w:rPr>
            <w:noProof/>
            <w:webHidden/>
          </w:rPr>
          <w:tab/>
          <w:delText>22</w:delText>
        </w:r>
      </w:del>
    </w:p>
    <w:p w14:paraId="079498FA" w14:textId="3A1F4D61" w:rsidR="007F6440" w:rsidDel="00FD2991" w:rsidRDefault="007F6440" w:rsidP="00CC09C5">
      <w:pPr>
        <w:pStyle w:val="TOC2"/>
        <w:spacing w:line="240" w:lineRule="atLeast"/>
        <w:rPr>
          <w:del w:id="819" w:author="Arun Saminathan" w:date="2022-06-10T18:48:00Z"/>
          <w:rFonts w:asciiTheme="minorHAnsi" w:hAnsiTheme="minorHAnsi" w:cstheme="minorBidi"/>
          <w:b w:val="0"/>
          <w:i w:val="0"/>
          <w:noProof/>
          <w:sz w:val="22"/>
          <w:szCs w:val="22"/>
        </w:rPr>
      </w:pPr>
      <w:del w:id="820" w:author="Arun Saminathan" w:date="2022-06-10T18:48:00Z">
        <w:r w:rsidRPr="00FD2991" w:rsidDel="00FD2991">
          <w:rPr>
            <w:noProof/>
          </w:rPr>
          <w:delText>6.10</w:delText>
        </w:r>
        <w:r w:rsidDel="00FD2991">
          <w:rPr>
            <w:rFonts w:asciiTheme="minorHAnsi" w:hAnsiTheme="minorHAnsi" w:cstheme="minorBidi"/>
            <w:b w:val="0"/>
            <w:i w:val="0"/>
            <w:noProof/>
            <w:sz w:val="22"/>
            <w:szCs w:val="22"/>
          </w:rPr>
          <w:tab/>
        </w:r>
        <w:r w:rsidRPr="00FD2991" w:rsidDel="00FD2991">
          <w:rPr>
            <w:noProof/>
          </w:rPr>
          <w:delText>Convertibles - PS</w:delText>
        </w:r>
        <w:r w:rsidDel="00FD2991">
          <w:rPr>
            <w:noProof/>
            <w:webHidden/>
          </w:rPr>
          <w:tab/>
          <w:delText>22</w:delText>
        </w:r>
      </w:del>
    </w:p>
    <w:p w14:paraId="6ABD7368" w14:textId="55E4299B" w:rsidR="007F6440" w:rsidDel="00FD2991" w:rsidRDefault="007F6440" w:rsidP="00CC09C5">
      <w:pPr>
        <w:pStyle w:val="TOC2"/>
        <w:spacing w:line="240" w:lineRule="atLeast"/>
        <w:rPr>
          <w:del w:id="821" w:author="Arun Saminathan" w:date="2022-06-10T18:48:00Z"/>
          <w:rFonts w:asciiTheme="minorHAnsi" w:hAnsiTheme="minorHAnsi" w:cstheme="minorBidi"/>
          <w:b w:val="0"/>
          <w:i w:val="0"/>
          <w:noProof/>
          <w:sz w:val="22"/>
          <w:szCs w:val="22"/>
        </w:rPr>
      </w:pPr>
      <w:del w:id="822" w:author="Arun Saminathan" w:date="2022-06-10T18:48:00Z">
        <w:r w:rsidRPr="00FD2991" w:rsidDel="00FD2991">
          <w:rPr>
            <w:noProof/>
          </w:rPr>
          <w:delText>6.11</w:delText>
        </w:r>
        <w:r w:rsidDel="00FD2991">
          <w:rPr>
            <w:rFonts w:asciiTheme="minorHAnsi" w:hAnsiTheme="minorHAnsi" w:cstheme="minorBidi"/>
            <w:b w:val="0"/>
            <w:i w:val="0"/>
            <w:noProof/>
            <w:sz w:val="22"/>
            <w:szCs w:val="22"/>
          </w:rPr>
          <w:tab/>
        </w:r>
        <w:r w:rsidRPr="00FD2991" w:rsidDel="00FD2991">
          <w:rPr>
            <w:noProof/>
          </w:rPr>
          <w:delText>ANC Two Speaker Switching</w:delText>
        </w:r>
        <w:r w:rsidDel="00FD2991">
          <w:rPr>
            <w:noProof/>
            <w:webHidden/>
          </w:rPr>
          <w:tab/>
          <w:delText>22</w:delText>
        </w:r>
      </w:del>
    </w:p>
    <w:p w14:paraId="010145C0" w14:textId="24C41F63" w:rsidR="007F6440" w:rsidDel="00FD2991" w:rsidRDefault="007F6440" w:rsidP="00CC09C5">
      <w:pPr>
        <w:pStyle w:val="TOC1"/>
        <w:spacing w:line="240" w:lineRule="atLeast"/>
        <w:rPr>
          <w:del w:id="823" w:author="Arun Saminathan" w:date="2022-06-10T18:48:00Z"/>
          <w:rFonts w:asciiTheme="minorHAnsi" w:hAnsiTheme="minorHAnsi" w:cstheme="minorBidi"/>
          <w:b w:val="0"/>
          <w:smallCaps w:val="0"/>
          <w:noProof/>
          <w:sz w:val="22"/>
          <w:szCs w:val="22"/>
        </w:rPr>
      </w:pPr>
      <w:del w:id="824" w:author="Arun Saminathan" w:date="2022-06-10T18:48:00Z">
        <w:r w:rsidRPr="00FD2991" w:rsidDel="00FD2991">
          <w:rPr>
            <w:noProof/>
          </w:rPr>
          <w:delText>7</w:delText>
        </w:r>
        <w:r w:rsidDel="00FD2991">
          <w:rPr>
            <w:rFonts w:asciiTheme="minorHAnsi" w:hAnsiTheme="minorHAnsi" w:cstheme="minorBidi"/>
            <w:b w:val="0"/>
            <w:smallCaps w:val="0"/>
            <w:noProof/>
            <w:sz w:val="22"/>
            <w:szCs w:val="22"/>
          </w:rPr>
          <w:tab/>
        </w:r>
        <w:r w:rsidRPr="00FD2991" w:rsidDel="00FD2991">
          <w:rPr>
            <w:noProof/>
          </w:rPr>
          <w:delText>NVH Service Shutdown</w:delText>
        </w:r>
        <w:r w:rsidDel="00FD2991">
          <w:rPr>
            <w:noProof/>
            <w:webHidden/>
          </w:rPr>
          <w:tab/>
          <w:delText>22</w:delText>
        </w:r>
      </w:del>
    </w:p>
    <w:p w14:paraId="28DD8D4D" w14:textId="49B4517F" w:rsidR="007F6440" w:rsidDel="00FD2991" w:rsidRDefault="007F6440" w:rsidP="00CC09C5">
      <w:pPr>
        <w:pStyle w:val="TOC1"/>
        <w:spacing w:line="240" w:lineRule="atLeast"/>
        <w:rPr>
          <w:del w:id="825" w:author="Arun Saminathan" w:date="2022-06-10T18:48:00Z"/>
          <w:rFonts w:asciiTheme="minorHAnsi" w:hAnsiTheme="minorHAnsi" w:cstheme="minorBidi"/>
          <w:b w:val="0"/>
          <w:smallCaps w:val="0"/>
          <w:noProof/>
          <w:sz w:val="22"/>
          <w:szCs w:val="22"/>
        </w:rPr>
      </w:pPr>
      <w:del w:id="826" w:author="Arun Saminathan" w:date="2022-06-10T18:48:00Z">
        <w:r w:rsidRPr="00FD2991" w:rsidDel="00FD2991">
          <w:rPr>
            <w:noProof/>
          </w:rPr>
          <w:delText>8</w:delText>
        </w:r>
        <w:r w:rsidDel="00FD2991">
          <w:rPr>
            <w:rFonts w:asciiTheme="minorHAnsi" w:hAnsiTheme="minorHAnsi" w:cstheme="minorBidi"/>
            <w:b w:val="0"/>
            <w:smallCaps w:val="0"/>
            <w:noProof/>
            <w:sz w:val="22"/>
            <w:szCs w:val="22"/>
          </w:rPr>
          <w:tab/>
        </w:r>
        <w:r w:rsidRPr="00FD2991" w:rsidDel="00FD2991">
          <w:rPr>
            <w:noProof/>
          </w:rPr>
          <w:delText>Audio Signal Requirements</w:delText>
        </w:r>
        <w:r w:rsidDel="00FD2991">
          <w:rPr>
            <w:noProof/>
            <w:webHidden/>
          </w:rPr>
          <w:tab/>
          <w:delText>22</w:delText>
        </w:r>
      </w:del>
    </w:p>
    <w:p w14:paraId="56827F71" w14:textId="33F30DD5" w:rsidR="007F6440" w:rsidDel="00FD2991" w:rsidRDefault="007F6440" w:rsidP="00CC09C5">
      <w:pPr>
        <w:pStyle w:val="TOC2"/>
        <w:spacing w:line="240" w:lineRule="atLeast"/>
        <w:rPr>
          <w:del w:id="827" w:author="Arun Saminathan" w:date="2022-06-10T18:48:00Z"/>
          <w:rFonts w:asciiTheme="minorHAnsi" w:hAnsiTheme="minorHAnsi" w:cstheme="minorBidi"/>
          <w:b w:val="0"/>
          <w:i w:val="0"/>
          <w:noProof/>
          <w:sz w:val="22"/>
          <w:szCs w:val="22"/>
        </w:rPr>
      </w:pPr>
      <w:del w:id="828" w:author="Arun Saminathan" w:date="2022-06-10T18:48:00Z">
        <w:r w:rsidRPr="00FD2991" w:rsidDel="00FD2991">
          <w:rPr>
            <w:noProof/>
          </w:rPr>
          <w:delText>8.1</w:delText>
        </w:r>
        <w:r w:rsidDel="00FD2991">
          <w:rPr>
            <w:rFonts w:asciiTheme="minorHAnsi" w:hAnsiTheme="minorHAnsi" w:cstheme="minorBidi"/>
            <w:b w:val="0"/>
            <w:i w:val="0"/>
            <w:noProof/>
            <w:sz w:val="22"/>
            <w:szCs w:val="22"/>
          </w:rPr>
          <w:tab/>
        </w:r>
        <w:r w:rsidRPr="00FD2991" w:rsidDel="00FD2991">
          <w:rPr>
            <w:noProof/>
          </w:rPr>
          <w:delText>Allowable PDC Audio Path Latency</w:delText>
        </w:r>
        <w:r w:rsidDel="00FD2991">
          <w:rPr>
            <w:noProof/>
            <w:webHidden/>
          </w:rPr>
          <w:tab/>
          <w:delText>23</w:delText>
        </w:r>
      </w:del>
    </w:p>
    <w:p w14:paraId="675FE76E" w14:textId="34C5036C" w:rsidR="007F6440" w:rsidDel="00FD2991" w:rsidRDefault="007F6440" w:rsidP="00CC09C5">
      <w:pPr>
        <w:pStyle w:val="TOC2"/>
        <w:spacing w:line="240" w:lineRule="atLeast"/>
        <w:rPr>
          <w:del w:id="829" w:author="Arun Saminathan" w:date="2022-06-10T18:48:00Z"/>
          <w:rFonts w:asciiTheme="minorHAnsi" w:hAnsiTheme="minorHAnsi" w:cstheme="minorBidi"/>
          <w:b w:val="0"/>
          <w:i w:val="0"/>
          <w:noProof/>
          <w:sz w:val="22"/>
          <w:szCs w:val="22"/>
        </w:rPr>
      </w:pPr>
      <w:del w:id="830" w:author="Arun Saminathan" w:date="2022-06-10T18:48:00Z">
        <w:r w:rsidRPr="00FD2991" w:rsidDel="00FD2991">
          <w:rPr>
            <w:noProof/>
          </w:rPr>
          <w:delText>8.2</w:delText>
        </w:r>
        <w:r w:rsidDel="00FD2991">
          <w:rPr>
            <w:rFonts w:asciiTheme="minorHAnsi" w:hAnsiTheme="minorHAnsi" w:cstheme="minorBidi"/>
            <w:b w:val="0"/>
            <w:i w:val="0"/>
            <w:noProof/>
            <w:sz w:val="22"/>
            <w:szCs w:val="22"/>
          </w:rPr>
          <w:tab/>
        </w:r>
        <w:r w:rsidRPr="00FD2991" w:rsidDel="00FD2991">
          <w:rPr>
            <w:noProof/>
          </w:rPr>
          <w:delText>Audio Inputs - Microphones</w:delText>
        </w:r>
        <w:r w:rsidDel="00FD2991">
          <w:rPr>
            <w:noProof/>
            <w:webHidden/>
          </w:rPr>
          <w:tab/>
          <w:delText>23</w:delText>
        </w:r>
      </w:del>
    </w:p>
    <w:p w14:paraId="653E5328" w14:textId="28C29868" w:rsidR="007F6440" w:rsidDel="00FD2991" w:rsidRDefault="007F6440" w:rsidP="00CC09C5">
      <w:pPr>
        <w:pStyle w:val="TOC3"/>
        <w:spacing w:line="240" w:lineRule="atLeast"/>
        <w:rPr>
          <w:del w:id="831" w:author="Arun Saminathan" w:date="2022-06-10T18:48:00Z"/>
          <w:rFonts w:asciiTheme="minorHAnsi" w:hAnsiTheme="minorHAnsi"/>
          <w:i w:val="0"/>
          <w:sz w:val="22"/>
        </w:rPr>
      </w:pPr>
      <w:del w:id="832" w:author="Arun Saminathan" w:date="2022-06-10T18:48:00Z">
        <w:r w:rsidRPr="00FD2991" w:rsidDel="00FD2991">
          <w:delText>8.2.1.</w:delText>
        </w:r>
        <w:r w:rsidDel="00FD2991">
          <w:rPr>
            <w:rFonts w:asciiTheme="minorHAnsi" w:hAnsiTheme="minorHAnsi"/>
            <w:i w:val="0"/>
            <w:sz w:val="22"/>
          </w:rPr>
          <w:tab/>
        </w:r>
        <w:r w:rsidRPr="00FD2991" w:rsidDel="00FD2991">
          <w:delText>PDC Microphone Input Relationship to Microphone Placement</w:delText>
        </w:r>
        <w:r w:rsidDel="00FD2991">
          <w:rPr>
            <w:webHidden/>
          </w:rPr>
          <w:tab/>
          <w:delText>23</w:delText>
        </w:r>
      </w:del>
    </w:p>
    <w:p w14:paraId="23090A76" w14:textId="59DB6010" w:rsidR="007F6440" w:rsidDel="00FD2991" w:rsidRDefault="007F6440" w:rsidP="00CC09C5">
      <w:pPr>
        <w:pStyle w:val="TOC3"/>
        <w:spacing w:line="240" w:lineRule="atLeast"/>
        <w:rPr>
          <w:del w:id="833" w:author="Arun Saminathan" w:date="2022-06-10T18:48:00Z"/>
          <w:rFonts w:asciiTheme="minorHAnsi" w:hAnsiTheme="minorHAnsi"/>
          <w:i w:val="0"/>
          <w:sz w:val="22"/>
        </w:rPr>
      </w:pPr>
      <w:del w:id="834" w:author="Arun Saminathan" w:date="2022-06-10T18:48:00Z">
        <w:r w:rsidRPr="00FD2991" w:rsidDel="00FD2991">
          <w:delText>8.2.2.</w:delText>
        </w:r>
        <w:r w:rsidDel="00FD2991">
          <w:rPr>
            <w:rFonts w:asciiTheme="minorHAnsi" w:hAnsiTheme="minorHAnsi"/>
            <w:i w:val="0"/>
            <w:sz w:val="22"/>
          </w:rPr>
          <w:tab/>
        </w:r>
        <w:r w:rsidRPr="00FD2991" w:rsidDel="00FD2991">
          <w:delText>PDC Mic Input/ Library Mic Input Relationship</w:delText>
        </w:r>
        <w:r w:rsidDel="00FD2991">
          <w:rPr>
            <w:webHidden/>
          </w:rPr>
          <w:tab/>
          <w:delText>24</w:delText>
        </w:r>
      </w:del>
    </w:p>
    <w:p w14:paraId="2CE31E0B" w14:textId="7601CEED" w:rsidR="007F6440" w:rsidDel="00FD2991" w:rsidRDefault="007F6440" w:rsidP="00CC09C5">
      <w:pPr>
        <w:pStyle w:val="TOC2"/>
        <w:spacing w:line="240" w:lineRule="atLeast"/>
        <w:rPr>
          <w:del w:id="835" w:author="Arun Saminathan" w:date="2022-06-10T18:48:00Z"/>
          <w:rFonts w:asciiTheme="minorHAnsi" w:hAnsiTheme="minorHAnsi" w:cstheme="minorBidi"/>
          <w:b w:val="0"/>
          <w:i w:val="0"/>
          <w:noProof/>
          <w:sz w:val="22"/>
          <w:szCs w:val="22"/>
        </w:rPr>
      </w:pPr>
      <w:del w:id="836" w:author="Arun Saminathan" w:date="2022-06-10T18:48:00Z">
        <w:r w:rsidRPr="00FD2991" w:rsidDel="00FD2991">
          <w:rPr>
            <w:noProof/>
          </w:rPr>
          <w:delText>8.3</w:delText>
        </w:r>
        <w:r w:rsidDel="00FD2991">
          <w:rPr>
            <w:rFonts w:asciiTheme="minorHAnsi" w:hAnsiTheme="minorHAnsi" w:cstheme="minorBidi"/>
            <w:b w:val="0"/>
            <w:i w:val="0"/>
            <w:noProof/>
            <w:sz w:val="22"/>
            <w:szCs w:val="22"/>
          </w:rPr>
          <w:tab/>
        </w:r>
        <w:r w:rsidRPr="00FD2991" w:rsidDel="00FD2991">
          <w:rPr>
            <w:noProof/>
          </w:rPr>
          <w:delText>Audio Outputs</w:delText>
        </w:r>
        <w:r w:rsidDel="00FD2991">
          <w:rPr>
            <w:noProof/>
            <w:webHidden/>
          </w:rPr>
          <w:tab/>
          <w:delText>25</w:delText>
        </w:r>
      </w:del>
    </w:p>
    <w:p w14:paraId="20046949" w14:textId="0B1C051E" w:rsidR="007F6440" w:rsidDel="00FD2991" w:rsidRDefault="007F6440" w:rsidP="00CC09C5">
      <w:pPr>
        <w:pStyle w:val="TOC3"/>
        <w:spacing w:line="240" w:lineRule="atLeast"/>
        <w:rPr>
          <w:del w:id="837" w:author="Arun Saminathan" w:date="2022-06-10T18:48:00Z"/>
          <w:rFonts w:asciiTheme="minorHAnsi" w:hAnsiTheme="minorHAnsi"/>
          <w:i w:val="0"/>
          <w:sz w:val="22"/>
        </w:rPr>
      </w:pPr>
      <w:del w:id="838" w:author="Arun Saminathan" w:date="2022-06-10T18:48:00Z">
        <w:r w:rsidRPr="00FD2991" w:rsidDel="00FD2991">
          <w:delText>8.3.1.</w:delText>
        </w:r>
        <w:r w:rsidDel="00FD2991">
          <w:rPr>
            <w:rFonts w:asciiTheme="minorHAnsi" w:hAnsiTheme="minorHAnsi"/>
            <w:i w:val="0"/>
            <w:sz w:val="22"/>
          </w:rPr>
          <w:tab/>
        </w:r>
        <w:r w:rsidRPr="00FD2991" w:rsidDel="00FD2991">
          <w:delText>Characteristics</w:delText>
        </w:r>
        <w:r w:rsidDel="00FD2991">
          <w:rPr>
            <w:webHidden/>
          </w:rPr>
          <w:tab/>
          <w:delText>25</w:delText>
        </w:r>
      </w:del>
    </w:p>
    <w:p w14:paraId="6447CE77" w14:textId="28BB3E0F" w:rsidR="007F6440" w:rsidDel="00FD2991" w:rsidRDefault="007F6440" w:rsidP="00CC09C5">
      <w:pPr>
        <w:pStyle w:val="TOC3"/>
        <w:spacing w:line="240" w:lineRule="atLeast"/>
        <w:rPr>
          <w:del w:id="839" w:author="Arun Saminathan" w:date="2022-06-10T18:48:00Z"/>
          <w:rFonts w:asciiTheme="minorHAnsi" w:hAnsiTheme="minorHAnsi"/>
          <w:i w:val="0"/>
          <w:sz w:val="22"/>
        </w:rPr>
      </w:pPr>
      <w:del w:id="840" w:author="Arun Saminathan" w:date="2022-06-10T18:48:00Z">
        <w:r w:rsidRPr="00FD2991" w:rsidDel="00FD2991">
          <w:delText>8.3.2.</w:delText>
        </w:r>
        <w:r w:rsidDel="00FD2991">
          <w:rPr>
            <w:rFonts w:asciiTheme="minorHAnsi" w:hAnsiTheme="minorHAnsi"/>
            <w:i w:val="0"/>
            <w:sz w:val="22"/>
          </w:rPr>
          <w:tab/>
        </w:r>
        <w:r w:rsidRPr="00FD2991" w:rsidDel="00FD2991">
          <w:delText>Library/ A2B Stream/ Speaker Channel Relationships</w:delText>
        </w:r>
        <w:r w:rsidDel="00FD2991">
          <w:rPr>
            <w:webHidden/>
          </w:rPr>
          <w:tab/>
          <w:delText>25</w:delText>
        </w:r>
      </w:del>
    </w:p>
    <w:p w14:paraId="31C886DE" w14:textId="67127916" w:rsidR="007F6440" w:rsidDel="00FD2991" w:rsidRDefault="007F6440" w:rsidP="00CC09C5">
      <w:pPr>
        <w:pStyle w:val="TOC1"/>
        <w:spacing w:line="240" w:lineRule="atLeast"/>
        <w:rPr>
          <w:del w:id="841" w:author="Arun Saminathan" w:date="2022-06-10T18:48:00Z"/>
          <w:rFonts w:asciiTheme="minorHAnsi" w:hAnsiTheme="minorHAnsi" w:cstheme="minorBidi"/>
          <w:b w:val="0"/>
          <w:smallCaps w:val="0"/>
          <w:noProof/>
          <w:sz w:val="22"/>
          <w:szCs w:val="22"/>
        </w:rPr>
      </w:pPr>
      <w:del w:id="842" w:author="Arun Saminathan" w:date="2022-06-10T18:48:00Z">
        <w:r w:rsidRPr="00FD2991" w:rsidDel="00FD2991">
          <w:rPr>
            <w:noProof/>
          </w:rPr>
          <w:delText>9</w:delText>
        </w:r>
        <w:r w:rsidDel="00FD2991">
          <w:rPr>
            <w:rFonts w:asciiTheme="minorHAnsi" w:hAnsiTheme="minorHAnsi" w:cstheme="minorBidi"/>
            <w:b w:val="0"/>
            <w:smallCaps w:val="0"/>
            <w:noProof/>
            <w:sz w:val="22"/>
            <w:szCs w:val="22"/>
          </w:rPr>
          <w:tab/>
        </w:r>
        <w:r w:rsidRPr="00FD2991" w:rsidDel="00FD2991">
          <w:rPr>
            <w:noProof/>
          </w:rPr>
          <w:delText>Master VIN List/ CAN Signal Relationship Table</w:delText>
        </w:r>
        <w:r w:rsidDel="00FD2991">
          <w:rPr>
            <w:noProof/>
            <w:webHidden/>
          </w:rPr>
          <w:tab/>
          <w:delText>25</w:delText>
        </w:r>
      </w:del>
    </w:p>
    <w:p w14:paraId="74EAD21B" w14:textId="5EB0CBAB" w:rsidR="007F6440" w:rsidDel="00FD2991" w:rsidRDefault="007F6440" w:rsidP="00CC09C5">
      <w:pPr>
        <w:pStyle w:val="TOC1"/>
        <w:spacing w:line="240" w:lineRule="atLeast"/>
        <w:rPr>
          <w:del w:id="843" w:author="Arun Saminathan" w:date="2022-06-10T18:48:00Z"/>
          <w:rFonts w:asciiTheme="minorHAnsi" w:hAnsiTheme="minorHAnsi" w:cstheme="minorBidi"/>
          <w:b w:val="0"/>
          <w:smallCaps w:val="0"/>
          <w:noProof/>
          <w:sz w:val="22"/>
          <w:szCs w:val="22"/>
        </w:rPr>
      </w:pPr>
      <w:del w:id="844" w:author="Arun Saminathan" w:date="2022-06-10T18:48:00Z">
        <w:r w:rsidRPr="00FD2991" w:rsidDel="00FD2991">
          <w:rPr>
            <w:noProof/>
          </w:rPr>
          <w:delText>10</w:delText>
        </w:r>
        <w:r w:rsidDel="00FD2991">
          <w:rPr>
            <w:rFonts w:asciiTheme="minorHAnsi" w:hAnsiTheme="minorHAnsi" w:cstheme="minorBidi"/>
            <w:b w:val="0"/>
            <w:smallCaps w:val="0"/>
            <w:noProof/>
            <w:sz w:val="22"/>
            <w:szCs w:val="22"/>
          </w:rPr>
          <w:tab/>
        </w:r>
        <w:r w:rsidRPr="00FD2991" w:rsidDel="00FD2991">
          <w:rPr>
            <w:noProof/>
          </w:rPr>
          <w:delText>Vehicle Signal - VIN - Tuning Tool Signal Relationship</w:delText>
        </w:r>
        <w:r w:rsidDel="00FD2991">
          <w:rPr>
            <w:noProof/>
            <w:webHidden/>
          </w:rPr>
          <w:tab/>
          <w:delText>26</w:delText>
        </w:r>
      </w:del>
    </w:p>
    <w:p w14:paraId="6F8B3F61" w14:textId="01D4E1B8" w:rsidR="007F6440" w:rsidDel="00FD2991" w:rsidRDefault="007F6440" w:rsidP="00CC09C5">
      <w:pPr>
        <w:pStyle w:val="TOC2"/>
        <w:spacing w:line="240" w:lineRule="atLeast"/>
        <w:rPr>
          <w:del w:id="845" w:author="Arun Saminathan" w:date="2022-06-10T18:48:00Z"/>
          <w:rFonts w:asciiTheme="minorHAnsi" w:hAnsiTheme="minorHAnsi" w:cstheme="minorBidi"/>
          <w:b w:val="0"/>
          <w:i w:val="0"/>
          <w:noProof/>
          <w:sz w:val="22"/>
          <w:szCs w:val="22"/>
        </w:rPr>
      </w:pPr>
      <w:del w:id="846" w:author="Arun Saminathan" w:date="2022-06-10T18:48:00Z">
        <w:r w:rsidRPr="00FD2991" w:rsidDel="00FD2991">
          <w:rPr>
            <w:noProof/>
          </w:rPr>
          <w:delText>10.1</w:delText>
        </w:r>
        <w:r w:rsidDel="00FD2991">
          <w:rPr>
            <w:rFonts w:asciiTheme="minorHAnsi" w:hAnsiTheme="minorHAnsi" w:cstheme="minorBidi"/>
            <w:b w:val="0"/>
            <w:i w:val="0"/>
            <w:noProof/>
            <w:sz w:val="22"/>
            <w:szCs w:val="22"/>
          </w:rPr>
          <w:tab/>
        </w:r>
        <w:r w:rsidRPr="00FD2991" w:rsidDel="00FD2991">
          <w:rPr>
            <w:noProof/>
          </w:rPr>
          <w:delText>Limit and Scaling Tables</w:delText>
        </w:r>
        <w:r w:rsidDel="00FD2991">
          <w:rPr>
            <w:noProof/>
            <w:webHidden/>
          </w:rPr>
          <w:tab/>
          <w:delText>26</w:delText>
        </w:r>
      </w:del>
    </w:p>
    <w:p w14:paraId="4C0B69E5" w14:textId="539BD4A7" w:rsidR="007F6440" w:rsidDel="00FD2991" w:rsidRDefault="007F6440" w:rsidP="00CC09C5">
      <w:pPr>
        <w:pStyle w:val="TOC3"/>
        <w:spacing w:line="240" w:lineRule="atLeast"/>
        <w:rPr>
          <w:del w:id="847" w:author="Arun Saminathan" w:date="2022-06-10T18:48:00Z"/>
          <w:rFonts w:asciiTheme="minorHAnsi" w:hAnsiTheme="minorHAnsi"/>
          <w:i w:val="0"/>
          <w:sz w:val="22"/>
        </w:rPr>
      </w:pPr>
      <w:del w:id="848" w:author="Arun Saminathan" w:date="2022-06-10T18:48:00Z">
        <w:r w:rsidRPr="00FD2991" w:rsidDel="00FD2991">
          <w:delText>10.1.1.</w:delText>
        </w:r>
        <w:r w:rsidDel="00FD2991">
          <w:rPr>
            <w:rFonts w:asciiTheme="minorHAnsi" w:hAnsiTheme="minorHAnsi"/>
            <w:i w:val="0"/>
            <w:sz w:val="22"/>
          </w:rPr>
          <w:tab/>
        </w:r>
        <w:r w:rsidRPr="00FD2991" w:rsidDel="00FD2991">
          <w:delText>Accel PdlPos (%) (Accelerator pedal position)</w:delText>
        </w:r>
        <w:r w:rsidDel="00FD2991">
          <w:rPr>
            <w:webHidden/>
          </w:rPr>
          <w:tab/>
          <w:delText>26</w:delText>
        </w:r>
      </w:del>
    </w:p>
    <w:p w14:paraId="6CEA4131" w14:textId="6D1D517D" w:rsidR="007F6440" w:rsidDel="00FD2991" w:rsidRDefault="007F6440" w:rsidP="00CC09C5">
      <w:pPr>
        <w:pStyle w:val="TOC3"/>
        <w:spacing w:line="240" w:lineRule="atLeast"/>
        <w:rPr>
          <w:del w:id="849" w:author="Arun Saminathan" w:date="2022-06-10T18:48:00Z"/>
          <w:rFonts w:asciiTheme="minorHAnsi" w:hAnsiTheme="minorHAnsi"/>
          <w:i w:val="0"/>
          <w:sz w:val="22"/>
        </w:rPr>
      </w:pPr>
      <w:del w:id="850" w:author="Arun Saminathan" w:date="2022-06-10T18:48:00Z">
        <w:r w:rsidRPr="00FD2991" w:rsidDel="00FD2991">
          <w:delText>10.1.2.</w:delText>
        </w:r>
        <w:r w:rsidDel="00FD2991">
          <w:rPr>
            <w:rFonts w:asciiTheme="minorHAnsi" w:hAnsiTheme="minorHAnsi"/>
            <w:i w:val="0"/>
            <w:sz w:val="22"/>
          </w:rPr>
          <w:tab/>
        </w:r>
        <w:r w:rsidRPr="00FD2991" w:rsidDel="00FD2991">
          <w:delText>Engine Spd (RPM)</w:delText>
        </w:r>
        <w:r w:rsidDel="00FD2991">
          <w:rPr>
            <w:webHidden/>
          </w:rPr>
          <w:tab/>
          <w:delText>27</w:delText>
        </w:r>
      </w:del>
    </w:p>
    <w:p w14:paraId="71D3EE2F" w14:textId="0E905586" w:rsidR="007F6440" w:rsidDel="00FD2991" w:rsidRDefault="007F6440" w:rsidP="00CC09C5">
      <w:pPr>
        <w:pStyle w:val="TOC3"/>
        <w:spacing w:line="240" w:lineRule="atLeast"/>
        <w:rPr>
          <w:del w:id="851" w:author="Arun Saminathan" w:date="2022-06-10T18:48:00Z"/>
          <w:rFonts w:asciiTheme="minorHAnsi" w:hAnsiTheme="minorHAnsi"/>
          <w:i w:val="0"/>
          <w:sz w:val="22"/>
        </w:rPr>
      </w:pPr>
      <w:del w:id="852" w:author="Arun Saminathan" w:date="2022-06-10T18:48:00Z">
        <w:r w:rsidRPr="00FD2991" w:rsidDel="00FD2991">
          <w:delText>10.1.3.</w:delText>
        </w:r>
        <w:r w:rsidDel="00FD2991">
          <w:rPr>
            <w:rFonts w:asciiTheme="minorHAnsi" w:hAnsiTheme="minorHAnsi"/>
            <w:i w:val="0"/>
            <w:sz w:val="22"/>
          </w:rPr>
          <w:tab/>
        </w:r>
        <w:r w:rsidRPr="00FD2991" w:rsidDel="00FD2991">
          <w:delText>Engine Trq (Nm) (Engine Torque Output)</w:delText>
        </w:r>
        <w:r w:rsidDel="00FD2991">
          <w:rPr>
            <w:webHidden/>
          </w:rPr>
          <w:tab/>
          <w:delText>27</w:delText>
        </w:r>
      </w:del>
    </w:p>
    <w:p w14:paraId="6A6564CD" w14:textId="5B0DB55F" w:rsidR="007F6440" w:rsidDel="00FD2991" w:rsidRDefault="007F6440" w:rsidP="00CC09C5">
      <w:pPr>
        <w:pStyle w:val="TOC3"/>
        <w:spacing w:line="240" w:lineRule="atLeast"/>
        <w:rPr>
          <w:del w:id="853" w:author="Arun Saminathan" w:date="2022-06-10T18:48:00Z"/>
          <w:rFonts w:asciiTheme="minorHAnsi" w:hAnsiTheme="minorHAnsi"/>
          <w:i w:val="0"/>
          <w:sz w:val="22"/>
        </w:rPr>
      </w:pPr>
      <w:del w:id="854" w:author="Arun Saminathan" w:date="2022-06-10T18:48:00Z">
        <w:r w:rsidRPr="00FD2991" w:rsidDel="00FD2991">
          <w:delText>10.1.4.</w:delText>
        </w:r>
        <w:r w:rsidDel="00FD2991">
          <w:rPr>
            <w:rFonts w:asciiTheme="minorHAnsi" w:hAnsiTheme="minorHAnsi"/>
            <w:i w:val="0"/>
            <w:sz w:val="22"/>
          </w:rPr>
          <w:tab/>
        </w:r>
        <w:r w:rsidRPr="00FD2991" w:rsidDel="00FD2991">
          <w:delText>Veh Spd (kph) (Vehicle Speed)</w:delText>
        </w:r>
        <w:r w:rsidDel="00FD2991">
          <w:rPr>
            <w:webHidden/>
          </w:rPr>
          <w:tab/>
          <w:delText>27</w:delText>
        </w:r>
      </w:del>
    </w:p>
    <w:p w14:paraId="4ED903AF" w14:textId="32AF7E5C" w:rsidR="007F6440" w:rsidDel="00FD2991" w:rsidRDefault="007F6440" w:rsidP="00CC09C5">
      <w:pPr>
        <w:pStyle w:val="TOC3"/>
        <w:spacing w:line="240" w:lineRule="atLeast"/>
        <w:rPr>
          <w:del w:id="855" w:author="Arun Saminathan" w:date="2022-06-10T18:48:00Z"/>
          <w:rFonts w:asciiTheme="minorHAnsi" w:hAnsiTheme="minorHAnsi"/>
          <w:i w:val="0"/>
          <w:sz w:val="22"/>
        </w:rPr>
      </w:pPr>
      <w:del w:id="856" w:author="Arun Saminathan" w:date="2022-06-10T18:48:00Z">
        <w:r w:rsidRPr="00FD2991" w:rsidDel="00FD2991">
          <w:delText>10.1.5.</w:delText>
        </w:r>
        <w:r w:rsidDel="00FD2991">
          <w:rPr>
            <w:rFonts w:asciiTheme="minorHAnsi" w:hAnsiTheme="minorHAnsi"/>
            <w:i w:val="0"/>
            <w:sz w:val="22"/>
          </w:rPr>
          <w:tab/>
        </w:r>
        <w:r w:rsidRPr="00FD2991" w:rsidDel="00FD2991">
          <w:delText>DLine Spd (RPM) (Transmission output shaft/ Driveline speed)</w:delText>
        </w:r>
        <w:r w:rsidDel="00FD2991">
          <w:rPr>
            <w:webHidden/>
          </w:rPr>
          <w:tab/>
          <w:delText>27</w:delText>
        </w:r>
      </w:del>
    </w:p>
    <w:p w14:paraId="766F2A09" w14:textId="2E91EA69" w:rsidR="007F6440" w:rsidDel="00FD2991" w:rsidRDefault="007F6440" w:rsidP="00CC09C5">
      <w:pPr>
        <w:pStyle w:val="TOC3"/>
        <w:spacing w:line="240" w:lineRule="atLeast"/>
        <w:rPr>
          <w:del w:id="857" w:author="Arun Saminathan" w:date="2022-06-10T18:48:00Z"/>
          <w:rFonts w:asciiTheme="minorHAnsi" w:hAnsiTheme="minorHAnsi"/>
          <w:i w:val="0"/>
          <w:sz w:val="22"/>
        </w:rPr>
      </w:pPr>
      <w:del w:id="858" w:author="Arun Saminathan" w:date="2022-06-10T18:48:00Z">
        <w:r w:rsidRPr="00FD2991" w:rsidDel="00FD2991">
          <w:delText>10.1.6.</w:delText>
        </w:r>
        <w:r w:rsidDel="00FD2991">
          <w:rPr>
            <w:rFonts w:asciiTheme="minorHAnsi" w:hAnsiTheme="minorHAnsi"/>
            <w:i w:val="0"/>
            <w:sz w:val="22"/>
          </w:rPr>
          <w:tab/>
        </w:r>
        <w:r w:rsidRPr="00FD2991" w:rsidDel="00FD2991">
          <w:delText>Pct Mtr Trq (%) (Percentage of motor torque)</w:delText>
        </w:r>
        <w:r w:rsidDel="00FD2991">
          <w:rPr>
            <w:webHidden/>
          </w:rPr>
          <w:tab/>
          <w:delText>28</w:delText>
        </w:r>
      </w:del>
    </w:p>
    <w:p w14:paraId="21AC96D4" w14:textId="4E395AC0" w:rsidR="007F6440" w:rsidDel="00FD2991" w:rsidRDefault="007F6440" w:rsidP="00CC09C5">
      <w:pPr>
        <w:pStyle w:val="TOC3"/>
        <w:spacing w:line="240" w:lineRule="atLeast"/>
        <w:rPr>
          <w:del w:id="859" w:author="Arun Saminathan" w:date="2022-06-10T18:48:00Z"/>
          <w:rFonts w:asciiTheme="minorHAnsi" w:hAnsiTheme="minorHAnsi"/>
          <w:i w:val="0"/>
          <w:sz w:val="22"/>
        </w:rPr>
      </w:pPr>
      <w:del w:id="860" w:author="Arun Saminathan" w:date="2022-06-10T18:48:00Z">
        <w:r w:rsidRPr="00FD2991" w:rsidDel="00FD2991">
          <w:delText>10.1.7.</w:delText>
        </w:r>
        <w:r w:rsidDel="00FD2991">
          <w:rPr>
            <w:rFonts w:asciiTheme="minorHAnsi" w:hAnsiTheme="minorHAnsi"/>
            <w:i w:val="0"/>
            <w:sz w:val="22"/>
          </w:rPr>
          <w:tab/>
        </w:r>
        <w:r w:rsidRPr="00FD2991" w:rsidDel="00FD2991">
          <w:delText>IC Engine Status</w:delText>
        </w:r>
        <w:r w:rsidDel="00FD2991">
          <w:rPr>
            <w:webHidden/>
          </w:rPr>
          <w:tab/>
          <w:delText>28</w:delText>
        </w:r>
      </w:del>
    </w:p>
    <w:p w14:paraId="75230AB8" w14:textId="3F49207C" w:rsidR="007F6440" w:rsidDel="00FD2991" w:rsidRDefault="007F6440" w:rsidP="00CC09C5">
      <w:pPr>
        <w:pStyle w:val="TOC3"/>
        <w:spacing w:line="240" w:lineRule="atLeast"/>
        <w:rPr>
          <w:del w:id="861" w:author="Arun Saminathan" w:date="2022-06-10T18:48:00Z"/>
          <w:rFonts w:asciiTheme="minorHAnsi" w:hAnsiTheme="minorHAnsi"/>
          <w:i w:val="0"/>
          <w:sz w:val="22"/>
        </w:rPr>
      </w:pPr>
      <w:del w:id="862" w:author="Arun Saminathan" w:date="2022-06-10T18:48:00Z">
        <w:r w:rsidRPr="00FD2991" w:rsidDel="00FD2991">
          <w:delText>10.1.8.</w:delText>
        </w:r>
        <w:r w:rsidDel="00FD2991">
          <w:rPr>
            <w:rFonts w:asciiTheme="minorHAnsi" w:hAnsiTheme="minorHAnsi"/>
            <w:i w:val="0"/>
            <w:sz w:val="22"/>
          </w:rPr>
          <w:tab/>
        </w:r>
        <w:r w:rsidRPr="00FD2991" w:rsidDel="00FD2991">
          <w:delText>Ignition status</w:delText>
        </w:r>
        <w:r w:rsidDel="00FD2991">
          <w:rPr>
            <w:webHidden/>
          </w:rPr>
          <w:tab/>
          <w:delText>28</w:delText>
        </w:r>
      </w:del>
    </w:p>
    <w:p w14:paraId="5C5F2E87" w14:textId="1A5637CC" w:rsidR="007F6440" w:rsidDel="00FD2991" w:rsidRDefault="007F6440" w:rsidP="00CC09C5">
      <w:pPr>
        <w:pStyle w:val="TOC3"/>
        <w:spacing w:line="240" w:lineRule="atLeast"/>
        <w:rPr>
          <w:del w:id="863" w:author="Arun Saminathan" w:date="2022-06-10T18:48:00Z"/>
          <w:rFonts w:asciiTheme="minorHAnsi" w:hAnsiTheme="minorHAnsi"/>
          <w:i w:val="0"/>
          <w:sz w:val="22"/>
        </w:rPr>
      </w:pPr>
      <w:del w:id="864" w:author="Arun Saminathan" w:date="2022-06-10T18:48:00Z">
        <w:r w:rsidRPr="00FD2991" w:rsidDel="00FD2991">
          <w:delText>10.1.9.</w:delText>
        </w:r>
        <w:r w:rsidDel="00FD2991">
          <w:rPr>
            <w:rFonts w:asciiTheme="minorHAnsi" w:hAnsiTheme="minorHAnsi"/>
            <w:i w:val="0"/>
            <w:sz w:val="22"/>
          </w:rPr>
          <w:tab/>
        </w:r>
        <w:r w:rsidRPr="00FD2991" w:rsidDel="00FD2991">
          <w:delText>Sound State</w:delText>
        </w:r>
        <w:r w:rsidDel="00FD2991">
          <w:rPr>
            <w:webHidden/>
          </w:rPr>
          <w:tab/>
          <w:delText>28</w:delText>
        </w:r>
      </w:del>
    </w:p>
    <w:p w14:paraId="4A88CA48" w14:textId="5F2177A5" w:rsidR="007F6440" w:rsidDel="00FD2991" w:rsidRDefault="007F6440" w:rsidP="00CC09C5">
      <w:pPr>
        <w:pStyle w:val="TOC3"/>
        <w:spacing w:line="240" w:lineRule="atLeast"/>
        <w:rPr>
          <w:del w:id="865" w:author="Arun Saminathan" w:date="2022-06-10T18:48:00Z"/>
          <w:rFonts w:asciiTheme="minorHAnsi" w:hAnsiTheme="minorHAnsi"/>
          <w:i w:val="0"/>
          <w:sz w:val="22"/>
        </w:rPr>
      </w:pPr>
      <w:del w:id="866" w:author="Arun Saminathan" w:date="2022-06-10T18:48:00Z">
        <w:r w:rsidRPr="00FD2991" w:rsidDel="00FD2991">
          <w:delText>10.1.10.</w:delText>
        </w:r>
        <w:r w:rsidDel="00FD2991">
          <w:rPr>
            <w:rFonts w:asciiTheme="minorHAnsi" w:hAnsiTheme="minorHAnsi"/>
            <w:i w:val="0"/>
            <w:sz w:val="22"/>
          </w:rPr>
          <w:tab/>
        </w:r>
        <w:r w:rsidRPr="00FD2991" w:rsidDel="00FD2991">
          <w:delText>Trq Avail (Y/N) (Torque Available Status)</w:delText>
        </w:r>
        <w:r w:rsidDel="00FD2991">
          <w:rPr>
            <w:webHidden/>
          </w:rPr>
          <w:tab/>
          <w:delText>30</w:delText>
        </w:r>
      </w:del>
    </w:p>
    <w:p w14:paraId="7CC512CE" w14:textId="616AB67B" w:rsidR="007F6440" w:rsidDel="00FD2991" w:rsidRDefault="007F6440" w:rsidP="00CC09C5">
      <w:pPr>
        <w:pStyle w:val="TOC3"/>
        <w:spacing w:line="240" w:lineRule="atLeast"/>
        <w:rPr>
          <w:del w:id="867" w:author="Arun Saminathan" w:date="2022-06-10T18:48:00Z"/>
          <w:rFonts w:asciiTheme="minorHAnsi" w:hAnsiTheme="minorHAnsi"/>
          <w:i w:val="0"/>
          <w:sz w:val="22"/>
        </w:rPr>
      </w:pPr>
      <w:del w:id="868" w:author="Arun Saminathan" w:date="2022-06-10T18:48:00Z">
        <w:r w:rsidRPr="00FD2991" w:rsidDel="00FD2991">
          <w:delText>10.1.11.</w:delText>
        </w:r>
        <w:r w:rsidDel="00FD2991">
          <w:rPr>
            <w:rFonts w:asciiTheme="minorHAnsi" w:hAnsiTheme="minorHAnsi"/>
            <w:i w:val="0"/>
            <w:sz w:val="22"/>
          </w:rPr>
          <w:tab/>
        </w:r>
        <w:r w:rsidRPr="00FD2991" w:rsidDel="00FD2991">
          <w:delText>Trans Gear Pos</w:delText>
        </w:r>
        <w:r w:rsidDel="00FD2991">
          <w:rPr>
            <w:webHidden/>
          </w:rPr>
          <w:tab/>
          <w:delText>30</w:delText>
        </w:r>
      </w:del>
    </w:p>
    <w:p w14:paraId="2F6F6332" w14:textId="06AEB3A6" w:rsidR="007F6440" w:rsidDel="00FD2991" w:rsidRDefault="007F6440" w:rsidP="00CC09C5">
      <w:pPr>
        <w:pStyle w:val="TOC3"/>
        <w:spacing w:line="240" w:lineRule="atLeast"/>
        <w:rPr>
          <w:del w:id="869" w:author="Arun Saminathan" w:date="2022-06-10T18:48:00Z"/>
          <w:rFonts w:asciiTheme="minorHAnsi" w:hAnsiTheme="minorHAnsi"/>
          <w:i w:val="0"/>
          <w:sz w:val="22"/>
        </w:rPr>
      </w:pPr>
      <w:del w:id="870" w:author="Arun Saminathan" w:date="2022-06-10T18:48:00Z">
        <w:r w:rsidRPr="00FD2991" w:rsidDel="00FD2991">
          <w:delText>10.1.12.</w:delText>
        </w:r>
        <w:r w:rsidDel="00FD2991">
          <w:rPr>
            <w:rFonts w:asciiTheme="minorHAnsi" w:hAnsiTheme="minorHAnsi"/>
            <w:i w:val="0"/>
            <w:sz w:val="22"/>
          </w:rPr>
          <w:tab/>
        </w:r>
        <w:r w:rsidRPr="00FD2991" w:rsidDel="00FD2991">
          <w:delText>Trans Range</w:delText>
        </w:r>
        <w:r w:rsidDel="00FD2991">
          <w:rPr>
            <w:webHidden/>
          </w:rPr>
          <w:tab/>
          <w:delText>30</w:delText>
        </w:r>
      </w:del>
    </w:p>
    <w:p w14:paraId="5F3D4077" w14:textId="4ACE46AD" w:rsidR="007F6440" w:rsidDel="00FD2991" w:rsidRDefault="007F6440" w:rsidP="00CC09C5">
      <w:pPr>
        <w:pStyle w:val="TOC3"/>
        <w:spacing w:line="240" w:lineRule="atLeast"/>
        <w:rPr>
          <w:del w:id="871" w:author="Arun Saminathan" w:date="2022-06-10T18:48:00Z"/>
          <w:rFonts w:asciiTheme="minorHAnsi" w:hAnsiTheme="minorHAnsi"/>
          <w:i w:val="0"/>
          <w:sz w:val="22"/>
        </w:rPr>
      </w:pPr>
      <w:del w:id="872" w:author="Arun Saminathan" w:date="2022-06-10T18:48:00Z">
        <w:r w:rsidRPr="00FD2991" w:rsidDel="00FD2991">
          <w:delText>10.1.13.</w:delText>
        </w:r>
        <w:r w:rsidDel="00FD2991">
          <w:rPr>
            <w:rFonts w:asciiTheme="minorHAnsi" w:hAnsiTheme="minorHAnsi"/>
            <w:i w:val="0"/>
            <w:sz w:val="22"/>
          </w:rPr>
          <w:tab/>
        </w:r>
        <w:r w:rsidRPr="00FD2991" w:rsidDel="00FD2991">
          <w:delText>Veh Drive Mode</w:delText>
        </w:r>
        <w:r w:rsidDel="00FD2991">
          <w:rPr>
            <w:webHidden/>
          </w:rPr>
          <w:tab/>
          <w:delText>30</w:delText>
        </w:r>
      </w:del>
    </w:p>
    <w:p w14:paraId="4BDF0420" w14:textId="491BC8AA" w:rsidR="007F6440" w:rsidDel="00FD2991" w:rsidRDefault="007F6440" w:rsidP="00CC09C5">
      <w:pPr>
        <w:pStyle w:val="TOC3"/>
        <w:spacing w:line="240" w:lineRule="atLeast"/>
        <w:rPr>
          <w:del w:id="873" w:author="Arun Saminathan" w:date="2022-06-10T18:48:00Z"/>
          <w:rFonts w:asciiTheme="minorHAnsi" w:hAnsiTheme="minorHAnsi"/>
          <w:i w:val="0"/>
          <w:sz w:val="22"/>
        </w:rPr>
      </w:pPr>
      <w:del w:id="874" w:author="Arun Saminathan" w:date="2022-06-10T18:48:00Z">
        <w:r w:rsidRPr="00FD2991" w:rsidDel="00FD2991">
          <w:delText>10.1.14.</w:delText>
        </w:r>
        <w:r w:rsidDel="00FD2991">
          <w:rPr>
            <w:rFonts w:asciiTheme="minorHAnsi" w:hAnsiTheme="minorHAnsi"/>
            <w:i w:val="0"/>
            <w:sz w:val="22"/>
          </w:rPr>
          <w:tab/>
        </w:r>
        <w:r w:rsidRPr="00FD2991" w:rsidDel="00FD2991">
          <w:delText>Cnvt Top Pos (Convertible Top Position)</w:delText>
        </w:r>
        <w:r w:rsidDel="00FD2991">
          <w:rPr>
            <w:webHidden/>
          </w:rPr>
          <w:tab/>
          <w:delText>30</w:delText>
        </w:r>
      </w:del>
    </w:p>
    <w:p w14:paraId="45AE12DF" w14:textId="54CEF6B1" w:rsidR="007F6440" w:rsidDel="00FD2991" w:rsidRDefault="007F6440" w:rsidP="00CC09C5">
      <w:pPr>
        <w:pStyle w:val="TOC3"/>
        <w:spacing w:line="240" w:lineRule="atLeast"/>
        <w:rPr>
          <w:del w:id="875" w:author="Arun Saminathan" w:date="2022-06-10T18:48:00Z"/>
          <w:rFonts w:asciiTheme="minorHAnsi" w:hAnsiTheme="minorHAnsi"/>
          <w:i w:val="0"/>
          <w:sz w:val="22"/>
        </w:rPr>
      </w:pPr>
      <w:del w:id="876" w:author="Arun Saminathan" w:date="2022-06-10T18:48:00Z">
        <w:r w:rsidRPr="00FD2991" w:rsidDel="00FD2991">
          <w:delText>10.1.15.</w:delText>
        </w:r>
        <w:r w:rsidDel="00FD2991">
          <w:rPr>
            <w:rFonts w:asciiTheme="minorHAnsi" w:hAnsiTheme="minorHAnsi"/>
            <w:i w:val="0"/>
            <w:sz w:val="22"/>
          </w:rPr>
          <w:tab/>
        </w:r>
        <w:r w:rsidRPr="00FD2991" w:rsidDel="00FD2991">
          <w:delText>Auto Tow-Haul</w:delText>
        </w:r>
        <w:r w:rsidDel="00FD2991">
          <w:rPr>
            <w:webHidden/>
          </w:rPr>
          <w:tab/>
          <w:delText>31</w:delText>
        </w:r>
      </w:del>
    </w:p>
    <w:p w14:paraId="4216C748" w14:textId="4BA8F7FB" w:rsidR="007F6440" w:rsidDel="00FD2991" w:rsidRDefault="007F6440" w:rsidP="00CC09C5">
      <w:pPr>
        <w:pStyle w:val="TOC3"/>
        <w:spacing w:line="240" w:lineRule="atLeast"/>
        <w:rPr>
          <w:del w:id="877" w:author="Arun Saminathan" w:date="2022-06-10T18:48:00Z"/>
          <w:rFonts w:asciiTheme="minorHAnsi" w:hAnsiTheme="minorHAnsi"/>
          <w:i w:val="0"/>
          <w:sz w:val="22"/>
        </w:rPr>
      </w:pPr>
      <w:del w:id="878" w:author="Arun Saminathan" w:date="2022-06-10T18:48:00Z">
        <w:r w:rsidRPr="00FD2991" w:rsidDel="00FD2991">
          <w:delText>10.1.16.</w:delText>
        </w:r>
        <w:r w:rsidDel="00FD2991">
          <w:rPr>
            <w:rFonts w:asciiTheme="minorHAnsi" w:hAnsiTheme="minorHAnsi"/>
            <w:i w:val="0"/>
            <w:sz w:val="22"/>
          </w:rPr>
          <w:tab/>
        </w:r>
        <w:r w:rsidRPr="00FD2991" w:rsidDel="00FD2991">
          <w:delText>Exh Valve Stat (Active exhaust valve status)</w:delText>
        </w:r>
        <w:r w:rsidDel="00FD2991">
          <w:rPr>
            <w:webHidden/>
          </w:rPr>
          <w:tab/>
          <w:delText>31</w:delText>
        </w:r>
      </w:del>
    </w:p>
    <w:p w14:paraId="7EE7FFED" w14:textId="6ABE42F8" w:rsidR="007F6440" w:rsidDel="00FD2991" w:rsidRDefault="007F6440" w:rsidP="00CC09C5">
      <w:pPr>
        <w:pStyle w:val="TOC3"/>
        <w:spacing w:line="240" w:lineRule="atLeast"/>
        <w:rPr>
          <w:del w:id="879" w:author="Arun Saminathan" w:date="2022-06-10T18:48:00Z"/>
          <w:rFonts w:asciiTheme="minorHAnsi" w:hAnsiTheme="minorHAnsi"/>
          <w:i w:val="0"/>
          <w:sz w:val="22"/>
        </w:rPr>
      </w:pPr>
      <w:del w:id="880" w:author="Arun Saminathan" w:date="2022-06-10T18:48:00Z">
        <w:r w:rsidRPr="00FD2991" w:rsidDel="00FD2991">
          <w:delText>10.1.17.</w:delText>
        </w:r>
        <w:r w:rsidDel="00FD2991">
          <w:rPr>
            <w:rFonts w:asciiTheme="minorHAnsi" w:hAnsiTheme="minorHAnsi"/>
            <w:i w:val="0"/>
            <w:sz w:val="22"/>
          </w:rPr>
          <w:tab/>
        </w:r>
        <w:r w:rsidRPr="00FD2991" w:rsidDel="00FD2991">
          <w:delText>DoorStat x (Door/ Liftgate statuses)</w:delText>
        </w:r>
        <w:r w:rsidDel="00FD2991">
          <w:rPr>
            <w:webHidden/>
          </w:rPr>
          <w:tab/>
          <w:delText>31</w:delText>
        </w:r>
      </w:del>
    </w:p>
    <w:p w14:paraId="25522115" w14:textId="5E3244DB" w:rsidR="007F6440" w:rsidDel="00FD2991" w:rsidRDefault="007F6440" w:rsidP="00CC09C5">
      <w:pPr>
        <w:pStyle w:val="TOC3"/>
        <w:spacing w:line="240" w:lineRule="atLeast"/>
        <w:rPr>
          <w:del w:id="881" w:author="Arun Saminathan" w:date="2022-06-10T18:48:00Z"/>
          <w:rFonts w:asciiTheme="minorHAnsi" w:hAnsiTheme="minorHAnsi"/>
          <w:i w:val="0"/>
          <w:sz w:val="22"/>
        </w:rPr>
      </w:pPr>
      <w:del w:id="882" w:author="Arun Saminathan" w:date="2022-06-10T18:48:00Z">
        <w:r w:rsidRPr="00FD2991" w:rsidDel="00FD2991">
          <w:delText>10.1.18.</w:delText>
        </w:r>
        <w:r w:rsidDel="00FD2991">
          <w:rPr>
            <w:rFonts w:asciiTheme="minorHAnsi" w:hAnsiTheme="minorHAnsi"/>
            <w:i w:val="0"/>
            <w:sz w:val="22"/>
          </w:rPr>
          <w:tab/>
        </w:r>
        <w:r w:rsidRPr="00FD2991" w:rsidDel="00FD2991">
          <w:delText>WinStat x (Window statuses)</w:delText>
        </w:r>
        <w:r w:rsidDel="00FD2991">
          <w:rPr>
            <w:webHidden/>
          </w:rPr>
          <w:tab/>
          <w:delText>31</w:delText>
        </w:r>
      </w:del>
    </w:p>
    <w:p w14:paraId="5ACBF161" w14:textId="77746233" w:rsidR="007F6440" w:rsidDel="00FD2991" w:rsidRDefault="007F6440" w:rsidP="00CC09C5">
      <w:pPr>
        <w:pStyle w:val="TOC3"/>
        <w:spacing w:line="240" w:lineRule="atLeast"/>
        <w:rPr>
          <w:del w:id="883" w:author="Arun Saminathan" w:date="2022-06-10T18:48:00Z"/>
          <w:rFonts w:asciiTheme="minorHAnsi" w:hAnsiTheme="minorHAnsi"/>
          <w:i w:val="0"/>
          <w:sz w:val="22"/>
        </w:rPr>
      </w:pPr>
      <w:del w:id="884" w:author="Arun Saminathan" w:date="2022-06-10T18:48:00Z">
        <w:r w:rsidRPr="00FD2991" w:rsidDel="00FD2991">
          <w:delText>10.1.19.</w:delText>
        </w:r>
        <w:r w:rsidDel="00FD2991">
          <w:rPr>
            <w:rFonts w:asciiTheme="minorHAnsi" w:hAnsiTheme="minorHAnsi"/>
            <w:i w:val="0"/>
            <w:sz w:val="22"/>
          </w:rPr>
          <w:tab/>
        </w:r>
        <w:r w:rsidRPr="00FD2991" w:rsidDel="00FD2991">
          <w:delText>PAC Chx Status (PAC Channel Fault Statuses)</w:delText>
        </w:r>
        <w:r w:rsidDel="00FD2991">
          <w:rPr>
            <w:webHidden/>
          </w:rPr>
          <w:tab/>
          <w:delText>32</w:delText>
        </w:r>
      </w:del>
    </w:p>
    <w:p w14:paraId="5CF7EC68" w14:textId="516A85F5" w:rsidR="007F6440" w:rsidDel="00FD2991" w:rsidRDefault="007F6440" w:rsidP="00CC09C5">
      <w:pPr>
        <w:pStyle w:val="TOC3"/>
        <w:spacing w:line="240" w:lineRule="atLeast"/>
        <w:rPr>
          <w:del w:id="885" w:author="Arun Saminathan" w:date="2022-06-10T18:48:00Z"/>
          <w:rFonts w:asciiTheme="minorHAnsi" w:hAnsiTheme="minorHAnsi"/>
          <w:i w:val="0"/>
          <w:sz w:val="22"/>
        </w:rPr>
      </w:pPr>
      <w:del w:id="886" w:author="Arun Saminathan" w:date="2022-06-10T18:48:00Z">
        <w:r w:rsidRPr="00FD2991" w:rsidDel="00FD2991">
          <w:delText>10.1.20.</w:delText>
        </w:r>
        <w:r w:rsidDel="00FD2991">
          <w:rPr>
            <w:rFonts w:asciiTheme="minorHAnsi" w:hAnsiTheme="minorHAnsi"/>
            <w:i w:val="0"/>
            <w:sz w:val="22"/>
          </w:rPr>
          <w:tab/>
        </w:r>
        <w:r w:rsidRPr="00FD2991" w:rsidDel="00FD2991">
          <w:delText>AuxAmp CHx Stat (Aux Amp Channel Fault Statuses)</w:delText>
        </w:r>
        <w:r w:rsidDel="00FD2991">
          <w:rPr>
            <w:webHidden/>
          </w:rPr>
          <w:tab/>
          <w:delText>32</w:delText>
        </w:r>
      </w:del>
    </w:p>
    <w:p w14:paraId="2E352747" w14:textId="29799F05" w:rsidR="007F6440" w:rsidDel="00FD2991" w:rsidRDefault="007F6440" w:rsidP="00CC09C5">
      <w:pPr>
        <w:pStyle w:val="TOC3"/>
        <w:spacing w:line="240" w:lineRule="atLeast"/>
        <w:rPr>
          <w:del w:id="887" w:author="Arun Saminathan" w:date="2022-06-10T18:48:00Z"/>
          <w:rFonts w:asciiTheme="minorHAnsi" w:hAnsiTheme="minorHAnsi"/>
          <w:i w:val="0"/>
          <w:sz w:val="22"/>
        </w:rPr>
      </w:pPr>
      <w:del w:id="888" w:author="Arun Saminathan" w:date="2022-06-10T18:48:00Z">
        <w:r w:rsidRPr="00FD2991" w:rsidDel="00FD2991">
          <w:delText>10.1.21.</w:delText>
        </w:r>
        <w:r w:rsidDel="00FD2991">
          <w:rPr>
            <w:rFonts w:asciiTheme="minorHAnsi" w:hAnsiTheme="minorHAnsi"/>
            <w:i w:val="0"/>
            <w:sz w:val="22"/>
          </w:rPr>
          <w:tab/>
        </w:r>
        <w:r w:rsidRPr="00FD2991" w:rsidDel="00FD2991">
          <w:delText>DSPAmp Chx Stat (DSP AMP Amp Fault Statuses)</w:delText>
        </w:r>
        <w:r w:rsidDel="00FD2991">
          <w:rPr>
            <w:webHidden/>
          </w:rPr>
          <w:tab/>
          <w:delText>32</w:delText>
        </w:r>
      </w:del>
    </w:p>
    <w:p w14:paraId="48308BEF" w14:textId="7C57A0F0" w:rsidR="007F6440" w:rsidDel="00FD2991" w:rsidRDefault="007F6440" w:rsidP="00CC09C5">
      <w:pPr>
        <w:pStyle w:val="TOC1"/>
        <w:spacing w:line="240" w:lineRule="atLeast"/>
        <w:rPr>
          <w:del w:id="889" w:author="Arun Saminathan" w:date="2022-06-10T18:48:00Z"/>
          <w:rFonts w:asciiTheme="minorHAnsi" w:hAnsiTheme="minorHAnsi" w:cstheme="minorBidi"/>
          <w:b w:val="0"/>
          <w:smallCaps w:val="0"/>
          <w:noProof/>
          <w:sz w:val="22"/>
          <w:szCs w:val="22"/>
        </w:rPr>
      </w:pPr>
      <w:del w:id="890" w:author="Arun Saminathan" w:date="2022-06-10T18:48:00Z">
        <w:r w:rsidRPr="00FD2991" w:rsidDel="00FD2991">
          <w:rPr>
            <w:noProof/>
          </w:rPr>
          <w:delText>11</w:delText>
        </w:r>
        <w:r w:rsidDel="00FD2991">
          <w:rPr>
            <w:rFonts w:asciiTheme="minorHAnsi" w:hAnsiTheme="minorHAnsi" w:cstheme="minorBidi"/>
            <w:b w:val="0"/>
            <w:smallCaps w:val="0"/>
            <w:noProof/>
            <w:sz w:val="22"/>
            <w:szCs w:val="22"/>
          </w:rPr>
          <w:tab/>
        </w:r>
        <w:r w:rsidRPr="00FD2991" w:rsidDel="00FD2991">
          <w:rPr>
            <w:noProof/>
          </w:rPr>
          <w:delText>NVH Service - Generated VINs/Parameters</w:delText>
        </w:r>
        <w:r w:rsidDel="00FD2991">
          <w:rPr>
            <w:noProof/>
            <w:webHidden/>
          </w:rPr>
          <w:tab/>
          <w:delText>32</w:delText>
        </w:r>
      </w:del>
    </w:p>
    <w:p w14:paraId="0975320F" w14:textId="0A979FAE" w:rsidR="007F6440" w:rsidDel="00FD2991" w:rsidRDefault="007F6440" w:rsidP="00CC09C5">
      <w:pPr>
        <w:pStyle w:val="TOC2"/>
        <w:spacing w:line="240" w:lineRule="atLeast"/>
        <w:rPr>
          <w:del w:id="891" w:author="Arun Saminathan" w:date="2022-06-10T18:48:00Z"/>
          <w:rFonts w:asciiTheme="minorHAnsi" w:hAnsiTheme="minorHAnsi" w:cstheme="minorBidi"/>
          <w:b w:val="0"/>
          <w:i w:val="0"/>
          <w:noProof/>
          <w:sz w:val="22"/>
          <w:szCs w:val="22"/>
        </w:rPr>
      </w:pPr>
      <w:del w:id="892" w:author="Arun Saminathan" w:date="2022-06-10T18:48:00Z">
        <w:r w:rsidRPr="00FD2991" w:rsidDel="00FD2991">
          <w:rPr>
            <w:noProof/>
          </w:rPr>
          <w:delText>11.1</w:delText>
        </w:r>
        <w:r w:rsidDel="00FD2991">
          <w:rPr>
            <w:rFonts w:asciiTheme="minorHAnsi" w:hAnsiTheme="minorHAnsi" w:cstheme="minorBidi"/>
            <w:b w:val="0"/>
            <w:i w:val="0"/>
            <w:noProof/>
            <w:sz w:val="22"/>
            <w:szCs w:val="22"/>
          </w:rPr>
          <w:tab/>
        </w:r>
        <w:r w:rsidRPr="00FD2991" w:rsidDel="00FD2991">
          <w:rPr>
            <w:noProof/>
          </w:rPr>
          <w:delText>Enable ANC Req  (Enable ANC)</w:delText>
        </w:r>
        <w:r w:rsidDel="00FD2991">
          <w:rPr>
            <w:noProof/>
            <w:webHidden/>
          </w:rPr>
          <w:tab/>
          <w:delText>32</w:delText>
        </w:r>
      </w:del>
    </w:p>
    <w:p w14:paraId="700E21F1" w14:textId="1A89F019" w:rsidR="007F6440" w:rsidDel="00FD2991" w:rsidRDefault="007F6440" w:rsidP="00CC09C5">
      <w:pPr>
        <w:pStyle w:val="TOC2"/>
        <w:spacing w:line="240" w:lineRule="atLeast"/>
        <w:rPr>
          <w:del w:id="893" w:author="Arun Saminathan" w:date="2022-06-10T18:48:00Z"/>
          <w:rFonts w:asciiTheme="minorHAnsi" w:hAnsiTheme="minorHAnsi" w:cstheme="minorBidi"/>
          <w:b w:val="0"/>
          <w:i w:val="0"/>
          <w:noProof/>
          <w:sz w:val="22"/>
          <w:szCs w:val="22"/>
        </w:rPr>
      </w:pPr>
      <w:del w:id="894" w:author="Arun Saminathan" w:date="2022-06-10T18:48:00Z">
        <w:r w:rsidRPr="00FD2991" w:rsidDel="00FD2991">
          <w:rPr>
            <w:noProof/>
          </w:rPr>
          <w:delText>11.2</w:delText>
        </w:r>
        <w:r w:rsidDel="00FD2991">
          <w:rPr>
            <w:rFonts w:asciiTheme="minorHAnsi" w:hAnsiTheme="minorHAnsi" w:cstheme="minorBidi"/>
            <w:b w:val="0"/>
            <w:i w:val="0"/>
            <w:noProof/>
            <w:sz w:val="22"/>
            <w:szCs w:val="22"/>
          </w:rPr>
          <w:tab/>
        </w:r>
        <w:r w:rsidRPr="00FD2991" w:rsidDel="00FD2991">
          <w:rPr>
            <w:noProof/>
          </w:rPr>
          <w:delText>Enable PS Req  (Enable Propulsion Sound)</w:delText>
        </w:r>
        <w:r w:rsidDel="00FD2991">
          <w:rPr>
            <w:noProof/>
            <w:webHidden/>
          </w:rPr>
          <w:tab/>
          <w:delText>32</w:delText>
        </w:r>
      </w:del>
    </w:p>
    <w:p w14:paraId="6939191A" w14:textId="46A794AC" w:rsidR="007F6440" w:rsidDel="00FD2991" w:rsidRDefault="007F6440" w:rsidP="00CC09C5">
      <w:pPr>
        <w:pStyle w:val="TOC2"/>
        <w:spacing w:line="240" w:lineRule="atLeast"/>
        <w:rPr>
          <w:del w:id="895" w:author="Arun Saminathan" w:date="2022-06-10T18:48:00Z"/>
          <w:rFonts w:asciiTheme="minorHAnsi" w:hAnsiTheme="minorHAnsi" w:cstheme="minorBidi"/>
          <w:b w:val="0"/>
          <w:i w:val="0"/>
          <w:noProof/>
          <w:sz w:val="22"/>
          <w:szCs w:val="22"/>
        </w:rPr>
      </w:pPr>
      <w:del w:id="896" w:author="Arun Saminathan" w:date="2022-06-10T18:48:00Z">
        <w:r w:rsidRPr="00FD2991" w:rsidDel="00FD2991">
          <w:rPr>
            <w:noProof/>
          </w:rPr>
          <w:delText>11.3</w:delText>
        </w:r>
        <w:r w:rsidDel="00FD2991">
          <w:rPr>
            <w:rFonts w:asciiTheme="minorHAnsi" w:hAnsiTheme="minorHAnsi" w:cstheme="minorBidi"/>
            <w:b w:val="0"/>
            <w:i w:val="0"/>
            <w:noProof/>
            <w:sz w:val="22"/>
            <w:szCs w:val="22"/>
          </w:rPr>
          <w:tab/>
        </w:r>
        <w:r w:rsidRPr="00FD2991" w:rsidDel="00FD2991">
          <w:rPr>
            <w:noProof/>
          </w:rPr>
          <w:delText>Enable AVAS Req  (Enable AVAS)</w:delText>
        </w:r>
        <w:r w:rsidDel="00FD2991">
          <w:rPr>
            <w:noProof/>
            <w:webHidden/>
          </w:rPr>
          <w:tab/>
          <w:delText>32</w:delText>
        </w:r>
      </w:del>
    </w:p>
    <w:p w14:paraId="4E84F2B4" w14:textId="504615DC" w:rsidR="007F6440" w:rsidDel="00FD2991" w:rsidRDefault="007F6440" w:rsidP="00CC09C5">
      <w:pPr>
        <w:pStyle w:val="TOC2"/>
        <w:spacing w:line="240" w:lineRule="atLeast"/>
        <w:rPr>
          <w:del w:id="897" w:author="Arun Saminathan" w:date="2022-06-10T18:48:00Z"/>
          <w:rFonts w:asciiTheme="minorHAnsi" w:hAnsiTheme="minorHAnsi" w:cstheme="minorBidi"/>
          <w:b w:val="0"/>
          <w:i w:val="0"/>
          <w:noProof/>
          <w:sz w:val="22"/>
          <w:szCs w:val="22"/>
        </w:rPr>
      </w:pPr>
      <w:del w:id="898" w:author="Arun Saminathan" w:date="2022-06-10T18:48:00Z">
        <w:r w:rsidRPr="00FD2991" w:rsidDel="00FD2991">
          <w:rPr>
            <w:noProof/>
          </w:rPr>
          <w:delText>11.4</w:delText>
        </w:r>
        <w:r w:rsidDel="00FD2991">
          <w:rPr>
            <w:rFonts w:asciiTheme="minorHAnsi" w:hAnsiTheme="minorHAnsi" w:cstheme="minorBidi"/>
            <w:b w:val="0"/>
            <w:i w:val="0"/>
            <w:noProof/>
            <w:sz w:val="22"/>
            <w:szCs w:val="22"/>
          </w:rPr>
          <w:tab/>
        </w:r>
        <w:r w:rsidRPr="00FD2991" w:rsidDel="00FD2991">
          <w:rPr>
            <w:noProof/>
          </w:rPr>
          <w:delText>Heartbeat In</w:delText>
        </w:r>
        <w:r w:rsidDel="00FD2991">
          <w:rPr>
            <w:noProof/>
            <w:webHidden/>
          </w:rPr>
          <w:tab/>
          <w:delText>33</w:delText>
        </w:r>
      </w:del>
    </w:p>
    <w:p w14:paraId="5D5FD1AF" w14:textId="5853E83F" w:rsidR="007F6440" w:rsidDel="00FD2991" w:rsidRDefault="007F6440" w:rsidP="00CC09C5">
      <w:pPr>
        <w:pStyle w:val="TOC2"/>
        <w:spacing w:line="240" w:lineRule="atLeast"/>
        <w:rPr>
          <w:del w:id="899" w:author="Arun Saminathan" w:date="2022-06-10T18:48:00Z"/>
          <w:rFonts w:asciiTheme="minorHAnsi" w:hAnsiTheme="minorHAnsi" w:cstheme="minorBidi"/>
          <w:b w:val="0"/>
          <w:i w:val="0"/>
          <w:noProof/>
          <w:sz w:val="22"/>
          <w:szCs w:val="22"/>
        </w:rPr>
      </w:pPr>
      <w:del w:id="900" w:author="Arun Saminathan" w:date="2022-06-10T18:48:00Z">
        <w:r w:rsidRPr="00FD2991" w:rsidDel="00FD2991">
          <w:rPr>
            <w:noProof/>
          </w:rPr>
          <w:delText>11.5</w:delText>
        </w:r>
        <w:r w:rsidDel="00FD2991">
          <w:rPr>
            <w:rFonts w:asciiTheme="minorHAnsi" w:hAnsiTheme="minorHAnsi" w:cstheme="minorBidi"/>
            <w:b w:val="0"/>
            <w:i w:val="0"/>
            <w:noProof/>
            <w:sz w:val="22"/>
            <w:szCs w:val="22"/>
          </w:rPr>
          <w:tab/>
        </w:r>
        <w:r w:rsidRPr="00FD2991" w:rsidDel="00FD2991">
          <w:rPr>
            <w:noProof/>
          </w:rPr>
          <w:delText>Diagnostics – Tones Test</w:delText>
        </w:r>
        <w:r w:rsidDel="00FD2991">
          <w:rPr>
            <w:noProof/>
            <w:webHidden/>
          </w:rPr>
          <w:tab/>
          <w:delText>33</w:delText>
        </w:r>
      </w:del>
    </w:p>
    <w:p w14:paraId="3FFC0ECD" w14:textId="6FF0E19C" w:rsidR="007F6440" w:rsidDel="00FD2991" w:rsidRDefault="007F6440" w:rsidP="00CC09C5">
      <w:pPr>
        <w:pStyle w:val="TOC2"/>
        <w:spacing w:line="240" w:lineRule="atLeast"/>
        <w:rPr>
          <w:del w:id="901" w:author="Arun Saminathan" w:date="2022-06-10T18:48:00Z"/>
          <w:rFonts w:asciiTheme="minorHAnsi" w:hAnsiTheme="minorHAnsi" w:cstheme="minorBidi"/>
          <w:b w:val="0"/>
          <w:i w:val="0"/>
          <w:noProof/>
          <w:sz w:val="22"/>
          <w:szCs w:val="22"/>
        </w:rPr>
      </w:pPr>
      <w:del w:id="902" w:author="Arun Saminathan" w:date="2022-06-10T18:48:00Z">
        <w:r w:rsidRPr="00FD2991" w:rsidDel="00FD2991">
          <w:rPr>
            <w:noProof/>
          </w:rPr>
          <w:delText>11.6</w:delText>
        </w:r>
        <w:r w:rsidDel="00FD2991">
          <w:rPr>
            <w:rFonts w:asciiTheme="minorHAnsi" w:hAnsiTheme="minorHAnsi" w:cstheme="minorBidi"/>
            <w:b w:val="0"/>
            <w:i w:val="0"/>
            <w:noProof/>
            <w:sz w:val="22"/>
            <w:szCs w:val="22"/>
          </w:rPr>
          <w:tab/>
        </w:r>
        <w:r w:rsidRPr="00FD2991" w:rsidDel="00FD2991">
          <w:rPr>
            <w:noProof/>
          </w:rPr>
          <w:delText>Diagnostics – Microphone Passthrough</w:delText>
        </w:r>
        <w:r w:rsidDel="00FD2991">
          <w:rPr>
            <w:noProof/>
            <w:webHidden/>
          </w:rPr>
          <w:tab/>
          <w:delText>33</w:delText>
        </w:r>
      </w:del>
    </w:p>
    <w:p w14:paraId="43D09B59" w14:textId="4C314917" w:rsidR="007F6440" w:rsidDel="00FD2991" w:rsidRDefault="007F6440" w:rsidP="00CC09C5">
      <w:pPr>
        <w:pStyle w:val="TOC3"/>
        <w:spacing w:line="240" w:lineRule="atLeast"/>
        <w:rPr>
          <w:del w:id="903" w:author="Arun Saminathan" w:date="2022-06-10T18:48:00Z"/>
          <w:rFonts w:asciiTheme="minorHAnsi" w:hAnsiTheme="minorHAnsi"/>
          <w:i w:val="0"/>
          <w:sz w:val="22"/>
        </w:rPr>
      </w:pPr>
      <w:del w:id="904" w:author="Arun Saminathan" w:date="2022-06-10T18:48:00Z">
        <w:r w:rsidRPr="00FD2991" w:rsidDel="00FD2991">
          <w:delText>11.6.1.</w:delText>
        </w:r>
        <w:r w:rsidDel="00FD2991">
          <w:rPr>
            <w:rFonts w:asciiTheme="minorHAnsi" w:hAnsiTheme="minorHAnsi"/>
            <w:i w:val="0"/>
            <w:sz w:val="22"/>
          </w:rPr>
          <w:tab/>
        </w:r>
        <w:r w:rsidRPr="00FD2991" w:rsidDel="00FD2991">
          <w:delText>UnMute DIAG In</w:delText>
        </w:r>
        <w:r w:rsidDel="00FD2991">
          <w:rPr>
            <w:webHidden/>
          </w:rPr>
          <w:tab/>
          <w:delText>34</w:delText>
        </w:r>
      </w:del>
    </w:p>
    <w:p w14:paraId="34E48D1C" w14:textId="03DF4A09" w:rsidR="007F6440" w:rsidDel="00FD2991" w:rsidRDefault="007F6440" w:rsidP="00CC09C5">
      <w:pPr>
        <w:pStyle w:val="TOC3"/>
        <w:spacing w:line="240" w:lineRule="atLeast"/>
        <w:rPr>
          <w:del w:id="905" w:author="Arun Saminathan" w:date="2022-06-10T18:48:00Z"/>
          <w:rFonts w:asciiTheme="minorHAnsi" w:hAnsiTheme="minorHAnsi"/>
          <w:i w:val="0"/>
          <w:sz w:val="22"/>
        </w:rPr>
      </w:pPr>
      <w:del w:id="906" w:author="Arun Saminathan" w:date="2022-06-10T18:48:00Z">
        <w:r w:rsidRPr="00FD2991" w:rsidDel="00FD2991">
          <w:delText>11.6.2.</w:delText>
        </w:r>
        <w:r w:rsidDel="00FD2991">
          <w:rPr>
            <w:rFonts w:asciiTheme="minorHAnsi" w:hAnsiTheme="minorHAnsi"/>
            <w:i w:val="0"/>
            <w:sz w:val="22"/>
          </w:rPr>
          <w:tab/>
        </w:r>
        <w:r w:rsidRPr="00FD2991" w:rsidDel="00FD2991">
          <w:delText>ChX Amplitude</w:delText>
        </w:r>
        <w:r w:rsidDel="00FD2991">
          <w:rPr>
            <w:webHidden/>
          </w:rPr>
          <w:tab/>
          <w:delText>34</w:delText>
        </w:r>
      </w:del>
    </w:p>
    <w:p w14:paraId="3F06349A" w14:textId="2DFE961F" w:rsidR="007F6440" w:rsidDel="00FD2991" w:rsidRDefault="007F6440" w:rsidP="00CC09C5">
      <w:pPr>
        <w:pStyle w:val="TOC3"/>
        <w:spacing w:line="240" w:lineRule="atLeast"/>
        <w:rPr>
          <w:del w:id="907" w:author="Arun Saminathan" w:date="2022-06-10T18:48:00Z"/>
          <w:rFonts w:asciiTheme="minorHAnsi" w:hAnsiTheme="minorHAnsi"/>
          <w:i w:val="0"/>
          <w:sz w:val="22"/>
        </w:rPr>
      </w:pPr>
      <w:del w:id="908" w:author="Arun Saminathan" w:date="2022-06-10T18:48:00Z">
        <w:r w:rsidRPr="00FD2991" w:rsidDel="00FD2991">
          <w:delText>11.6.3.</w:delText>
        </w:r>
        <w:r w:rsidDel="00FD2991">
          <w:rPr>
            <w:rFonts w:asciiTheme="minorHAnsi" w:hAnsiTheme="minorHAnsi"/>
            <w:i w:val="0"/>
            <w:sz w:val="22"/>
          </w:rPr>
          <w:tab/>
        </w:r>
        <w:r w:rsidRPr="00FD2991" w:rsidDel="00FD2991">
          <w:delText>ChX Source</w:delText>
        </w:r>
        <w:r w:rsidDel="00FD2991">
          <w:rPr>
            <w:webHidden/>
          </w:rPr>
          <w:tab/>
          <w:delText>34</w:delText>
        </w:r>
      </w:del>
    </w:p>
    <w:p w14:paraId="6C1CD215" w14:textId="567AEB93" w:rsidR="007F6440" w:rsidDel="00FD2991" w:rsidRDefault="007F6440" w:rsidP="00CC09C5">
      <w:pPr>
        <w:pStyle w:val="TOC2"/>
        <w:spacing w:line="240" w:lineRule="atLeast"/>
        <w:rPr>
          <w:del w:id="909" w:author="Arun Saminathan" w:date="2022-06-10T18:48:00Z"/>
          <w:rFonts w:asciiTheme="minorHAnsi" w:hAnsiTheme="minorHAnsi" w:cstheme="minorBidi"/>
          <w:b w:val="0"/>
          <w:i w:val="0"/>
          <w:noProof/>
          <w:sz w:val="22"/>
          <w:szCs w:val="22"/>
        </w:rPr>
      </w:pPr>
      <w:del w:id="910" w:author="Arun Saminathan" w:date="2022-06-10T18:48:00Z">
        <w:r w:rsidRPr="00FD2991" w:rsidDel="00FD2991">
          <w:rPr>
            <w:noProof/>
          </w:rPr>
          <w:delText>11.7</w:delText>
        </w:r>
        <w:r w:rsidDel="00FD2991">
          <w:rPr>
            <w:rFonts w:asciiTheme="minorHAnsi" w:hAnsiTheme="minorHAnsi" w:cstheme="minorBidi"/>
            <w:b w:val="0"/>
            <w:i w:val="0"/>
            <w:noProof/>
            <w:sz w:val="22"/>
            <w:szCs w:val="22"/>
          </w:rPr>
          <w:tab/>
        </w:r>
        <w:r w:rsidRPr="00FD2991" w:rsidDel="00FD2991">
          <w:rPr>
            <w:noProof/>
          </w:rPr>
          <w:delText>Diagnostics – ANC EOL Routine Control</w:delText>
        </w:r>
        <w:r w:rsidDel="00FD2991">
          <w:rPr>
            <w:noProof/>
            <w:webHidden/>
          </w:rPr>
          <w:tab/>
          <w:delText>34</w:delText>
        </w:r>
      </w:del>
    </w:p>
    <w:p w14:paraId="28B45D2D" w14:textId="3A05C218" w:rsidR="007F6440" w:rsidDel="00FD2991" w:rsidRDefault="007F6440" w:rsidP="00CC09C5">
      <w:pPr>
        <w:pStyle w:val="TOC1"/>
        <w:spacing w:line="240" w:lineRule="atLeast"/>
        <w:rPr>
          <w:del w:id="911" w:author="Arun Saminathan" w:date="2022-06-10T18:48:00Z"/>
          <w:rFonts w:asciiTheme="minorHAnsi" w:hAnsiTheme="minorHAnsi" w:cstheme="minorBidi"/>
          <w:b w:val="0"/>
          <w:smallCaps w:val="0"/>
          <w:noProof/>
          <w:sz w:val="22"/>
          <w:szCs w:val="22"/>
        </w:rPr>
      </w:pPr>
      <w:del w:id="912" w:author="Arun Saminathan" w:date="2022-06-10T18:48:00Z">
        <w:r w:rsidRPr="00FD2991" w:rsidDel="00FD2991">
          <w:rPr>
            <w:noProof/>
          </w:rPr>
          <w:delText>12</w:delText>
        </w:r>
        <w:r w:rsidDel="00FD2991">
          <w:rPr>
            <w:rFonts w:asciiTheme="minorHAnsi" w:hAnsiTheme="minorHAnsi" w:cstheme="minorBidi"/>
            <w:b w:val="0"/>
            <w:smallCaps w:val="0"/>
            <w:noProof/>
            <w:sz w:val="22"/>
            <w:szCs w:val="22"/>
          </w:rPr>
          <w:tab/>
        </w:r>
        <w:r w:rsidRPr="00FD2991" w:rsidDel="00FD2991">
          <w:rPr>
            <w:noProof/>
          </w:rPr>
          <w:delText>NVH Service - Library Reads</w:delText>
        </w:r>
        <w:r w:rsidDel="00FD2991">
          <w:rPr>
            <w:noProof/>
            <w:webHidden/>
          </w:rPr>
          <w:tab/>
          <w:delText>34</w:delText>
        </w:r>
      </w:del>
    </w:p>
    <w:p w14:paraId="2A675068" w14:textId="4F7585C7" w:rsidR="007F6440" w:rsidDel="00FD2991" w:rsidRDefault="007F6440" w:rsidP="00CC09C5">
      <w:pPr>
        <w:pStyle w:val="TOC2"/>
        <w:spacing w:line="240" w:lineRule="atLeast"/>
        <w:rPr>
          <w:del w:id="913" w:author="Arun Saminathan" w:date="2022-06-10T18:48:00Z"/>
          <w:rFonts w:asciiTheme="minorHAnsi" w:hAnsiTheme="minorHAnsi" w:cstheme="minorBidi"/>
          <w:b w:val="0"/>
          <w:i w:val="0"/>
          <w:noProof/>
          <w:sz w:val="22"/>
          <w:szCs w:val="22"/>
        </w:rPr>
      </w:pPr>
      <w:del w:id="914" w:author="Arun Saminathan" w:date="2022-06-10T18:48:00Z">
        <w:r w:rsidRPr="00FD2991" w:rsidDel="00FD2991">
          <w:rPr>
            <w:noProof/>
          </w:rPr>
          <w:delText>12.1</w:delText>
        </w:r>
        <w:r w:rsidDel="00FD2991">
          <w:rPr>
            <w:rFonts w:asciiTheme="minorHAnsi" w:hAnsiTheme="minorHAnsi" w:cstheme="minorBidi"/>
            <w:b w:val="0"/>
            <w:i w:val="0"/>
            <w:noProof/>
            <w:sz w:val="22"/>
            <w:szCs w:val="22"/>
          </w:rPr>
          <w:tab/>
        </w:r>
        <w:r w:rsidRPr="00FD2991" w:rsidDel="00FD2991">
          <w:rPr>
            <w:noProof/>
          </w:rPr>
          <w:delText>Library Version</w:delText>
        </w:r>
        <w:r w:rsidDel="00FD2991">
          <w:rPr>
            <w:noProof/>
            <w:webHidden/>
          </w:rPr>
          <w:tab/>
          <w:delText>34</w:delText>
        </w:r>
      </w:del>
    </w:p>
    <w:p w14:paraId="58845D14" w14:textId="5E9EB36A" w:rsidR="007F6440" w:rsidDel="00FD2991" w:rsidRDefault="007F6440" w:rsidP="00CC09C5">
      <w:pPr>
        <w:pStyle w:val="TOC2"/>
        <w:spacing w:line="240" w:lineRule="atLeast"/>
        <w:rPr>
          <w:del w:id="915" w:author="Arun Saminathan" w:date="2022-06-10T18:48:00Z"/>
          <w:rFonts w:asciiTheme="minorHAnsi" w:hAnsiTheme="minorHAnsi" w:cstheme="minorBidi"/>
          <w:b w:val="0"/>
          <w:i w:val="0"/>
          <w:noProof/>
          <w:sz w:val="22"/>
          <w:szCs w:val="22"/>
        </w:rPr>
      </w:pPr>
      <w:del w:id="916" w:author="Arun Saminathan" w:date="2022-06-10T18:48:00Z">
        <w:r w:rsidRPr="00FD2991" w:rsidDel="00FD2991">
          <w:rPr>
            <w:noProof/>
          </w:rPr>
          <w:delText>12.2</w:delText>
        </w:r>
        <w:r w:rsidDel="00FD2991">
          <w:rPr>
            <w:rFonts w:asciiTheme="minorHAnsi" w:hAnsiTheme="minorHAnsi" w:cstheme="minorBidi"/>
            <w:b w:val="0"/>
            <w:i w:val="0"/>
            <w:noProof/>
            <w:sz w:val="22"/>
            <w:szCs w:val="22"/>
          </w:rPr>
          <w:tab/>
        </w:r>
        <w:r w:rsidRPr="00FD2991" w:rsidDel="00FD2991">
          <w:rPr>
            <w:noProof/>
          </w:rPr>
          <w:delText>CAPI V2 Module Version</w:delText>
        </w:r>
        <w:r w:rsidDel="00FD2991">
          <w:rPr>
            <w:noProof/>
            <w:webHidden/>
          </w:rPr>
          <w:tab/>
          <w:delText>34</w:delText>
        </w:r>
      </w:del>
    </w:p>
    <w:p w14:paraId="68F3A40D" w14:textId="1EE5E20B" w:rsidR="007F6440" w:rsidDel="00FD2991" w:rsidRDefault="007F6440" w:rsidP="00CC09C5">
      <w:pPr>
        <w:pStyle w:val="TOC2"/>
        <w:spacing w:line="240" w:lineRule="atLeast"/>
        <w:rPr>
          <w:del w:id="917" w:author="Arun Saminathan" w:date="2022-06-10T18:48:00Z"/>
          <w:rFonts w:asciiTheme="minorHAnsi" w:hAnsiTheme="minorHAnsi" w:cstheme="minorBidi"/>
          <w:b w:val="0"/>
          <w:i w:val="0"/>
          <w:noProof/>
          <w:sz w:val="22"/>
          <w:szCs w:val="22"/>
        </w:rPr>
      </w:pPr>
      <w:del w:id="918" w:author="Arun Saminathan" w:date="2022-06-10T18:48:00Z">
        <w:r w:rsidRPr="00FD2991" w:rsidDel="00FD2991">
          <w:rPr>
            <w:noProof/>
          </w:rPr>
          <w:delText>12.3</w:delText>
        </w:r>
        <w:r w:rsidDel="00FD2991">
          <w:rPr>
            <w:rFonts w:asciiTheme="minorHAnsi" w:hAnsiTheme="minorHAnsi" w:cstheme="minorBidi"/>
            <w:b w:val="0"/>
            <w:i w:val="0"/>
            <w:noProof/>
            <w:sz w:val="22"/>
            <w:szCs w:val="22"/>
          </w:rPr>
          <w:tab/>
        </w:r>
        <w:r w:rsidRPr="00FD2991" w:rsidDel="00FD2991">
          <w:rPr>
            <w:noProof/>
          </w:rPr>
          <w:delText>Library Status</w:delText>
        </w:r>
        <w:r w:rsidDel="00FD2991">
          <w:rPr>
            <w:noProof/>
            <w:webHidden/>
          </w:rPr>
          <w:tab/>
          <w:delText>34</w:delText>
        </w:r>
      </w:del>
    </w:p>
    <w:p w14:paraId="65E9741E" w14:textId="7D65025B" w:rsidR="007F6440" w:rsidDel="00FD2991" w:rsidRDefault="007F6440" w:rsidP="00CC09C5">
      <w:pPr>
        <w:pStyle w:val="TOC3"/>
        <w:spacing w:line="240" w:lineRule="atLeast"/>
        <w:rPr>
          <w:del w:id="919" w:author="Arun Saminathan" w:date="2022-06-10T18:48:00Z"/>
          <w:rFonts w:asciiTheme="minorHAnsi" w:hAnsiTheme="minorHAnsi"/>
          <w:i w:val="0"/>
          <w:sz w:val="22"/>
        </w:rPr>
      </w:pPr>
      <w:del w:id="920" w:author="Arun Saminathan" w:date="2022-06-10T18:48:00Z">
        <w:r w:rsidRPr="00FD2991" w:rsidDel="00FD2991">
          <w:delText>12.3.1.</w:delText>
        </w:r>
        <w:r w:rsidDel="00FD2991">
          <w:rPr>
            <w:rFonts w:asciiTheme="minorHAnsi" w:hAnsiTheme="minorHAnsi"/>
            <w:i w:val="0"/>
            <w:sz w:val="22"/>
          </w:rPr>
          <w:tab/>
        </w:r>
        <w:r w:rsidRPr="00FD2991" w:rsidDel="00FD2991">
          <w:delText>ANC Divergence (EOR Exception)</w:delText>
        </w:r>
        <w:r w:rsidDel="00FD2991">
          <w:rPr>
            <w:webHidden/>
          </w:rPr>
          <w:tab/>
          <w:delText>34</w:delText>
        </w:r>
      </w:del>
    </w:p>
    <w:p w14:paraId="4818843B" w14:textId="7EA8423C" w:rsidR="007F6440" w:rsidDel="00FD2991" w:rsidRDefault="007F6440" w:rsidP="00CC09C5">
      <w:pPr>
        <w:pStyle w:val="TOC3"/>
        <w:spacing w:line="240" w:lineRule="atLeast"/>
        <w:rPr>
          <w:del w:id="921" w:author="Arun Saminathan" w:date="2022-06-10T18:48:00Z"/>
          <w:rFonts w:asciiTheme="minorHAnsi" w:hAnsiTheme="minorHAnsi"/>
          <w:i w:val="0"/>
          <w:sz w:val="22"/>
        </w:rPr>
      </w:pPr>
      <w:del w:id="922" w:author="Arun Saminathan" w:date="2022-06-10T18:48:00Z">
        <w:r w:rsidRPr="00FD2991" w:rsidDel="00FD2991">
          <w:delText>12.3.2.</w:delText>
        </w:r>
        <w:r w:rsidDel="00FD2991">
          <w:rPr>
            <w:rFonts w:asciiTheme="minorHAnsi" w:hAnsiTheme="minorHAnsi"/>
            <w:i w:val="0"/>
            <w:sz w:val="22"/>
          </w:rPr>
          <w:tab/>
        </w:r>
        <w:r w:rsidRPr="00FD2991" w:rsidDel="00FD2991">
          <w:delText>Operational Status</w:delText>
        </w:r>
        <w:r w:rsidDel="00FD2991">
          <w:rPr>
            <w:webHidden/>
          </w:rPr>
          <w:tab/>
          <w:delText>35</w:delText>
        </w:r>
      </w:del>
    </w:p>
    <w:p w14:paraId="6F95A366" w14:textId="14D5F20E" w:rsidR="007F6440" w:rsidDel="00FD2991" w:rsidRDefault="007F6440" w:rsidP="00CC09C5">
      <w:pPr>
        <w:pStyle w:val="TOC3"/>
        <w:spacing w:line="240" w:lineRule="atLeast"/>
        <w:rPr>
          <w:del w:id="923" w:author="Arun Saminathan" w:date="2022-06-10T18:48:00Z"/>
          <w:rFonts w:asciiTheme="minorHAnsi" w:hAnsiTheme="minorHAnsi"/>
          <w:i w:val="0"/>
          <w:sz w:val="22"/>
        </w:rPr>
      </w:pPr>
      <w:del w:id="924" w:author="Arun Saminathan" w:date="2022-06-10T18:48:00Z">
        <w:r w:rsidRPr="00FD2991" w:rsidDel="00FD2991">
          <w:delText>12.3.3.</w:delText>
        </w:r>
        <w:r w:rsidDel="00FD2991">
          <w:rPr>
            <w:rFonts w:asciiTheme="minorHAnsi" w:hAnsiTheme="minorHAnsi"/>
            <w:i w:val="0"/>
            <w:sz w:val="22"/>
          </w:rPr>
          <w:tab/>
        </w:r>
        <w:r w:rsidRPr="00FD2991" w:rsidDel="00FD2991">
          <w:delText>Library Call Count</w:delText>
        </w:r>
        <w:r w:rsidDel="00FD2991">
          <w:rPr>
            <w:webHidden/>
          </w:rPr>
          <w:tab/>
          <w:delText>35</w:delText>
        </w:r>
      </w:del>
    </w:p>
    <w:p w14:paraId="5AAA6355" w14:textId="7A8441A3" w:rsidR="007F6440" w:rsidDel="00FD2991" w:rsidRDefault="007F6440" w:rsidP="00CC09C5">
      <w:pPr>
        <w:pStyle w:val="TOC2"/>
        <w:spacing w:line="240" w:lineRule="atLeast"/>
        <w:rPr>
          <w:del w:id="925" w:author="Arun Saminathan" w:date="2022-06-10T18:48:00Z"/>
          <w:rFonts w:asciiTheme="minorHAnsi" w:hAnsiTheme="minorHAnsi" w:cstheme="minorBidi"/>
          <w:b w:val="0"/>
          <w:i w:val="0"/>
          <w:noProof/>
          <w:sz w:val="22"/>
          <w:szCs w:val="22"/>
        </w:rPr>
      </w:pPr>
      <w:del w:id="926" w:author="Arun Saminathan" w:date="2022-06-10T18:48:00Z">
        <w:r w:rsidRPr="00FD2991" w:rsidDel="00FD2991">
          <w:rPr>
            <w:noProof/>
          </w:rPr>
          <w:delText>12.4</w:delText>
        </w:r>
        <w:r w:rsidDel="00FD2991">
          <w:rPr>
            <w:rFonts w:asciiTheme="minorHAnsi" w:hAnsiTheme="minorHAnsi" w:cstheme="minorBidi"/>
            <w:b w:val="0"/>
            <w:i w:val="0"/>
            <w:noProof/>
            <w:sz w:val="22"/>
            <w:szCs w:val="22"/>
          </w:rPr>
          <w:tab/>
        </w:r>
        <w:r w:rsidRPr="00FD2991" w:rsidDel="00FD2991">
          <w:rPr>
            <w:noProof/>
          </w:rPr>
          <w:delText>PS Spkr Fault VIN</w:delText>
        </w:r>
        <w:r w:rsidDel="00FD2991">
          <w:rPr>
            <w:noProof/>
            <w:webHidden/>
          </w:rPr>
          <w:tab/>
          <w:delText>35</w:delText>
        </w:r>
      </w:del>
    </w:p>
    <w:p w14:paraId="55B1A7A4" w14:textId="201E921C" w:rsidR="007F6440" w:rsidDel="00FD2991" w:rsidRDefault="007F6440" w:rsidP="00CC09C5">
      <w:pPr>
        <w:pStyle w:val="TOC2"/>
        <w:spacing w:line="240" w:lineRule="atLeast"/>
        <w:rPr>
          <w:del w:id="927" w:author="Arun Saminathan" w:date="2022-06-10T18:48:00Z"/>
          <w:rFonts w:asciiTheme="minorHAnsi" w:hAnsiTheme="minorHAnsi" w:cstheme="minorBidi"/>
          <w:b w:val="0"/>
          <w:i w:val="0"/>
          <w:noProof/>
          <w:sz w:val="22"/>
          <w:szCs w:val="22"/>
        </w:rPr>
      </w:pPr>
      <w:del w:id="928" w:author="Arun Saminathan" w:date="2022-06-10T18:48:00Z">
        <w:r w:rsidRPr="00FD2991" w:rsidDel="00FD2991">
          <w:rPr>
            <w:noProof/>
          </w:rPr>
          <w:delText>12.5</w:delText>
        </w:r>
        <w:r w:rsidDel="00FD2991">
          <w:rPr>
            <w:rFonts w:asciiTheme="minorHAnsi" w:hAnsiTheme="minorHAnsi" w:cstheme="minorBidi"/>
            <w:b w:val="0"/>
            <w:i w:val="0"/>
            <w:noProof/>
            <w:sz w:val="22"/>
            <w:szCs w:val="22"/>
          </w:rPr>
          <w:tab/>
        </w:r>
        <w:r w:rsidRPr="00FD2991" w:rsidDel="00FD2991">
          <w:rPr>
            <w:noProof/>
          </w:rPr>
          <w:delText>ANC Spkr Fault VIN</w:delText>
        </w:r>
        <w:r w:rsidDel="00FD2991">
          <w:rPr>
            <w:noProof/>
            <w:webHidden/>
          </w:rPr>
          <w:tab/>
          <w:delText>35</w:delText>
        </w:r>
      </w:del>
    </w:p>
    <w:p w14:paraId="1B7930C5" w14:textId="7251DEF8" w:rsidR="007F6440" w:rsidDel="00FD2991" w:rsidRDefault="007F6440" w:rsidP="00CC09C5">
      <w:pPr>
        <w:pStyle w:val="TOC2"/>
        <w:spacing w:line="240" w:lineRule="atLeast"/>
        <w:rPr>
          <w:del w:id="929" w:author="Arun Saminathan" w:date="2022-06-10T18:48:00Z"/>
          <w:rFonts w:asciiTheme="minorHAnsi" w:hAnsiTheme="minorHAnsi" w:cstheme="minorBidi"/>
          <w:b w:val="0"/>
          <w:i w:val="0"/>
          <w:noProof/>
          <w:sz w:val="22"/>
          <w:szCs w:val="22"/>
        </w:rPr>
      </w:pPr>
      <w:del w:id="930" w:author="Arun Saminathan" w:date="2022-06-10T18:48:00Z">
        <w:r w:rsidRPr="00FD2991" w:rsidDel="00FD2991">
          <w:rPr>
            <w:noProof/>
          </w:rPr>
          <w:delText>12.6</w:delText>
        </w:r>
        <w:r w:rsidDel="00FD2991">
          <w:rPr>
            <w:rFonts w:asciiTheme="minorHAnsi" w:hAnsiTheme="minorHAnsi" w:cstheme="minorBidi"/>
            <w:b w:val="0"/>
            <w:i w:val="0"/>
            <w:noProof/>
            <w:sz w:val="22"/>
            <w:szCs w:val="22"/>
          </w:rPr>
          <w:tab/>
        </w:r>
        <w:r w:rsidRPr="00FD2991" w:rsidDel="00FD2991">
          <w:rPr>
            <w:noProof/>
          </w:rPr>
          <w:delText>Final Windw Open VIN</w:delText>
        </w:r>
        <w:r w:rsidDel="00FD2991">
          <w:rPr>
            <w:noProof/>
            <w:webHidden/>
          </w:rPr>
          <w:tab/>
          <w:delText>35</w:delText>
        </w:r>
      </w:del>
    </w:p>
    <w:p w14:paraId="1350C884" w14:textId="1FD24E6E" w:rsidR="007F6440" w:rsidDel="00FD2991" w:rsidRDefault="007F6440" w:rsidP="00CC09C5">
      <w:pPr>
        <w:pStyle w:val="TOC2"/>
        <w:spacing w:line="240" w:lineRule="atLeast"/>
        <w:rPr>
          <w:del w:id="931" w:author="Arun Saminathan" w:date="2022-06-10T18:48:00Z"/>
          <w:rFonts w:asciiTheme="minorHAnsi" w:hAnsiTheme="minorHAnsi" w:cstheme="minorBidi"/>
          <w:b w:val="0"/>
          <w:i w:val="0"/>
          <w:noProof/>
          <w:sz w:val="22"/>
          <w:szCs w:val="22"/>
        </w:rPr>
      </w:pPr>
      <w:del w:id="932" w:author="Arun Saminathan" w:date="2022-06-10T18:48:00Z">
        <w:r w:rsidRPr="00FD2991" w:rsidDel="00FD2991">
          <w:rPr>
            <w:noProof/>
          </w:rPr>
          <w:delText>12.7</w:delText>
        </w:r>
        <w:r w:rsidDel="00FD2991">
          <w:rPr>
            <w:rFonts w:asciiTheme="minorHAnsi" w:hAnsiTheme="minorHAnsi" w:cstheme="minorBidi"/>
            <w:b w:val="0"/>
            <w:i w:val="0"/>
            <w:noProof/>
            <w:sz w:val="22"/>
            <w:szCs w:val="22"/>
          </w:rPr>
          <w:tab/>
        </w:r>
        <w:r w:rsidRPr="00FD2991" w:rsidDel="00FD2991">
          <w:rPr>
            <w:noProof/>
          </w:rPr>
          <w:delText>Final Door Open VIN</w:delText>
        </w:r>
        <w:r w:rsidDel="00FD2991">
          <w:rPr>
            <w:noProof/>
            <w:webHidden/>
          </w:rPr>
          <w:tab/>
          <w:delText>35</w:delText>
        </w:r>
      </w:del>
    </w:p>
    <w:p w14:paraId="1D29265B" w14:textId="49C7CDE4" w:rsidR="007F6440" w:rsidDel="00FD2991" w:rsidRDefault="007F6440" w:rsidP="00CC09C5">
      <w:pPr>
        <w:pStyle w:val="TOC2"/>
        <w:spacing w:line="240" w:lineRule="atLeast"/>
        <w:rPr>
          <w:del w:id="933" w:author="Arun Saminathan" w:date="2022-06-10T18:48:00Z"/>
          <w:rFonts w:asciiTheme="minorHAnsi" w:hAnsiTheme="minorHAnsi" w:cstheme="minorBidi"/>
          <w:b w:val="0"/>
          <w:i w:val="0"/>
          <w:noProof/>
          <w:sz w:val="22"/>
          <w:szCs w:val="22"/>
        </w:rPr>
      </w:pPr>
      <w:del w:id="934" w:author="Arun Saminathan" w:date="2022-06-10T18:48:00Z">
        <w:r w:rsidRPr="00FD2991" w:rsidDel="00FD2991">
          <w:rPr>
            <w:noProof/>
          </w:rPr>
          <w:delText>12.8</w:delText>
        </w:r>
        <w:r w:rsidDel="00FD2991">
          <w:rPr>
            <w:rFonts w:asciiTheme="minorHAnsi" w:hAnsiTheme="minorHAnsi" w:cstheme="minorBidi"/>
            <w:b w:val="0"/>
            <w:i w:val="0"/>
            <w:noProof/>
            <w:sz w:val="22"/>
            <w:szCs w:val="22"/>
          </w:rPr>
          <w:tab/>
        </w:r>
        <w:r w:rsidRPr="00FD2991" w:rsidDel="00FD2991">
          <w:rPr>
            <w:noProof/>
          </w:rPr>
          <w:delText>Diagnostics – ANC EOL Routine Control</w:delText>
        </w:r>
        <w:r w:rsidDel="00FD2991">
          <w:rPr>
            <w:noProof/>
            <w:webHidden/>
          </w:rPr>
          <w:tab/>
          <w:delText>36</w:delText>
        </w:r>
      </w:del>
    </w:p>
    <w:p w14:paraId="4EB11F97" w14:textId="48D9BDF9" w:rsidR="007F6440" w:rsidDel="00FD2991" w:rsidRDefault="007F6440" w:rsidP="00CC09C5">
      <w:pPr>
        <w:pStyle w:val="TOC1"/>
        <w:spacing w:line="240" w:lineRule="atLeast"/>
        <w:rPr>
          <w:del w:id="935" w:author="Arun Saminathan" w:date="2022-06-10T18:48:00Z"/>
          <w:rFonts w:asciiTheme="minorHAnsi" w:hAnsiTheme="minorHAnsi" w:cstheme="minorBidi"/>
          <w:b w:val="0"/>
          <w:smallCaps w:val="0"/>
          <w:noProof/>
          <w:sz w:val="22"/>
          <w:szCs w:val="22"/>
        </w:rPr>
      </w:pPr>
      <w:del w:id="936" w:author="Arun Saminathan" w:date="2022-06-10T18:48:00Z">
        <w:r w:rsidRPr="00FD2991" w:rsidDel="00FD2991">
          <w:rPr>
            <w:noProof/>
          </w:rPr>
          <w:delText>13</w:delText>
        </w:r>
        <w:r w:rsidDel="00FD2991">
          <w:rPr>
            <w:rFonts w:asciiTheme="minorHAnsi" w:hAnsiTheme="minorHAnsi" w:cstheme="minorBidi"/>
            <w:b w:val="0"/>
            <w:smallCaps w:val="0"/>
            <w:noProof/>
            <w:sz w:val="22"/>
            <w:szCs w:val="22"/>
          </w:rPr>
          <w:tab/>
        </w:r>
        <w:r w:rsidRPr="00FD2991" w:rsidDel="00FD2991">
          <w:rPr>
            <w:noProof/>
          </w:rPr>
          <w:delText>HMI Interactions</w:delText>
        </w:r>
        <w:r w:rsidDel="00FD2991">
          <w:rPr>
            <w:noProof/>
            <w:webHidden/>
          </w:rPr>
          <w:tab/>
          <w:delText>36</w:delText>
        </w:r>
      </w:del>
    </w:p>
    <w:p w14:paraId="7C15B5F9" w14:textId="4B4BB122" w:rsidR="007F6440" w:rsidDel="00FD2991" w:rsidRDefault="007F6440" w:rsidP="00CC09C5">
      <w:pPr>
        <w:pStyle w:val="TOC2"/>
        <w:spacing w:line="240" w:lineRule="atLeast"/>
        <w:rPr>
          <w:del w:id="937" w:author="Arun Saminathan" w:date="2022-06-10T18:48:00Z"/>
          <w:rFonts w:asciiTheme="minorHAnsi" w:hAnsiTheme="minorHAnsi" w:cstheme="minorBidi"/>
          <w:b w:val="0"/>
          <w:i w:val="0"/>
          <w:noProof/>
          <w:sz w:val="22"/>
          <w:szCs w:val="22"/>
        </w:rPr>
      </w:pPr>
      <w:del w:id="938" w:author="Arun Saminathan" w:date="2022-06-10T18:48:00Z">
        <w:r w:rsidRPr="00FD2991" w:rsidDel="00FD2991">
          <w:rPr>
            <w:noProof/>
          </w:rPr>
          <w:delText>13.1</w:delText>
        </w:r>
        <w:r w:rsidDel="00FD2991">
          <w:rPr>
            <w:rFonts w:asciiTheme="minorHAnsi" w:hAnsiTheme="minorHAnsi" w:cstheme="minorBidi"/>
            <w:b w:val="0"/>
            <w:i w:val="0"/>
            <w:noProof/>
            <w:sz w:val="22"/>
            <w:szCs w:val="22"/>
          </w:rPr>
          <w:tab/>
        </w:r>
        <w:r w:rsidRPr="00FD2991" w:rsidDel="00FD2991">
          <w:rPr>
            <w:noProof/>
          </w:rPr>
          <w:delText>Enable/Disable PS via HMI Selection</w:delText>
        </w:r>
        <w:r w:rsidDel="00FD2991">
          <w:rPr>
            <w:noProof/>
            <w:webHidden/>
          </w:rPr>
          <w:tab/>
          <w:delText>36</w:delText>
        </w:r>
      </w:del>
    </w:p>
    <w:p w14:paraId="67F314A8" w14:textId="4E4625D2" w:rsidR="007F6440" w:rsidDel="00FD2991" w:rsidRDefault="007F6440" w:rsidP="00CC09C5">
      <w:pPr>
        <w:pStyle w:val="TOC3"/>
        <w:spacing w:line="240" w:lineRule="atLeast"/>
        <w:rPr>
          <w:del w:id="939" w:author="Arun Saminathan" w:date="2022-06-10T18:48:00Z"/>
          <w:rFonts w:asciiTheme="minorHAnsi" w:hAnsiTheme="minorHAnsi"/>
          <w:i w:val="0"/>
          <w:sz w:val="22"/>
        </w:rPr>
      </w:pPr>
      <w:del w:id="940" w:author="Arun Saminathan" w:date="2022-06-10T18:48:00Z">
        <w:r w:rsidRPr="00FD2991" w:rsidDel="00FD2991">
          <w:delText>13.1.1.</w:delText>
        </w:r>
        <w:r w:rsidDel="00FD2991">
          <w:rPr>
            <w:rFonts w:asciiTheme="minorHAnsi" w:hAnsiTheme="minorHAnsi"/>
            <w:i w:val="0"/>
            <w:sz w:val="22"/>
          </w:rPr>
          <w:tab/>
        </w:r>
        <w:r w:rsidRPr="00FD2991" w:rsidDel="00FD2991">
          <w:delText>Dependence Upon PS DExx Config</w:delText>
        </w:r>
        <w:r w:rsidDel="00FD2991">
          <w:rPr>
            <w:webHidden/>
          </w:rPr>
          <w:tab/>
          <w:delText>36</w:delText>
        </w:r>
      </w:del>
    </w:p>
    <w:p w14:paraId="736C4CF7" w14:textId="4A49B5FC" w:rsidR="007F6440" w:rsidDel="00FD2991" w:rsidRDefault="007F6440" w:rsidP="00CC09C5">
      <w:pPr>
        <w:pStyle w:val="TOC4"/>
        <w:spacing w:line="240" w:lineRule="atLeast"/>
        <w:rPr>
          <w:del w:id="941" w:author="Arun Saminathan" w:date="2022-06-10T18:48:00Z"/>
          <w:rFonts w:asciiTheme="minorHAnsi" w:hAnsiTheme="minorHAnsi"/>
          <w:i w:val="0"/>
          <w:noProof/>
          <w:sz w:val="22"/>
        </w:rPr>
      </w:pPr>
      <w:del w:id="942" w:author="Arun Saminathan" w:date="2022-06-10T18:48:00Z">
        <w:r w:rsidRPr="00FD2991" w:rsidDel="00FD2991">
          <w:rPr>
            <w:noProof/>
          </w:rPr>
          <w:delText>13.1.1.1.</w:delText>
        </w:r>
        <w:r w:rsidDel="00FD2991">
          <w:rPr>
            <w:rFonts w:asciiTheme="minorHAnsi" w:hAnsiTheme="minorHAnsi"/>
            <w:i w:val="0"/>
            <w:noProof/>
            <w:sz w:val="22"/>
          </w:rPr>
          <w:tab/>
        </w:r>
        <w:r w:rsidRPr="00FD2991" w:rsidDel="00FD2991">
          <w:rPr>
            <w:noProof/>
          </w:rPr>
          <w:delText>Default Customer Setting</w:delText>
        </w:r>
        <w:r w:rsidDel="00FD2991">
          <w:rPr>
            <w:noProof/>
            <w:webHidden/>
          </w:rPr>
          <w:tab/>
          <w:delText>36</w:delText>
        </w:r>
      </w:del>
    </w:p>
    <w:p w14:paraId="1CD19B11" w14:textId="48291B9E" w:rsidR="007F6440" w:rsidDel="00FD2991" w:rsidRDefault="007F6440" w:rsidP="00CC09C5">
      <w:pPr>
        <w:pStyle w:val="TOC3"/>
        <w:spacing w:line="240" w:lineRule="atLeast"/>
        <w:rPr>
          <w:del w:id="943" w:author="Arun Saminathan" w:date="2022-06-10T18:48:00Z"/>
          <w:rFonts w:asciiTheme="minorHAnsi" w:hAnsiTheme="minorHAnsi"/>
          <w:i w:val="0"/>
          <w:sz w:val="22"/>
        </w:rPr>
      </w:pPr>
      <w:del w:id="944" w:author="Arun Saminathan" w:date="2022-06-10T18:48:00Z">
        <w:r w:rsidRPr="00FD2991" w:rsidDel="00FD2991">
          <w:delText>13.1.2.</w:delText>
        </w:r>
        <w:r w:rsidDel="00FD2991">
          <w:rPr>
            <w:rFonts w:asciiTheme="minorHAnsi" w:hAnsiTheme="minorHAnsi"/>
            <w:i w:val="0"/>
            <w:sz w:val="22"/>
          </w:rPr>
          <w:tab/>
        </w:r>
        <w:r w:rsidRPr="00FD2991" w:rsidDel="00FD2991">
          <w:delText>Storage of Customer Selection/Personalization</w:delText>
        </w:r>
        <w:r w:rsidDel="00FD2991">
          <w:rPr>
            <w:webHidden/>
          </w:rPr>
          <w:tab/>
          <w:delText>36</w:delText>
        </w:r>
      </w:del>
    </w:p>
    <w:p w14:paraId="30368E0E" w14:textId="6C9B19E2" w:rsidR="007F6440" w:rsidDel="00FD2991" w:rsidRDefault="007F6440" w:rsidP="00CC09C5">
      <w:pPr>
        <w:pStyle w:val="TOC3"/>
        <w:spacing w:line="240" w:lineRule="atLeast"/>
        <w:rPr>
          <w:del w:id="945" w:author="Arun Saminathan" w:date="2022-06-10T18:48:00Z"/>
          <w:rFonts w:asciiTheme="minorHAnsi" w:hAnsiTheme="minorHAnsi"/>
          <w:i w:val="0"/>
          <w:sz w:val="22"/>
        </w:rPr>
      </w:pPr>
      <w:del w:id="946" w:author="Arun Saminathan" w:date="2022-06-10T18:48:00Z">
        <w:r w:rsidRPr="00FD2991" w:rsidDel="00FD2991">
          <w:delText>13.1.3.</w:delText>
        </w:r>
        <w:r w:rsidDel="00FD2991">
          <w:rPr>
            <w:rFonts w:asciiTheme="minorHAnsi" w:hAnsiTheme="minorHAnsi"/>
            <w:i w:val="0"/>
            <w:sz w:val="22"/>
          </w:rPr>
          <w:tab/>
        </w:r>
        <w:r w:rsidRPr="00FD2991" w:rsidDel="00FD2991">
          <w:delText>Dependence Upon PS Fault Status</w:delText>
        </w:r>
        <w:r w:rsidDel="00FD2991">
          <w:rPr>
            <w:webHidden/>
          </w:rPr>
          <w:tab/>
          <w:delText>36</w:delText>
        </w:r>
      </w:del>
    </w:p>
    <w:p w14:paraId="37F46F60" w14:textId="69B2E95A" w:rsidR="007F6440" w:rsidDel="00FD2991" w:rsidRDefault="007F6440" w:rsidP="00CC09C5">
      <w:pPr>
        <w:pStyle w:val="TOC3"/>
        <w:spacing w:line="240" w:lineRule="atLeast"/>
        <w:rPr>
          <w:del w:id="947" w:author="Arun Saminathan" w:date="2022-06-10T18:48:00Z"/>
          <w:rFonts w:asciiTheme="minorHAnsi" w:hAnsiTheme="minorHAnsi"/>
          <w:i w:val="0"/>
          <w:sz w:val="22"/>
        </w:rPr>
      </w:pPr>
      <w:del w:id="948" w:author="Arun Saminathan" w:date="2022-06-10T18:48:00Z">
        <w:r w:rsidRPr="00FD2991" w:rsidDel="00FD2991">
          <w:delText>13.1.4.</w:delText>
        </w:r>
        <w:r w:rsidDel="00FD2991">
          <w:rPr>
            <w:rFonts w:asciiTheme="minorHAnsi" w:hAnsiTheme="minorHAnsi"/>
            <w:i w:val="0"/>
            <w:sz w:val="22"/>
          </w:rPr>
          <w:tab/>
        </w:r>
        <w:r w:rsidRPr="00FD2991" w:rsidDel="00FD2991">
          <w:delText>Method of Enabling/ Disabling PS</w:delText>
        </w:r>
        <w:r w:rsidDel="00FD2991">
          <w:rPr>
            <w:webHidden/>
          </w:rPr>
          <w:tab/>
          <w:delText>37</w:delText>
        </w:r>
      </w:del>
    </w:p>
    <w:p w14:paraId="376189DF" w14:textId="184C90B1" w:rsidR="007F6440" w:rsidDel="00FD2991" w:rsidRDefault="007F6440" w:rsidP="00CC09C5">
      <w:pPr>
        <w:pStyle w:val="TOC3"/>
        <w:spacing w:line="240" w:lineRule="atLeast"/>
        <w:rPr>
          <w:del w:id="949" w:author="Arun Saminathan" w:date="2022-06-10T18:48:00Z"/>
          <w:rFonts w:asciiTheme="minorHAnsi" w:hAnsiTheme="minorHAnsi"/>
          <w:i w:val="0"/>
          <w:sz w:val="22"/>
        </w:rPr>
      </w:pPr>
      <w:del w:id="950" w:author="Arun Saminathan" w:date="2022-06-10T18:48:00Z">
        <w:r w:rsidRPr="00FD2991" w:rsidDel="00FD2991">
          <w:delText>13.1.5.</w:delText>
        </w:r>
        <w:r w:rsidDel="00FD2991">
          <w:rPr>
            <w:rFonts w:asciiTheme="minorHAnsi" w:hAnsiTheme="minorHAnsi"/>
            <w:i w:val="0"/>
            <w:sz w:val="22"/>
          </w:rPr>
          <w:tab/>
        </w:r>
        <w:r w:rsidRPr="00FD2991" w:rsidDel="00FD2991">
          <w:delText>Startup sequence for Enabling/Disabling PS</w:delText>
        </w:r>
        <w:r w:rsidDel="00FD2991">
          <w:rPr>
            <w:webHidden/>
          </w:rPr>
          <w:tab/>
          <w:delText>37</w:delText>
        </w:r>
      </w:del>
    </w:p>
    <w:p w14:paraId="33F2FB3E" w14:textId="5B468911" w:rsidR="007F6440" w:rsidDel="00FD2991" w:rsidRDefault="007F6440" w:rsidP="00CC09C5">
      <w:pPr>
        <w:pStyle w:val="TOC2"/>
        <w:spacing w:line="240" w:lineRule="atLeast"/>
        <w:rPr>
          <w:del w:id="951" w:author="Arun Saminathan" w:date="2022-06-10T18:48:00Z"/>
          <w:rFonts w:asciiTheme="minorHAnsi" w:hAnsiTheme="minorHAnsi" w:cstheme="minorBidi"/>
          <w:b w:val="0"/>
          <w:i w:val="0"/>
          <w:noProof/>
          <w:sz w:val="22"/>
          <w:szCs w:val="22"/>
        </w:rPr>
      </w:pPr>
      <w:del w:id="952" w:author="Arun Saminathan" w:date="2022-06-10T18:48:00Z">
        <w:r w:rsidRPr="00FD2991" w:rsidDel="00FD2991">
          <w:rPr>
            <w:noProof/>
          </w:rPr>
          <w:delText>13.2</w:delText>
        </w:r>
        <w:r w:rsidDel="00FD2991">
          <w:rPr>
            <w:rFonts w:asciiTheme="minorHAnsi" w:hAnsiTheme="minorHAnsi" w:cstheme="minorBidi"/>
            <w:b w:val="0"/>
            <w:i w:val="0"/>
            <w:noProof/>
            <w:sz w:val="22"/>
            <w:szCs w:val="22"/>
          </w:rPr>
          <w:tab/>
        </w:r>
        <w:r w:rsidRPr="00FD2991" w:rsidDel="00FD2991">
          <w:rPr>
            <w:noProof/>
          </w:rPr>
          <w:delText>Bezel Diagnostics</w:delText>
        </w:r>
        <w:r w:rsidDel="00FD2991">
          <w:rPr>
            <w:noProof/>
            <w:webHidden/>
          </w:rPr>
          <w:tab/>
          <w:delText>37</w:delText>
        </w:r>
      </w:del>
    </w:p>
    <w:p w14:paraId="0B9D3B17" w14:textId="1D17924D" w:rsidR="007F6440" w:rsidDel="00FD2991" w:rsidRDefault="007F6440" w:rsidP="00CC09C5">
      <w:pPr>
        <w:pStyle w:val="TOC3"/>
        <w:spacing w:line="240" w:lineRule="atLeast"/>
        <w:rPr>
          <w:del w:id="953" w:author="Arun Saminathan" w:date="2022-06-10T18:48:00Z"/>
          <w:rFonts w:asciiTheme="minorHAnsi" w:hAnsiTheme="minorHAnsi"/>
          <w:i w:val="0"/>
          <w:sz w:val="22"/>
        </w:rPr>
      </w:pPr>
      <w:del w:id="954" w:author="Arun Saminathan" w:date="2022-06-10T18:48:00Z">
        <w:r w:rsidRPr="00FD2991" w:rsidDel="00FD2991">
          <w:delText>13.2.1.</w:delText>
        </w:r>
        <w:r w:rsidDel="00FD2991">
          <w:rPr>
            <w:rFonts w:asciiTheme="minorHAnsi" w:hAnsiTheme="minorHAnsi"/>
            <w:i w:val="0"/>
            <w:sz w:val="22"/>
          </w:rPr>
          <w:tab/>
        </w:r>
        <w:r w:rsidRPr="00FD2991" w:rsidDel="00FD2991">
          <w:delText>Ford  .vbf File Part Number</w:delText>
        </w:r>
        <w:r w:rsidDel="00FD2991">
          <w:rPr>
            <w:webHidden/>
          </w:rPr>
          <w:tab/>
          <w:delText>37</w:delText>
        </w:r>
      </w:del>
    </w:p>
    <w:p w14:paraId="29F0925C" w14:textId="05938D7E" w:rsidR="007F6440" w:rsidDel="00FD2991" w:rsidRDefault="007F6440" w:rsidP="00CC09C5">
      <w:pPr>
        <w:pStyle w:val="TOC1"/>
        <w:spacing w:line="240" w:lineRule="atLeast"/>
        <w:rPr>
          <w:del w:id="955" w:author="Arun Saminathan" w:date="2022-06-10T18:48:00Z"/>
          <w:rFonts w:asciiTheme="minorHAnsi" w:hAnsiTheme="minorHAnsi" w:cstheme="minorBidi"/>
          <w:b w:val="0"/>
          <w:smallCaps w:val="0"/>
          <w:noProof/>
          <w:sz w:val="22"/>
          <w:szCs w:val="22"/>
        </w:rPr>
      </w:pPr>
      <w:del w:id="956" w:author="Arun Saminathan" w:date="2022-06-10T18:48:00Z">
        <w:r w:rsidRPr="00FD2991" w:rsidDel="00FD2991">
          <w:rPr>
            <w:noProof/>
          </w:rPr>
          <w:delText>14</w:delText>
        </w:r>
        <w:r w:rsidDel="00FD2991">
          <w:rPr>
            <w:rFonts w:asciiTheme="minorHAnsi" w:hAnsiTheme="minorHAnsi" w:cstheme="minorBidi"/>
            <w:b w:val="0"/>
            <w:smallCaps w:val="0"/>
            <w:noProof/>
            <w:sz w:val="22"/>
            <w:szCs w:val="22"/>
          </w:rPr>
          <w:tab/>
        </w:r>
        <w:r w:rsidRPr="00FD2991" w:rsidDel="00FD2991">
          <w:rPr>
            <w:noProof/>
          </w:rPr>
          <w:delText>Diagnostics</w:delText>
        </w:r>
        <w:r w:rsidDel="00FD2991">
          <w:rPr>
            <w:noProof/>
            <w:webHidden/>
          </w:rPr>
          <w:tab/>
          <w:delText>37</w:delText>
        </w:r>
      </w:del>
    </w:p>
    <w:p w14:paraId="0D2BA552" w14:textId="4FE40AAF" w:rsidR="007F6440" w:rsidDel="00FD2991" w:rsidRDefault="007F6440" w:rsidP="00CC09C5">
      <w:pPr>
        <w:pStyle w:val="TOC2"/>
        <w:spacing w:line="240" w:lineRule="atLeast"/>
        <w:rPr>
          <w:del w:id="957" w:author="Arun Saminathan" w:date="2022-06-10T18:48:00Z"/>
          <w:rFonts w:asciiTheme="minorHAnsi" w:hAnsiTheme="minorHAnsi" w:cstheme="minorBidi"/>
          <w:b w:val="0"/>
          <w:i w:val="0"/>
          <w:noProof/>
          <w:sz w:val="22"/>
          <w:szCs w:val="22"/>
        </w:rPr>
      </w:pPr>
      <w:del w:id="958" w:author="Arun Saminathan" w:date="2022-06-10T18:48:00Z">
        <w:r w:rsidRPr="00FD2991" w:rsidDel="00FD2991">
          <w:rPr>
            <w:noProof/>
          </w:rPr>
          <w:delText>14.1</w:delText>
        </w:r>
        <w:r w:rsidDel="00FD2991">
          <w:rPr>
            <w:rFonts w:asciiTheme="minorHAnsi" w:hAnsiTheme="minorHAnsi" w:cstheme="minorBidi"/>
            <w:b w:val="0"/>
            <w:i w:val="0"/>
            <w:noProof/>
            <w:sz w:val="22"/>
            <w:szCs w:val="22"/>
          </w:rPr>
          <w:tab/>
        </w:r>
        <w:r w:rsidRPr="00FD2991" w:rsidDel="00FD2991">
          <w:rPr>
            <w:noProof/>
          </w:rPr>
          <w:delText>DataIdentifiers (DID)</w:delText>
        </w:r>
        <w:r w:rsidDel="00FD2991">
          <w:rPr>
            <w:noProof/>
            <w:webHidden/>
          </w:rPr>
          <w:tab/>
          <w:delText>37</w:delText>
        </w:r>
      </w:del>
    </w:p>
    <w:p w14:paraId="5E7202B8" w14:textId="2EB81DC7" w:rsidR="007F6440" w:rsidDel="00FD2991" w:rsidRDefault="007F6440" w:rsidP="00CC09C5">
      <w:pPr>
        <w:pStyle w:val="TOC3"/>
        <w:spacing w:line="240" w:lineRule="atLeast"/>
        <w:rPr>
          <w:del w:id="959" w:author="Arun Saminathan" w:date="2022-06-10T18:48:00Z"/>
          <w:rFonts w:asciiTheme="minorHAnsi" w:hAnsiTheme="minorHAnsi"/>
          <w:i w:val="0"/>
          <w:sz w:val="22"/>
        </w:rPr>
      </w:pPr>
      <w:del w:id="960" w:author="Arun Saminathan" w:date="2022-06-10T18:48:00Z">
        <w:r w:rsidRPr="00FD2991" w:rsidDel="00FD2991">
          <w:delText>14.1.1.</w:delText>
        </w:r>
        <w:r w:rsidDel="00FD2991">
          <w:rPr>
            <w:rFonts w:asciiTheme="minorHAnsi" w:hAnsiTheme="minorHAnsi"/>
            <w:i w:val="0"/>
            <w:sz w:val="22"/>
          </w:rPr>
          <w:tab/>
        </w:r>
        <w:r w:rsidRPr="00FD2991" w:rsidDel="00FD2991">
          <w:delText>DID 0xEE0A – AVAS Sound Transition Delay</w:delText>
        </w:r>
        <w:r w:rsidDel="00FD2991">
          <w:rPr>
            <w:webHidden/>
          </w:rPr>
          <w:tab/>
          <w:delText>38</w:delText>
        </w:r>
      </w:del>
    </w:p>
    <w:p w14:paraId="56DF3511" w14:textId="3E4F4D5D" w:rsidR="007F6440" w:rsidDel="00FD2991" w:rsidRDefault="007F6440" w:rsidP="00CC09C5">
      <w:pPr>
        <w:pStyle w:val="TOC3"/>
        <w:spacing w:line="240" w:lineRule="atLeast"/>
        <w:rPr>
          <w:del w:id="961" w:author="Arun Saminathan" w:date="2022-06-10T18:48:00Z"/>
          <w:rFonts w:asciiTheme="minorHAnsi" w:hAnsiTheme="minorHAnsi"/>
          <w:i w:val="0"/>
          <w:sz w:val="22"/>
        </w:rPr>
      </w:pPr>
      <w:del w:id="962" w:author="Arun Saminathan" w:date="2022-06-10T18:48:00Z">
        <w:r w:rsidRPr="00FD2991" w:rsidDel="00FD2991">
          <w:delText>14.1.2.</w:delText>
        </w:r>
        <w:r w:rsidDel="00FD2991">
          <w:rPr>
            <w:rFonts w:asciiTheme="minorHAnsi" w:hAnsiTheme="minorHAnsi"/>
            <w:i w:val="0"/>
            <w:sz w:val="22"/>
          </w:rPr>
          <w:tab/>
        </w:r>
        <w:r w:rsidRPr="00FD2991" w:rsidDel="00FD2991">
          <w:delText>DID 0xF17D – ANC/PS/AVAS Acoustic Calibration File Part Number</w:delText>
        </w:r>
        <w:r w:rsidDel="00FD2991">
          <w:rPr>
            <w:webHidden/>
          </w:rPr>
          <w:tab/>
          <w:delText>38</w:delText>
        </w:r>
      </w:del>
    </w:p>
    <w:p w14:paraId="4C03C06A" w14:textId="535EE1D0" w:rsidR="007F6440" w:rsidDel="00FD2991" w:rsidRDefault="007F6440" w:rsidP="00CC09C5">
      <w:pPr>
        <w:pStyle w:val="TOC3"/>
        <w:spacing w:line="240" w:lineRule="atLeast"/>
        <w:rPr>
          <w:del w:id="963" w:author="Arun Saminathan" w:date="2022-06-10T18:48:00Z"/>
          <w:rFonts w:asciiTheme="minorHAnsi" w:hAnsiTheme="minorHAnsi"/>
          <w:i w:val="0"/>
          <w:sz w:val="22"/>
        </w:rPr>
      </w:pPr>
      <w:del w:id="964" w:author="Arun Saminathan" w:date="2022-06-10T18:48:00Z">
        <w:r w:rsidRPr="00FD2991" w:rsidDel="00FD2991">
          <w:delText>14.1.3.</w:delText>
        </w:r>
        <w:r w:rsidDel="00FD2991">
          <w:rPr>
            <w:rFonts w:asciiTheme="minorHAnsi" w:hAnsiTheme="minorHAnsi"/>
            <w:i w:val="0"/>
            <w:sz w:val="22"/>
          </w:rPr>
          <w:tab/>
        </w:r>
        <w:r w:rsidRPr="00FD2991" w:rsidDel="00FD2991">
          <w:delText>DID 0x</w:delText>
        </w:r>
      </w:del>
      <w:ins w:id="965" w:author="Saminathan, Arun (A.)" w:date="2022-04-26T17:17:00Z">
        <w:del w:id="966" w:author="Arun Saminathan" w:date="2022-06-10T18:48:00Z">
          <w:r w:rsidR="00877956" w:rsidRPr="00FD2991" w:rsidDel="00FD2991">
            <w:delText>FD77</w:delText>
          </w:r>
        </w:del>
      </w:ins>
      <w:del w:id="967" w:author="Arun Saminathan" w:date="2022-06-10T18:48:00Z">
        <w:r w:rsidRPr="00FD2991" w:rsidDel="00FD2991">
          <w:delText>???? – ANC/PS/AVAS Library Version</w:delText>
        </w:r>
        <w:r w:rsidDel="00FD2991">
          <w:rPr>
            <w:webHidden/>
          </w:rPr>
          <w:tab/>
          <w:delText>38</w:delText>
        </w:r>
      </w:del>
    </w:p>
    <w:p w14:paraId="46F98A49" w14:textId="4B18F175" w:rsidR="007F6440" w:rsidDel="00FD2991" w:rsidRDefault="007F6440" w:rsidP="00CC09C5">
      <w:pPr>
        <w:pStyle w:val="TOC3"/>
        <w:spacing w:line="240" w:lineRule="atLeast"/>
        <w:rPr>
          <w:del w:id="968" w:author="Arun Saminathan" w:date="2022-06-10T18:48:00Z"/>
          <w:rFonts w:asciiTheme="minorHAnsi" w:hAnsiTheme="minorHAnsi"/>
          <w:i w:val="0"/>
          <w:sz w:val="22"/>
        </w:rPr>
      </w:pPr>
      <w:del w:id="969" w:author="Arun Saminathan" w:date="2022-06-10T18:48:00Z">
        <w:r w:rsidRPr="00FD2991" w:rsidDel="00FD2991">
          <w:delText>14.1.4.</w:delText>
        </w:r>
        <w:r w:rsidDel="00FD2991">
          <w:rPr>
            <w:rFonts w:asciiTheme="minorHAnsi" w:hAnsiTheme="minorHAnsi"/>
            <w:i w:val="0"/>
            <w:sz w:val="22"/>
          </w:rPr>
          <w:tab/>
        </w:r>
        <w:r w:rsidRPr="00FD2991" w:rsidDel="00FD2991">
          <w:delText>DID 0x</w:delText>
        </w:r>
      </w:del>
      <w:ins w:id="970" w:author="Saminathan, Arun (A.)" w:date="2022-04-26T17:17:00Z">
        <w:del w:id="971" w:author="Arun Saminathan" w:date="2022-06-10T18:48:00Z">
          <w:r w:rsidR="00877956" w:rsidRPr="00FD2991" w:rsidDel="00FD2991">
            <w:delText>FD76</w:delText>
          </w:r>
        </w:del>
      </w:ins>
      <w:del w:id="972" w:author="Arun Saminathan" w:date="2022-06-10T18:48:00Z">
        <w:r w:rsidRPr="00FD2991" w:rsidDel="00FD2991">
          <w:delText>???? – ANC/PS/AVAS CAPIv2 Module Version</w:delText>
        </w:r>
        <w:r w:rsidDel="00FD2991">
          <w:rPr>
            <w:webHidden/>
          </w:rPr>
          <w:tab/>
          <w:delText>39</w:delText>
        </w:r>
      </w:del>
    </w:p>
    <w:p w14:paraId="6E3ADBF2" w14:textId="6E8E03DD" w:rsidR="007F6440" w:rsidDel="00FD2991" w:rsidRDefault="007F6440" w:rsidP="00CC09C5">
      <w:pPr>
        <w:pStyle w:val="TOC3"/>
        <w:spacing w:line="240" w:lineRule="atLeast"/>
        <w:rPr>
          <w:del w:id="973" w:author="Arun Saminathan" w:date="2022-06-10T18:48:00Z"/>
          <w:rFonts w:asciiTheme="minorHAnsi" w:hAnsiTheme="minorHAnsi"/>
          <w:i w:val="0"/>
          <w:sz w:val="22"/>
        </w:rPr>
      </w:pPr>
      <w:del w:id="974" w:author="Arun Saminathan" w:date="2022-06-10T18:48:00Z">
        <w:r w:rsidRPr="00FD2991" w:rsidDel="00FD2991">
          <w:delText>14.1.5.</w:delText>
        </w:r>
        <w:r w:rsidDel="00FD2991">
          <w:rPr>
            <w:rFonts w:asciiTheme="minorHAnsi" w:hAnsiTheme="minorHAnsi"/>
            <w:i w:val="0"/>
            <w:sz w:val="22"/>
          </w:rPr>
          <w:tab/>
        </w:r>
        <w:r w:rsidRPr="00FD2991" w:rsidDel="00FD2991">
          <w:delText>DID 0x</w:delText>
        </w:r>
      </w:del>
      <w:ins w:id="975" w:author="Saminathan, Arun (A.)" w:date="2022-04-26T17:17:00Z">
        <w:del w:id="976" w:author="Arun Saminathan" w:date="2022-06-10T18:48:00Z">
          <w:r w:rsidR="00877956" w:rsidRPr="00FD2991" w:rsidDel="00FD2991">
            <w:delText>FD75</w:delText>
          </w:r>
        </w:del>
      </w:ins>
      <w:del w:id="977" w:author="Arun Saminathan" w:date="2022-06-10T18:48:00Z">
        <w:r w:rsidRPr="00FD2991" w:rsidDel="00FD2991">
          <w:delText>???? – Tones Test</w:delText>
        </w:r>
        <w:r w:rsidDel="00FD2991">
          <w:rPr>
            <w:webHidden/>
          </w:rPr>
          <w:tab/>
          <w:delText>39</w:delText>
        </w:r>
      </w:del>
    </w:p>
    <w:p w14:paraId="6314D36A" w14:textId="0B2CEB10" w:rsidR="007F6440" w:rsidDel="00FD2991" w:rsidRDefault="007F6440" w:rsidP="00CC09C5">
      <w:pPr>
        <w:pStyle w:val="TOC3"/>
        <w:spacing w:line="240" w:lineRule="atLeast"/>
        <w:rPr>
          <w:del w:id="978" w:author="Arun Saminathan" w:date="2022-06-10T18:48:00Z"/>
          <w:rFonts w:asciiTheme="minorHAnsi" w:hAnsiTheme="minorHAnsi"/>
          <w:i w:val="0"/>
          <w:sz w:val="22"/>
        </w:rPr>
      </w:pPr>
      <w:del w:id="979" w:author="Arun Saminathan" w:date="2022-06-10T18:48:00Z">
        <w:r w:rsidRPr="00FD2991" w:rsidDel="00FD2991">
          <w:delText>14.1.6.</w:delText>
        </w:r>
        <w:r w:rsidDel="00FD2991">
          <w:rPr>
            <w:rFonts w:asciiTheme="minorHAnsi" w:hAnsiTheme="minorHAnsi"/>
            <w:i w:val="0"/>
            <w:sz w:val="22"/>
          </w:rPr>
          <w:tab/>
        </w:r>
        <w:r w:rsidRPr="00FD2991" w:rsidDel="00FD2991">
          <w:delText>DID 0x</w:delText>
        </w:r>
      </w:del>
      <w:ins w:id="980" w:author="Saminathan, Arun (A.)" w:date="2022-04-26T17:17:00Z">
        <w:del w:id="981" w:author="Arun Saminathan" w:date="2022-06-10T18:48:00Z">
          <w:r w:rsidR="00877956" w:rsidRPr="00FD2991" w:rsidDel="00FD2991">
            <w:delText>FD74</w:delText>
          </w:r>
        </w:del>
      </w:ins>
      <w:del w:id="982" w:author="Arun Saminathan" w:date="2022-06-10T18:48:00Z">
        <w:r w:rsidRPr="00FD2991" w:rsidDel="00FD2991">
          <w:delText>???? – ANC Microphone Passthrough Test</w:delText>
        </w:r>
        <w:r w:rsidDel="00FD2991">
          <w:rPr>
            <w:webHidden/>
          </w:rPr>
          <w:tab/>
          <w:delText>40</w:delText>
        </w:r>
      </w:del>
    </w:p>
    <w:p w14:paraId="30FF7721" w14:textId="23291BA9" w:rsidR="007F6440" w:rsidDel="00FD2991" w:rsidRDefault="007F6440" w:rsidP="00CC09C5">
      <w:pPr>
        <w:pStyle w:val="TOC3"/>
        <w:spacing w:line="240" w:lineRule="atLeast"/>
        <w:rPr>
          <w:del w:id="983" w:author="Arun Saminathan" w:date="2022-06-10T18:48:00Z"/>
          <w:rFonts w:asciiTheme="minorHAnsi" w:hAnsiTheme="minorHAnsi"/>
          <w:i w:val="0"/>
          <w:sz w:val="22"/>
        </w:rPr>
      </w:pPr>
      <w:del w:id="984" w:author="Arun Saminathan" w:date="2022-06-10T18:48:00Z">
        <w:r w:rsidRPr="00FD2991" w:rsidDel="00FD2991">
          <w:delText>14.1.7.</w:delText>
        </w:r>
        <w:r w:rsidDel="00FD2991">
          <w:rPr>
            <w:rFonts w:asciiTheme="minorHAnsi" w:hAnsiTheme="minorHAnsi"/>
            <w:i w:val="0"/>
            <w:sz w:val="22"/>
          </w:rPr>
          <w:tab/>
        </w:r>
        <w:r w:rsidRPr="00FD2991" w:rsidDel="00FD2991">
          <w:delText>DID 0x</w:delText>
        </w:r>
      </w:del>
      <w:ins w:id="985" w:author="Saminathan, Arun (A.)" w:date="2022-04-26T17:17:00Z">
        <w:del w:id="986" w:author="Arun Saminathan" w:date="2022-06-10T18:48:00Z">
          <w:r w:rsidR="00877956" w:rsidRPr="00FD2991" w:rsidDel="00FD2991">
            <w:delText>FD73</w:delText>
          </w:r>
        </w:del>
      </w:ins>
      <w:del w:id="987" w:author="Arun Saminathan" w:date="2022-06-10T18:48:00Z">
        <w:r w:rsidRPr="00FD2991" w:rsidDel="00FD2991">
          <w:delText>???? – ANC/PS/AVAS Acoustic Calibration file name error detail</w:delText>
        </w:r>
        <w:r w:rsidDel="00FD2991">
          <w:rPr>
            <w:webHidden/>
          </w:rPr>
          <w:tab/>
          <w:delText>41</w:delText>
        </w:r>
      </w:del>
    </w:p>
    <w:p w14:paraId="5389FCDC" w14:textId="41C4B3EA" w:rsidR="007F6440" w:rsidDel="00FD2991" w:rsidRDefault="007F6440" w:rsidP="00CC09C5">
      <w:pPr>
        <w:pStyle w:val="TOC3"/>
        <w:spacing w:line="240" w:lineRule="atLeast"/>
        <w:rPr>
          <w:del w:id="988" w:author="Arun Saminathan" w:date="2022-06-10T18:48:00Z"/>
          <w:rFonts w:asciiTheme="minorHAnsi" w:hAnsiTheme="minorHAnsi"/>
          <w:i w:val="0"/>
          <w:sz w:val="22"/>
        </w:rPr>
      </w:pPr>
      <w:del w:id="989" w:author="Arun Saminathan" w:date="2022-06-10T18:48:00Z">
        <w:r w:rsidRPr="00FD2991" w:rsidDel="00FD2991">
          <w:delText>14.1.8.</w:delText>
        </w:r>
        <w:r w:rsidDel="00FD2991">
          <w:rPr>
            <w:rFonts w:asciiTheme="minorHAnsi" w:hAnsiTheme="minorHAnsi"/>
            <w:i w:val="0"/>
            <w:sz w:val="22"/>
          </w:rPr>
          <w:tab/>
        </w:r>
        <w:r w:rsidRPr="00FD2991" w:rsidDel="00FD2991">
          <w:delText>DID 0x</w:delText>
        </w:r>
      </w:del>
      <w:ins w:id="990" w:author="Saminathan, Arun (A.)" w:date="2022-04-26T17:17:00Z">
        <w:del w:id="991" w:author="Arun Saminathan" w:date="2022-06-10T18:48:00Z">
          <w:r w:rsidR="00877956" w:rsidRPr="00FD2991" w:rsidDel="00FD2991">
            <w:delText>FD72</w:delText>
          </w:r>
        </w:del>
      </w:ins>
      <w:del w:id="992" w:author="Arun Saminathan" w:date="2022-06-10T18:48:00Z">
        <w:r w:rsidRPr="00FD2991" w:rsidDel="00FD2991">
          <w:delText>???? – ANC/PS/AVAS Status Summary</w:delText>
        </w:r>
        <w:r w:rsidDel="00FD2991">
          <w:rPr>
            <w:webHidden/>
          </w:rPr>
          <w:tab/>
          <w:delText>41</w:delText>
        </w:r>
      </w:del>
    </w:p>
    <w:p w14:paraId="6FB675E3" w14:textId="43B9695B" w:rsidR="007F6440" w:rsidDel="00FD2991" w:rsidRDefault="007F6440" w:rsidP="00CC09C5">
      <w:pPr>
        <w:pStyle w:val="TOC3"/>
        <w:spacing w:line="240" w:lineRule="atLeast"/>
        <w:rPr>
          <w:del w:id="993" w:author="Arun Saminathan" w:date="2022-06-10T18:48:00Z"/>
          <w:rFonts w:asciiTheme="minorHAnsi" w:hAnsiTheme="minorHAnsi"/>
          <w:i w:val="0"/>
          <w:sz w:val="22"/>
        </w:rPr>
      </w:pPr>
      <w:del w:id="994" w:author="Arun Saminathan" w:date="2022-06-10T18:48:00Z">
        <w:r w:rsidRPr="00FD2991" w:rsidDel="00FD2991">
          <w:delText>14.1.9.</w:delText>
        </w:r>
        <w:r w:rsidDel="00FD2991">
          <w:rPr>
            <w:rFonts w:asciiTheme="minorHAnsi" w:hAnsiTheme="minorHAnsi"/>
            <w:i w:val="0"/>
            <w:sz w:val="22"/>
          </w:rPr>
          <w:tab/>
        </w:r>
        <w:r w:rsidRPr="00FD2991" w:rsidDel="00FD2991">
          <w:delText>DID 0x</w:delText>
        </w:r>
      </w:del>
      <w:ins w:id="995" w:author="Saminathan, Arun (A.)" w:date="2022-04-26T17:18:00Z">
        <w:del w:id="996" w:author="Arun Saminathan" w:date="2022-06-10T18:48:00Z">
          <w:r w:rsidR="00877956" w:rsidRPr="00FD2991" w:rsidDel="00FD2991">
            <w:delText>FD71</w:delText>
          </w:r>
        </w:del>
      </w:ins>
      <w:del w:id="997" w:author="Arun Saminathan" w:date="2022-06-10T18:48:00Z">
        <w:r w:rsidRPr="00FD2991" w:rsidDel="00FD2991">
          <w:delText>???? – NVH Service Status</w:delText>
        </w:r>
        <w:r w:rsidDel="00FD2991">
          <w:rPr>
            <w:webHidden/>
          </w:rPr>
          <w:tab/>
          <w:delText>42</w:delText>
        </w:r>
      </w:del>
    </w:p>
    <w:p w14:paraId="45D569DE" w14:textId="10EBF119" w:rsidR="007F6440" w:rsidDel="00FD2991" w:rsidRDefault="007F6440" w:rsidP="00CC09C5">
      <w:pPr>
        <w:pStyle w:val="TOC3"/>
        <w:spacing w:line="240" w:lineRule="atLeast"/>
        <w:rPr>
          <w:del w:id="998" w:author="Arun Saminathan" w:date="2022-06-10T18:48:00Z"/>
          <w:rFonts w:asciiTheme="minorHAnsi" w:hAnsiTheme="minorHAnsi"/>
          <w:i w:val="0"/>
          <w:sz w:val="22"/>
        </w:rPr>
      </w:pPr>
      <w:del w:id="999" w:author="Arun Saminathan" w:date="2022-06-10T18:48:00Z">
        <w:r w:rsidRPr="00FD2991" w:rsidDel="00FD2991">
          <w:delText>14.1.10.</w:delText>
        </w:r>
        <w:r w:rsidDel="00FD2991">
          <w:rPr>
            <w:rFonts w:asciiTheme="minorHAnsi" w:hAnsiTheme="minorHAnsi"/>
            <w:i w:val="0"/>
            <w:sz w:val="22"/>
          </w:rPr>
          <w:tab/>
        </w:r>
        <w:r w:rsidRPr="00FD2991" w:rsidDel="00FD2991">
          <w:delText>DID 0x</w:delText>
        </w:r>
      </w:del>
      <w:ins w:id="1000" w:author="Saminathan, Arun (A.)" w:date="2022-04-26T17:18:00Z">
        <w:del w:id="1001" w:author="Arun Saminathan" w:date="2022-06-10T18:48:00Z">
          <w:r w:rsidR="00877956" w:rsidRPr="00FD2991" w:rsidDel="00FD2991">
            <w:delText>FD70</w:delText>
          </w:r>
        </w:del>
      </w:ins>
      <w:del w:id="1002" w:author="Arun Saminathan" w:date="2022-06-10T18:48:00Z">
        <w:r w:rsidRPr="00FD2991" w:rsidDel="00FD2991">
          <w:delText>???? – ANC Exception Diagnostics Status</w:delText>
        </w:r>
        <w:r w:rsidDel="00FD2991">
          <w:rPr>
            <w:webHidden/>
          </w:rPr>
          <w:tab/>
          <w:delText>46</w:delText>
        </w:r>
      </w:del>
    </w:p>
    <w:p w14:paraId="274B52C6" w14:textId="370086F0" w:rsidR="007F6440" w:rsidDel="00FD2991" w:rsidRDefault="007F6440" w:rsidP="00CC09C5">
      <w:pPr>
        <w:pStyle w:val="TOC2"/>
        <w:spacing w:line="240" w:lineRule="atLeast"/>
        <w:rPr>
          <w:del w:id="1003" w:author="Arun Saminathan" w:date="2022-06-10T18:48:00Z"/>
          <w:rFonts w:asciiTheme="minorHAnsi" w:hAnsiTheme="minorHAnsi" w:cstheme="minorBidi"/>
          <w:b w:val="0"/>
          <w:i w:val="0"/>
          <w:noProof/>
          <w:sz w:val="22"/>
          <w:szCs w:val="22"/>
        </w:rPr>
      </w:pPr>
      <w:del w:id="1004" w:author="Arun Saminathan" w:date="2022-06-10T18:48:00Z">
        <w:r w:rsidRPr="00FD2991" w:rsidDel="00FD2991">
          <w:rPr>
            <w:noProof/>
          </w:rPr>
          <w:delText>14.2</w:delText>
        </w:r>
        <w:r w:rsidDel="00FD2991">
          <w:rPr>
            <w:rFonts w:asciiTheme="minorHAnsi" w:hAnsiTheme="minorHAnsi" w:cstheme="minorBidi"/>
            <w:b w:val="0"/>
            <w:i w:val="0"/>
            <w:noProof/>
            <w:sz w:val="22"/>
            <w:szCs w:val="22"/>
          </w:rPr>
          <w:tab/>
        </w:r>
        <w:r w:rsidRPr="00FD2991" w:rsidDel="00FD2991">
          <w:rPr>
            <w:noProof/>
          </w:rPr>
          <w:delText>Diagnostic Trouble Codes (DTC)</w:delText>
        </w:r>
        <w:r w:rsidDel="00FD2991">
          <w:rPr>
            <w:noProof/>
            <w:webHidden/>
          </w:rPr>
          <w:tab/>
          <w:delText>47</w:delText>
        </w:r>
      </w:del>
    </w:p>
    <w:p w14:paraId="0FB349B4" w14:textId="5E3C49A5" w:rsidR="007F6440" w:rsidDel="00FD2991" w:rsidRDefault="007F6440" w:rsidP="00CC09C5">
      <w:pPr>
        <w:pStyle w:val="TOC3"/>
        <w:spacing w:line="240" w:lineRule="atLeast"/>
        <w:rPr>
          <w:del w:id="1005" w:author="Arun Saminathan" w:date="2022-06-10T18:48:00Z"/>
          <w:rFonts w:asciiTheme="minorHAnsi" w:hAnsiTheme="minorHAnsi"/>
          <w:i w:val="0"/>
          <w:sz w:val="22"/>
        </w:rPr>
      </w:pPr>
      <w:del w:id="1006" w:author="Arun Saminathan" w:date="2022-06-10T18:48:00Z">
        <w:r w:rsidRPr="00FD2991" w:rsidDel="00FD2991">
          <w:delText>14.2.1.</w:delText>
        </w:r>
        <w:r w:rsidDel="00FD2991">
          <w:rPr>
            <w:rFonts w:asciiTheme="minorHAnsi" w:hAnsiTheme="minorHAnsi"/>
            <w:i w:val="0"/>
            <w:sz w:val="22"/>
          </w:rPr>
          <w:tab/>
        </w:r>
        <w:r w:rsidRPr="00FD2991" w:rsidDel="00FD2991">
          <w:delText>DTC E02951 – ANC/PS/AVAS Acoustic Calibration File</w:delText>
        </w:r>
        <w:r w:rsidDel="00FD2991">
          <w:rPr>
            <w:webHidden/>
          </w:rPr>
          <w:tab/>
          <w:delText>47</w:delText>
        </w:r>
      </w:del>
    </w:p>
    <w:p w14:paraId="6C1F34B6" w14:textId="3D4FCE3C" w:rsidR="007F6440" w:rsidDel="00FD2991" w:rsidRDefault="007F6440" w:rsidP="00CC09C5">
      <w:pPr>
        <w:pStyle w:val="TOC3"/>
        <w:spacing w:line="240" w:lineRule="atLeast"/>
        <w:rPr>
          <w:del w:id="1007" w:author="Arun Saminathan" w:date="2022-06-10T18:48:00Z"/>
          <w:rFonts w:asciiTheme="minorHAnsi" w:hAnsiTheme="minorHAnsi"/>
          <w:i w:val="0"/>
          <w:sz w:val="22"/>
        </w:rPr>
      </w:pPr>
      <w:del w:id="1008" w:author="Arun Saminathan" w:date="2022-06-10T18:48:00Z">
        <w:r w:rsidRPr="00FD2991" w:rsidDel="00FD2991">
          <w:delText>14.2.2.</w:delText>
        </w:r>
        <w:r w:rsidDel="00FD2991">
          <w:rPr>
            <w:rFonts w:asciiTheme="minorHAnsi" w:hAnsiTheme="minorHAnsi"/>
            <w:i w:val="0"/>
            <w:sz w:val="22"/>
          </w:rPr>
          <w:tab/>
        </w:r>
        <w:r w:rsidRPr="00FD2991" w:rsidDel="00FD2991">
          <w:delText xml:space="preserve">DTC </w:delText>
        </w:r>
      </w:del>
      <w:ins w:id="1009" w:author="Saminathan, Arun (A.)" w:date="2022-04-26T17:15:00Z">
        <w:del w:id="1010" w:author="Arun Saminathan" w:date="2022-06-10T18:48:00Z">
          <w:r w:rsidR="00877956" w:rsidRPr="00FD2991" w:rsidDel="00FD2991">
            <w:delText>F00093</w:delText>
          </w:r>
        </w:del>
      </w:ins>
      <w:del w:id="1011" w:author="Arun Saminathan" w:date="2022-06-10T18:48:00Z">
        <w:r w:rsidRPr="00FD2991" w:rsidDel="00FD2991">
          <w:delText>E????? - ANC/PS/AVAS Initialization Fault</w:delText>
        </w:r>
        <w:r w:rsidDel="00FD2991">
          <w:rPr>
            <w:webHidden/>
          </w:rPr>
          <w:tab/>
          <w:delText>47</w:delText>
        </w:r>
      </w:del>
    </w:p>
    <w:p w14:paraId="04361E69" w14:textId="57CB0A0A" w:rsidR="007F6440" w:rsidDel="00FD2991" w:rsidRDefault="007F6440" w:rsidP="00CC09C5">
      <w:pPr>
        <w:pStyle w:val="TOC3"/>
        <w:spacing w:line="240" w:lineRule="atLeast"/>
        <w:rPr>
          <w:del w:id="1012" w:author="Arun Saminathan" w:date="2022-06-10T18:48:00Z"/>
          <w:rFonts w:asciiTheme="minorHAnsi" w:hAnsiTheme="minorHAnsi"/>
          <w:i w:val="0"/>
          <w:sz w:val="22"/>
        </w:rPr>
      </w:pPr>
      <w:del w:id="1013" w:author="Arun Saminathan" w:date="2022-06-10T18:48:00Z">
        <w:r w:rsidRPr="00FD2991" w:rsidDel="00FD2991">
          <w:delText>14.2.3.</w:delText>
        </w:r>
        <w:r w:rsidDel="00FD2991">
          <w:rPr>
            <w:rFonts w:asciiTheme="minorHAnsi" w:hAnsiTheme="minorHAnsi"/>
            <w:i w:val="0"/>
            <w:sz w:val="22"/>
          </w:rPr>
          <w:tab/>
        </w:r>
        <w:r w:rsidRPr="00FD2991" w:rsidDel="00FD2991">
          <w:delText xml:space="preserve">DTC </w:delText>
        </w:r>
      </w:del>
      <w:ins w:id="1014" w:author="Saminathan, Arun (A.)" w:date="2022-04-26T17:15:00Z">
        <w:del w:id="1015" w:author="Arun Saminathan" w:date="2022-06-10T18:48:00Z">
          <w:r w:rsidR="00877956" w:rsidRPr="00FD2991" w:rsidDel="00FD2991">
            <w:delText>F00092</w:delText>
          </w:r>
        </w:del>
      </w:ins>
      <w:del w:id="1016" w:author="Arun Saminathan" w:date="2022-06-10T18:48:00Z">
        <w:r w:rsidRPr="00FD2991" w:rsidDel="00FD2991">
          <w:delText>E????? - ANC/PS/AVAS Runtime Fault</w:delText>
        </w:r>
        <w:r w:rsidDel="00FD2991">
          <w:rPr>
            <w:webHidden/>
          </w:rPr>
          <w:tab/>
          <w:delText>47</w:delText>
        </w:r>
      </w:del>
    </w:p>
    <w:p w14:paraId="2B395206" w14:textId="7BB43796" w:rsidR="007F6440" w:rsidDel="00FD2991" w:rsidRDefault="007F6440" w:rsidP="00CC09C5">
      <w:pPr>
        <w:pStyle w:val="TOC3"/>
        <w:spacing w:line="240" w:lineRule="atLeast"/>
        <w:rPr>
          <w:del w:id="1017" w:author="Arun Saminathan" w:date="2022-06-10T18:48:00Z"/>
          <w:rFonts w:asciiTheme="minorHAnsi" w:hAnsiTheme="minorHAnsi"/>
          <w:i w:val="0"/>
          <w:sz w:val="22"/>
        </w:rPr>
      </w:pPr>
      <w:del w:id="1018" w:author="Arun Saminathan" w:date="2022-06-10T18:48:00Z">
        <w:r w:rsidRPr="00FD2991" w:rsidDel="00FD2991">
          <w:delText>14.2.4.</w:delText>
        </w:r>
        <w:r w:rsidDel="00FD2991">
          <w:rPr>
            <w:rFonts w:asciiTheme="minorHAnsi" w:hAnsiTheme="minorHAnsi"/>
            <w:i w:val="0"/>
            <w:sz w:val="22"/>
          </w:rPr>
          <w:tab/>
        </w:r>
        <w:r w:rsidRPr="00FD2991" w:rsidDel="00FD2991">
          <w:delText xml:space="preserve">DTC </w:delText>
        </w:r>
      </w:del>
      <w:ins w:id="1019" w:author="Saminathan, Arun (A.)" w:date="2022-04-26T17:15:00Z">
        <w:del w:id="1020" w:author="Arun Saminathan" w:date="2022-06-10T18:48:00Z">
          <w:r w:rsidR="00877956" w:rsidRPr="00FD2991" w:rsidDel="00FD2991">
            <w:delText>F</w:delText>
          </w:r>
        </w:del>
      </w:ins>
      <w:ins w:id="1021" w:author="Saminathan, Arun (A.)" w:date="2022-04-26T17:16:00Z">
        <w:del w:id="1022" w:author="Arun Saminathan" w:date="2022-06-10T18:48:00Z">
          <w:r w:rsidR="00877956" w:rsidRPr="00FD2991" w:rsidDel="00FD2991">
            <w:delText>00005</w:delText>
          </w:r>
        </w:del>
      </w:ins>
      <w:del w:id="1023" w:author="Arun Saminathan" w:date="2022-06-10T18:48:00Z">
        <w:r w:rsidRPr="00FD2991" w:rsidDel="00FD2991">
          <w:delText>E????? - ANC EOL Audit Test Failure</w:delText>
        </w:r>
        <w:r w:rsidDel="00FD2991">
          <w:rPr>
            <w:webHidden/>
          </w:rPr>
          <w:tab/>
          <w:delText>47</w:delText>
        </w:r>
      </w:del>
    </w:p>
    <w:p w14:paraId="510C8CA4" w14:textId="5A59A6C3" w:rsidR="007F6440" w:rsidDel="00FD2991" w:rsidRDefault="007F6440" w:rsidP="00CC09C5">
      <w:pPr>
        <w:pStyle w:val="TOC3"/>
        <w:spacing w:line="240" w:lineRule="atLeast"/>
        <w:rPr>
          <w:del w:id="1024" w:author="Arun Saminathan" w:date="2022-06-10T18:48:00Z"/>
          <w:rFonts w:asciiTheme="minorHAnsi" w:hAnsiTheme="minorHAnsi"/>
          <w:i w:val="0"/>
          <w:sz w:val="22"/>
        </w:rPr>
      </w:pPr>
      <w:del w:id="1025" w:author="Arun Saminathan" w:date="2022-06-10T18:48:00Z">
        <w:r w:rsidRPr="00FD2991" w:rsidDel="00FD2991">
          <w:delText>14.2.5.</w:delText>
        </w:r>
        <w:r w:rsidDel="00FD2991">
          <w:rPr>
            <w:rFonts w:asciiTheme="minorHAnsi" w:hAnsiTheme="minorHAnsi"/>
            <w:i w:val="0"/>
            <w:sz w:val="22"/>
          </w:rPr>
          <w:tab/>
        </w:r>
        <w:r w:rsidRPr="00FD2991" w:rsidDel="00FD2991">
          <w:delText xml:space="preserve">DTC </w:delText>
        </w:r>
      </w:del>
      <w:ins w:id="1026" w:author="Saminathan, Arun (A.)" w:date="2022-04-26T17:16:00Z">
        <w:del w:id="1027" w:author="Arun Saminathan" w:date="2022-06-10T18:48:00Z">
          <w:r w:rsidR="00877956" w:rsidRPr="00FD2991" w:rsidDel="00FD2991">
            <w:delText>F00094</w:delText>
          </w:r>
        </w:del>
      </w:ins>
      <w:del w:id="1028" w:author="Arun Saminathan" w:date="2022-06-10T18:48:00Z">
        <w:r w:rsidRPr="00FD2991" w:rsidDel="00FD2991">
          <w:delText>E????? - ANC Divergence Count Threshold Failure</w:delText>
        </w:r>
        <w:r w:rsidDel="00FD2991">
          <w:rPr>
            <w:webHidden/>
          </w:rPr>
          <w:tab/>
          <w:delText>48</w:delText>
        </w:r>
      </w:del>
    </w:p>
    <w:p w14:paraId="697C4EF6" w14:textId="08A5EFAC" w:rsidR="007F6440" w:rsidDel="00FD2991" w:rsidRDefault="007F6440" w:rsidP="00CC09C5">
      <w:pPr>
        <w:pStyle w:val="TOC3"/>
        <w:spacing w:line="240" w:lineRule="atLeast"/>
        <w:rPr>
          <w:del w:id="1029" w:author="Arun Saminathan" w:date="2022-06-10T18:48:00Z"/>
          <w:rFonts w:asciiTheme="minorHAnsi" w:hAnsiTheme="minorHAnsi"/>
          <w:i w:val="0"/>
          <w:sz w:val="22"/>
        </w:rPr>
      </w:pPr>
      <w:del w:id="1030" w:author="Arun Saminathan" w:date="2022-06-10T18:48:00Z">
        <w:r w:rsidRPr="00FD2991" w:rsidDel="00FD2991">
          <w:delText>14.2.6.</w:delText>
        </w:r>
        <w:r w:rsidDel="00FD2991">
          <w:rPr>
            <w:rFonts w:asciiTheme="minorHAnsi" w:hAnsiTheme="minorHAnsi"/>
            <w:i w:val="0"/>
            <w:sz w:val="22"/>
          </w:rPr>
          <w:tab/>
        </w:r>
        <w:r w:rsidRPr="00FD2991" w:rsidDel="00FD2991">
          <w:delText xml:space="preserve">DTC </w:delText>
        </w:r>
      </w:del>
      <w:ins w:id="1031" w:author="Saminathan, Arun (A.)" w:date="2022-04-26T17:16:00Z">
        <w:del w:id="1032" w:author="Arun Saminathan" w:date="2022-06-10T18:48:00Z">
          <w:r w:rsidR="00877956" w:rsidRPr="00FD2991" w:rsidDel="00FD2991">
            <w:delText>F00006</w:delText>
          </w:r>
        </w:del>
      </w:ins>
      <w:del w:id="1033" w:author="Arun Saminathan" w:date="2022-06-10T18:48:00Z">
        <w:r w:rsidRPr="00FD2991" w:rsidDel="00FD2991">
          <w:delText>E????? - AVAS Failure</w:delText>
        </w:r>
        <w:r w:rsidDel="00FD2991">
          <w:rPr>
            <w:webHidden/>
          </w:rPr>
          <w:tab/>
          <w:delText>48</w:delText>
        </w:r>
      </w:del>
    </w:p>
    <w:p w14:paraId="60EE15F9" w14:textId="2895D1EC" w:rsidR="007F6440" w:rsidDel="00FD2991" w:rsidRDefault="007F6440" w:rsidP="00CC09C5">
      <w:pPr>
        <w:pStyle w:val="TOC3"/>
        <w:spacing w:line="240" w:lineRule="atLeast"/>
        <w:rPr>
          <w:del w:id="1034" w:author="Arun Saminathan" w:date="2022-06-10T18:48:00Z"/>
          <w:rFonts w:asciiTheme="minorHAnsi" w:hAnsiTheme="minorHAnsi"/>
          <w:i w:val="0"/>
          <w:sz w:val="22"/>
        </w:rPr>
      </w:pPr>
      <w:del w:id="1035" w:author="Arun Saminathan" w:date="2022-06-10T18:48:00Z">
        <w:r w:rsidRPr="00FD2991" w:rsidDel="00FD2991">
          <w:delText>14.2.7.</w:delText>
        </w:r>
        <w:r w:rsidDel="00FD2991">
          <w:rPr>
            <w:rFonts w:asciiTheme="minorHAnsi" w:hAnsiTheme="minorHAnsi"/>
            <w:i w:val="0"/>
            <w:sz w:val="22"/>
          </w:rPr>
          <w:tab/>
        </w:r>
        <w:r w:rsidRPr="00FD2991" w:rsidDel="00FD2991">
          <w:delText>DTC E</w:delText>
        </w:r>
      </w:del>
      <w:ins w:id="1036" w:author="Saminathan, Arun (A.)" w:date="2022-04-26T17:12:00Z">
        <w:del w:id="1037" w:author="Arun Saminathan" w:date="2022-06-10T18:48:00Z">
          <w:r w:rsidR="00877956" w:rsidRPr="00FD2991" w:rsidDel="00FD2991">
            <w:delText>10100</w:delText>
          </w:r>
        </w:del>
      </w:ins>
      <w:del w:id="1038" w:author="Arun Saminathan" w:date="2022-06-10T18:48:00Z">
        <w:r w:rsidRPr="00FD2991" w:rsidDel="00FD2991">
          <w:delText>????? – ANC/PS/AVAS Misconfiguration [Optional – if not performed by VMCU]</w:delText>
        </w:r>
        <w:r w:rsidDel="00FD2991">
          <w:rPr>
            <w:webHidden/>
          </w:rPr>
          <w:tab/>
          <w:delText>48</w:delText>
        </w:r>
      </w:del>
    </w:p>
    <w:p w14:paraId="28CDCCCC" w14:textId="1104F8C3" w:rsidR="007F6440" w:rsidDel="00FD2991" w:rsidRDefault="007F6440" w:rsidP="00CC09C5">
      <w:pPr>
        <w:pStyle w:val="TOC2"/>
        <w:spacing w:line="240" w:lineRule="atLeast"/>
        <w:rPr>
          <w:del w:id="1039" w:author="Arun Saminathan" w:date="2022-06-10T18:48:00Z"/>
          <w:rFonts w:asciiTheme="minorHAnsi" w:hAnsiTheme="minorHAnsi" w:cstheme="minorBidi"/>
          <w:b w:val="0"/>
          <w:i w:val="0"/>
          <w:noProof/>
          <w:sz w:val="22"/>
          <w:szCs w:val="22"/>
        </w:rPr>
      </w:pPr>
      <w:del w:id="1040" w:author="Arun Saminathan" w:date="2022-06-10T18:48:00Z">
        <w:r w:rsidRPr="00FD2991" w:rsidDel="00FD2991">
          <w:rPr>
            <w:noProof/>
          </w:rPr>
          <w:delText>14.3</w:delText>
        </w:r>
        <w:r w:rsidDel="00FD2991">
          <w:rPr>
            <w:rFonts w:asciiTheme="minorHAnsi" w:hAnsiTheme="minorHAnsi" w:cstheme="minorBidi"/>
            <w:b w:val="0"/>
            <w:i w:val="0"/>
            <w:noProof/>
            <w:sz w:val="22"/>
            <w:szCs w:val="22"/>
          </w:rPr>
          <w:tab/>
        </w:r>
        <w:r w:rsidRPr="00FD2991" w:rsidDel="00FD2991">
          <w:rPr>
            <w:noProof/>
          </w:rPr>
          <w:delText>Routines</w:delText>
        </w:r>
        <w:r w:rsidDel="00FD2991">
          <w:rPr>
            <w:noProof/>
            <w:webHidden/>
          </w:rPr>
          <w:tab/>
          <w:delText>48</w:delText>
        </w:r>
      </w:del>
    </w:p>
    <w:p w14:paraId="7A3671B1" w14:textId="22E7C90E" w:rsidR="007F6440" w:rsidDel="00FD2991" w:rsidRDefault="007F6440" w:rsidP="00CC09C5">
      <w:pPr>
        <w:pStyle w:val="TOC3"/>
        <w:spacing w:line="240" w:lineRule="atLeast"/>
        <w:rPr>
          <w:del w:id="1041" w:author="Arun Saminathan" w:date="2022-06-10T18:48:00Z"/>
          <w:rFonts w:asciiTheme="minorHAnsi" w:hAnsiTheme="minorHAnsi"/>
          <w:i w:val="0"/>
          <w:sz w:val="22"/>
        </w:rPr>
      </w:pPr>
      <w:del w:id="1042" w:author="Arun Saminathan" w:date="2022-06-10T18:48:00Z">
        <w:r w:rsidRPr="00FD2991" w:rsidDel="00FD2991">
          <w:delText>14.3.1.</w:delText>
        </w:r>
        <w:r w:rsidDel="00FD2991">
          <w:rPr>
            <w:rFonts w:asciiTheme="minorHAnsi" w:hAnsiTheme="minorHAnsi"/>
            <w:i w:val="0"/>
            <w:sz w:val="22"/>
          </w:rPr>
          <w:tab/>
        </w:r>
        <w:r w:rsidRPr="00FD2991" w:rsidDel="00FD2991">
          <w:delText>Routine 0x???? – ANC EOL Audit Test</w:delText>
        </w:r>
      </w:del>
      <w:ins w:id="1043" w:author="Saminathan, Arun (A.)" w:date="2022-04-26T17:18:00Z">
        <w:del w:id="1044" w:author="Arun Saminathan" w:date="2022-06-10T18:48:00Z">
          <w:r w:rsidR="00877956" w:rsidRPr="00FD2991" w:rsidDel="00FD2991">
            <w:delText># 6035</w:delText>
          </w:r>
        </w:del>
      </w:ins>
      <w:del w:id="1045" w:author="Arun Saminathan" w:date="2022-06-10T18:48:00Z">
        <w:r w:rsidDel="00FD2991">
          <w:rPr>
            <w:webHidden/>
          </w:rPr>
          <w:tab/>
          <w:delText>48</w:delText>
        </w:r>
      </w:del>
    </w:p>
    <w:p w14:paraId="15B48D5D" w14:textId="4D89CF4C" w:rsidR="007F6440" w:rsidDel="00FD2991" w:rsidRDefault="007F6440" w:rsidP="00CC09C5">
      <w:pPr>
        <w:pStyle w:val="TOC1"/>
        <w:spacing w:line="240" w:lineRule="atLeast"/>
        <w:rPr>
          <w:del w:id="1046" w:author="Arun Saminathan" w:date="2022-06-10T18:48:00Z"/>
          <w:rFonts w:asciiTheme="minorHAnsi" w:hAnsiTheme="minorHAnsi" w:cstheme="minorBidi"/>
          <w:b w:val="0"/>
          <w:smallCaps w:val="0"/>
          <w:noProof/>
          <w:sz w:val="22"/>
          <w:szCs w:val="22"/>
        </w:rPr>
      </w:pPr>
      <w:del w:id="1047" w:author="Arun Saminathan" w:date="2022-06-10T18:48:00Z">
        <w:r w:rsidRPr="00FD2991" w:rsidDel="00FD2991">
          <w:rPr>
            <w:noProof/>
          </w:rPr>
          <w:delText>15</w:delText>
        </w:r>
        <w:r w:rsidDel="00FD2991">
          <w:rPr>
            <w:rFonts w:asciiTheme="minorHAnsi" w:hAnsiTheme="minorHAnsi" w:cstheme="minorBidi"/>
            <w:b w:val="0"/>
            <w:smallCaps w:val="0"/>
            <w:noProof/>
            <w:sz w:val="22"/>
            <w:szCs w:val="22"/>
          </w:rPr>
          <w:tab/>
        </w:r>
        <w:r w:rsidRPr="00FD2991" w:rsidDel="00FD2991">
          <w:rPr>
            <w:noProof/>
          </w:rPr>
          <w:delText>placeholder</w:delText>
        </w:r>
        <w:r w:rsidDel="00FD2991">
          <w:rPr>
            <w:noProof/>
            <w:webHidden/>
          </w:rPr>
          <w:tab/>
          <w:delText>49</w:delText>
        </w:r>
      </w:del>
    </w:p>
    <w:p w14:paraId="4A9FD837" w14:textId="694ECD9A" w:rsidR="007F6440" w:rsidDel="00FD2991" w:rsidRDefault="007F6440" w:rsidP="00CC09C5">
      <w:pPr>
        <w:pStyle w:val="TOC4"/>
        <w:spacing w:line="240" w:lineRule="atLeast"/>
        <w:rPr>
          <w:del w:id="1048" w:author="Arun Saminathan" w:date="2022-06-10T18:48:00Z"/>
          <w:rFonts w:asciiTheme="minorHAnsi" w:hAnsiTheme="minorHAnsi"/>
          <w:i w:val="0"/>
          <w:noProof/>
          <w:sz w:val="22"/>
        </w:rPr>
      </w:pPr>
      <w:del w:id="1049" w:author="Arun Saminathan" w:date="2022-06-10T18:48:00Z">
        <w:r w:rsidRPr="00FD2991" w:rsidDel="00FD2991">
          <w:rPr>
            <w:noProof/>
          </w:rPr>
          <w:delText>15.1.1.1.</w:delText>
        </w:r>
        <w:r w:rsidDel="00FD2991">
          <w:rPr>
            <w:rFonts w:asciiTheme="minorHAnsi" w:hAnsiTheme="minorHAnsi"/>
            <w:i w:val="0"/>
            <w:noProof/>
            <w:sz w:val="22"/>
          </w:rPr>
          <w:tab/>
        </w:r>
        <w:r w:rsidRPr="00FD2991" w:rsidDel="00FD2991">
          <w:rPr>
            <w:noProof/>
          </w:rPr>
          <w:delText>ANC Fault Count</w:delText>
        </w:r>
        <w:r w:rsidDel="00FD2991">
          <w:rPr>
            <w:noProof/>
            <w:webHidden/>
          </w:rPr>
          <w:tab/>
          <w:delText>49</w:delText>
        </w:r>
      </w:del>
    </w:p>
    <w:p w14:paraId="71368EFE" w14:textId="008EE5E4" w:rsidR="007F6440" w:rsidDel="00FD2991" w:rsidRDefault="007F6440" w:rsidP="00CC09C5">
      <w:pPr>
        <w:pStyle w:val="TOC1"/>
        <w:spacing w:line="240" w:lineRule="atLeast"/>
        <w:rPr>
          <w:del w:id="1050" w:author="Arun Saminathan" w:date="2022-06-10T18:48:00Z"/>
          <w:rFonts w:asciiTheme="minorHAnsi" w:hAnsiTheme="minorHAnsi" w:cstheme="minorBidi"/>
          <w:b w:val="0"/>
          <w:smallCaps w:val="0"/>
          <w:noProof/>
          <w:sz w:val="22"/>
          <w:szCs w:val="22"/>
        </w:rPr>
      </w:pPr>
      <w:del w:id="1051" w:author="Arun Saminathan" w:date="2022-06-10T18:48:00Z">
        <w:r w:rsidRPr="00FD2991" w:rsidDel="00FD2991">
          <w:rPr>
            <w:noProof/>
          </w:rPr>
          <w:delText>16</w:delText>
        </w:r>
        <w:r w:rsidDel="00FD2991">
          <w:rPr>
            <w:rFonts w:asciiTheme="minorHAnsi" w:hAnsiTheme="minorHAnsi" w:cstheme="minorBidi"/>
            <w:b w:val="0"/>
            <w:smallCaps w:val="0"/>
            <w:noProof/>
            <w:sz w:val="22"/>
            <w:szCs w:val="22"/>
          </w:rPr>
          <w:tab/>
        </w:r>
        <w:r w:rsidRPr="00FD2991" w:rsidDel="00FD2991">
          <w:rPr>
            <w:noProof/>
          </w:rPr>
          <w:delText>Tuning Tool Requirements</w:delText>
        </w:r>
        <w:r w:rsidDel="00FD2991">
          <w:rPr>
            <w:noProof/>
            <w:webHidden/>
          </w:rPr>
          <w:tab/>
          <w:delText>49</w:delText>
        </w:r>
      </w:del>
    </w:p>
    <w:p w14:paraId="55189E62" w14:textId="158D0EBC" w:rsidR="007F6440" w:rsidDel="00FD2991" w:rsidRDefault="007F6440" w:rsidP="00CC09C5">
      <w:pPr>
        <w:pStyle w:val="TOC2"/>
        <w:spacing w:line="240" w:lineRule="atLeast"/>
        <w:rPr>
          <w:del w:id="1052" w:author="Arun Saminathan" w:date="2022-06-10T18:48:00Z"/>
          <w:rFonts w:asciiTheme="minorHAnsi" w:hAnsiTheme="minorHAnsi" w:cstheme="minorBidi"/>
          <w:b w:val="0"/>
          <w:i w:val="0"/>
          <w:noProof/>
          <w:sz w:val="22"/>
          <w:szCs w:val="22"/>
        </w:rPr>
      </w:pPr>
      <w:del w:id="1053" w:author="Arun Saminathan" w:date="2022-06-10T18:48:00Z">
        <w:r w:rsidRPr="00FD2991" w:rsidDel="00FD2991">
          <w:rPr>
            <w:noProof/>
          </w:rPr>
          <w:delText>16.1</w:delText>
        </w:r>
        <w:r w:rsidDel="00FD2991">
          <w:rPr>
            <w:rFonts w:asciiTheme="minorHAnsi" w:hAnsiTheme="minorHAnsi" w:cstheme="minorBidi"/>
            <w:b w:val="0"/>
            <w:i w:val="0"/>
            <w:noProof/>
            <w:sz w:val="22"/>
            <w:szCs w:val="22"/>
          </w:rPr>
          <w:tab/>
        </w:r>
        <w:r w:rsidRPr="00FD2991" w:rsidDel="00FD2991">
          <w:rPr>
            <w:noProof/>
          </w:rPr>
          <w:delText>VIN Handling</w:delText>
        </w:r>
        <w:r w:rsidDel="00FD2991">
          <w:rPr>
            <w:noProof/>
            <w:webHidden/>
          </w:rPr>
          <w:tab/>
          <w:delText>49</w:delText>
        </w:r>
      </w:del>
    </w:p>
    <w:p w14:paraId="2C80F609" w14:textId="765BFD4B" w:rsidR="007F6440" w:rsidDel="00FD2991" w:rsidRDefault="007F6440" w:rsidP="00CC09C5">
      <w:pPr>
        <w:pStyle w:val="TOC2"/>
        <w:spacing w:line="240" w:lineRule="atLeast"/>
        <w:rPr>
          <w:del w:id="1054" w:author="Arun Saminathan" w:date="2022-06-10T18:48:00Z"/>
          <w:rFonts w:asciiTheme="minorHAnsi" w:hAnsiTheme="minorHAnsi" w:cstheme="minorBidi"/>
          <w:b w:val="0"/>
          <w:i w:val="0"/>
          <w:noProof/>
          <w:sz w:val="22"/>
          <w:szCs w:val="22"/>
        </w:rPr>
      </w:pPr>
      <w:del w:id="1055" w:author="Arun Saminathan" w:date="2022-06-10T18:48:00Z">
        <w:r w:rsidRPr="00FD2991" w:rsidDel="00FD2991">
          <w:rPr>
            <w:noProof/>
          </w:rPr>
          <w:delText>16.2</w:delText>
        </w:r>
        <w:r w:rsidDel="00FD2991">
          <w:rPr>
            <w:rFonts w:asciiTheme="minorHAnsi" w:hAnsiTheme="minorHAnsi" w:cstheme="minorBidi"/>
            <w:b w:val="0"/>
            <w:i w:val="0"/>
            <w:noProof/>
            <w:sz w:val="22"/>
            <w:szCs w:val="22"/>
          </w:rPr>
          <w:tab/>
        </w:r>
        <w:r w:rsidRPr="00FD2991" w:rsidDel="00FD2991">
          <w:rPr>
            <w:noProof/>
          </w:rPr>
          <w:delText>Tuning Tool Interface</w:delText>
        </w:r>
        <w:r w:rsidDel="00FD2991">
          <w:rPr>
            <w:noProof/>
            <w:webHidden/>
          </w:rPr>
          <w:tab/>
          <w:delText>50</w:delText>
        </w:r>
      </w:del>
    </w:p>
    <w:p w14:paraId="6A6B8857" w14:textId="29B98ABB" w:rsidR="007F6440" w:rsidDel="00FD2991" w:rsidRDefault="007F6440" w:rsidP="00CC09C5">
      <w:pPr>
        <w:pStyle w:val="TOC1"/>
        <w:spacing w:line="240" w:lineRule="atLeast"/>
        <w:rPr>
          <w:del w:id="1056" w:author="Arun Saminathan" w:date="2022-06-10T18:48:00Z"/>
          <w:rFonts w:asciiTheme="minorHAnsi" w:hAnsiTheme="minorHAnsi" w:cstheme="minorBidi"/>
          <w:b w:val="0"/>
          <w:smallCaps w:val="0"/>
          <w:noProof/>
          <w:sz w:val="22"/>
          <w:szCs w:val="22"/>
        </w:rPr>
      </w:pPr>
      <w:del w:id="1057" w:author="Arun Saminathan" w:date="2022-06-10T18:48:00Z">
        <w:r w:rsidRPr="00FD2991" w:rsidDel="00FD2991">
          <w:rPr>
            <w:noProof/>
          </w:rPr>
          <w:delText>17</w:delText>
        </w:r>
        <w:r w:rsidDel="00FD2991">
          <w:rPr>
            <w:rFonts w:asciiTheme="minorHAnsi" w:hAnsiTheme="minorHAnsi" w:cstheme="minorBidi"/>
            <w:b w:val="0"/>
            <w:smallCaps w:val="0"/>
            <w:noProof/>
            <w:sz w:val="22"/>
            <w:szCs w:val="22"/>
          </w:rPr>
          <w:tab/>
        </w:r>
        <w:r w:rsidRPr="00FD2991" w:rsidDel="00FD2991">
          <w:rPr>
            <w:noProof/>
          </w:rPr>
          <w:delText>Data Analytics</w:delText>
        </w:r>
        <w:r w:rsidDel="00FD2991">
          <w:rPr>
            <w:noProof/>
            <w:webHidden/>
          </w:rPr>
          <w:tab/>
          <w:delText>50</w:delText>
        </w:r>
      </w:del>
    </w:p>
    <w:p w14:paraId="3A5A5FFA" w14:textId="3522F235" w:rsidR="007F6440" w:rsidDel="00FD2991" w:rsidRDefault="007F6440" w:rsidP="00CC09C5">
      <w:pPr>
        <w:pStyle w:val="TOC1"/>
        <w:spacing w:line="240" w:lineRule="atLeast"/>
        <w:rPr>
          <w:del w:id="1058" w:author="Arun Saminathan" w:date="2022-06-10T18:48:00Z"/>
          <w:rFonts w:asciiTheme="minorHAnsi" w:hAnsiTheme="minorHAnsi" w:cstheme="minorBidi"/>
          <w:b w:val="0"/>
          <w:smallCaps w:val="0"/>
          <w:noProof/>
          <w:sz w:val="22"/>
          <w:szCs w:val="22"/>
        </w:rPr>
      </w:pPr>
      <w:del w:id="1059" w:author="Arun Saminathan" w:date="2022-06-10T18:48:00Z">
        <w:r w:rsidRPr="00FD2991" w:rsidDel="00FD2991">
          <w:rPr>
            <w:noProof/>
          </w:rPr>
          <w:delText>References</w:delText>
        </w:r>
        <w:r w:rsidDel="00FD2991">
          <w:rPr>
            <w:noProof/>
            <w:webHidden/>
          </w:rPr>
          <w:tab/>
          <w:delText>51</w:delText>
        </w:r>
      </w:del>
    </w:p>
    <w:p w14:paraId="3820C2A7" w14:textId="15134C22" w:rsidR="007F6440" w:rsidDel="00FD2991" w:rsidRDefault="007F6440" w:rsidP="00CC09C5">
      <w:pPr>
        <w:pStyle w:val="TOC1"/>
        <w:spacing w:line="240" w:lineRule="atLeast"/>
        <w:rPr>
          <w:del w:id="1060" w:author="Arun Saminathan" w:date="2022-06-10T18:48:00Z"/>
          <w:rFonts w:asciiTheme="minorHAnsi" w:hAnsiTheme="minorHAnsi" w:cstheme="minorBidi"/>
          <w:b w:val="0"/>
          <w:smallCaps w:val="0"/>
          <w:noProof/>
          <w:sz w:val="22"/>
          <w:szCs w:val="22"/>
        </w:rPr>
      </w:pPr>
      <w:del w:id="1061" w:author="Arun Saminathan" w:date="2022-06-10T18:48:00Z">
        <w:r w:rsidRPr="00FD2991" w:rsidDel="00FD2991">
          <w:rPr>
            <w:noProof/>
          </w:rPr>
          <w:delText>Revision History</w:delText>
        </w:r>
        <w:r w:rsidDel="00FD2991">
          <w:rPr>
            <w:noProof/>
            <w:webHidden/>
          </w:rPr>
          <w:tab/>
          <w:delText>52</w:delText>
        </w:r>
      </w:del>
    </w:p>
    <w:p w14:paraId="5BD8496C" w14:textId="3F048A07" w:rsidR="007F6440" w:rsidDel="00FD2991" w:rsidRDefault="007F6440" w:rsidP="00CC09C5">
      <w:pPr>
        <w:pStyle w:val="TOC2"/>
        <w:spacing w:line="240" w:lineRule="atLeast"/>
        <w:rPr>
          <w:del w:id="1062" w:author="Arun Saminathan" w:date="2022-06-10T18:48:00Z"/>
          <w:rFonts w:asciiTheme="minorHAnsi" w:hAnsiTheme="minorHAnsi" w:cstheme="minorBidi"/>
          <w:b w:val="0"/>
          <w:i w:val="0"/>
          <w:noProof/>
          <w:sz w:val="22"/>
          <w:szCs w:val="22"/>
        </w:rPr>
      </w:pPr>
      <w:del w:id="1063" w:author="Arun Saminathan" w:date="2022-06-10T18:48:00Z">
        <w:r w:rsidRPr="00FD2991" w:rsidDel="00FD2991">
          <w:rPr>
            <w:noProof/>
          </w:rPr>
          <w:delText>Reworded section ANC Mic x (Enable/ Disable ANC Microphones)</w:delText>
        </w:r>
        <w:r w:rsidDel="00FD2991">
          <w:rPr>
            <w:noProof/>
            <w:webHidden/>
          </w:rPr>
          <w:tab/>
          <w:delText>55</w:delText>
        </w:r>
      </w:del>
    </w:p>
    <w:p w14:paraId="13859C63" w14:textId="1F4B4C8A" w:rsidR="007F6440" w:rsidDel="00FD2991" w:rsidRDefault="007F6440" w:rsidP="00CC09C5">
      <w:pPr>
        <w:pStyle w:val="TOC2"/>
        <w:spacing w:line="240" w:lineRule="atLeast"/>
        <w:rPr>
          <w:del w:id="1064" w:author="Arun Saminathan" w:date="2022-06-10T18:48:00Z"/>
          <w:rFonts w:asciiTheme="minorHAnsi" w:hAnsiTheme="minorHAnsi" w:cstheme="minorBidi"/>
          <w:b w:val="0"/>
          <w:i w:val="0"/>
          <w:noProof/>
          <w:sz w:val="22"/>
          <w:szCs w:val="22"/>
        </w:rPr>
      </w:pPr>
      <w:del w:id="1065" w:author="Arun Saminathan" w:date="2022-06-10T18:48:00Z">
        <w:r w:rsidRPr="00FD2991" w:rsidDel="00FD2991">
          <w:rPr>
            <w:noProof/>
          </w:rPr>
          <w:delText>Updated the allowable PDC audio path latency</w:delText>
        </w:r>
        <w:r w:rsidDel="00FD2991">
          <w:rPr>
            <w:noProof/>
            <w:webHidden/>
          </w:rPr>
          <w:tab/>
          <w:delText>55</w:delText>
        </w:r>
      </w:del>
    </w:p>
    <w:p w14:paraId="07CD47E0" w14:textId="40E0D971" w:rsidR="007F6440" w:rsidDel="00FD2991" w:rsidRDefault="007F6440" w:rsidP="00CC09C5">
      <w:pPr>
        <w:pStyle w:val="TOC2"/>
        <w:spacing w:line="240" w:lineRule="atLeast"/>
        <w:rPr>
          <w:del w:id="1066" w:author="Arun Saminathan" w:date="2022-06-10T18:48:00Z"/>
          <w:rFonts w:asciiTheme="minorHAnsi" w:hAnsiTheme="minorHAnsi" w:cstheme="minorBidi"/>
          <w:b w:val="0"/>
          <w:i w:val="0"/>
          <w:noProof/>
          <w:sz w:val="22"/>
          <w:szCs w:val="22"/>
        </w:rPr>
      </w:pPr>
      <w:del w:id="1067" w:author="Arun Saminathan" w:date="2022-06-10T18:48:00Z">
        <w:r w:rsidRPr="00FD2991" w:rsidDel="00FD2991">
          <w:rPr>
            <w:noProof/>
          </w:rPr>
          <w:delText>Added reference to ANC Mic Input Config</w:delText>
        </w:r>
        <w:r w:rsidDel="00FD2991">
          <w:rPr>
            <w:noProof/>
            <w:webHidden/>
          </w:rPr>
          <w:tab/>
          <w:delText>55</w:delText>
        </w:r>
      </w:del>
    </w:p>
    <w:p w14:paraId="694B21E8" w14:textId="6D8D4FC3" w:rsidR="007F6440" w:rsidDel="00FD2991" w:rsidRDefault="007F6440" w:rsidP="00CC09C5">
      <w:pPr>
        <w:pStyle w:val="TOC2"/>
        <w:spacing w:line="240" w:lineRule="atLeast"/>
        <w:rPr>
          <w:del w:id="1068" w:author="Arun Saminathan" w:date="2022-06-10T18:48:00Z"/>
          <w:rFonts w:asciiTheme="minorHAnsi" w:hAnsiTheme="minorHAnsi" w:cstheme="minorBidi"/>
          <w:b w:val="0"/>
          <w:i w:val="0"/>
          <w:noProof/>
          <w:sz w:val="22"/>
          <w:szCs w:val="22"/>
        </w:rPr>
      </w:pPr>
      <w:del w:id="1069" w:author="Arun Saminathan" w:date="2022-06-10T18:48:00Z">
        <w:r w:rsidRPr="00FD2991" w:rsidDel="00FD2991">
          <w:rPr>
            <w:noProof/>
          </w:rPr>
          <w:delText>Removed table 9 and added reference to the Master VIN list that captures all relevant information</w:delText>
        </w:r>
        <w:r w:rsidDel="00FD2991">
          <w:rPr>
            <w:noProof/>
            <w:webHidden/>
          </w:rPr>
          <w:tab/>
          <w:delText>55</w:delText>
        </w:r>
      </w:del>
    </w:p>
    <w:p w14:paraId="0260B0B4" w14:textId="7E650132" w:rsidR="007F6440" w:rsidDel="00FD2991" w:rsidRDefault="007F6440" w:rsidP="00CC09C5">
      <w:pPr>
        <w:pStyle w:val="TOC2"/>
        <w:spacing w:line="240" w:lineRule="atLeast"/>
        <w:rPr>
          <w:del w:id="1070" w:author="Arun Saminathan" w:date="2022-06-10T18:48:00Z"/>
          <w:rFonts w:asciiTheme="minorHAnsi" w:hAnsiTheme="minorHAnsi" w:cstheme="minorBidi"/>
          <w:b w:val="0"/>
          <w:i w:val="0"/>
          <w:noProof/>
          <w:sz w:val="22"/>
          <w:szCs w:val="22"/>
        </w:rPr>
      </w:pPr>
      <w:del w:id="1071" w:author="Arun Saminathan" w:date="2022-06-10T18:48:00Z">
        <w:r w:rsidRPr="00FD2991" w:rsidDel="00FD2991">
          <w:rPr>
            <w:noProof/>
          </w:rPr>
          <w:delText>CAN signal/VIN latency – updated the overall allowable end to end latency should not exceed 20ms</w:delText>
        </w:r>
        <w:r w:rsidDel="00FD2991">
          <w:rPr>
            <w:noProof/>
            <w:webHidden/>
          </w:rPr>
          <w:tab/>
          <w:delText>55</w:delText>
        </w:r>
      </w:del>
    </w:p>
    <w:p w14:paraId="5267A0B0" w14:textId="3D35EBF9" w:rsidR="007F6440" w:rsidDel="00FD2991" w:rsidRDefault="007F6440" w:rsidP="00CC09C5">
      <w:pPr>
        <w:pStyle w:val="TOC2"/>
        <w:spacing w:line="240" w:lineRule="atLeast"/>
        <w:rPr>
          <w:del w:id="1072" w:author="Arun Saminathan" w:date="2022-06-10T18:48:00Z"/>
          <w:rFonts w:asciiTheme="minorHAnsi" w:hAnsiTheme="minorHAnsi" w:cstheme="minorBidi"/>
          <w:b w:val="0"/>
          <w:i w:val="0"/>
          <w:noProof/>
          <w:sz w:val="22"/>
          <w:szCs w:val="22"/>
        </w:rPr>
      </w:pPr>
      <w:del w:id="1073" w:author="Arun Saminathan" w:date="2022-06-10T18:48:00Z">
        <w:r w:rsidRPr="00FD2991" w:rsidDel="00FD2991">
          <w:rPr>
            <w:noProof/>
          </w:rPr>
          <w:delText>Added information “Periodic reads of all of the derived VINs that are part of the Master VIN list”</w:delText>
        </w:r>
        <w:r w:rsidDel="00FD2991">
          <w:rPr>
            <w:noProof/>
            <w:webHidden/>
          </w:rPr>
          <w:tab/>
          <w:delText>55</w:delText>
        </w:r>
      </w:del>
    </w:p>
    <w:p w14:paraId="6C8C5BB9" w14:textId="02790B86" w:rsidR="007F6440" w:rsidDel="00FD2991" w:rsidRDefault="007F6440" w:rsidP="00CC09C5">
      <w:pPr>
        <w:pStyle w:val="TOC2"/>
        <w:spacing w:line="240" w:lineRule="atLeast"/>
        <w:rPr>
          <w:del w:id="1074" w:author="Arun Saminathan" w:date="2022-06-10T18:48:00Z"/>
          <w:rFonts w:asciiTheme="minorHAnsi" w:hAnsiTheme="minorHAnsi" w:cstheme="minorBidi"/>
          <w:b w:val="0"/>
          <w:i w:val="0"/>
          <w:noProof/>
          <w:sz w:val="22"/>
          <w:szCs w:val="22"/>
        </w:rPr>
      </w:pPr>
      <w:del w:id="1075" w:author="Arun Saminathan" w:date="2022-06-10T18:48:00Z">
        <w:r w:rsidRPr="00FD2991" w:rsidDel="00FD2991">
          <w:rPr>
            <w:noProof/>
          </w:rPr>
          <w:delText>Updated section configuration impact on host reads of library</w:delText>
        </w:r>
        <w:r w:rsidDel="00FD2991">
          <w:rPr>
            <w:noProof/>
            <w:webHidden/>
          </w:rPr>
          <w:tab/>
          <w:delText>55</w:delText>
        </w:r>
      </w:del>
    </w:p>
    <w:p w14:paraId="5FA7CC9B" w14:textId="455C481E" w:rsidR="007F6440" w:rsidDel="00FD2991" w:rsidRDefault="007F6440" w:rsidP="00CC09C5">
      <w:pPr>
        <w:pStyle w:val="TOC2"/>
        <w:spacing w:line="240" w:lineRule="atLeast"/>
        <w:rPr>
          <w:del w:id="1076" w:author="Arun Saminathan" w:date="2022-06-10T18:48:00Z"/>
          <w:rFonts w:asciiTheme="minorHAnsi" w:hAnsiTheme="minorHAnsi" w:cstheme="minorBidi"/>
          <w:b w:val="0"/>
          <w:i w:val="0"/>
          <w:noProof/>
          <w:sz w:val="22"/>
          <w:szCs w:val="22"/>
        </w:rPr>
      </w:pPr>
      <w:del w:id="1077" w:author="Arun Saminathan" w:date="2022-06-10T18:48:00Z">
        <w:r w:rsidRPr="00FD2991" w:rsidDel="00FD2991">
          <w:rPr>
            <w:noProof/>
          </w:rPr>
          <w:delText>Updated section ANC enable/disable status</w:delText>
        </w:r>
        <w:r w:rsidDel="00FD2991">
          <w:rPr>
            <w:noProof/>
            <w:webHidden/>
          </w:rPr>
          <w:tab/>
          <w:delText>55</w:delText>
        </w:r>
      </w:del>
    </w:p>
    <w:p w14:paraId="43612EA6" w14:textId="2FCEF55C" w:rsidR="007F6440" w:rsidDel="00FD2991" w:rsidRDefault="007F6440" w:rsidP="00CC09C5">
      <w:pPr>
        <w:pStyle w:val="TOC2"/>
        <w:spacing w:line="240" w:lineRule="atLeast"/>
        <w:rPr>
          <w:del w:id="1078" w:author="Arun Saminathan" w:date="2022-06-10T18:48:00Z"/>
          <w:rFonts w:asciiTheme="minorHAnsi" w:hAnsiTheme="minorHAnsi" w:cstheme="minorBidi"/>
          <w:b w:val="0"/>
          <w:i w:val="0"/>
          <w:noProof/>
          <w:sz w:val="22"/>
          <w:szCs w:val="22"/>
        </w:rPr>
      </w:pPr>
      <w:del w:id="1079" w:author="Arun Saminathan" w:date="2022-06-10T18:48:00Z">
        <w:r w:rsidRPr="00FD2991" w:rsidDel="00FD2991">
          <w:rPr>
            <w:noProof/>
          </w:rPr>
          <w:delText>Updated section PS enable/disable status</w:delText>
        </w:r>
        <w:r w:rsidDel="00FD2991">
          <w:rPr>
            <w:noProof/>
            <w:webHidden/>
          </w:rPr>
          <w:tab/>
          <w:delText>55</w:delText>
        </w:r>
      </w:del>
    </w:p>
    <w:p w14:paraId="02477611" w14:textId="013482EB" w:rsidR="007F6440" w:rsidDel="00FD2991" w:rsidRDefault="007F6440" w:rsidP="00CC09C5">
      <w:pPr>
        <w:pStyle w:val="TOC2"/>
        <w:spacing w:line="240" w:lineRule="atLeast"/>
        <w:rPr>
          <w:del w:id="1080" w:author="Arun Saminathan" w:date="2022-06-10T18:48:00Z"/>
          <w:rFonts w:asciiTheme="minorHAnsi" w:hAnsiTheme="minorHAnsi" w:cstheme="minorBidi"/>
          <w:b w:val="0"/>
          <w:i w:val="0"/>
          <w:noProof/>
          <w:sz w:val="22"/>
          <w:szCs w:val="22"/>
        </w:rPr>
      </w:pPr>
      <w:del w:id="1081" w:author="Arun Saminathan" w:date="2022-06-10T18:48:00Z">
        <w:r w:rsidRPr="00FD2991" w:rsidDel="00FD2991">
          <w:rPr>
            <w:noProof/>
          </w:rPr>
          <w:delText>Updated section enable/disable PS via HMI selection</w:delText>
        </w:r>
        <w:r w:rsidDel="00FD2991">
          <w:rPr>
            <w:noProof/>
            <w:webHidden/>
          </w:rPr>
          <w:tab/>
          <w:delText>55</w:delText>
        </w:r>
      </w:del>
    </w:p>
    <w:p w14:paraId="0A8922E6" w14:textId="0310D4EF" w:rsidR="007F6440" w:rsidDel="00FD2991" w:rsidRDefault="007F6440" w:rsidP="00CC09C5">
      <w:pPr>
        <w:pStyle w:val="TOC2"/>
        <w:spacing w:line="240" w:lineRule="atLeast"/>
        <w:rPr>
          <w:del w:id="1082" w:author="Arun Saminathan" w:date="2022-06-10T18:48:00Z"/>
          <w:rFonts w:asciiTheme="minorHAnsi" w:hAnsiTheme="minorHAnsi" w:cstheme="minorBidi"/>
          <w:b w:val="0"/>
          <w:i w:val="0"/>
          <w:noProof/>
          <w:sz w:val="22"/>
          <w:szCs w:val="22"/>
        </w:rPr>
      </w:pPr>
      <w:del w:id="1083" w:author="Arun Saminathan" w:date="2022-06-10T18:48:00Z">
        <w:r w:rsidRPr="00FD2991" w:rsidDel="00FD2991">
          <w:rPr>
            <w:noProof/>
          </w:rPr>
          <w:delText>SPSS would need to cover</w:delText>
        </w:r>
        <w:r w:rsidDel="00FD2991">
          <w:rPr>
            <w:noProof/>
            <w:webHidden/>
          </w:rPr>
          <w:tab/>
          <w:delText>55</w:delText>
        </w:r>
      </w:del>
    </w:p>
    <w:p w14:paraId="4A0C984A" w14:textId="000CAC41" w:rsidR="007F6440" w:rsidDel="00FD2991" w:rsidRDefault="007F6440" w:rsidP="00CC09C5">
      <w:pPr>
        <w:pStyle w:val="TOC2"/>
        <w:spacing w:line="240" w:lineRule="atLeast"/>
        <w:rPr>
          <w:del w:id="1084" w:author="Arun Saminathan" w:date="2022-06-10T18:48:00Z"/>
          <w:rFonts w:asciiTheme="minorHAnsi" w:hAnsiTheme="minorHAnsi" w:cstheme="minorBidi"/>
          <w:b w:val="0"/>
          <w:i w:val="0"/>
          <w:noProof/>
          <w:sz w:val="22"/>
          <w:szCs w:val="22"/>
        </w:rPr>
      </w:pPr>
      <w:del w:id="1085" w:author="Arun Saminathan" w:date="2022-06-10T18:48:00Z">
        <w:r w:rsidRPr="00FD2991" w:rsidDel="00FD2991">
          <w:rPr>
            <w:noProof/>
          </w:rPr>
          <w:delText>SPSS would need to cover</w:delText>
        </w:r>
        <w:r w:rsidDel="00FD2991">
          <w:rPr>
            <w:noProof/>
            <w:webHidden/>
          </w:rPr>
          <w:tab/>
          <w:delText>55</w:delText>
        </w:r>
      </w:del>
    </w:p>
    <w:p w14:paraId="603B2B55" w14:textId="7AB19D6C" w:rsidR="007F6440" w:rsidDel="00FD2991" w:rsidRDefault="007F6440" w:rsidP="00CC09C5">
      <w:pPr>
        <w:pStyle w:val="TOC2"/>
        <w:spacing w:line="240" w:lineRule="atLeast"/>
        <w:rPr>
          <w:del w:id="1086" w:author="Arun Saminathan" w:date="2022-06-10T18:48:00Z"/>
          <w:rFonts w:asciiTheme="minorHAnsi" w:hAnsiTheme="minorHAnsi" w:cstheme="minorBidi"/>
          <w:b w:val="0"/>
          <w:i w:val="0"/>
          <w:noProof/>
          <w:sz w:val="22"/>
          <w:szCs w:val="22"/>
        </w:rPr>
      </w:pPr>
      <w:del w:id="1087" w:author="Arun Saminathan" w:date="2022-06-10T18:48:00Z">
        <w:r w:rsidRPr="00FD2991" w:rsidDel="00FD2991">
          <w:rPr>
            <w:noProof/>
          </w:rPr>
          <w:delText>SPSS would need to cover</w:delText>
        </w:r>
        <w:r w:rsidDel="00FD2991">
          <w:rPr>
            <w:noProof/>
            <w:webHidden/>
          </w:rPr>
          <w:tab/>
          <w:delText>55</w:delText>
        </w:r>
      </w:del>
    </w:p>
    <w:p w14:paraId="58FA5257" w14:textId="27F00545" w:rsidR="007F6440" w:rsidDel="00FD2991" w:rsidRDefault="007F6440" w:rsidP="00CC09C5">
      <w:pPr>
        <w:pStyle w:val="TOC1"/>
        <w:spacing w:line="240" w:lineRule="atLeast"/>
        <w:rPr>
          <w:del w:id="1088" w:author="Arun Saminathan" w:date="2022-06-10T18:48:00Z"/>
          <w:rFonts w:asciiTheme="minorHAnsi" w:hAnsiTheme="minorHAnsi" w:cstheme="minorBidi"/>
          <w:b w:val="0"/>
          <w:smallCaps w:val="0"/>
          <w:noProof/>
          <w:sz w:val="22"/>
          <w:szCs w:val="22"/>
        </w:rPr>
      </w:pPr>
      <w:del w:id="1089" w:author="Arun Saminathan" w:date="2022-06-10T18:48:00Z">
        <w:r w:rsidRPr="00FD2991" w:rsidDel="00FD2991">
          <w:rPr>
            <w:noProof/>
          </w:rPr>
          <w:delText>18</w:delText>
        </w:r>
        <w:r w:rsidDel="00FD2991">
          <w:rPr>
            <w:rFonts w:asciiTheme="minorHAnsi" w:hAnsiTheme="minorHAnsi" w:cstheme="minorBidi"/>
            <w:b w:val="0"/>
            <w:smallCaps w:val="0"/>
            <w:noProof/>
            <w:sz w:val="22"/>
            <w:szCs w:val="22"/>
          </w:rPr>
          <w:tab/>
        </w:r>
        <w:r w:rsidRPr="00FD2991" w:rsidDel="00FD2991">
          <w:rPr>
            <w:noProof/>
          </w:rPr>
          <w:delText>QUESTIONS/ ISSUES</w:delText>
        </w:r>
        <w:r w:rsidDel="00FD2991">
          <w:rPr>
            <w:noProof/>
            <w:webHidden/>
          </w:rPr>
          <w:tab/>
          <w:delText>56</w:delText>
        </w:r>
      </w:del>
    </w:p>
    <w:p w14:paraId="1635B41E" w14:textId="3D1297C1" w:rsidR="007F6440" w:rsidDel="00FD2991" w:rsidRDefault="007F6440" w:rsidP="00CC09C5">
      <w:pPr>
        <w:pStyle w:val="TOC2"/>
        <w:spacing w:line="240" w:lineRule="atLeast"/>
        <w:rPr>
          <w:del w:id="1090" w:author="Arun Saminathan" w:date="2022-06-10T18:48:00Z"/>
          <w:rFonts w:asciiTheme="minorHAnsi" w:hAnsiTheme="minorHAnsi" w:cstheme="minorBidi"/>
          <w:b w:val="0"/>
          <w:i w:val="0"/>
          <w:noProof/>
          <w:sz w:val="22"/>
          <w:szCs w:val="22"/>
        </w:rPr>
      </w:pPr>
      <w:del w:id="1091" w:author="Arun Saminathan" w:date="2022-06-10T18:48:00Z">
        <w:r w:rsidRPr="00FD2991" w:rsidDel="00FD2991">
          <w:rPr>
            <w:noProof/>
          </w:rPr>
          <w:delText>18.1</w:delText>
        </w:r>
        <w:r w:rsidDel="00FD2991">
          <w:rPr>
            <w:rFonts w:asciiTheme="minorHAnsi" w:hAnsiTheme="minorHAnsi" w:cstheme="minorBidi"/>
            <w:b w:val="0"/>
            <w:i w:val="0"/>
            <w:noProof/>
            <w:sz w:val="22"/>
            <w:szCs w:val="22"/>
          </w:rPr>
          <w:tab/>
        </w:r>
        <w:r w:rsidRPr="00FD2991" w:rsidDel="00FD2991">
          <w:rPr>
            <w:noProof/>
          </w:rPr>
          <w:delText>Functional Spec</w:delText>
        </w:r>
        <w:r w:rsidDel="00FD2991">
          <w:rPr>
            <w:noProof/>
            <w:webHidden/>
          </w:rPr>
          <w:tab/>
          <w:delText>56</w:delText>
        </w:r>
      </w:del>
    </w:p>
    <w:p w14:paraId="254B9494" w14:textId="2AED4A61" w:rsidR="007F6440" w:rsidDel="00FD2991" w:rsidRDefault="007F6440" w:rsidP="00CC09C5">
      <w:pPr>
        <w:pStyle w:val="TOC2"/>
        <w:spacing w:line="240" w:lineRule="atLeast"/>
        <w:rPr>
          <w:del w:id="1092" w:author="Arun Saminathan" w:date="2022-06-10T18:48:00Z"/>
          <w:rFonts w:asciiTheme="minorHAnsi" w:hAnsiTheme="minorHAnsi" w:cstheme="minorBidi"/>
          <w:b w:val="0"/>
          <w:i w:val="0"/>
          <w:noProof/>
          <w:sz w:val="22"/>
          <w:szCs w:val="22"/>
        </w:rPr>
      </w:pPr>
      <w:del w:id="1093" w:author="Arun Saminathan" w:date="2022-06-10T18:48:00Z">
        <w:r w:rsidRPr="00FD2991" w:rsidDel="00FD2991">
          <w:rPr>
            <w:noProof/>
          </w:rPr>
          <w:delText>18.2</w:delText>
        </w:r>
        <w:r w:rsidDel="00FD2991">
          <w:rPr>
            <w:rFonts w:asciiTheme="minorHAnsi" w:hAnsiTheme="minorHAnsi" w:cstheme="minorBidi"/>
            <w:b w:val="0"/>
            <w:i w:val="0"/>
            <w:noProof/>
            <w:sz w:val="22"/>
            <w:szCs w:val="22"/>
          </w:rPr>
          <w:tab/>
        </w:r>
        <w:r w:rsidRPr="00FD2991" w:rsidDel="00FD2991">
          <w:rPr>
            <w:noProof/>
          </w:rPr>
          <w:delText>SPSS Open Items</w:delText>
        </w:r>
        <w:r w:rsidDel="00FD2991">
          <w:rPr>
            <w:noProof/>
            <w:webHidden/>
          </w:rPr>
          <w:tab/>
          <w:delText>67</w:delText>
        </w:r>
      </w:del>
    </w:p>
    <w:p w14:paraId="5F8FB5A6" w14:textId="60D56AC9" w:rsidR="007F6440" w:rsidDel="00FD2991" w:rsidRDefault="007F6440" w:rsidP="00CC09C5">
      <w:pPr>
        <w:pStyle w:val="TOC2"/>
        <w:spacing w:line="240" w:lineRule="atLeast"/>
        <w:rPr>
          <w:del w:id="1094" w:author="Arun Saminathan" w:date="2022-06-10T18:48:00Z"/>
          <w:rFonts w:asciiTheme="minorHAnsi" w:hAnsiTheme="minorHAnsi" w:cstheme="minorBidi"/>
          <w:b w:val="0"/>
          <w:i w:val="0"/>
          <w:noProof/>
          <w:sz w:val="22"/>
          <w:szCs w:val="22"/>
        </w:rPr>
      </w:pPr>
      <w:del w:id="1095" w:author="Arun Saminathan" w:date="2022-06-10T18:48:00Z">
        <w:r w:rsidRPr="00FD2991" w:rsidDel="00FD2991">
          <w:rPr>
            <w:noProof/>
          </w:rPr>
          <w:delText>18.3</w:delText>
        </w:r>
        <w:r w:rsidDel="00FD2991">
          <w:rPr>
            <w:rFonts w:asciiTheme="minorHAnsi" w:hAnsiTheme="minorHAnsi" w:cstheme="minorBidi"/>
            <w:b w:val="0"/>
            <w:i w:val="0"/>
            <w:noProof/>
            <w:sz w:val="22"/>
            <w:szCs w:val="22"/>
          </w:rPr>
          <w:tab/>
        </w:r>
        <w:r w:rsidRPr="00FD2991" w:rsidDel="00FD2991">
          <w:rPr>
            <w:noProof/>
          </w:rPr>
          <w:delText>CAN Database</w:delText>
        </w:r>
        <w:r w:rsidDel="00FD2991">
          <w:rPr>
            <w:noProof/>
            <w:webHidden/>
          </w:rPr>
          <w:tab/>
          <w:delText>68</w:delText>
        </w:r>
      </w:del>
    </w:p>
    <w:p w14:paraId="273890E0" w14:textId="3D165DD8" w:rsidR="007F6440" w:rsidDel="00FD2991" w:rsidRDefault="007F6440" w:rsidP="00CC09C5">
      <w:pPr>
        <w:pStyle w:val="TOC2"/>
        <w:spacing w:line="240" w:lineRule="atLeast"/>
        <w:rPr>
          <w:del w:id="1096" w:author="Arun Saminathan" w:date="2022-06-10T18:48:00Z"/>
          <w:rFonts w:asciiTheme="minorHAnsi" w:hAnsiTheme="minorHAnsi" w:cstheme="minorBidi"/>
          <w:b w:val="0"/>
          <w:i w:val="0"/>
          <w:noProof/>
          <w:sz w:val="22"/>
          <w:szCs w:val="22"/>
        </w:rPr>
      </w:pPr>
      <w:del w:id="1097" w:author="Arun Saminathan" w:date="2022-06-10T18:48:00Z">
        <w:r w:rsidRPr="00FD2991" w:rsidDel="00FD2991">
          <w:rPr>
            <w:noProof/>
          </w:rPr>
          <w:delText>18.4</w:delText>
        </w:r>
        <w:r w:rsidDel="00FD2991">
          <w:rPr>
            <w:rFonts w:asciiTheme="minorHAnsi" w:hAnsiTheme="minorHAnsi" w:cstheme="minorBidi"/>
            <w:b w:val="0"/>
            <w:i w:val="0"/>
            <w:noProof/>
            <w:sz w:val="22"/>
            <w:szCs w:val="22"/>
          </w:rPr>
          <w:tab/>
        </w:r>
        <w:r w:rsidRPr="00FD2991" w:rsidDel="00FD2991">
          <w:rPr>
            <w:noProof/>
          </w:rPr>
          <w:delText>PDC IDS Updates</w:delText>
        </w:r>
        <w:r w:rsidDel="00FD2991">
          <w:rPr>
            <w:noProof/>
            <w:webHidden/>
          </w:rPr>
          <w:tab/>
          <w:delText>69</w:delText>
        </w:r>
      </w:del>
    </w:p>
    <w:p w14:paraId="401AA69C" w14:textId="600DD8F2" w:rsidR="007F6440" w:rsidDel="00FD2991" w:rsidRDefault="007F6440" w:rsidP="00CC09C5">
      <w:pPr>
        <w:pStyle w:val="TOC2"/>
        <w:spacing w:line="240" w:lineRule="atLeast"/>
        <w:rPr>
          <w:del w:id="1098" w:author="Arun Saminathan" w:date="2022-06-10T18:48:00Z"/>
          <w:rFonts w:asciiTheme="minorHAnsi" w:hAnsiTheme="minorHAnsi" w:cstheme="minorBidi"/>
          <w:b w:val="0"/>
          <w:i w:val="0"/>
          <w:noProof/>
          <w:sz w:val="22"/>
          <w:szCs w:val="22"/>
        </w:rPr>
      </w:pPr>
      <w:del w:id="1099" w:author="Arun Saminathan" w:date="2022-06-10T18:48:00Z">
        <w:r w:rsidRPr="00FD2991" w:rsidDel="00FD2991">
          <w:rPr>
            <w:noProof/>
          </w:rPr>
          <w:delText>18.5</w:delText>
        </w:r>
        <w:r w:rsidDel="00FD2991">
          <w:rPr>
            <w:rFonts w:asciiTheme="minorHAnsi" w:hAnsiTheme="minorHAnsi" w:cstheme="minorBidi"/>
            <w:b w:val="0"/>
            <w:i w:val="0"/>
            <w:noProof/>
            <w:sz w:val="22"/>
            <w:szCs w:val="22"/>
          </w:rPr>
          <w:tab/>
        </w:r>
        <w:r w:rsidRPr="00FD2991" w:rsidDel="00FD2991">
          <w:rPr>
            <w:noProof/>
          </w:rPr>
          <w:delText>PAC/ DSP Amp IDS Updates</w:delText>
        </w:r>
        <w:r w:rsidDel="00FD2991">
          <w:rPr>
            <w:noProof/>
            <w:webHidden/>
          </w:rPr>
          <w:tab/>
          <w:delText>70</w:delText>
        </w:r>
      </w:del>
    </w:p>
    <w:p w14:paraId="59768237" w14:textId="11459480" w:rsidR="007F6440" w:rsidDel="00FD2991" w:rsidRDefault="007F6440" w:rsidP="00CC09C5">
      <w:pPr>
        <w:pStyle w:val="TOC2"/>
        <w:spacing w:line="240" w:lineRule="atLeast"/>
        <w:rPr>
          <w:del w:id="1100" w:author="Arun Saminathan" w:date="2022-06-10T18:48:00Z"/>
          <w:rFonts w:asciiTheme="minorHAnsi" w:hAnsiTheme="minorHAnsi" w:cstheme="minorBidi"/>
          <w:b w:val="0"/>
          <w:i w:val="0"/>
          <w:noProof/>
          <w:sz w:val="22"/>
          <w:szCs w:val="22"/>
        </w:rPr>
      </w:pPr>
      <w:del w:id="1101" w:author="Arun Saminathan" w:date="2022-06-10T18:48:00Z">
        <w:r w:rsidRPr="00FD2991" w:rsidDel="00FD2991">
          <w:rPr>
            <w:noProof/>
          </w:rPr>
          <w:delText>18.6</w:delText>
        </w:r>
        <w:r w:rsidDel="00FD2991">
          <w:rPr>
            <w:rFonts w:asciiTheme="minorHAnsi" w:hAnsiTheme="minorHAnsi" w:cstheme="minorBidi"/>
            <w:b w:val="0"/>
            <w:i w:val="0"/>
            <w:noProof/>
            <w:sz w:val="22"/>
            <w:szCs w:val="22"/>
          </w:rPr>
          <w:tab/>
        </w:r>
        <w:r w:rsidRPr="00FD2991" w:rsidDel="00FD2991">
          <w:rPr>
            <w:noProof/>
          </w:rPr>
          <w:delText>Process/ Applications Role</w:delText>
        </w:r>
        <w:r w:rsidDel="00FD2991">
          <w:rPr>
            <w:noProof/>
            <w:webHidden/>
          </w:rPr>
          <w:tab/>
          <w:delText>70</w:delText>
        </w:r>
      </w:del>
    </w:p>
    <w:p w14:paraId="56F30122" w14:textId="390C9798" w:rsidR="00737D58" w:rsidRDefault="00737D58" w:rsidP="00CC09C5">
      <w:pPr>
        <w:pStyle w:val="TOC1"/>
        <w:spacing w:line="240" w:lineRule="atLeast"/>
      </w:pPr>
      <w:r>
        <w:fldChar w:fldCharType="end"/>
      </w:r>
      <w:r>
        <w:br w:type="page"/>
      </w:r>
    </w:p>
    <w:p w14:paraId="437F61D9" w14:textId="403A92A6" w:rsidR="00737D58" w:rsidRPr="0056043E" w:rsidRDefault="00F6679B" w:rsidP="00CC09C5">
      <w:pPr>
        <w:pStyle w:val="Heading1"/>
        <w:spacing w:line="240" w:lineRule="atLeast"/>
      </w:pPr>
      <w:bookmarkStart w:id="1102" w:name="_Toc105779323"/>
      <w:r>
        <w:t>Introduction</w:t>
      </w:r>
      <w:bookmarkEnd w:id="1102"/>
    </w:p>
    <w:p w14:paraId="08D99C46" w14:textId="77777777" w:rsidR="00737D58" w:rsidRDefault="00737D58" w:rsidP="00CC09C5">
      <w:pPr>
        <w:spacing w:line="240" w:lineRule="atLeast"/>
        <w:rPr>
          <w:rFonts w:eastAsiaTheme="minorHAnsi"/>
        </w:rPr>
      </w:pPr>
    </w:p>
    <w:p w14:paraId="40B90535" w14:textId="3EF3B231" w:rsidR="000C524C" w:rsidRDefault="00CB37CE" w:rsidP="00CC09C5">
      <w:pPr>
        <w:spacing w:line="240" w:lineRule="atLeast"/>
      </w:pPr>
      <w:r>
        <w:t>This specification define</w:t>
      </w:r>
      <w:r w:rsidR="000C524C">
        <w:t>s</w:t>
      </w:r>
      <w:r>
        <w:t xml:space="preserve"> </w:t>
      </w:r>
      <w:r w:rsidR="00943351">
        <w:t xml:space="preserve">the </w:t>
      </w:r>
      <w:r w:rsidR="000C524C">
        <w:t xml:space="preserve">functional </w:t>
      </w:r>
      <w:r w:rsidR="00100072">
        <w:t xml:space="preserve">requirements </w:t>
      </w:r>
      <w:r w:rsidR="000C524C">
        <w:t>for</w:t>
      </w:r>
      <w:r w:rsidR="000B652B">
        <w:t xml:space="preserve"> the Active Noise Control</w:t>
      </w:r>
      <w:r w:rsidR="00FE442C">
        <w:t xml:space="preserve"> and </w:t>
      </w:r>
      <w:r w:rsidR="000B652B">
        <w:t xml:space="preserve">Propulsion Sound (ANC/ PS) feature.  Propulsion sound </w:t>
      </w:r>
      <w:r w:rsidR="00645A6A">
        <w:t>i</w:t>
      </w:r>
      <w:r w:rsidR="00F74726">
        <w:t xml:space="preserve">s further broken down into two </w:t>
      </w:r>
      <w:proofErr w:type="gramStart"/>
      <w:r w:rsidR="00F74726">
        <w:t>features;</w:t>
      </w:r>
      <w:proofErr w:type="gramEnd"/>
      <w:r w:rsidR="00F74726">
        <w:t xml:space="preserve"> Propulsion Sound and </w:t>
      </w:r>
      <w:r w:rsidR="00F74726" w:rsidRPr="00F74726">
        <w:t xml:space="preserve">Approaching Vehicle Audible System </w:t>
      </w:r>
      <w:r w:rsidR="00F74726">
        <w:t>(AVAS)</w:t>
      </w:r>
      <w:r w:rsidR="00FE442C">
        <w:t>.</w:t>
      </w:r>
      <w:r w:rsidR="00AB7AD3">
        <w:t xml:space="preserve">  </w:t>
      </w:r>
      <w:proofErr w:type="gramStart"/>
      <w:r w:rsidR="00AB7AD3">
        <w:t>Thus</w:t>
      </w:r>
      <w:proofErr w:type="gramEnd"/>
      <w:r w:rsidR="00AB7AD3">
        <w:t xml:space="preserve"> the specification covers the following features:</w:t>
      </w:r>
    </w:p>
    <w:p w14:paraId="5A4FBFC5" w14:textId="6A134976" w:rsidR="00AB7AD3" w:rsidRDefault="00223144" w:rsidP="00CC09C5">
      <w:pPr>
        <w:pStyle w:val="ListParagraph"/>
        <w:numPr>
          <w:ilvl w:val="0"/>
          <w:numId w:val="22"/>
        </w:numPr>
        <w:spacing w:line="240" w:lineRule="atLeast"/>
        <w:ind w:leftChars="0"/>
      </w:pPr>
      <w:r>
        <w:t>Active Noise Control (ANC)</w:t>
      </w:r>
      <w:r w:rsidR="008216AF">
        <w:t>; used on Hybrid / ICE vehicles.</w:t>
      </w:r>
    </w:p>
    <w:p w14:paraId="201CB6ED" w14:textId="4714B7A2" w:rsidR="00223144" w:rsidRDefault="00223144" w:rsidP="00CC09C5">
      <w:pPr>
        <w:pStyle w:val="ListParagraph"/>
        <w:numPr>
          <w:ilvl w:val="0"/>
          <w:numId w:val="22"/>
        </w:numPr>
        <w:spacing w:line="240" w:lineRule="atLeast"/>
        <w:ind w:leftChars="0"/>
      </w:pPr>
      <w:r>
        <w:t>Propulsion Sound (PS)</w:t>
      </w:r>
      <w:r w:rsidR="008216AF">
        <w:t>.</w:t>
      </w:r>
    </w:p>
    <w:p w14:paraId="48DE685C" w14:textId="46019DEF" w:rsidR="00223144" w:rsidRDefault="00223144" w:rsidP="00CC09C5">
      <w:pPr>
        <w:pStyle w:val="ListParagraph"/>
        <w:numPr>
          <w:ilvl w:val="1"/>
          <w:numId w:val="22"/>
        </w:numPr>
        <w:spacing w:line="240" w:lineRule="atLeast"/>
        <w:ind w:leftChars="0"/>
      </w:pPr>
      <w:r>
        <w:t>ICE Engine Sound Enhancement (ESE)</w:t>
      </w:r>
      <w:r w:rsidR="008216AF">
        <w:t>.</w:t>
      </w:r>
    </w:p>
    <w:p w14:paraId="34B3CD73" w14:textId="4B2ADA32" w:rsidR="00223144" w:rsidRDefault="003F0968" w:rsidP="00CC09C5">
      <w:pPr>
        <w:pStyle w:val="ListParagraph"/>
        <w:numPr>
          <w:ilvl w:val="1"/>
          <w:numId w:val="22"/>
        </w:numPr>
        <w:spacing w:line="240" w:lineRule="atLeast"/>
        <w:ind w:leftChars="0"/>
      </w:pPr>
      <w:r>
        <w:t>Hybrid / BEV Propulsion Sound Synthesis</w:t>
      </w:r>
      <w:r w:rsidR="008216AF">
        <w:t>.</w:t>
      </w:r>
    </w:p>
    <w:p w14:paraId="44B19101" w14:textId="225CF5B7" w:rsidR="003F0968" w:rsidRDefault="003F0968" w:rsidP="00CC09C5">
      <w:pPr>
        <w:pStyle w:val="ListParagraph"/>
        <w:numPr>
          <w:ilvl w:val="0"/>
          <w:numId w:val="22"/>
        </w:numPr>
        <w:spacing w:line="240" w:lineRule="atLeast"/>
        <w:ind w:leftChars="0"/>
      </w:pPr>
      <w:r w:rsidRPr="00F74726">
        <w:t xml:space="preserve">Approaching Vehicle Audible System </w:t>
      </w:r>
      <w:r>
        <w:t xml:space="preserve">(AVAS) </w:t>
      </w:r>
      <w:r w:rsidR="008216AF">
        <w:t>used on Hybrid and BEV vehicles.</w:t>
      </w:r>
    </w:p>
    <w:p w14:paraId="2ADEAB9A" w14:textId="77777777" w:rsidR="000C524C" w:rsidRDefault="000C524C" w:rsidP="00CC09C5">
      <w:pPr>
        <w:spacing w:line="240" w:lineRule="atLeast"/>
      </w:pPr>
    </w:p>
    <w:p w14:paraId="6C34A6D0" w14:textId="55EAB63F" w:rsidR="000C524C" w:rsidRDefault="00B75CF4" w:rsidP="00CC09C5">
      <w:pPr>
        <w:spacing w:line="240" w:lineRule="atLeast"/>
      </w:pPr>
      <w:r>
        <w:t>These audio features are realized on the Phoenix Domain Controller (PDC)</w:t>
      </w:r>
      <w:r w:rsidR="004F1858">
        <w:t xml:space="preserve"> across the host application domains running QNX</w:t>
      </w:r>
      <w:r w:rsidR="00B51397">
        <w:t xml:space="preserve"> and the MDSP.  The audio </w:t>
      </w:r>
      <w:r w:rsidR="00E76E19">
        <w:t>for these features is generated in real time within the MDSP</w:t>
      </w:r>
      <w:r w:rsidR="00AF6D28">
        <w:t xml:space="preserve">; </w:t>
      </w:r>
      <w:proofErr w:type="gramStart"/>
      <w:r w:rsidR="00AF6D28">
        <w:t>specifically</w:t>
      </w:r>
      <w:proofErr w:type="gramEnd"/>
      <w:r w:rsidR="00AF6D28">
        <w:t xml:space="preserve"> by code executing in a vendor provided “Library”.</w:t>
      </w:r>
    </w:p>
    <w:p w14:paraId="34B03AA5" w14:textId="77777777" w:rsidR="000C524C" w:rsidRDefault="000C524C" w:rsidP="00CC09C5">
      <w:pPr>
        <w:spacing w:line="240" w:lineRule="atLeast"/>
      </w:pPr>
    </w:p>
    <w:p w14:paraId="43B0B16A" w14:textId="63315F2C" w:rsidR="00100072" w:rsidRDefault="003726AA" w:rsidP="00CC09C5">
      <w:pPr>
        <w:spacing w:line="240" w:lineRule="atLeast"/>
      </w:pPr>
      <w:r>
        <w:t>This specification also provides diagnostic requirements, generic tuning tool interface requirements, and high-level requirements regarding data analytics.</w:t>
      </w:r>
    </w:p>
    <w:p w14:paraId="6044C838" w14:textId="770771D6" w:rsidR="00100072" w:rsidRDefault="00100072" w:rsidP="00CC09C5">
      <w:pPr>
        <w:spacing w:line="240" w:lineRule="atLeast"/>
      </w:pPr>
    </w:p>
    <w:p w14:paraId="355FF87E" w14:textId="269B9588" w:rsidR="00180115" w:rsidRPr="00C223A1" w:rsidRDefault="00180115" w:rsidP="00CC09C5">
      <w:pPr>
        <w:spacing w:line="240" w:lineRule="atLeast"/>
      </w:pPr>
      <w:proofErr w:type="gramStart"/>
      <w:r w:rsidRPr="00C223A1">
        <w:t>Active Noise Control</w:t>
      </w:r>
      <w:r w:rsidR="004B56DF">
        <w:t xml:space="preserve"> (ANC)</w:t>
      </w:r>
      <w:r w:rsidR="00C223A1">
        <w:t>,</w:t>
      </w:r>
      <w:proofErr w:type="gramEnd"/>
      <w:r w:rsidR="00C223A1">
        <w:t xml:space="preserve"> a</w:t>
      </w:r>
      <w:r w:rsidRPr="00C223A1">
        <w:t xml:space="preserve">lso sometimes referred as </w:t>
      </w:r>
      <w:r w:rsidR="00C223A1">
        <w:t>“</w:t>
      </w:r>
      <w:r w:rsidRPr="00C223A1">
        <w:t>Cancellation" or "Engine Order Reduction"</w:t>
      </w:r>
      <w:r w:rsidR="00DE6079" w:rsidRPr="00C223A1">
        <w:t xml:space="preserve"> for internal combustion engines.</w:t>
      </w:r>
      <w:r w:rsidR="00D44A38">
        <w:t xml:space="preserve">  It r</w:t>
      </w:r>
      <w:r w:rsidR="0069626B" w:rsidRPr="00C223A1">
        <w:t xml:space="preserve">educes </w:t>
      </w:r>
      <w:r w:rsidR="00D44A38">
        <w:t>powertrain</w:t>
      </w:r>
      <w:r w:rsidR="0069626B" w:rsidRPr="00C223A1">
        <w:t xml:space="preserve"> noise up to 300 Hz, and up to 5 simultaneous engine orders.</w:t>
      </w:r>
      <w:r w:rsidR="002841D8">
        <w:t xml:space="preserve">  Reduction</w:t>
      </w:r>
      <w:r w:rsidRPr="00C223A1">
        <w:t xml:space="preserve"> by using the cabin speakers to </w:t>
      </w:r>
      <w:r w:rsidR="001E5EA3">
        <w:t xml:space="preserve">counteract the noise by generating </w:t>
      </w:r>
      <w:proofErr w:type="gramStart"/>
      <w:r w:rsidR="001E5EA3">
        <w:t>an</w:t>
      </w:r>
      <w:proofErr w:type="gramEnd"/>
      <w:r w:rsidR="001E5EA3">
        <w:t xml:space="preserve"> corresponding anti-phase signal; thereby </w:t>
      </w:r>
      <w:r w:rsidRPr="00C223A1">
        <w:t>reduc</w:t>
      </w:r>
      <w:r w:rsidR="001E5EA3">
        <w:t xml:space="preserve">ing the perceived </w:t>
      </w:r>
      <w:r w:rsidRPr="00C223A1">
        <w:t xml:space="preserve">engine noise </w:t>
      </w:r>
      <w:r w:rsidR="001E5EA3">
        <w:t xml:space="preserve">to </w:t>
      </w:r>
      <w:r w:rsidRPr="00C223A1">
        <w:t xml:space="preserve">the occupants' ears.  This design utilizes up to four </w:t>
      </w:r>
      <w:r w:rsidR="0069626B" w:rsidRPr="00C223A1">
        <w:t xml:space="preserve">cabin error detection microphones </w:t>
      </w:r>
      <w:r w:rsidRPr="00C223A1">
        <w:t>and six cabin speaker output channels</w:t>
      </w:r>
      <w:r w:rsidR="009067AA" w:rsidRPr="00C223A1">
        <w:t xml:space="preserve">. </w:t>
      </w:r>
      <w:del w:id="1103" w:author="Saminathan, Arun (A.)" w:date="2022-03-31T10:44:00Z">
        <w:r w:rsidR="009067AA" w:rsidRPr="00C223A1" w:rsidDel="00544F39">
          <w:delText xml:space="preserve"> </w:delText>
        </w:r>
      </w:del>
      <w:r w:rsidR="004B56DF">
        <w:t>This feature m</w:t>
      </w:r>
      <w:r w:rsidR="009067AA" w:rsidRPr="00C223A1">
        <w:t>ay be used in conjunction with PS.</w:t>
      </w:r>
    </w:p>
    <w:p w14:paraId="6062EACC" w14:textId="4DD67777" w:rsidR="003E1FC2" w:rsidRPr="00C223A1" w:rsidRDefault="003E1FC2" w:rsidP="00CC09C5">
      <w:pPr>
        <w:spacing w:line="240" w:lineRule="atLeast"/>
      </w:pPr>
    </w:p>
    <w:p w14:paraId="38518B25" w14:textId="3107EA18" w:rsidR="0069626B" w:rsidRPr="00C223A1" w:rsidRDefault="0069626B" w:rsidP="00CC09C5">
      <w:pPr>
        <w:spacing w:line="240" w:lineRule="atLeast"/>
      </w:pPr>
      <w:r w:rsidRPr="00C223A1">
        <w:t xml:space="preserve">ANC is </w:t>
      </w:r>
      <w:r w:rsidR="007E772B">
        <w:t>c</w:t>
      </w:r>
      <w:r w:rsidRPr="00C223A1">
        <w:t>onsidered narrow-band and d</w:t>
      </w:r>
      <w:r w:rsidR="00DE6079" w:rsidRPr="00C223A1">
        <w:t xml:space="preserve">oes NOT encompass broadband </w:t>
      </w:r>
      <w:r w:rsidR="00D943A1" w:rsidRPr="00C223A1">
        <w:t>noise reduction/</w:t>
      </w:r>
      <w:r w:rsidR="00DE6079" w:rsidRPr="00C223A1">
        <w:t>cancellation used to combat road noise</w:t>
      </w:r>
      <w:r w:rsidRPr="00C223A1">
        <w:t xml:space="preserve"> or wind noise.</w:t>
      </w:r>
      <w:r w:rsidR="003947EE">
        <w:t xml:space="preserve">  </w:t>
      </w:r>
      <w:r w:rsidRPr="00C223A1">
        <w:t>ANC</w:t>
      </w:r>
      <w:r w:rsidR="00205F9F" w:rsidRPr="00C223A1">
        <w:t xml:space="preserve"> is a feed-forward control module that uses the RPM to determine the</w:t>
      </w:r>
      <w:r w:rsidR="003947EE">
        <w:t xml:space="preserve"> </w:t>
      </w:r>
      <w:r w:rsidR="00205F9F" w:rsidRPr="00C223A1">
        <w:t>frequencies of the engine orders to reduce, and the error microphones to monitor noise levels within</w:t>
      </w:r>
      <w:r w:rsidR="00852435">
        <w:t xml:space="preserve"> </w:t>
      </w:r>
      <w:r w:rsidR="00205F9F" w:rsidRPr="00C223A1">
        <w:t>the cabin and control filter adaptation.</w:t>
      </w:r>
      <w:r w:rsidRPr="00C223A1">
        <w:t xml:space="preserve">  The frequencies of the objectionable tones are low frequency and multiples of the engine fundamental frequency, determined from the engine RPM</w:t>
      </w:r>
      <w:r w:rsidR="00830107">
        <w:t>.  The feature s</w:t>
      </w:r>
      <w:r w:rsidRPr="00C223A1">
        <w:t>hall include instability and component failure protection.</w:t>
      </w:r>
    </w:p>
    <w:p w14:paraId="188D2678" w14:textId="77777777" w:rsidR="0069626B" w:rsidRPr="00C223A1" w:rsidRDefault="0069626B" w:rsidP="00CC09C5">
      <w:pPr>
        <w:spacing w:line="240" w:lineRule="atLeast"/>
      </w:pPr>
    </w:p>
    <w:p w14:paraId="626694E5" w14:textId="71788153" w:rsidR="003E1FC2" w:rsidRPr="006E4C5C" w:rsidRDefault="006E2684" w:rsidP="00CC09C5">
      <w:pPr>
        <w:spacing w:line="240" w:lineRule="atLeast"/>
        <w:rPr>
          <w:rFonts w:cs="Arial"/>
          <w:szCs w:val="20"/>
        </w:rPr>
      </w:pPr>
      <w:r w:rsidRPr="00C223A1">
        <w:t>Propulsion Sound</w:t>
      </w:r>
      <w:r w:rsidR="00830107">
        <w:t>, a</w:t>
      </w:r>
      <w:r w:rsidRPr="00C223A1">
        <w:t xml:space="preserve">lso sometimes referred as "Engine Sound </w:t>
      </w:r>
      <w:r w:rsidR="0041046D" w:rsidRPr="00C223A1">
        <w:t>Enhancement</w:t>
      </w:r>
      <w:r w:rsidRPr="00C223A1">
        <w:t xml:space="preserve">" or "Electric Vehicle Sound Enhancement", depending upon the application.  </w:t>
      </w:r>
      <w:r w:rsidR="0041046D">
        <w:t>PS u</w:t>
      </w:r>
      <w:r w:rsidR="0069626B" w:rsidRPr="00C223A1">
        <w:t xml:space="preserve">ses parameters such as RPM, throttle position, vehicle speed, etc. as inputs for sound </w:t>
      </w:r>
      <w:r w:rsidR="0069626B" w:rsidRPr="006E4C5C">
        <w:rPr>
          <w:rFonts w:cs="Arial"/>
          <w:szCs w:val="20"/>
        </w:rPr>
        <w:t>generation</w:t>
      </w:r>
      <w:r w:rsidR="0041046D" w:rsidRPr="006E4C5C">
        <w:rPr>
          <w:rFonts w:cs="Arial"/>
          <w:szCs w:val="20"/>
        </w:rPr>
        <w:t xml:space="preserve"> an</w:t>
      </w:r>
      <w:r w:rsidR="001C59B3" w:rsidRPr="006E4C5C">
        <w:rPr>
          <w:rFonts w:cs="Arial"/>
          <w:szCs w:val="20"/>
        </w:rPr>
        <w:t>d m</w:t>
      </w:r>
      <w:r w:rsidR="0069626B" w:rsidRPr="006E4C5C">
        <w:rPr>
          <w:rFonts w:cs="Arial"/>
          <w:szCs w:val="20"/>
        </w:rPr>
        <w:t>ay employ granular/ additive/ wav-based/ noise synthesis</w:t>
      </w:r>
      <w:r w:rsidR="001C59B3" w:rsidRPr="006E4C5C">
        <w:rPr>
          <w:rFonts w:cs="Arial"/>
          <w:szCs w:val="20"/>
        </w:rPr>
        <w:t>.</w:t>
      </w:r>
    </w:p>
    <w:p w14:paraId="44D493CB" w14:textId="45F184BC" w:rsidR="00737D58" w:rsidRPr="00442914" w:rsidRDefault="00737D58" w:rsidP="00CC09C5">
      <w:pPr>
        <w:spacing w:line="240" w:lineRule="atLeast"/>
      </w:pPr>
    </w:p>
    <w:p w14:paraId="2A36BEB8" w14:textId="7613C5D2" w:rsidR="00737D58" w:rsidRPr="00442914" w:rsidRDefault="00737D58" w:rsidP="00CC09C5">
      <w:pPr>
        <w:spacing w:line="240" w:lineRule="atLeast"/>
      </w:pPr>
    </w:p>
    <w:p w14:paraId="2CA111C3" w14:textId="77777777" w:rsidR="00737D58" w:rsidRPr="00442914" w:rsidRDefault="00737D58" w:rsidP="00CC09C5">
      <w:pPr>
        <w:pStyle w:val="Heading2"/>
        <w:keepNext w:val="0"/>
        <w:spacing w:before="0" w:after="0" w:line="240" w:lineRule="atLeast"/>
      </w:pPr>
      <w:bookmarkStart w:id="1104" w:name="_Toc70616896"/>
      <w:bookmarkStart w:id="1105" w:name="_Toc105779324"/>
      <w:r w:rsidRPr="00442914">
        <w:t>Acronyms and Definitions</w:t>
      </w:r>
      <w:bookmarkEnd w:id="1104"/>
      <w:bookmarkEnd w:id="1105"/>
    </w:p>
    <w:p w14:paraId="58364961" w14:textId="77777777" w:rsidR="00737D58" w:rsidRPr="00442914" w:rsidRDefault="00737D58" w:rsidP="00CC09C5">
      <w:pPr>
        <w:spacing w:line="240" w:lineRule="atLeast"/>
      </w:pPr>
    </w:p>
    <w:p w14:paraId="35A9E0CF" w14:textId="5C7BA75F" w:rsidR="00737D58" w:rsidRPr="00442914" w:rsidRDefault="00737D58" w:rsidP="00CC09C5">
      <w:pPr>
        <w:pStyle w:val="Caption"/>
        <w:spacing w:line="240" w:lineRule="atLeast"/>
      </w:pPr>
      <w:bookmarkStart w:id="1106" w:name="_Ref478942978"/>
      <w:bookmarkStart w:id="1107" w:name="_Toc467436703"/>
      <w:r w:rsidRPr="00442914">
        <w:t>Table</w:t>
      </w:r>
      <w:r w:rsidR="00B569F4">
        <w:t>-</w:t>
      </w:r>
      <w:r w:rsidRPr="00442914">
        <w:fldChar w:fldCharType="begin"/>
      </w:r>
      <w:r w:rsidRPr="00442914">
        <w:rPr>
          <w:noProof/>
        </w:rPr>
        <w:instrText xml:space="preserve"> STYLEREF 1 \s </w:instrText>
      </w:r>
      <w:r w:rsidRPr="00442914">
        <w:fldChar w:fldCharType="separate"/>
      </w:r>
      <w:r w:rsidR="00FB5E80">
        <w:rPr>
          <w:noProof/>
        </w:rPr>
        <w:t>1</w:t>
      </w:r>
      <w:r w:rsidRPr="00442914">
        <w:fldChar w:fldCharType="end"/>
      </w:r>
      <w:bookmarkEnd w:id="1106"/>
      <w:r w:rsidRPr="00442914">
        <w:t xml:space="preserve"> Acronyms and Definitions</w:t>
      </w:r>
      <w:bookmarkEnd w:id="1107"/>
    </w:p>
    <w:p w14:paraId="0ECA6612" w14:textId="77777777" w:rsidR="000825BB" w:rsidRPr="00442914" w:rsidRDefault="000825BB" w:rsidP="00CC09C5">
      <w:pPr>
        <w:spacing w:line="240" w:lineRule="atLeast"/>
      </w:pPr>
    </w:p>
    <w:tbl>
      <w:tblPr>
        <w:tblW w:w="48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7512"/>
      </w:tblGrid>
      <w:tr w:rsidR="00737D58" w:rsidRPr="00442914" w14:paraId="18600053"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22457B" w14:textId="77777777" w:rsidR="00737D58" w:rsidRPr="00442914" w:rsidRDefault="00737D58" w:rsidP="00CC09C5">
            <w:pPr>
              <w:spacing w:line="240" w:lineRule="atLeast"/>
            </w:pPr>
            <w:r w:rsidRPr="00442914">
              <w:t>Technical Term</w:t>
            </w:r>
          </w:p>
        </w:tc>
        <w:tc>
          <w:tcPr>
            <w:tcW w:w="360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D0692F" w14:textId="77777777" w:rsidR="00737D58" w:rsidRPr="00442914" w:rsidRDefault="00737D58" w:rsidP="00CC09C5">
            <w:pPr>
              <w:spacing w:line="240" w:lineRule="atLeast"/>
            </w:pPr>
            <w:r w:rsidRPr="00442914">
              <w:t>Definition and Description</w:t>
            </w:r>
          </w:p>
        </w:tc>
      </w:tr>
      <w:tr w:rsidR="00737D58" w:rsidRPr="00442914" w14:paraId="55822337"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35F9383C" w14:textId="77777777" w:rsidR="00737D58" w:rsidRPr="00442914" w:rsidRDefault="00737D58" w:rsidP="00CC09C5">
            <w:pPr>
              <w:spacing w:line="240" w:lineRule="atLeast"/>
              <w:rPr>
                <w:szCs w:val="20"/>
              </w:rPr>
            </w:pPr>
            <w:r w:rsidRPr="00442914">
              <w:rPr>
                <w:szCs w:val="20"/>
              </w:rPr>
              <w:t>A2B</w:t>
            </w:r>
          </w:p>
        </w:tc>
        <w:tc>
          <w:tcPr>
            <w:tcW w:w="3601" w:type="pct"/>
            <w:tcBorders>
              <w:top w:val="single" w:sz="4" w:space="0" w:color="auto"/>
              <w:left w:val="single" w:sz="4" w:space="0" w:color="auto"/>
              <w:bottom w:val="single" w:sz="4" w:space="0" w:color="auto"/>
              <w:right w:val="single" w:sz="4" w:space="0" w:color="auto"/>
            </w:tcBorders>
          </w:tcPr>
          <w:p w14:paraId="34EF2599" w14:textId="77777777" w:rsidR="00737D58" w:rsidRPr="00442914" w:rsidRDefault="00737D58" w:rsidP="00CC09C5">
            <w:pPr>
              <w:spacing w:line="240" w:lineRule="atLeast"/>
              <w:rPr>
                <w:szCs w:val="20"/>
              </w:rPr>
            </w:pPr>
            <w:r w:rsidRPr="00442914">
              <w:rPr>
                <w:szCs w:val="20"/>
              </w:rPr>
              <w:t>Automotive Audio Bus (Digital audio bus)</w:t>
            </w:r>
          </w:p>
        </w:tc>
      </w:tr>
      <w:tr w:rsidR="00737D58" w:rsidRPr="00442914" w14:paraId="29740C7A"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7C8DDD81" w14:textId="77777777" w:rsidR="00737D58" w:rsidRPr="00442914" w:rsidRDefault="00737D58" w:rsidP="00CC09C5">
            <w:pPr>
              <w:spacing w:line="240" w:lineRule="atLeast"/>
            </w:pPr>
            <w:r w:rsidRPr="00442914">
              <w:t>ADC</w:t>
            </w:r>
          </w:p>
        </w:tc>
        <w:tc>
          <w:tcPr>
            <w:tcW w:w="3601" w:type="pct"/>
            <w:tcBorders>
              <w:top w:val="single" w:sz="4" w:space="0" w:color="auto"/>
              <w:left w:val="single" w:sz="4" w:space="0" w:color="auto"/>
              <w:bottom w:val="single" w:sz="4" w:space="0" w:color="auto"/>
              <w:right w:val="single" w:sz="4" w:space="0" w:color="auto"/>
            </w:tcBorders>
            <w:hideMark/>
          </w:tcPr>
          <w:p w14:paraId="6977869C" w14:textId="77777777" w:rsidR="00737D58" w:rsidRPr="00442914" w:rsidRDefault="00737D58" w:rsidP="00CC09C5">
            <w:pPr>
              <w:spacing w:line="240" w:lineRule="atLeast"/>
            </w:pPr>
            <w:r w:rsidRPr="00442914">
              <w:t>Analog to Digital Converter</w:t>
            </w:r>
          </w:p>
        </w:tc>
      </w:tr>
      <w:tr w:rsidR="00737D58" w:rsidRPr="00442914" w14:paraId="2A267F7D"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640F7D2F" w14:textId="77777777" w:rsidR="00737D58" w:rsidRPr="00442914" w:rsidRDefault="00737D58" w:rsidP="00CC09C5">
            <w:pPr>
              <w:spacing w:line="240" w:lineRule="atLeast"/>
            </w:pPr>
            <w:r w:rsidRPr="00442914">
              <w:t>ANC</w:t>
            </w:r>
          </w:p>
        </w:tc>
        <w:tc>
          <w:tcPr>
            <w:tcW w:w="3601" w:type="pct"/>
            <w:tcBorders>
              <w:top w:val="single" w:sz="4" w:space="0" w:color="auto"/>
              <w:left w:val="single" w:sz="4" w:space="0" w:color="auto"/>
              <w:bottom w:val="single" w:sz="4" w:space="0" w:color="auto"/>
              <w:right w:val="single" w:sz="4" w:space="0" w:color="auto"/>
            </w:tcBorders>
            <w:hideMark/>
          </w:tcPr>
          <w:p w14:paraId="41425E3F" w14:textId="77777777" w:rsidR="00737D58" w:rsidRPr="00442914" w:rsidRDefault="00737D58" w:rsidP="00CC09C5">
            <w:pPr>
              <w:spacing w:line="240" w:lineRule="atLeast"/>
            </w:pPr>
            <w:r w:rsidRPr="00442914">
              <w:t>Active Noise Control</w:t>
            </w:r>
          </w:p>
        </w:tc>
      </w:tr>
      <w:tr w:rsidR="00415838" w:rsidRPr="00442914" w14:paraId="18B587B8"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2E75654E" w14:textId="6270E067" w:rsidR="00415838" w:rsidRDefault="00826A84" w:rsidP="00CC09C5">
            <w:pPr>
              <w:spacing w:line="240" w:lineRule="atLeast"/>
            </w:pPr>
            <w:r>
              <w:t>ASD</w:t>
            </w:r>
          </w:p>
        </w:tc>
        <w:tc>
          <w:tcPr>
            <w:tcW w:w="3601" w:type="pct"/>
            <w:tcBorders>
              <w:top w:val="single" w:sz="4" w:space="0" w:color="auto"/>
              <w:left w:val="single" w:sz="4" w:space="0" w:color="auto"/>
              <w:bottom w:val="single" w:sz="4" w:space="0" w:color="auto"/>
              <w:right w:val="single" w:sz="4" w:space="0" w:color="auto"/>
            </w:tcBorders>
          </w:tcPr>
          <w:p w14:paraId="68BC3E79" w14:textId="083C08E2" w:rsidR="00415838" w:rsidRDefault="00826A84" w:rsidP="00CC09C5">
            <w:pPr>
              <w:spacing w:line="240" w:lineRule="atLeast"/>
            </w:pPr>
            <w:r>
              <w:t>Active Sound Design</w:t>
            </w:r>
            <w:del w:id="1108" w:author="Podhorsky, Milan (M.)" w:date="2022-03-29T16:27:00Z">
              <w:r w:rsidDel="00BE4B10">
                <w:delText>.</w:delText>
              </w:r>
            </w:del>
          </w:p>
        </w:tc>
      </w:tr>
      <w:tr w:rsidR="00CE3CAD" w:rsidRPr="00442914" w14:paraId="57151EE4"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67792109" w14:textId="2B6C65C6" w:rsidR="00CE3CAD" w:rsidRPr="00442914" w:rsidRDefault="00CE3CAD" w:rsidP="00CC09C5">
            <w:pPr>
              <w:spacing w:line="240" w:lineRule="atLeast"/>
            </w:pPr>
            <w:r>
              <w:t>AVAS</w:t>
            </w:r>
          </w:p>
        </w:tc>
        <w:tc>
          <w:tcPr>
            <w:tcW w:w="3601" w:type="pct"/>
            <w:tcBorders>
              <w:top w:val="single" w:sz="4" w:space="0" w:color="auto"/>
              <w:left w:val="single" w:sz="4" w:space="0" w:color="auto"/>
              <w:bottom w:val="single" w:sz="4" w:space="0" w:color="auto"/>
              <w:right w:val="single" w:sz="4" w:space="0" w:color="auto"/>
            </w:tcBorders>
          </w:tcPr>
          <w:p w14:paraId="2CF53C40" w14:textId="59DCE500" w:rsidR="00CE3CAD" w:rsidRPr="00442914" w:rsidRDefault="00CE3CAD" w:rsidP="00CC09C5">
            <w:pPr>
              <w:spacing w:line="240" w:lineRule="atLeast"/>
            </w:pPr>
            <w:r>
              <w:t>Approaching Vehicle Audible System.  Exterior sound generation for electric vehicles, utilizing the same Sound Generation portion of the ASD Library as PS.  (Note:  AVAS requirements are covered under separate Ford specifications, and references are made to AVAS selectively in this specification as needed.)</w:t>
            </w:r>
          </w:p>
        </w:tc>
      </w:tr>
      <w:tr w:rsidR="003726AA" w:rsidRPr="00442914" w14:paraId="1F302BB0"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55680EB" w14:textId="7C362DFE" w:rsidR="003726AA" w:rsidRPr="00442914" w:rsidRDefault="003726AA" w:rsidP="00CC09C5">
            <w:pPr>
              <w:spacing w:line="240" w:lineRule="atLeast"/>
            </w:pPr>
            <w:r w:rsidRPr="00442914">
              <w:t>Branded</w:t>
            </w:r>
          </w:p>
        </w:tc>
        <w:tc>
          <w:tcPr>
            <w:tcW w:w="3601" w:type="pct"/>
            <w:tcBorders>
              <w:top w:val="single" w:sz="4" w:space="0" w:color="auto"/>
              <w:left w:val="single" w:sz="4" w:space="0" w:color="auto"/>
              <w:bottom w:val="single" w:sz="4" w:space="0" w:color="auto"/>
              <w:right w:val="single" w:sz="4" w:space="0" w:color="auto"/>
            </w:tcBorders>
          </w:tcPr>
          <w:p w14:paraId="129CA9F1" w14:textId="278469FD" w:rsidR="003726AA" w:rsidRPr="00442914" w:rsidRDefault="003726AA" w:rsidP="00CC09C5">
            <w:pPr>
              <w:spacing w:line="240" w:lineRule="atLeast"/>
            </w:pPr>
            <w:r w:rsidRPr="00442914">
              <w:t xml:space="preserve">As it pertains to audio systems, this refers to high-level audio systems for </w:t>
            </w:r>
            <w:r w:rsidR="00F32A96" w:rsidRPr="00442914">
              <w:t>which Ford</w:t>
            </w:r>
            <w:r w:rsidRPr="00442914">
              <w:t xml:space="preserve"> </w:t>
            </w:r>
            <w:r w:rsidR="000E54B6" w:rsidRPr="00442914">
              <w:t xml:space="preserve">Motor Company </w:t>
            </w:r>
            <w:r w:rsidRPr="00442914">
              <w:t xml:space="preserve">has </w:t>
            </w:r>
            <w:r w:rsidR="000E54B6" w:rsidRPr="00442914">
              <w:t>partnered</w:t>
            </w:r>
            <w:r w:rsidRPr="00442914">
              <w:t xml:space="preserve"> with a </w:t>
            </w:r>
            <w:r w:rsidR="000E54B6" w:rsidRPr="00442914">
              <w:t xml:space="preserve">supplier for delivery of the audio system.  </w:t>
            </w:r>
            <w:r w:rsidRPr="00442914">
              <w:t>"B&amp;O" and "Revel" are current examples of branded audio systems.</w:t>
            </w:r>
          </w:p>
        </w:tc>
      </w:tr>
      <w:tr w:rsidR="00737D58" w:rsidRPr="00442914" w14:paraId="1255F2D4"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38FC6AB5" w14:textId="77777777" w:rsidR="00737D58" w:rsidRPr="00442914" w:rsidRDefault="00737D58" w:rsidP="00CC09C5">
            <w:pPr>
              <w:spacing w:line="240" w:lineRule="atLeast"/>
            </w:pPr>
            <w:r w:rsidRPr="00442914">
              <w:t>CAN</w:t>
            </w:r>
          </w:p>
        </w:tc>
        <w:tc>
          <w:tcPr>
            <w:tcW w:w="3601" w:type="pct"/>
            <w:tcBorders>
              <w:top w:val="single" w:sz="4" w:space="0" w:color="auto"/>
              <w:left w:val="single" w:sz="4" w:space="0" w:color="auto"/>
              <w:bottom w:val="single" w:sz="4" w:space="0" w:color="auto"/>
              <w:right w:val="single" w:sz="4" w:space="0" w:color="auto"/>
            </w:tcBorders>
            <w:hideMark/>
          </w:tcPr>
          <w:p w14:paraId="469662B7" w14:textId="77777777" w:rsidR="00737D58" w:rsidRPr="00442914" w:rsidRDefault="00737D58" w:rsidP="00CC09C5">
            <w:pPr>
              <w:spacing w:line="240" w:lineRule="atLeast"/>
            </w:pPr>
            <w:r w:rsidRPr="00442914">
              <w:t>Controller Area Network</w:t>
            </w:r>
          </w:p>
        </w:tc>
      </w:tr>
      <w:tr w:rsidR="00737D58" w:rsidRPr="00442914" w14:paraId="4E5E6072"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6E213BDC" w14:textId="77777777" w:rsidR="00737D58" w:rsidRPr="00442914" w:rsidRDefault="00737D58" w:rsidP="00CC09C5">
            <w:pPr>
              <w:spacing w:line="240" w:lineRule="atLeast"/>
              <w:rPr>
                <w:szCs w:val="20"/>
              </w:rPr>
            </w:pPr>
            <w:proofErr w:type="spellStart"/>
            <w:r w:rsidRPr="00442914">
              <w:rPr>
                <w:szCs w:val="20"/>
              </w:rPr>
              <w:t>DExx</w:t>
            </w:r>
            <w:proofErr w:type="spellEnd"/>
          </w:p>
        </w:tc>
        <w:tc>
          <w:tcPr>
            <w:tcW w:w="3601" w:type="pct"/>
            <w:tcBorders>
              <w:top w:val="single" w:sz="4" w:space="0" w:color="auto"/>
              <w:left w:val="single" w:sz="4" w:space="0" w:color="auto"/>
              <w:bottom w:val="single" w:sz="4" w:space="0" w:color="auto"/>
              <w:right w:val="single" w:sz="4" w:space="0" w:color="auto"/>
            </w:tcBorders>
            <w:hideMark/>
          </w:tcPr>
          <w:p w14:paraId="0C0246AF" w14:textId="77777777" w:rsidR="00737D58" w:rsidRPr="00442914" w:rsidRDefault="00737D58" w:rsidP="00CC09C5">
            <w:pPr>
              <w:spacing w:line="240" w:lineRule="atLeast"/>
              <w:rPr>
                <w:szCs w:val="20"/>
              </w:rPr>
            </w:pPr>
            <w:r w:rsidRPr="00442914">
              <w:rPr>
                <w:szCs w:val="20"/>
              </w:rPr>
              <w:t>Data bytes used for the PDC's diagnostic “Method 2” Configuration</w:t>
            </w:r>
          </w:p>
        </w:tc>
      </w:tr>
      <w:tr w:rsidR="00737D58" w:rsidRPr="00442914" w14:paraId="2A54B974"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15A6CA16" w14:textId="77777777" w:rsidR="00737D58" w:rsidRPr="00442914" w:rsidRDefault="00737D58" w:rsidP="00CC09C5">
            <w:pPr>
              <w:spacing w:line="240" w:lineRule="atLeast"/>
              <w:rPr>
                <w:szCs w:val="20"/>
              </w:rPr>
            </w:pPr>
            <w:r w:rsidRPr="00442914">
              <w:rPr>
                <w:szCs w:val="20"/>
              </w:rPr>
              <w:t>Diagnostic Tool</w:t>
            </w:r>
          </w:p>
        </w:tc>
        <w:tc>
          <w:tcPr>
            <w:tcW w:w="3601" w:type="pct"/>
            <w:tcBorders>
              <w:top w:val="single" w:sz="4" w:space="0" w:color="auto"/>
              <w:left w:val="single" w:sz="4" w:space="0" w:color="auto"/>
              <w:bottom w:val="single" w:sz="4" w:space="0" w:color="auto"/>
              <w:right w:val="single" w:sz="4" w:space="0" w:color="auto"/>
            </w:tcBorders>
          </w:tcPr>
          <w:p w14:paraId="3AA36B36" w14:textId="77777777" w:rsidR="00737D58" w:rsidRPr="00442914" w:rsidRDefault="00737D58" w:rsidP="00CC09C5">
            <w:pPr>
              <w:spacing w:line="240" w:lineRule="atLeast"/>
              <w:rPr>
                <w:szCs w:val="20"/>
              </w:rPr>
            </w:pPr>
            <w:r w:rsidRPr="00442914">
              <w:rPr>
                <w:szCs w:val="20"/>
              </w:rPr>
              <w:t>Any tool that connects via the vehicle to perform diagnostic functions (ex. dealer service tool, "DET", etc.)</w:t>
            </w:r>
          </w:p>
        </w:tc>
      </w:tr>
      <w:tr w:rsidR="00737D58" w:rsidRPr="00442914" w14:paraId="449B87A3"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0F5B71E2" w14:textId="77777777" w:rsidR="00737D58" w:rsidRPr="00442914" w:rsidRDefault="00737D58" w:rsidP="00CC09C5">
            <w:pPr>
              <w:spacing w:line="240" w:lineRule="atLeast"/>
              <w:rPr>
                <w:szCs w:val="20"/>
              </w:rPr>
            </w:pPr>
            <w:r w:rsidRPr="00442914">
              <w:rPr>
                <w:szCs w:val="20"/>
              </w:rPr>
              <w:t>DID</w:t>
            </w:r>
          </w:p>
        </w:tc>
        <w:tc>
          <w:tcPr>
            <w:tcW w:w="3601" w:type="pct"/>
            <w:tcBorders>
              <w:top w:val="single" w:sz="4" w:space="0" w:color="auto"/>
              <w:left w:val="single" w:sz="4" w:space="0" w:color="auto"/>
              <w:bottom w:val="single" w:sz="4" w:space="0" w:color="auto"/>
              <w:right w:val="single" w:sz="4" w:space="0" w:color="auto"/>
            </w:tcBorders>
            <w:hideMark/>
          </w:tcPr>
          <w:p w14:paraId="422C9D4E" w14:textId="77777777" w:rsidR="00737D58" w:rsidRPr="00442914" w:rsidRDefault="00737D58" w:rsidP="00CC09C5">
            <w:pPr>
              <w:spacing w:line="240" w:lineRule="atLeast"/>
              <w:rPr>
                <w:szCs w:val="20"/>
              </w:rPr>
            </w:pPr>
            <w:r w:rsidRPr="00442914">
              <w:rPr>
                <w:szCs w:val="20"/>
              </w:rPr>
              <w:t>Data Identifier</w:t>
            </w:r>
          </w:p>
        </w:tc>
      </w:tr>
      <w:tr w:rsidR="00737D58" w:rsidRPr="00442914" w14:paraId="26610441"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1DAF4AF0" w14:textId="77777777" w:rsidR="00737D58" w:rsidRPr="00442914" w:rsidRDefault="00737D58" w:rsidP="00CC09C5">
            <w:pPr>
              <w:spacing w:line="240" w:lineRule="atLeast"/>
              <w:rPr>
                <w:rFonts w:cs="Arial"/>
                <w:color w:val="000000"/>
                <w:szCs w:val="20"/>
              </w:rPr>
            </w:pPr>
            <w:r w:rsidRPr="00442914">
              <w:rPr>
                <w:rFonts w:cs="Arial"/>
                <w:color w:val="000000"/>
                <w:szCs w:val="20"/>
              </w:rPr>
              <w:t>DET</w:t>
            </w:r>
          </w:p>
        </w:tc>
        <w:tc>
          <w:tcPr>
            <w:tcW w:w="3601" w:type="pct"/>
            <w:tcBorders>
              <w:top w:val="single" w:sz="4" w:space="0" w:color="auto"/>
              <w:left w:val="single" w:sz="4" w:space="0" w:color="auto"/>
              <w:bottom w:val="single" w:sz="4" w:space="0" w:color="auto"/>
              <w:right w:val="single" w:sz="4" w:space="0" w:color="auto"/>
            </w:tcBorders>
          </w:tcPr>
          <w:p w14:paraId="68DAA10B" w14:textId="77777777" w:rsidR="00737D58" w:rsidRPr="00442914" w:rsidRDefault="00737D58" w:rsidP="00CC09C5">
            <w:pPr>
              <w:spacing w:line="240" w:lineRule="atLeast"/>
              <w:rPr>
                <w:rFonts w:cs="Arial"/>
                <w:color w:val="000000"/>
                <w:szCs w:val="20"/>
              </w:rPr>
            </w:pPr>
            <w:r w:rsidRPr="00442914">
              <w:rPr>
                <w:rFonts w:cs="Arial"/>
                <w:color w:val="000000"/>
                <w:szCs w:val="20"/>
              </w:rPr>
              <w:t xml:space="preserve">Diagnostic Engineering Tool.  PC-based software created by Ford, to facilitate CAN-based diagnostics via CAN.  </w:t>
            </w:r>
          </w:p>
        </w:tc>
      </w:tr>
      <w:tr w:rsidR="00737D58" w:rsidRPr="00442914" w14:paraId="0E7E5FDB"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2ED029C" w14:textId="77777777" w:rsidR="00737D58" w:rsidRPr="00442914" w:rsidRDefault="00737D58" w:rsidP="00CC09C5">
            <w:pPr>
              <w:spacing w:line="240" w:lineRule="atLeast"/>
              <w:rPr>
                <w:szCs w:val="20"/>
              </w:rPr>
            </w:pPr>
            <w:r w:rsidRPr="00442914">
              <w:rPr>
                <w:rFonts w:cs="Arial"/>
                <w:color w:val="000000"/>
                <w:szCs w:val="20"/>
              </w:rPr>
              <w:t>DLC</w:t>
            </w:r>
          </w:p>
        </w:tc>
        <w:tc>
          <w:tcPr>
            <w:tcW w:w="3601" w:type="pct"/>
            <w:tcBorders>
              <w:top w:val="single" w:sz="4" w:space="0" w:color="auto"/>
              <w:left w:val="single" w:sz="4" w:space="0" w:color="auto"/>
              <w:bottom w:val="single" w:sz="4" w:space="0" w:color="auto"/>
              <w:right w:val="single" w:sz="4" w:space="0" w:color="auto"/>
            </w:tcBorders>
          </w:tcPr>
          <w:p w14:paraId="098A0214" w14:textId="77777777" w:rsidR="00737D58" w:rsidRPr="00442914" w:rsidRDefault="00737D58" w:rsidP="00CC09C5">
            <w:pPr>
              <w:spacing w:line="240" w:lineRule="atLeast"/>
              <w:rPr>
                <w:szCs w:val="20"/>
              </w:rPr>
            </w:pPr>
            <w:r w:rsidRPr="00442914">
              <w:rPr>
                <w:rFonts w:cs="Arial"/>
                <w:color w:val="000000"/>
                <w:szCs w:val="20"/>
              </w:rPr>
              <w:t>Data Link Connector (</w:t>
            </w:r>
            <w:proofErr w:type="gramStart"/>
            <w:r w:rsidRPr="00442914">
              <w:rPr>
                <w:rFonts w:cs="Arial"/>
                <w:color w:val="000000"/>
                <w:szCs w:val="20"/>
              </w:rPr>
              <w:t>i.e.</w:t>
            </w:r>
            <w:proofErr w:type="gramEnd"/>
            <w:r w:rsidRPr="00442914">
              <w:rPr>
                <w:rFonts w:cs="Arial"/>
                <w:color w:val="000000"/>
                <w:szCs w:val="20"/>
              </w:rPr>
              <w:t xml:space="preserve"> OBD2 Connector)</w:t>
            </w:r>
          </w:p>
        </w:tc>
      </w:tr>
      <w:tr w:rsidR="00737D58" w:rsidRPr="00442914" w14:paraId="34EDE870"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21301CF1" w14:textId="77777777" w:rsidR="00737D58" w:rsidRPr="00442914" w:rsidRDefault="00737D58" w:rsidP="00CC09C5">
            <w:pPr>
              <w:spacing w:line="240" w:lineRule="atLeast"/>
              <w:rPr>
                <w:szCs w:val="20"/>
              </w:rPr>
            </w:pPr>
            <w:r w:rsidRPr="00442914">
              <w:rPr>
                <w:szCs w:val="20"/>
              </w:rPr>
              <w:t>DTC</w:t>
            </w:r>
          </w:p>
        </w:tc>
        <w:tc>
          <w:tcPr>
            <w:tcW w:w="3601" w:type="pct"/>
            <w:tcBorders>
              <w:top w:val="single" w:sz="4" w:space="0" w:color="auto"/>
              <w:left w:val="single" w:sz="4" w:space="0" w:color="auto"/>
              <w:bottom w:val="single" w:sz="4" w:space="0" w:color="auto"/>
              <w:right w:val="single" w:sz="4" w:space="0" w:color="auto"/>
            </w:tcBorders>
            <w:hideMark/>
          </w:tcPr>
          <w:p w14:paraId="4DD30EDC" w14:textId="77777777" w:rsidR="00737D58" w:rsidRPr="00442914" w:rsidRDefault="00737D58" w:rsidP="00CC09C5">
            <w:pPr>
              <w:spacing w:line="240" w:lineRule="atLeast"/>
              <w:rPr>
                <w:szCs w:val="20"/>
              </w:rPr>
            </w:pPr>
            <w:r w:rsidRPr="00442914">
              <w:rPr>
                <w:szCs w:val="20"/>
              </w:rPr>
              <w:t>Diagnostic Trouble Code</w:t>
            </w:r>
          </w:p>
        </w:tc>
      </w:tr>
      <w:tr w:rsidR="00737D58" w:rsidRPr="00442914" w14:paraId="034AEC3D"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25FAD45A" w14:textId="77777777" w:rsidR="00737D58" w:rsidRPr="00442914" w:rsidRDefault="00737D58" w:rsidP="00CC09C5">
            <w:pPr>
              <w:spacing w:line="240" w:lineRule="atLeast"/>
            </w:pPr>
            <w:r w:rsidRPr="00442914">
              <w:t>DSP</w:t>
            </w:r>
          </w:p>
        </w:tc>
        <w:tc>
          <w:tcPr>
            <w:tcW w:w="3601" w:type="pct"/>
            <w:tcBorders>
              <w:top w:val="single" w:sz="4" w:space="0" w:color="auto"/>
              <w:left w:val="single" w:sz="4" w:space="0" w:color="auto"/>
              <w:bottom w:val="single" w:sz="4" w:space="0" w:color="auto"/>
              <w:right w:val="single" w:sz="4" w:space="0" w:color="auto"/>
            </w:tcBorders>
            <w:hideMark/>
          </w:tcPr>
          <w:p w14:paraId="22B134FF" w14:textId="77777777" w:rsidR="00737D58" w:rsidRPr="00442914" w:rsidRDefault="00737D58" w:rsidP="00CC09C5">
            <w:pPr>
              <w:spacing w:line="240" w:lineRule="atLeast"/>
            </w:pPr>
            <w:r w:rsidRPr="00442914">
              <w:t>Digital Signal Processor</w:t>
            </w:r>
          </w:p>
        </w:tc>
      </w:tr>
      <w:tr w:rsidR="00737D58" w:rsidRPr="00442914" w14:paraId="4366F2AF"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6C558C37" w14:textId="77777777" w:rsidR="00737D58" w:rsidRPr="00442914" w:rsidRDefault="00737D58" w:rsidP="00CC09C5">
            <w:pPr>
              <w:spacing w:line="240" w:lineRule="atLeast"/>
            </w:pPr>
            <w:r w:rsidRPr="00442914">
              <w:t>DSP amp</w:t>
            </w:r>
          </w:p>
        </w:tc>
        <w:tc>
          <w:tcPr>
            <w:tcW w:w="3601" w:type="pct"/>
            <w:tcBorders>
              <w:top w:val="single" w:sz="4" w:space="0" w:color="auto"/>
              <w:left w:val="single" w:sz="4" w:space="0" w:color="auto"/>
              <w:bottom w:val="single" w:sz="4" w:space="0" w:color="auto"/>
              <w:right w:val="single" w:sz="4" w:space="0" w:color="auto"/>
            </w:tcBorders>
            <w:hideMark/>
          </w:tcPr>
          <w:p w14:paraId="28F112B2" w14:textId="77777777" w:rsidR="00737D58" w:rsidRPr="00442914" w:rsidRDefault="00737D58" w:rsidP="00CC09C5">
            <w:pPr>
              <w:spacing w:line="240" w:lineRule="atLeast"/>
            </w:pPr>
            <w:r w:rsidRPr="00442914">
              <w:t>Power amplifiers, external from the PDC used for "branded" systems.</w:t>
            </w:r>
          </w:p>
        </w:tc>
      </w:tr>
      <w:tr w:rsidR="00737D58" w:rsidRPr="00442914" w14:paraId="31C3A56B"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5F78EA01" w14:textId="77777777" w:rsidR="00737D58" w:rsidRPr="00442914" w:rsidRDefault="00737D58" w:rsidP="00CC09C5">
            <w:pPr>
              <w:spacing w:line="240" w:lineRule="atLeast"/>
            </w:pPr>
            <w:r w:rsidRPr="00442914">
              <w:t>EMC</w:t>
            </w:r>
          </w:p>
        </w:tc>
        <w:tc>
          <w:tcPr>
            <w:tcW w:w="3601" w:type="pct"/>
            <w:tcBorders>
              <w:top w:val="single" w:sz="4" w:space="0" w:color="auto"/>
              <w:left w:val="single" w:sz="4" w:space="0" w:color="auto"/>
              <w:bottom w:val="single" w:sz="4" w:space="0" w:color="auto"/>
              <w:right w:val="single" w:sz="4" w:space="0" w:color="auto"/>
            </w:tcBorders>
          </w:tcPr>
          <w:p w14:paraId="3CB61EAD" w14:textId="77777777" w:rsidR="00737D58" w:rsidRPr="00442914" w:rsidRDefault="00737D58" w:rsidP="00CC09C5">
            <w:pPr>
              <w:spacing w:line="240" w:lineRule="atLeast"/>
            </w:pPr>
            <w:r w:rsidRPr="00442914">
              <w:t>Electromagnetic compatibility</w:t>
            </w:r>
          </w:p>
        </w:tc>
      </w:tr>
      <w:tr w:rsidR="00E410D4" w:rsidRPr="00442914" w14:paraId="477D3ADF"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6B31BB01" w14:textId="0CDBD6B4" w:rsidR="00E410D4" w:rsidRPr="00442914" w:rsidRDefault="00E410D4" w:rsidP="00CC09C5">
            <w:pPr>
              <w:spacing w:line="240" w:lineRule="atLeast"/>
            </w:pPr>
            <w:r w:rsidRPr="00442914">
              <w:t>EOL</w:t>
            </w:r>
          </w:p>
        </w:tc>
        <w:tc>
          <w:tcPr>
            <w:tcW w:w="3601" w:type="pct"/>
            <w:tcBorders>
              <w:top w:val="single" w:sz="4" w:space="0" w:color="auto"/>
              <w:left w:val="single" w:sz="4" w:space="0" w:color="auto"/>
              <w:bottom w:val="single" w:sz="4" w:space="0" w:color="auto"/>
              <w:right w:val="single" w:sz="4" w:space="0" w:color="auto"/>
            </w:tcBorders>
          </w:tcPr>
          <w:p w14:paraId="6DE00DC5" w14:textId="61F00732" w:rsidR="00E410D4" w:rsidRPr="00442914" w:rsidRDefault="00E410D4" w:rsidP="00CC09C5">
            <w:pPr>
              <w:spacing w:line="240" w:lineRule="atLeast"/>
            </w:pPr>
            <w:r w:rsidRPr="00442914">
              <w:t>End-Of-Line</w:t>
            </w:r>
            <w:r w:rsidR="0091592E">
              <w:t xml:space="preserve"> (vehicle manufacturing </w:t>
            </w:r>
            <w:r w:rsidR="003726C5">
              <w:t>process for configuration / testing)</w:t>
            </w:r>
          </w:p>
        </w:tc>
      </w:tr>
      <w:tr w:rsidR="00E410D4" w:rsidRPr="00442914" w14:paraId="030EB760" w14:textId="77777777" w:rsidTr="00E410D4">
        <w:trPr>
          <w:jc w:val="center"/>
        </w:trPr>
        <w:tc>
          <w:tcPr>
            <w:tcW w:w="1399" w:type="pct"/>
            <w:tcBorders>
              <w:top w:val="single" w:sz="4" w:space="0" w:color="auto"/>
              <w:left w:val="single" w:sz="4" w:space="0" w:color="auto"/>
              <w:bottom w:val="single" w:sz="4" w:space="0" w:color="auto"/>
              <w:right w:val="single" w:sz="4" w:space="0" w:color="auto"/>
            </w:tcBorders>
          </w:tcPr>
          <w:p w14:paraId="39ADDA28" w14:textId="35CF489C" w:rsidR="00E410D4" w:rsidRPr="00442914" w:rsidRDefault="00E410D4" w:rsidP="00CC09C5">
            <w:pPr>
              <w:spacing w:line="240" w:lineRule="atLeast"/>
            </w:pPr>
            <w:r w:rsidRPr="00442914">
              <w:t>EP</w:t>
            </w:r>
          </w:p>
        </w:tc>
        <w:tc>
          <w:tcPr>
            <w:tcW w:w="3601" w:type="pct"/>
            <w:tcBorders>
              <w:top w:val="single" w:sz="4" w:space="0" w:color="auto"/>
              <w:left w:val="single" w:sz="4" w:space="0" w:color="auto"/>
              <w:bottom w:val="single" w:sz="4" w:space="0" w:color="auto"/>
              <w:right w:val="single" w:sz="4" w:space="0" w:color="auto"/>
            </w:tcBorders>
          </w:tcPr>
          <w:p w14:paraId="5D96F3AA" w14:textId="7754F1E1" w:rsidR="00E410D4" w:rsidRPr="00442914" w:rsidRDefault="00E410D4" w:rsidP="00CC09C5">
            <w:pPr>
              <w:spacing w:line="240" w:lineRule="atLeast"/>
            </w:pPr>
            <w:r w:rsidRPr="00442914">
              <w:t>Event-Periodic (as it pertains to CAN message transmission)</w:t>
            </w:r>
          </w:p>
        </w:tc>
      </w:tr>
      <w:tr w:rsidR="00E410D4" w:rsidRPr="00442914" w14:paraId="58D12D74"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669D7F97" w14:textId="77777777" w:rsidR="00E410D4" w:rsidRPr="00442914" w:rsidRDefault="00E410D4" w:rsidP="00CC09C5">
            <w:pPr>
              <w:spacing w:line="240" w:lineRule="atLeast"/>
            </w:pPr>
            <w:r w:rsidRPr="00442914">
              <w:t>ESE</w:t>
            </w:r>
          </w:p>
        </w:tc>
        <w:tc>
          <w:tcPr>
            <w:tcW w:w="3601" w:type="pct"/>
            <w:tcBorders>
              <w:top w:val="single" w:sz="4" w:space="0" w:color="auto"/>
              <w:left w:val="single" w:sz="4" w:space="0" w:color="auto"/>
              <w:bottom w:val="single" w:sz="4" w:space="0" w:color="auto"/>
              <w:right w:val="single" w:sz="4" w:space="0" w:color="auto"/>
            </w:tcBorders>
            <w:hideMark/>
          </w:tcPr>
          <w:p w14:paraId="4334BA05" w14:textId="77777777" w:rsidR="00E410D4" w:rsidRPr="00442914" w:rsidRDefault="00E410D4" w:rsidP="00CC09C5">
            <w:pPr>
              <w:spacing w:line="240" w:lineRule="atLeast"/>
            </w:pPr>
            <w:r w:rsidRPr="00442914">
              <w:t>Engine Sound Enhancement</w:t>
            </w:r>
          </w:p>
        </w:tc>
      </w:tr>
      <w:tr w:rsidR="00E410D4" w:rsidRPr="00442914" w14:paraId="26FDDAD3"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6BC99A99" w14:textId="77777777" w:rsidR="00E410D4" w:rsidRPr="00442914" w:rsidRDefault="00E410D4" w:rsidP="00CC09C5">
            <w:pPr>
              <w:spacing w:line="240" w:lineRule="atLeast"/>
            </w:pPr>
            <w:r w:rsidRPr="00442914">
              <w:t>EVSE</w:t>
            </w:r>
          </w:p>
        </w:tc>
        <w:tc>
          <w:tcPr>
            <w:tcW w:w="3601" w:type="pct"/>
            <w:tcBorders>
              <w:top w:val="single" w:sz="4" w:space="0" w:color="auto"/>
              <w:left w:val="single" w:sz="4" w:space="0" w:color="auto"/>
              <w:bottom w:val="single" w:sz="4" w:space="0" w:color="auto"/>
              <w:right w:val="single" w:sz="4" w:space="0" w:color="auto"/>
            </w:tcBorders>
          </w:tcPr>
          <w:p w14:paraId="303CC928" w14:textId="77777777" w:rsidR="00E410D4" w:rsidRPr="00442914" w:rsidRDefault="00E410D4" w:rsidP="00CC09C5">
            <w:pPr>
              <w:spacing w:line="240" w:lineRule="atLeast"/>
            </w:pPr>
            <w:r w:rsidRPr="00442914">
              <w:t>Electric Vehicle Sound Enhancement</w:t>
            </w:r>
          </w:p>
        </w:tc>
      </w:tr>
      <w:tr w:rsidR="0035106A" w:rsidRPr="00442914" w14:paraId="73BE3DAE" w14:textId="77777777" w:rsidTr="00BF13B8">
        <w:trPr>
          <w:jc w:val="center"/>
          <w:ins w:id="1109" w:author="Podhorsky, Milan (M.)" w:date="2022-03-30T09:08:00Z"/>
        </w:trPr>
        <w:tc>
          <w:tcPr>
            <w:tcW w:w="1399" w:type="pct"/>
            <w:tcBorders>
              <w:top w:val="single" w:sz="4" w:space="0" w:color="auto"/>
              <w:left w:val="single" w:sz="4" w:space="0" w:color="auto"/>
              <w:bottom w:val="single" w:sz="4" w:space="0" w:color="auto"/>
              <w:right w:val="single" w:sz="4" w:space="0" w:color="auto"/>
            </w:tcBorders>
          </w:tcPr>
          <w:p w14:paraId="1B5CDEC6" w14:textId="63786FEB" w:rsidR="0035106A" w:rsidRDefault="0035106A" w:rsidP="00CC09C5">
            <w:pPr>
              <w:spacing w:line="240" w:lineRule="atLeast"/>
              <w:rPr>
                <w:ins w:id="1110" w:author="Podhorsky, Milan (M.)" w:date="2022-03-30T09:08:00Z"/>
              </w:rPr>
            </w:pPr>
            <w:ins w:id="1111" w:author="Podhorsky, Milan (M.)" w:date="2022-03-30T09:08:00Z">
              <w:r>
                <w:t>FIDL</w:t>
              </w:r>
            </w:ins>
          </w:p>
        </w:tc>
        <w:tc>
          <w:tcPr>
            <w:tcW w:w="3601" w:type="pct"/>
            <w:tcBorders>
              <w:top w:val="single" w:sz="4" w:space="0" w:color="auto"/>
              <w:left w:val="single" w:sz="4" w:space="0" w:color="auto"/>
              <w:bottom w:val="single" w:sz="4" w:space="0" w:color="auto"/>
              <w:right w:val="single" w:sz="4" w:space="0" w:color="auto"/>
            </w:tcBorders>
          </w:tcPr>
          <w:p w14:paraId="54DB14EA" w14:textId="360A2F49" w:rsidR="0035106A" w:rsidRPr="00442914" w:rsidRDefault="00F94AE2" w:rsidP="00CC09C5">
            <w:pPr>
              <w:spacing w:line="240" w:lineRule="atLeast"/>
              <w:rPr>
                <w:ins w:id="1112" w:author="Podhorsky, Milan (M.)" w:date="2022-03-30T09:08:00Z"/>
              </w:rPr>
            </w:pPr>
            <w:ins w:id="1113" w:author="Podhorsky, Milan (M.)" w:date="2022-03-30T09:08:00Z">
              <w:r>
                <w:t>Franca Interface Definition Language (Franca IDL)</w:t>
              </w:r>
              <w:r w:rsidR="00446986">
                <w:t xml:space="preserve"> – A </w:t>
              </w:r>
              <w:proofErr w:type="gramStart"/>
              <w:r w:rsidR="00446986">
                <w:t>text based</w:t>
              </w:r>
              <w:proofErr w:type="gramEnd"/>
              <w:r w:rsidR="00446986">
                <w:t xml:space="preserve"> interface definition language</w:t>
              </w:r>
            </w:ins>
            <w:ins w:id="1114" w:author="Podhorsky, Milan (M.)" w:date="2022-03-30T09:09:00Z">
              <w:r w:rsidR="00446986">
                <w:t xml:space="preserve"> used</w:t>
              </w:r>
              <w:r w:rsidR="00F3608A">
                <w:t xml:space="preserve"> for software interfaces.</w:t>
              </w:r>
            </w:ins>
          </w:p>
        </w:tc>
      </w:tr>
      <w:tr w:rsidR="00E410D4" w:rsidRPr="00442914" w14:paraId="580E25DC"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14596F35" w14:textId="7CE2F8AB" w:rsidR="00E410D4" w:rsidRPr="00442914" w:rsidRDefault="00CD7F12" w:rsidP="00CC09C5">
            <w:pPr>
              <w:spacing w:line="240" w:lineRule="atLeast"/>
            </w:pPr>
            <w:r>
              <w:t>F</w:t>
            </w:r>
            <w:r w:rsidR="00E410D4" w:rsidRPr="00442914">
              <w:t>P</w:t>
            </w:r>
          </w:p>
        </w:tc>
        <w:tc>
          <w:tcPr>
            <w:tcW w:w="3601" w:type="pct"/>
            <w:tcBorders>
              <w:top w:val="single" w:sz="4" w:space="0" w:color="auto"/>
              <w:left w:val="single" w:sz="4" w:space="0" w:color="auto"/>
              <w:bottom w:val="single" w:sz="4" w:space="0" w:color="auto"/>
              <w:right w:val="single" w:sz="4" w:space="0" w:color="auto"/>
            </w:tcBorders>
          </w:tcPr>
          <w:p w14:paraId="460C11A8" w14:textId="6B906D32" w:rsidR="00E410D4" w:rsidRPr="00442914" w:rsidRDefault="00E410D4" w:rsidP="00CC09C5">
            <w:pPr>
              <w:spacing w:line="240" w:lineRule="atLeast"/>
            </w:pPr>
            <w:r w:rsidRPr="00442914">
              <w:t>Fixed-Periodic (as it pertains to CAN message transmission)</w:t>
            </w:r>
          </w:p>
        </w:tc>
      </w:tr>
      <w:tr w:rsidR="00E03B7E" w:rsidRPr="00442914" w14:paraId="79F96B5F" w14:textId="77777777" w:rsidTr="00BF13B8">
        <w:trPr>
          <w:jc w:val="center"/>
          <w:ins w:id="1115" w:author="Podhorsky, Milan (M.)" w:date="2022-03-29T16:33:00Z"/>
        </w:trPr>
        <w:tc>
          <w:tcPr>
            <w:tcW w:w="1399" w:type="pct"/>
            <w:tcBorders>
              <w:top w:val="single" w:sz="4" w:space="0" w:color="auto"/>
              <w:left w:val="single" w:sz="4" w:space="0" w:color="auto"/>
              <w:bottom w:val="single" w:sz="4" w:space="0" w:color="auto"/>
              <w:right w:val="single" w:sz="4" w:space="0" w:color="auto"/>
            </w:tcBorders>
          </w:tcPr>
          <w:p w14:paraId="0BC48AC2" w14:textId="557FB827" w:rsidR="00E03B7E" w:rsidRPr="00442914" w:rsidRDefault="00AC17D0" w:rsidP="00CC09C5">
            <w:pPr>
              <w:spacing w:line="240" w:lineRule="atLeast"/>
              <w:rPr>
                <w:ins w:id="1116" w:author="Podhorsky, Milan (M.)" w:date="2022-03-29T16:33:00Z"/>
              </w:rPr>
            </w:pPr>
            <w:proofErr w:type="spellStart"/>
            <w:ins w:id="1117" w:author="Podhorsky, Milan (M.)" w:date="2022-03-29T16:33:00Z">
              <w:r>
                <w:t>FNVx</w:t>
              </w:r>
              <w:proofErr w:type="spellEnd"/>
            </w:ins>
          </w:p>
        </w:tc>
        <w:tc>
          <w:tcPr>
            <w:tcW w:w="3601" w:type="pct"/>
            <w:tcBorders>
              <w:top w:val="single" w:sz="4" w:space="0" w:color="auto"/>
              <w:left w:val="single" w:sz="4" w:space="0" w:color="auto"/>
              <w:bottom w:val="single" w:sz="4" w:space="0" w:color="auto"/>
              <w:right w:val="single" w:sz="4" w:space="0" w:color="auto"/>
            </w:tcBorders>
          </w:tcPr>
          <w:p w14:paraId="0E0BE914" w14:textId="120A77BA" w:rsidR="00E03B7E" w:rsidRPr="00442914" w:rsidRDefault="00AC17D0" w:rsidP="00CC09C5">
            <w:pPr>
              <w:spacing w:line="240" w:lineRule="atLeast"/>
              <w:rPr>
                <w:ins w:id="1118" w:author="Podhorsky, Milan (M.)" w:date="2022-03-29T16:33:00Z"/>
              </w:rPr>
            </w:pPr>
            <w:ins w:id="1119" w:author="Podhorsky, Milan (M.)" w:date="2022-03-29T16:33:00Z">
              <w:r>
                <w:t>Ford Networked Vehicle (x), repre</w:t>
              </w:r>
            </w:ins>
            <w:ins w:id="1120" w:author="Podhorsky, Milan (M.)" w:date="2022-03-29T16:34:00Z">
              <w:r>
                <w:t>senting a version of connected vehicle architecture</w:t>
              </w:r>
              <w:r w:rsidR="00AF6283">
                <w:t>.</w:t>
              </w:r>
            </w:ins>
          </w:p>
        </w:tc>
      </w:tr>
      <w:tr w:rsidR="00E410D4" w:rsidRPr="00442914" w14:paraId="673F1FA2"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3C09B94" w14:textId="77777777" w:rsidR="00E410D4" w:rsidRPr="00442914" w:rsidRDefault="00E410D4" w:rsidP="00CC09C5">
            <w:pPr>
              <w:spacing w:line="240" w:lineRule="atLeast"/>
            </w:pPr>
            <w:r w:rsidRPr="00442914">
              <w:t>HS3-CAN</w:t>
            </w:r>
          </w:p>
        </w:tc>
        <w:tc>
          <w:tcPr>
            <w:tcW w:w="3601" w:type="pct"/>
            <w:tcBorders>
              <w:top w:val="single" w:sz="4" w:space="0" w:color="auto"/>
              <w:left w:val="single" w:sz="4" w:space="0" w:color="auto"/>
              <w:bottom w:val="single" w:sz="4" w:space="0" w:color="auto"/>
              <w:right w:val="single" w:sz="4" w:space="0" w:color="auto"/>
            </w:tcBorders>
          </w:tcPr>
          <w:p w14:paraId="3F1D6F2E" w14:textId="369FD22B" w:rsidR="00E410D4" w:rsidRPr="00442914" w:rsidRDefault="00E410D4" w:rsidP="00CC09C5">
            <w:pPr>
              <w:spacing w:line="240" w:lineRule="atLeast"/>
            </w:pPr>
            <w:r w:rsidRPr="00442914">
              <w:t>The High-Speed Controller Area Network #3 that infotainment/ audio components connect to</w:t>
            </w:r>
            <w:ins w:id="1121" w:author="Podhorsky, Milan (M.)" w:date="2022-03-29T16:34:00Z">
              <w:r w:rsidR="00AF6283">
                <w:t>.</w:t>
              </w:r>
            </w:ins>
          </w:p>
        </w:tc>
      </w:tr>
      <w:tr w:rsidR="00E410D4" w:rsidRPr="00442914" w14:paraId="1F60A18D"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7BAD8794" w14:textId="77777777" w:rsidR="00E410D4" w:rsidRPr="00442914" w:rsidRDefault="00E410D4" w:rsidP="00CC09C5">
            <w:pPr>
              <w:spacing w:line="240" w:lineRule="atLeast"/>
            </w:pPr>
            <w:r w:rsidRPr="00442914">
              <w:t>IDS</w:t>
            </w:r>
          </w:p>
        </w:tc>
        <w:tc>
          <w:tcPr>
            <w:tcW w:w="3601" w:type="pct"/>
            <w:tcBorders>
              <w:top w:val="single" w:sz="4" w:space="0" w:color="auto"/>
              <w:left w:val="single" w:sz="4" w:space="0" w:color="auto"/>
              <w:bottom w:val="single" w:sz="4" w:space="0" w:color="auto"/>
              <w:right w:val="single" w:sz="4" w:space="0" w:color="auto"/>
            </w:tcBorders>
            <w:hideMark/>
          </w:tcPr>
          <w:p w14:paraId="4B373106" w14:textId="77777777" w:rsidR="00E410D4" w:rsidRPr="00442914" w:rsidRDefault="00E410D4" w:rsidP="00CC09C5">
            <w:pPr>
              <w:spacing w:line="240" w:lineRule="atLeast"/>
            </w:pPr>
            <w:r w:rsidRPr="00442914">
              <w:t>Infotainment Diagnostic Specification</w:t>
            </w:r>
          </w:p>
        </w:tc>
      </w:tr>
      <w:tr w:rsidR="00E410D4" w:rsidRPr="00442914" w14:paraId="6008BC41"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hideMark/>
          </w:tcPr>
          <w:p w14:paraId="5922670D" w14:textId="77777777" w:rsidR="00E410D4" w:rsidRPr="00442914" w:rsidRDefault="00E410D4" w:rsidP="00CC09C5">
            <w:pPr>
              <w:spacing w:line="240" w:lineRule="atLeast"/>
            </w:pPr>
            <w:proofErr w:type="spellStart"/>
            <w:r w:rsidRPr="00442914">
              <w:t>InfoCAN</w:t>
            </w:r>
            <w:proofErr w:type="spellEnd"/>
          </w:p>
        </w:tc>
        <w:tc>
          <w:tcPr>
            <w:tcW w:w="3601" w:type="pct"/>
            <w:tcBorders>
              <w:top w:val="single" w:sz="4" w:space="0" w:color="auto"/>
              <w:left w:val="single" w:sz="4" w:space="0" w:color="auto"/>
              <w:bottom w:val="single" w:sz="4" w:space="0" w:color="auto"/>
              <w:right w:val="single" w:sz="4" w:space="0" w:color="auto"/>
            </w:tcBorders>
            <w:hideMark/>
          </w:tcPr>
          <w:p w14:paraId="17D84CD8" w14:textId="77777777" w:rsidR="00E410D4" w:rsidRPr="00442914" w:rsidRDefault="00E410D4" w:rsidP="00CC09C5">
            <w:pPr>
              <w:spacing w:line="240" w:lineRule="atLeast"/>
            </w:pPr>
            <w:r w:rsidRPr="00442914">
              <w:t>Ford Motor Company Infotainment Controller Area Network module-to-module communications bus.  Also referred to as “HS3-CAN”, or “High-Speed 3-CAN” bus</w:t>
            </w:r>
          </w:p>
        </w:tc>
      </w:tr>
      <w:tr w:rsidR="00E410D4" w:rsidRPr="00442914" w14:paraId="2AA3880F"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4A2AF5E2" w14:textId="77777777" w:rsidR="00E410D4" w:rsidRPr="00442914" w:rsidRDefault="00E410D4" w:rsidP="00CC09C5">
            <w:pPr>
              <w:spacing w:line="240" w:lineRule="atLeast"/>
            </w:pPr>
            <w:r w:rsidRPr="00442914">
              <w:t>IVI</w:t>
            </w:r>
          </w:p>
        </w:tc>
        <w:tc>
          <w:tcPr>
            <w:tcW w:w="3601" w:type="pct"/>
            <w:tcBorders>
              <w:top w:val="single" w:sz="4" w:space="0" w:color="auto"/>
              <w:left w:val="single" w:sz="4" w:space="0" w:color="auto"/>
              <w:bottom w:val="single" w:sz="4" w:space="0" w:color="auto"/>
              <w:right w:val="single" w:sz="4" w:space="0" w:color="auto"/>
            </w:tcBorders>
          </w:tcPr>
          <w:p w14:paraId="6D27CAFF" w14:textId="589B6605" w:rsidR="00E410D4" w:rsidRPr="00442914" w:rsidRDefault="00E410D4" w:rsidP="00CC09C5">
            <w:pPr>
              <w:spacing w:line="240" w:lineRule="atLeast"/>
            </w:pPr>
            <w:r w:rsidRPr="00442914">
              <w:t xml:space="preserve">Ford Motor Company In-Vehicle </w:t>
            </w:r>
            <w:r w:rsidR="00F32A96" w:rsidRPr="00442914">
              <w:t>Infotainment</w:t>
            </w:r>
            <w:r w:rsidRPr="00442914">
              <w:t xml:space="preserve"> team</w:t>
            </w:r>
          </w:p>
        </w:tc>
      </w:tr>
      <w:tr w:rsidR="00E410D4" w:rsidRPr="00442914" w14:paraId="137C6C46"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5EA75ED2" w14:textId="77777777" w:rsidR="00E410D4" w:rsidRPr="00442914" w:rsidRDefault="00E410D4" w:rsidP="00CC09C5">
            <w:pPr>
              <w:spacing w:line="240" w:lineRule="atLeast"/>
            </w:pPr>
            <w:r w:rsidRPr="00442914">
              <w:t>Method 2 Configuration</w:t>
            </w:r>
          </w:p>
        </w:tc>
        <w:tc>
          <w:tcPr>
            <w:tcW w:w="3601" w:type="pct"/>
            <w:tcBorders>
              <w:top w:val="single" w:sz="4" w:space="0" w:color="auto"/>
              <w:left w:val="single" w:sz="4" w:space="0" w:color="auto"/>
              <w:bottom w:val="single" w:sz="4" w:space="0" w:color="auto"/>
              <w:right w:val="single" w:sz="4" w:space="0" w:color="auto"/>
            </w:tcBorders>
          </w:tcPr>
          <w:p w14:paraId="55ED810B" w14:textId="2E580343" w:rsidR="00E410D4" w:rsidRPr="00442914" w:rsidRDefault="00E410D4" w:rsidP="00CC09C5">
            <w:pPr>
              <w:spacing w:line="240" w:lineRule="atLeast"/>
            </w:pPr>
            <w:r w:rsidRPr="00442914">
              <w:t xml:space="preserve">The </w:t>
            </w:r>
            <w:r w:rsidR="00EC4B6E" w:rsidRPr="00442914">
              <w:t xml:space="preserve">module-level </w:t>
            </w:r>
            <w:r w:rsidRPr="00442914">
              <w:t>configuration</w:t>
            </w:r>
            <w:r w:rsidR="00EC4B6E" w:rsidRPr="00442914">
              <w:t>, consisting</w:t>
            </w:r>
            <w:r w:rsidRPr="00442914">
              <w:t xml:space="preserve"> of bytes in the range of </w:t>
            </w:r>
            <w:proofErr w:type="spellStart"/>
            <w:r w:rsidRPr="00442914">
              <w:t>DExx</w:t>
            </w:r>
            <w:proofErr w:type="spellEnd"/>
            <w:r w:rsidR="00EC4B6E" w:rsidRPr="00442914">
              <w:t xml:space="preserve"> written to </w:t>
            </w:r>
            <w:r w:rsidRPr="00442914">
              <w:t>via ISO-14229 Service 0x2E.</w:t>
            </w:r>
          </w:p>
        </w:tc>
      </w:tr>
      <w:tr w:rsidR="006608C9" w:rsidRPr="00442914" w14:paraId="143283D1"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5EB56747" w14:textId="0E5D2D07" w:rsidR="006608C9" w:rsidRPr="00442914" w:rsidRDefault="006608C9" w:rsidP="00CC09C5">
            <w:pPr>
              <w:spacing w:line="240" w:lineRule="atLeast"/>
            </w:pPr>
            <w:r>
              <w:t>NVH</w:t>
            </w:r>
          </w:p>
        </w:tc>
        <w:tc>
          <w:tcPr>
            <w:tcW w:w="3601" w:type="pct"/>
            <w:tcBorders>
              <w:top w:val="single" w:sz="4" w:space="0" w:color="auto"/>
              <w:left w:val="single" w:sz="4" w:space="0" w:color="auto"/>
              <w:bottom w:val="single" w:sz="4" w:space="0" w:color="auto"/>
              <w:right w:val="single" w:sz="4" w:space="0" w:color="auto"/>
            </w:tcBorders>
          </w:tcPr>
          <w:p w14:paraId="7047F943" w14:textId="11E89638" w:rsidR="006608C9" w:rsidRPr="00442914" w:rsidRDefault="006608C9" w:rsidP="00CC09C5">
            <w:pPr>
              <w:spacing w:line="240" w:lineRule="atLeast"/>
            </w:pPr>
            <w:r>
              <w:t>Noise, Vibration and Harshness</w:t>
            </w:r>
          </w:p>
        </w:tc>
      </w:tr>
      <w:tr w:rsidR="00E410D4" w:rsidRPr="00442914" w14:paraId="13ECC58D"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275274C6" w14:textId="77777777" w:rsidR="00E410D4" w:rsidRPr="00442914" w:rsidRDefault="00E410D4" w:rsidP="00CC09C5">
            <w:pPr>
              <w:spacing w:line="240" w:lineRule="atLeast"/>
            </w:pPr>
            <w:r w:rsidRPr="00442914">
              <w:t>NVM</w:t>
            </w:r>
          </w:p>
        </w:tc>
        <w:tc>
          <w:tcPr>
            <w:tcW w:w="3601" w:type="pct"/>
            <w:tcBorders>
              <w:top w:val="single" w:sz="4" w:space="0" w:color="auto"/>
              <w:left w:val="single" w:sz="4" w:space="0" w:color="auto"/>
              <w:bottom w:val="single" w:sz="4" w:space="0" w:color="auto"/>
              <w:right w:val="single" w:sz="4" w:space="0" w:color="auto"/>
            </w:tcBorders>
          </w:tcPr>
          <w:p w14:paraId="2156A460" w14:textId="77777777" w:rsidR="00E410D4" w:rsidRPr="00442914" w:rsidRDefault="00E410D4" w:rsidP="00CC09C5">
            <w:pPr>
              <w:spacing w:line="240" w:lineRule="atLeast"/>
            </w:pPr>
            <w:r w:rsidRPr="00442914">
              <w:t>Non-Volatile Memory</w:t>
            </w:r>
          </w:p>
        </w:tc>
      </w:tr>
      <w:tr w:rsidR="00E410D4" w:rsidRPr="00442914" w14:paraId="6C4698F6"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D63816B" w14:textId="77777777" w:rsidR="00E410D4" w:rsidRPr="00442914" w:rsidRDefault="00E410D4" w:rsidP="00CC09C5">
            <w:pPr>
              <w:spacing w:line="240" w:lineRule="atLeast"/>
            </w:pPr>
            <w:r w:rsidRPr="00442914">
              <w:t>PAC</w:t>
            </w:r>
          </w:p>
        </w:tc>
        <w:tc>
          <w:tcPr>
            <w:tcW w:w="3601" w:type="pct"/>
            <w:tcBorders>
              <w:top w:val="single" w:sz="4" w:space="0" w:color="auto"/>
              <w:left w:val="single" w:sz="4" w:space="0" w:color="auto"/>
              <w:bottom w:val="single" w:sz="4" w:space="0" w:color="auto"/>
              <w:right w:val="single" w:sz="4" w:space="0" w:color="auto"/>
            </w:tcBorders>
          </w:tcPr>
          <w:p w14:paraId="6D68E5D9" w14:textId="77777777" w:rsidR="00E410D4" w:rsidRPr="00442914" w:rsidRDefault="00E410D4" w:rsidP="00CC09C5">
            <w:pPr>
              <w:spacing w:line="240" w:lineRule="atLeast"/>
            </w:pPr>
            <w:r w:rsidRPr="00442914">
              <w:t>Phoenix Audio Controller</w:t>
            </w:r>
          </w:p>
        </w:tc>
      </w:tr>
      <w:tr w:rsidR="00E410D4" w:rsidRPr="00442914" w14:paraId="15D08CF1"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6B66FB31" w14:textId="77777777" w:rsidR="00E410D4" w:rsidRPr="00442914" w:rsidRDefault="00E410D4" w:rsidP="00CC09C5">
            <w:pPr>
              <w:spacing w:line="240" w:lineRule="atLeast"/>
            </w:pPr>
            <w:r w:rsidRPr="00442914">
              <w:t>PDC</w:t>
            </w:r>
          </w:p>
        </w:tc>
        <w:tc>
          <w:tcPr>
            <w:tcW w:w="3601" w:type="pct"/>
            <w:tcBorders>
              <w:top w:val="single" w:sz="4" w:space="0" w:color="auto"/>
              <w:left w:val="single" w:sz="4" w:space="0" w:color="auto"/>
              <w:bottom w:val="single" w:sz="4" w:space="0" w:color="auto"/>
              <w:right w:val="single" w:sz="4" w:space="0" w:color="auto"/>
            </w:tcBorders>
          </w:tcPr>
          <w:p w14:paraId="68BF814E" w14:textId="77777777" w:rsidR="00E410D4" w:rsidRPr="00442914" w:rsidRDefault="00E410D4" w:rsidP="00CC09C5">
            <w:pPr>
              <w:spacing w:line="240" w:lineRule="atLeast"/>
            </w:pPr>
            <w:r w:rsidRPr="00442914">
              <w:t>Phoenix Domain Controller</w:t>
            </w:r>
          </w:p>
        </w:tc>
      </w:tr>
      <w:tr w:rsidR="002741A2" w:rsidRPr="00442914" w14:paraId="3A799953" w14:textId="77777777" w:rsidTr="00BF13B8">
        <w:trPr>
          <w:jc w:val="center"/>
          <w:ins w:id="1122" w:author="Podhorsky, Milan (M.)" w:date="2022-03-30T09:10:00Z"/>
        </w:trPr>
        <w:tc>
          <w:tcPr>
            <w:tcW w:w="1399" w:type="pct"/>
            <w:tcBorders>
              <w:top w:val="single" w:sz="4" w:space="0" w:color="auto"/>
              <w:left w:val="single" w:sz="4" w:space="0" w:color="auto"/>
              <w:bottom w:val="single" w:sz="4" w:space="0" w:color="auto"/>
              <w:right w:val="single" w:sz="4" w:space="0" w:color="auto"/>
            </w:tcBorders>
          </w:tcPr>
          <w:p w14:paraId="6B3943F2" w14:textId="5B011DD2" w:rsidR="002741A2" w:rsidRPr="00442914" w:rsidRDefault="002741A2" w:rsidP="00CC09C5">
            <w:pPr>
              <w:spacing w:line="240" w:lineRule="atLeast"/>
              <w:rPr>
                <w:ins w:id="1123" w:author="Podhorsky, Milan (M.)" w:date="2022-03-30T09:10:00Z"/>
              </w:rPr>
            </w:pPr>
            <w:ins w:id="1124" w:author="Podhorsky, Milan (M.)" w:date="2022-03-30T09:10:00Z">
              <w:r>
                <w:t>PPS</w:t>
              </w:r>
            </w:ins>
          </w:p>
        </w:tc>
        <w:tc>
          <w:tcPr>
            <w:tcW w:w="3601" w:type="pct"/>
            <w:tcBorders>
              <w:top w:val="single" w:sz="4" w:space="0" w:color="auto"/>
              <w:left w:val="single" w:sz="4" w:space="0" w:color="auto"/>
              <w:bottom w:val="single" w:sz="4" w:space="0" w:color="auto"/>
              <w:right w:val="single" w:sz="4" w:space="0" w:color="auto"/>
            </w:tcBorders>
          </w:tcPr>
          <w:p w14:paraId="0EF079B4" w14:textId="61ACECD6" w:rsidR="002741A2" w:rsidRDefault="002741A2" w:rsidP="00CC09C5">
            <w:pPr>
              <w:spacing w:line="240" w:lineRule="atLeast"/>
              <w:rPr>
                <w:ins w:id="1125" w:author="Podhorsky, Milan (M.)" w:date="2022-03-30T09:10:00Z"/>
              </w:rPr>
            </w:pPr>
            <w:ins w:id="1126" w:author="Podhorsky, Milan (M.)" w:date="2022-03-30T09:10:00Z">
              <w:r>
                <w:t>Per</w:t>
              </w:r>
              <w:r w:rsidR="00DA1D9C">
                <w:t>sistent Publish/Subscribe service which runs under QNX.</w:t>
              </w:r>
            </w:ins>
          </w:p>
        </w:tc>
      </w:tr>
      <w:tr w:rsidR="00E410D4" w:rsidRPr="00442914" w14:paraId="382F4DC0"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CBBB9D6" w14:textId="77777777" w:rsidR="00E410D4" w:rsidRPr="00442914" w:rsidRDefault="00E410D4" w:rsidP="00CC09C5">
            <w:pPr>
              <w:spacing w:line="240" w:lineRule="atLeast"/>
            </w:pPr>
            <w:r w:rsidRPr="00442914">
              <w:t>PS</w:t>
            </w:r>
          </w:p>
        </w:tc>
        <w:tc>
          <w:tcPr>
            <w:tcW w:w="3601" w:type="pct"/>
            <w:tcBorders>
              <w:top w:val="single" w:sz="4" w:space="0" w:color="auto"/>
              <w:left w:val="single" w:sz="4" w:space="0" w:color="auto"/>
              <w:bottom w:val="single" w:sz="4" w:space="0" w:color="auto"/>
              <w:right w:val="single" w:sz="4" w:space="0" w:color="auto"/>
            </w:tcBorders>
          </w:tcPr>
          <w:p w14:paraId="48D5411A" w14:textId="7133F6F0" w:rsidR="00E410D4" w:rsidRPr="00442914" w:rsidRDefault="00115E9B" w:rsidP="00CC09C5">
            <w:pPr>
              <w:spacing w:line="240" w:lineRule="atLeast"/>
            </w:pPr>
            <w:r>
              <w:t xml:space="preserve">Interior </w:t>
            </w:r>
            <w:r w:rsidR="00E410D4" w:rsidRPr="00442914">
              <w:t>Propulsion Sound (combination of ESE and EVSE functionality)</w:t>
            </w:r>
            <w:r>
              <w:t xml:space="preserve">, which utilizes the same Sound Generation portion of the ASD Library as AVAS.  </w:t>
            </w:r>
          </w:p>
        </w:tc>
      </w:tr>
      <w:tr w:rsidR="00E410D4" w:rsidRPr="00442914" w14:paraId="6B8949B0"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09C68749" w14:textId="77777777" w:rsidR="00E410D4" w:rsidRPr="00442914" w:rsidRDefault="00E410D4" w:rsidP="00CC09C5">
            <w:pPr>
              <w:spacing w:line="240" w:lineRule="atLeast"/>
            </w:pPr>
            <w:r w:rsidRPr="00442914">
              <w:t>PT</w:t>
            </w:r>
          </w:p>
        </w:tc>
        <w:tc>
          <w:tcPr>
            <w:tcW w:w="3601" w:type="pct"/>
            <w:tcBorders>
              <w:top w:val="single" w:sz="4" w:space="0" w:color="auto"/>
              <w:left w:val="single" w:sz="4" w:space="0" w:color="auto"/>
              <w:bottom w:val="single" w:sz="4" w:space="0" w:color="auto"/>
              <w:right w:val="single" w:sz="4" w:space="0" w:color="auto"/>
            </w:tcBorders>
          </w:tcPr>
          <w:p w14:paraId="2040A867" w14:textId="77777777" w:rsidR="00E410D4" w:rsidRPr="00442914" w:rsidRDefault="00E410D4" w:rsidP="00CC09C5">
            <w:pPr>
              <w:spacing w:line="240" w:lineRule="atLeast"/>
            </w:pPr>
            <w:r w:rsidRPr="00442914">
              <w:t>Powertrain</w:t>
            </w:r>
          </w:p>
        </w:tc>
      </w:tr>
      <w:tr w:rsidR="00E410D4" w:rsidRPr="00442914" w14:paraId="7BA49D47"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0CDCCFB7" w14:textId="77777777" w:rsidR="00E410D4" w:rsidRPr="00442914" w:rsidRDefault="00E410D4" w:rsidP="00CC09C5">
            <w:pPr>
              <w:spacing w:line="240" w:lineRule="atLeast"/>
            </w:pPr>
            <w:r w:rsidRPr="00442914">
              <w:t>PT NVH</w:t>
            </w:r>
          </w:p>
        </w:tc>
        <w:tc>
          <w:tcPr>
            <w:tcW w:w="3601" w:type="pct"/>
            <w:tcBorders>
              <w:top w:val="single" w:sz="4" w:space="0" w:color="auto"/>
              <w:left w:val="single" w:sz="4" w:space="0" w:color="auto"/>
              <w:bottom w:val="single" w:sz="4" w:space="0" w:color="auto"/>
              <w:right w:val="single" w:sz="4" w:space="0" w:color="auto"/>
            </w:tcBorders>
          </w:tcPr>
          <w:p w14:paraId="0E194CD1" w14:textId="77777777" w:rsidR="00E410D4" w:rsidRPr="00442914" w:rsidRDefault="00E410D4" w:rsidP="00CC09C5">
            <w:pPr>
              <w:spacing w:line="240" w:lineRule="atLeast"/>
            </w:pPr>
            <w:r w:rsidRPr="00442914">
              <w:t>Ford Motor Company Powertrain Noise Vibration and Harshness team</w:t>
            </w:r>
          </w:p>
        </w:tc>
      </w:tr>
      <w:tr w:rsidR="00E410D4" w:rsidRPr="00442914" w14:paraId="04FF7F69"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532A533" w14:textId="77777777" w:rsidR="00E410D4" w:rsidRPr="00442914" w:rsidRDefault="00E410D4" w:rsidP="00CC09C5">
            <w:pPr>
              <w:spacing w:line="240" w:lineRule="atLeast"/>
            </w:pPr>
            <w:r w:rsidRPr="00442914">
              <w:t>Rx</w:t>
            </w:r>
          </w:p>
        </w:tc>
        <w:tc>
          <w:tcPr>
            <w:tcW w:w="3601" w:type="pct"/>
            <w:tcBorders>
              <w:top w:val="single" w:sz="4" w:space="0" w:color="auto"/>
              <w:left w:val="single" w:sz="4" w:space="0" w:color="auto"/>
              <w:bottom w:val="single" w:sz="4" w:space="0" w:color="auto"/>
              <w:right w:val="single" w:sz="4" w:space="0" w:color="auto"/>
            </w:tcBorders>
          </w:tcPr>
          <w:p w14:paraId="32F891D6" w14:textId="77777777" w:rsidR="00E410D4" w:rsidRPr="00442914" w:rsidRDefault="00E410D4" w:rsidP="00CC09C5">
            <w:pPr>
              <w:spacing w:line="240" w:lineRule="atLeast"/>
            </w:pPr>
            <w:r w:rsidRPr="00442914">
              <w:t>"Receive" (as it pertains to CAN communications)</w:t>
            </w:r>
          </w:p>
        </w:tc>
      </w:tr>
      <w:tr w:rsidR="00E410D4" w:rsidRPr="00442914" w14:paraId="4FF4FC3F"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39CF97D0" w14:textId="37F3484D" w:rsidR="00E410D4" w:rsidRPr="00442914" w:rsidRDefault="00E410D4" w:rsidP="00CC09C5">
            <w:pPr>
              <w:spacing w:line="240" w:lineRule="atLeast"/>
            </w:pPr>
            <w:r w:rsidRPr="00442914">
              <w:t>SED</w:t>
            </w:r>
          </w:p>
        </w:tc>
        <w:tc>
          <w:tcPr>
            <w:tcW w:w="3601" w:type="pct"/>
            <w:tcBorders>
              <w:top w:val="single" w:sz="4" w:space="0" w:color="auto"/>
              <w:left w:val="single" w:sz="4" w:space="0" w:color="auto"/>
              <w:bottom w:val="single" w:sz="4" w:space="0" w:color="auto"/>
              <w:right w:val="single" w:sz="4" w:space="0" w:color="auto"/>
            </w:tcBorders>
          </w:tcPr>
          <w:p w14:paraId="6BFFD0AA" w14:textId="626CDDE9" w:rsidR="00E410D4" w:rsidRPr="00442914" w:rsidRDefault="00E410D4" w:rsidP="00CC09C5">
            <w:pPr>
              <w:spacing w:line="240" w:lineRule="atLeast"/>
            </w:pPr>
            <w:r w:rsidRPr="00442914">
              <w:t>State Encoded Data (as it pertains to representing data in CAN)</w:t>
            </w:r>
          </w:p>
        </w:tc>
      </w:tr>
      <w:tr w:rsidR="00E410D4" w:rsidRPr="00442914" w14:paraId="09055A62"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58C78941" w14:textId="77777777" w:rsidR="00E410D4" w:rsidRPr="00442914" w:rsidRDefault="00E410D4" w:rsidP="00CC09C5">
            <w:pPr>
              <w:spacing w:line="240" w:lineRule="atLeast"/>
            </w:pPr>
            <w:r w:rsidRPr="00442914">
              <w:t>Tx</w:t>
            </w:r>
          </w:p>
        </w:tc>
        <w:tc>
          <w:tcPr>
            <w:tcW w:w="3601" w:type="pct"/>
            <w:tcBorders>
              <w:top w:val="single" w:sz="4" w:space="0" w:color="auto"/>
              <w:left w:val="single" w:sz="4" w:space="0" w:color="auto"/>
              <w:bottom w:val="single" w:sz="4" w:space="0" w:color="auto"/>
              <w:right w:val="single" w:sz="4" w:space="0" w:color="auto"/>
            </w:tcBorders>
          </w:tcPr>
          <w:p w14:paraId="79E95F99" w14:textId="77777777" w:rsidR="00E410D4" w:rsidRPr="00442914" w:rsidRDefault="00E410D4" w:rsidP="00CC09C5">
            <w:pPr>
              <w:spacing w:line="240" w:lineRule="atLeast"/>
            </w:pPr>
            <w:r w:rsidRPr="00442914">
              <w:t>"Transmit" (as it pertains to CAN communications)</w:t>
            </w:r>
          </w:p>
        </w:tc>
      </w:tr>
      <w:tr w:rsidR="003726AA" w:rsidRPr="00442914" w14:paraId="20435308"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722EBAD8" w14:textId="20CF838C" w:rsidR="003726AA" w:rsidRPr="00442914" w:rsidRDefault="003726AA" w:rsidP="00CC09C5">
            <w:pPr>
              <w:spacing w:line="240" w:lineRule="atLeast"/>
            </w:pPr>
            <w:r w:rsidRPr="00442914">
              <w:t>Unbranded</w:t>
            </w:r>
          </w:p>
        </w:tc>
        <w:tc>
          <w:tcPr>
            <w:tcW w:w="3601" w:type="pct"/>
            <w:tcBorders>
              <w:top w:val="single" w:sz="4" w:space="0" w:color="auto"/>
              <w:left w:val="single" w:sz="4" w:space="0" w:color="auto"/>
              <w:bottom w:val="single" w:sz="4" w:space="0" w:color="auto"/>
              <w:right w:val="single" w:sz="4" w:space="0" w:color="auto"/>
            </w:tcBorders>
          </w:tcPr>
          <w:p w14:paraId="05C2E121" w14:textId="3D50657C" w:rsidR="003726AA" w:rsidRPr="00442914" w:rsidRDefault="000E54B6" w:rsidP="00CC09C5">
            <w:pPr>
              <w:spacing w:line="240" w:lineRule="atLeast"/>
            </w:pPr>
            <w:r w:rsidRPr="00442914">
              <w:t>As it pertains to audio systems, these are mid- to lower-end (base) audio systems that are not "Branded".  (Refer to definition of "Branded", above)</w:t>
            </w:r>
          </w:p>
        </w:tc>
      </w:tr>
      <w:tr w:rsidR="00E410D4" w:rsidRPr="00442914" w14:paraId="4AEECAE6"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2D69275C" w14:textId="77777777" w:rsidR="00E410D4" w:rsidRPr="00442914" w:rsidRDefault="00E410D4" w:rsidP="00CC09C5">
            <w:pPr>
              <w:spacing w:line="240" w:lineRule="atLeast"/>
            </w:pPr>
            <w:r w:rsidRPr="00442914">
              <w:t>VBF</w:t>
            </w:r>
          </w:p>
        </w:tc>
        <w:tc>
          <w:tcPr>
            <w:tcW w:w="3601" w:type="pct"/>
            <w:tcBorders>
              <w:top w:val="single" w:sz="4" w:space="0" w:color="auto"/>
              <w:left w:val="single" w:sz="4" w:space="0" w:color="auto"/>
              <w:bottom w:val="single" w:sz="4" w:space="0" w:color="auto"/>
              <w:right w:val="single" w:sz="4" w:space="0" w:color="auto"/>
            </w:tcBorders>
          </w:tcPr>
          <w:p w14:paraId="3617D262" w14:textId="367D1018" w:rsidR="00E410D4" w:rsidRPr="00442914" w:rsidRDefault="00E410D4" w:rsidP="00CC09C5">
            <w:pPr>
              <w:spacing w:line="240" w:lineRule="atLeast"/>
            </w:pPr>
            <w:r w:rsidRPr="00442914">
              <w:t xml:space="preserve">Versatile </w:t>
            </w:r>
            <w:del w:id="1127" w:author="Podhorsky, Milan (M.)" w:date="2022-03-29T16:29:00Z">
              <w:r w:rsidRPr="00442914" w:rsidDel="00294307">
                <w:delText xml:space="preserve">Bit </w:delText>
              </w:r>
            </w:del>
            <w:ins w:id="1128" w:author="Podhorsky, Milan (M.)" w:date="2022-03-29T16:29:00Z">
              <w:r w:rsidR="00294307" w:rsidRPr="00442914">
                <w:t>B</w:t>
              </w:r>
              <w:r w:rsidR="00294307">
                <w:t>inary</w:t>
              </w:r>
              <w:r w:rsidR="00294307" w:rsidRPr="00442914">
                <w:t xml:space="preserve"> </w:t>
              </w:r>
            </w:ins>
            <w:r w:rsidRPr="00442914">
              <w:t>Format (</w:t>
            </w:r>
            <w:ins w:id="1129" w:author="Podhorsky, Milan (M.)" w:date="2022-03-29T16:30:00Z">
              <w:r w:rsidR="00EF43B0">
                <w:t>A Ford proprietary file format</w:t>
              </w:r>
            </w:ins>
            <w:del w:id="1130" w:author="Podhorsky, Milan (M.)" w:date="2022-03-29T16:30:00Z">
              <w:r w:rsidRPr="00442914" w:rsidDel="00EF43B0">
                <w:delText xml:space="preserve">as it pertains to the file format </w:delText>
              </w:r>
            </w:del>
            <w:ins w:id="1131" w:author="Podhorsky, Milan (M.)" w:date="2022-03-29T16:30:00Z">
              <w:r w:rsidR="00EF43B0">
                <w:t xml:space="preserve"> </w:t>
              </w:r>
            </w:ins>
            <w:r w:rsidRPr="00442914">
              <w:t xml:space="preserve">used </w:t>
            </w:r>
            <w:ins w:id="1132" w:author="Podhorsky, Milan (M.)" w:date="2022-03-29T16:30:00Z">
              <w:r w:rsidR="00F70537">
                <w:t xml:space="preserve">to </w:t>
              </w:r>
            </w:ins>
            <w:ins w:id="1133" w:author="Podhorsky, Milan (M.)" w:date="2022-03-29T16:31:00Z">
              <w:r w:rsidR="00BE32A1">
                <w:t>package software and calibration data</w:t>
              </w:r>
            </w:ins>
            <w:del w:id="1134" w:author="Podhorsky, Milan (M.)" w:date="2022-03-29T16:30:00Z">
              <w:r w:rsidRPr="00442914" w:rsidDel="00F70537">
                <w:delText>for</w:delText>
              </w:r>
            </w:del>
            <w:del w:id="1135" w:author="Podhorsky, Milan (M.)" w:date="2022-03-29T16:31:00Z">
              <w:r w:rsidRPr="00442914" w:rsidDel="00BE32A1">
                <w:delText xml:space="preserve"> ANC/ PS calibration files</w:delText>
              </w:r>
            </w:del>
            <w:r w:rsidRPr="00442914">
              <w:t>)</w:t>
            </w:r>
          </w:p>
        </w:tc>
      </w:tr>
      <w:tr w:rsidR="00857526" w:rsidRPr="00442914" w14:paraId="3344D777" w14:textId="77777777" w:rsidTr="00BF13B8">
        <w:trPr>
          <w:jc w:val="center"/>
        </w:trPr>
        <w:tc>
          <w:tcPr>
            <w:tcW w:w="1399" w:type="pct"/>
            <w:tcBorders>
              <w:top w:val="single" w:sz="4" w:space="0" w:color="auto"/>
              <w:left w:val="single" w:sz="4" w:space="0" w:color="auto"/>
              <w:bottom w:val="single" w:sz="4" w:space="0" w:color="auto"/>
              <w:right w:val="single" w:sz="4" w:space="0" w:color="auto"/>
            </w:tcBorders>
          </w:tcPr>
          <w:p w14:paraId="307329A5" w14:textId="7CF70CF9" w:rsidR="00857526" w:rsidRPr="00442914" w:rsidRDefault="00857526" w:rsidP="00CC09C5">
            <w:pPr>
              <w:spacing w:line="240" w:lineRule="atLeast"/>
            </w:pPr>
            <w:r>
              <w:t>VIN</w:t>
            </w:r>
          </w:p>
        </w:tc>
        <w:tc>
          <w:tcPr>
            <w:tcW w:w="3601" w:type="pct"/>
            <w:tcBorders>
              <w:top w:val="single" w:sz="4" w:space="0" w:color="auto"/>
              <w:left w:val="single" w:sz="4" w:space="0" w:color="auto"/>
              <w:bottom w:val="single" w:sz="4" w:space="0" w:color="auto"/>
              <w:right w:val="single" w:sz="4" w:space="0" w:color="auto"/>
            </w:tcBorders>
          </w:tcPr>
          <w:p w14:paraId="4D117F13" w14:textId="5050FC54" w:rsidR="00857526" w:rsidRPr="00442914" w:rsidRDefault="00857526" w:rsidP="00CC09C5">
            <w:pPr>
              <w:spacing w:line="240" w:lineRule="atLeast"/>
            </w:pPr>
            <w:r>
              <w:t xml:space="preserve">Vehicle </w:t>
            </w:r>
            <w:r w:rsidR="00B569F4">
              <w:t>Input</w:t>
            </w:r>
            <w:r>
              <w:t xml:space="preserve"> (as it pertains to data fed to the Library by the NVH Service)</w:t>
            </w:r>
          </w:p>
        </w:tc>
      </w:tr>
    </w:tbl>
    <w:p w14:paraId="45EAB677" w14:textId="0AA210AF" w:rsidR="000A7538" w:rsidRPr="00442914" w:rsidRDefault="000A7538" w:rsidP="00CC09C5">
      <w:pPr>
        <w:spacing w:line="240" w:lineRule="atLeast"/>
      </w:pPr>
    </w:p>
    <w:p w14:paraId="0666BACE" w14:textId="44A6AEC5" w:rsidR="006955D7" w:rsidRPr="00442914" w:rsidRDefault="006955D7" w:rsidP="00CC09C5">
      <w:pPr>
        <w:spacing w:line="240" w:lineRule="atLeast"/>
      </w:pPr>
    </w:p>
    <w:p w14:paraId="0D28AEDA" w14:textId="77777777" w:rsidR="006955D7" w:rsidRPr="00442914" w:rsidRDefault="006955D7" w:rsidP="00CC09C5">
      <w:pPr>
        <w:pStyle w:val="Heading2"/>
        <w:keepNext w:val="0"/>
        <w:spacing w:before="0" w:after="0" w:line="240" w:lineRule="atLeast"/>
      </w:pPr>
      <w:bookmarkStart w:id="1136" w:name="_Toc70616895"/>
      <w:bookmarkStart w:id="1137" w:name="_Toc105779325"/>
      <w:r w:rsidRPr="00442914">
        <w:t>Phoenix System Architecture</w:t>
      </w:r>
      <w:bookmarkEnd w:id="1136"/>
      <w:bookmarkEnd w:id="1137"/>
    </w:p>
    <w:p w14:paraId="6CC889E1" w14:textId="77777777" w:rsidR="006955D7" w:rsidRPr="00442914" w:rsidRDefault="006955D7" w:rsidP="00CC09C5">
      <w:pPr>
        <w:spacing w:line="240" w:lineRule="atLeast"/>
      </w:pPr>
    </w:p>
    <w:p w14:paraId="11F5B2B6" w14:textId="644BCB60" w:rsidR="0040104B" w:rsidRPr="00442914" w:rsidRDefault="006955D7" w:rsidP="00CC09C5">
      <w:pPr>
        <w:spacing w:line="240" w:lineRule="atLeast"/>
      </w:pPr>
      <w:r w:rsidRPr="00442914">
        <w:t xml:space="preserve">The Phoenix </w:t>
      </w:r>
      <w:ins w:id="1138" w:author="Podhorsky, Milan (M.)" w:date="2022-03-30T09:03:00Z">
        <w:r w:rsidR="00054C7A">
          <w:t>vehicle architecture</w:t>
        </w:r>
      </w:ins>
      <w:ins w:id="1139" w:author="Podhorsky, Milan (M.)" w:date="2022-03-29T16:35:00Z">
        <w:r w:rsidR="002B2056">
          <w:t xml:space="preserve"> (also known as FNV3), </w:t>
        </w:r>
      </w:ins>
      <w:r w:rsidRPr="00442914">
        <w:t xml:space="preserve">audio </w:t>
      </w:r>
      <w:ins w:id="1140" w:author="Podhorsky, Milan (M.)" w:date="2022-03-29T16:36:00Z">
        <w:r w:rsidR="00DA4279">
          <w:t xml:space="preserve">related </w:t>
        </w:r>
      </w:ins>
      <w:ins w:id="1141" w:author="Podhorsky, Milan (M.)" w:date="2022-03-29T16:39:00Z">
        <w:r w:rsidR="00A0195C">
          <w:t>hardware modules</w:t>
        </w:r>
      </w:ins>
      <w:ins w:id="1142" w:author="Podhorsky, Milan (M.)" w:date="2022-03-29T16:36:00Z">
        <w:r w:rsidR="00DA4279">
          <w:t xml:space="preserve"> consist of</w:t>
        </w:r>
      </w:ins>
      <w:del w:id="1143" w:author="Podhorsky, Milan (M.)" w:date="2022-03-29T16:36:00Z">
        <w:r w:rsidRPr="00442914" w:rsidDel="00DA4279">
          <w:delText>system is comprised of the</w:delText>
        </w:r>
      </w:del>
      <w:ins w:id="1144" w:author="Podhorsky, Milan (M.)" w:date="2022-03-29T16:36:00Z">
        <w:r w:rsidR="00DA4279">
          <w:t xml:space="preserve"> a</w:t>
        </w:r>
      </w:ins>
      <w:r w:rsidRPr="00442914">
        <w:t xml:space="preserve"> Phoenix Domain Controller (PDC)</w:t>
      </w:r>
      <w:ins w:id="1145" w:author="Podhorsky, Milan (M.)" w:date="2022-03-29T16:36:00Z">
        <w:r w:rsidR="001578F2">
          <w:t xml:space="preserve"> and a </w:t>
        </w:r>
      </w:ins>
      <w:del w:id="1146" w:author="Podhorsky, Milan (M.)" w:date="2022-03-29T16:36:00Z">
        <w:r w:rsidRPr="00442914" w:rsidDel="001578F2">
          <w:delText>,</w:delText>
        </w:r>
        <w:r w:rsidRPr="00442914" w:rsidDel="00DA4279">
          <w:delText xml:space="preserve"> the </w:delText>
        </w:r>
      </w:del>
      <w:r w:rsidRPr="00442914">
        <w:t>Phoenix Audio Controller (PAC)</w:t>
      </w:r>
      <w:ins w:id="1147" w:author="Podhorsky, Milan (M.)" w:date="2022-03-29T16:37:00Z">
        <w:r w:rsidR="001578F2">
          <w:t>.  Optional components</w:t>
        </w:r>
        <w:r w:rsidR="004C787B">
          <w:t xml:space="preserve"> for higher trim levels may</w:t>
        </w:r>
      </w:ins>
      <w:del w:id="1148" w:author="Podhorsky, Milan (M.)" w:date="2022-03-29T16:37:00Z">
        <w:r w:rsidRPr="00442914" w:rsidDel="004C787B">
          <w:delText>, and other optional components</w:delText>
        </w:r>
      </w:del>
      <w:r w:rsidRPr="00442914">
        <w:t xml:space="preserve"> includ</w:t>
      </w:r>
      <w:ins w:id="1149" w:author="Podhorsky, Milan (M.)" w:date="2022-03-29T16:37:00Z">
        <w:r w:rsidR="004C787B">
          <w:t>e</w:t>
        </w:r>
      </w:ins>
      <w:del w:id="1150" w:author="Podhorsky, Milan (M.)" w:date="2022-03-29T16:37:00Z">
        <w:r w:rsidRPr="00442914" w:rsidDel="004C787B">
          <w:delText>ing</w:delText>
        </w:r>
      </w:del>
      <w:r w:rsidRPr="00442914">
        <w:t xml:space="preserve"> a Subwoofer Amplifier and DSP Amplifier.</w:t>
      </w:r>
      <w:del w:id="1151" w:author="Podhorsky, Milan (M.)" w:date="2022-03-29T16:38:00Z">
        <w:r w:rsidRPr="00442914" w:rsidDel="004C787B">
          <w:delText xml:space="preserve">  </w:delText>
        </w:r>
      </w:del>
    </w:p>
    <w:p w14:paraId="15CCB3D1" w14:textId="77777777" w:rsidR="006955D7" w:rsidRPr="00442914" w:rsidRDefault="006955D7" w:rsidP="00CC09C5">
      <w:pPr>
        <w:spacing w:line="240" w:lineRule="atLeast"/>
      </w:pPr>
    </w:p>
    <w:p w14:paraId="773C864F" w14:textId="47D94707" w:rsidR="00E16D5E" w:rsidRDefault="006955D7" w:rsidP="00CC09C5">
      <w:pPr>
        <w:spacing w:line="240" w:lineRule="atLeast"/>
        <w:rPr>
          <w:ins w:id="1152" w:author="Podhorsky, Milan (M.)" w:date="2022-03-29T16:41:00Z"/>
        </w:rPr>
      </w:pPr>
      <w:del w:id="1153" w:author="Podhorsky, Milan (M.)" w:date="2022-03-29T16:40:00Z">
        <w:r w:rsidRPr="00442914" w:rsidDel="00C32A4F">
          <w:delText>To summarize key points of the systems</w:delText>
        </w:r>
      </w:del>
      <w:ins w:id="1154" w:author="Podhorsky, Milan (M.)" w:date="2022-03-29T16:40:00Z">
        <w:r w:rsidR="00C32A4F">
          <w:t>High level key elements of Phoenix</w:t>
        </w:r>
      </w:ins>
      <w:r w:rsidRPr="00442914">
        <w:t>:</w:t>
      </w:r>
    </w:p>
    <w:p w14:paraId="7586A192" w14:textId="03B955D0" w:rsidR="00DC5E60" w:rsidRDefault="00DC5E60" w:rsidP="00CC09C5">
      <w:pPr>
        <w:pStyle w:val="ListParagraph"/>
        <w:numPr>
          <w:ilvl w:val="0"/>
          <w:numId w:val="33"/>
        </w:numPr>
        <w:spacing w:line="240" w:lineRule="atLeast"/>
        <w:ind w:leftChars="0"/>
        <w:rPr>
          <w:ins w:id="1155" w:author="Podhorsky, Milan (M.)" w:date="2022-03-29T16:43:00Z"/>
        </w:rPr>
      </w:pPr>
      <w:ins w:id="1156" w:author="Podhorsky, Milan (M.)" w:date="2022-03-29T16:42:00Z">
        <w:r>
          <w:t xml:space="preserve">The PDC </w:t>
        </w:r>
        <w:r w:rsidR="00642834">
          <w:t>contains a multicore processor SOC which includes DSP cores.</w:t>
        </w:r>
        <w:r w:rsidR="007F385C">
          <w:t xml:space="preserve">  Two software domains </w:t>
        </w:r>
      </w:ins>
      <w:ins w:id="1157" w:author="Podhorsky, Milan (M.)" w:date="2022-03-29T16:43:00Z">
        <w:r w:rsidR="007F385C">
          <w:t xml:space="preserve">execute on the </w:t>
        </w:r>
        <w:proofErr w:type="gramStart"/>
        <w:r w:rsidR="007F385C">
          <w:t>PDC;</w:t>
        </w:r>
        <w:proofErr w:type="gramEnd"/>
        <w:r w:rsidR="007F385C">
          <w:t xml:space="preserve"> QNX and Android.</w:t>
        </w:r>
      </w:ins>
    </w:p>
    <w:p w14:paraId="781DC20F" w14:textId="5B0A64D4" w:rsidR="00401F57" w:rsidRDefault="001D73B0" w:rsidP="00CC09C5">
      <w:pPr>
        <w:pStyle w:val="ListParagraph"/>
        <w:numPr>
          <w:ilvl w:val="0"/>
          <w:numId w:val="33"/>
        </w:numPr>
        <w:spacing w:line="240" w:lineRule="atLeast"/>
        <w:ind w:leftChars="0"/>
        <w:rPr>
          <w:ins w:id="1158" w:author="Podhorsky, Milan (M.)" w:date="2022-03-29T16:39:00Z"/>
        </w:rPr>
      </w:pPr>
      <w:ins w:id="1159" w:author="Podhorsky, Milan (M.)" w:date="2022-03-29T16:43:00Z">
        <w:r>
          <w:t xml:space="preserve">The PAC </w:t>
        </w:r>
      </w:ins>
      <w:ins w:id="1160" w:author="Podhorsky, Milan (M.)" w:date="2022-03-29T16:44:00Z">
        <w:r>
          <w:t xml:space="preserve">contains </w:t>
        </w:r>
        <w:r w:rsidR="00C4257B">
          <w:t xml:space="preserve">terrestrial and satellite audio tuners, </w:t>
        </w:r>
        <w:proofErr w:type="gramStart"/>
        <w:r w:rsidR="00C4257B">
          <w:t>amplification</w:t>
        </w:r>
        <w:proofErr w:type="gramEnd"/>
        <w:r w:rsidR="00C4257B">
          <w:t xml:space="preserve"> and </w:t>
        </w:r>
        <w:r w:rsidR="00866691">
          <w:t>audio signal processi</w:t>
        </w:r>
      </w:ins>
      <w:ins w:id="1161" w:author="Podhorsky, Milan (M.)" w:date="2022-03-29T16:45:00Z">
        <w:r w:rsidR="00866691">
          <w:t>ng capability.</w:t>
        </w:r>
      </w:ins>
    </w:p>
    <w:p w14:paraId="69C378A9" w14:textId="6AE8DCFD" w:rsidR="00A2133E" w:rsidRPr="00442914" w:rsidRDefault="00C32A4F" w:rsidP="00CC09C5">
      <w:pPr>
        <w:pStyle w:val="ListParagraph"/>
        <w:numPr>
          <w:ilvl w:val="0"/>
          <w:numId w:val="32"/>
        </w:numPr>
        <w:spacing w:line="240" w:lineRule="atLeast"/>
        <w:ind w:leftChars="0"/>
      </w:pPr>
      <w:ins w:id="1162" w:author="Podhorsky, Milan (M.)" w:date="2022-03-29T16:40:00Z">
        <w:r>
          <w:t xml:space="preserve">Audio hardware </w:t>
        </w:r>
        <w:r w:rsidR="00EF6A9C">
          <w:t>modules are in</w:t>
        </w:r>
      </w:ins>
      <w:ins w:id="1163" w:author="Podhorsky, Milan (M.)" w:date="2022-03-29T16:41:00Z">
        <w:r w:rsidR="00EF6A9C">
          <w:t>terconnected via A2B</w:t>
        </w:r>
      </w:ins>
      <w:ins w:id="1164" w:author="Podhorsky, Milan (M.)" w:date="2022-03-29T16:45:00Z">
        <w:r w:rsidR="00866691">
          <w:t xml:space="preserve"> </w:t>
        </w:r>
      </w:ins>
      <w:ins w:id="1165" w:author="Podhorsky, Milan (M.)" w:date="2022-03-30T09:04:00Z">
        <w:r w:rsidR="00EF3925">
          <w:t>which transport</w:t>
        </w:r>
        <w:r w:rsidR="00F0465C">
          <w:t xml:space="preserve"> </w:t>
        </w:r>
      </w:ins>
      <w:ins w:id="1166" w:author="Podhorsky, Milan (M.)" w:date="2022-03-30T09:05:00Z">
        <w:r w:rsidR="00F0465C">
          <w:t>multiple</w:t>
        </w:r>
      </w:ins>
      <w:ins w:id="1167" w:author="Podhorsky, Milan (M.)" w:date="2022-03-29T16:45:00Z">
        <w:r w:rsidR="00866691">
          <w:t xml:space="preserve"> bi-directional </w:t>
        </w:r>
        <w:r w:rsidR="00AE7E0C">
          <w:t xml:space="preserve">audio streams, and CAN </w:t>
        </w:r>
      </w:ins>
      <w:ins w:id="1168" w:author="Podhorsky, Milan (M.)" w:date="2022-03-29T16:46:00Z">
        <w:r w:rsidR="00962D17">
          <w:t xml:space="preserve">(HS3) </w:t>
        </w:r>
      </w:ins>
      <w:ins w:id="1169" w:author="Podhorsky, Milan (M.)" w:date="2022-03-29T16:45:00Z">
        <w:r w:rsidR="00AE7E0C">
          <w:t>for command/control and diagnostics</w:t>
        </w:r>
        <w:r w:rsidR="00962D17">
          <w:t>.</w:t>
        </w:r>
      </w:ins>
    </w:p>
    <w:p w14:paraId="2B35AC76" w14:textId="144F5F34" w:rsidR="00E16D5E" w:rsidRPr="00442914" w:rsidRDefault="00E16D5E" w:rsidP="00CC09C5">
      <w:pPr>
        <w:pStyle w:val="ListParagraph"/>
        <w:numPr>
          <w:ilvl w:val="0"/>
          <w:numId w:val="13"/>
        </w:numPr>
        <w:spacing w:line="240" w:lineRule="atLeast"/>
        <w:ind w:leftChars="0"/>
      </w:pPr>
      <w:r w:rsidRPr="00442914">
        <w:t>ANC/</w:t>
      </w:r>
      <w:del w:id="1170" w:author="Podhorsky, Milan (M.)" w:date="2022-03-29T16:38:00Z">
        <w:r w:rsidRPr="00442914" w:rsidDel="00A2133E">
          <w:delText xml:space="preserve"> </w:delText>
        </w:r>
      </w:del>
      <w:r w:rsidRPr="00442914">
        <w:t>PS</w:t>
      </w:r>
      <w:ins w:id="1171" w:author="Podhorsky, Milan (M.)" w:date="2022-03-29T16:38:00Z">
        <w:r w:rsidR="00A2133E">
          <w:t>/AV</w:t>
        </w:r>
      </w:ins>
      <w:ins w:id="1172" w:author="Podhorsky, Milan (M.)" w:date="2022-03-29T16:39:00Z">
        <w:r w:rsidR="00A2133E">
          <w:t>AS</w:t>
        </w:r>
      </w:ins>
      <w:del w:id="1173" w:author="Podhorsky, Milan (M.)" w:date="2022-03-29T16:39:00Z">
        <w:r w:rsidRPr="00442914" w:rsidDel="00A2133E">
          <w:delText>-</w:delText>
        </w:r>
      </w:del>
      <w:ins w:id="1174" w:author="Podhorsky, Milan (M.)" w:date="2022-03-29T16:39:00Z">
        <w:r w:rsidR="00A2133E">
          <w:t xml:space="preserve"> </w:t>
        </w:r>
      </w:ins>
      <w:r w:rsidRPr="00442914">
        <w:t xml:space="preserve">related software components shall </w:t>
      </w:r>
      <w:del w:id="1175" w:author="Podhorsky, Milan (M.)" w:date="2022-03-29T16:39:00Z">
        <w:r w:rsidRPr="00442914" w:rsidDel="00A2133E">
          <w:delText xml:space="preserve">always </w:delText>
        </w:r>
      </w:del>
      <w:r w:rsidRPr="00442914">
        <w:t>reside within the PDC.</w:t>
      </w:r>
    </w:p>
    <w:p w14:paraId="7F762A81" w14:textId="1A022688" w:rsidR="00E16D5E" w:rsidRPr="00442914" w:rsidDel="00EF6A9C" w:rsidRDefault="00E16D5E" w:rsidP="00CC09C5">
      <w:pPr>
        <w:pStyle w:val="ListParagraph"/>
        <w:numPr>
          <w:ilvl w:val="0"/>
          <w:numId w:val="13"/>
        </w:numPr>
        <w:spacing w:line="240" w:lineRule="atLeast"/>
        <w:ind w:leftChars="0"/>
        <w:rPr>
          <w:del w:id="1176" w:author="Podhorsky, Milan (M.)" w:date="2022-03-29T16:41:00Z"/>
        </w:rPr>
      </w:pPr>
      <w:del w:id="1177" w:author="Podhorsky, Milan (M.)" w:date="2022-03-29T16:41:00Z">
        <w:r w:rsidRPr="00442914" w:rsidDel="00EF6A9C">
          <w:delText>All components are connected via A2B.</w:delText>
        </w:r>
      </w:del>
    </w:p>
    <w:p w14:paraId="01E701D6" w14:textId="79BA1B29" w:rsidR="00E16D5E" w:rsidRPr="00442914" w:rsidDel="00962D17" w:rsidRDefault="00E16D5E" w:rsidP="00CC09C5">
      <w:pPr>
        <w:pStyle w:val="ListParagraph"/>
        <w:numPr>
          <w:ilvl w:val="0"/>
          <w:numId w:val="12"/>
        </w:numPr>
        <w:spacing w:line="240" w:lineRule="atLeast"/>
        <w:ind w:leftChars="0"/>
        <w:rPr>
          <w:del w:id="1178" w:author="Podhorsky, Milan (M.)" w:date="2022-03-29T16:46:00Z"/>
        </w:rPr>
      </w:pPr>
      <w:del w:id="1179" w:author="Podhorsky, Milan (M.)" w:date="2022-03-29T16:46:00Z">
        <w:r w:rsidRPr="00442914" w:rsidDel="00962D17">
          <w:delText xml:space="preserve">All components, except for the subwoofer, are connected to the HS3-CAN bus.  </w:delText>
        </w:r>
      </w:del>
    </w:p>
    <w:p w14:paraId="5A0EB949" w14:textId="2239D1DA" w:rsidR="00E16D5E" w:rsidRPr="00442914" w:rsidDel="00962D17" w:rsidRDefault="00E16D5E" w:rsidP="00CC09C5">
      <w:pPr>
        <w:spacing w:line="240" w:lineRule="atLeast"/>
        <w:rPr>
          <w:del w:id="1180" w:author="Podhorsky, Milan (M.)" w:date="2022-03-29T16:46:00Z"/>
        </w:rPr>
      </w:pPr>
    </w:p>
    <w:p w14:paraId="69052224" w14:textId="77777777" w:rsidR="00E16D5E" w:rsidRPr="00442914" w:rsidRDefault="00E16D5E" w:rsidP="00CC09C5">
      <w:pPr>
        <w:spacing w:line="240" w:lineRule="atLeast"/>
      </w:pPr>
    </w:p>
    <w:p w14:paraId="704C0E16" w14:textId="340F89CD" w:rsidR="00E16D5E" w:rsidRPr="00442914" w:rsidRDefault="0063595F" w:rsidP="00CC09C5">
      <w:pPr>
        <w:spacing w:line="240" w:lineRule="atLeast"/>
      </w:pPr>
      <w:ins w:id="1181" w:author="Podhorsky, Milan (M.)" w:date="2022-03-29T16:48:00Z">
        <w:r>
          <w:t>V</w:t>
        </w:r>
      </w:ins>
      <w:ins w:id="1182" w:author="Podhorsky, Milan (M.)" w:date="2022-03-29T16:47:00Z">
        <w:r w:rsidR="00635D6D">
          <w:t>ehicle trim levels</w:t>
        </w:r>
        <w:r w:rsidR="004D25A1">
          <w:t xml:space="preserve"> </w:t>
        </w:r>
      </w:ins>
      <w:ins w:id="1183" w:author="Podhorsky, Milan (M.)" w:date="2022-03-29T16:48:00Z">
        <w:r>
          <w:t xml:space="preserve">will dictate </w:t>
        </w:r>
      </w:ins>
      <w:ins w:id="1184" w:author="Podhorsky, Milan (M.)" w:date="2022-03-29T16:49:00Z">
        <w:r w:rsidR="00A85973">
          <w:t>expanded audio channel count and capability</w:t>
        </w:r>
      </w:ins>
      <w:del w:id="1185" w:author="Podhorsky, Milan (M.)" w:date="2022-03-29T16:49:00Z">
        <w:r w:rsidR="00E16D5E" w:rsidRPr="00442914" w:rsidDel="00A85973">
          <w:delText>The systems are comprised of the following, with all components connected via A2B.</w:delText>
        </w:r>
      </w:del>
      <w:r w:rsidR="00E16D5E" w:rsidRPr="00442914">
        <w:t>:</w:t>
      </w:r>
    </w:p>
    <w:p w14:paraId="7493D291" w14:textId="03E29AFC" w:rsidR="00E16D5E" w:rsidRPr="00442914" w:rsidRDefault="00E16D5E" w:rsidP="00CC09C5">
      <w:pPr>
        <w:pStyle w:val="ListParagraph"/>
        <w:numPr>
          <w:ilvl w:val="0"/>
          <w:numId w:val="12"/>
        </w:numPr>
        <w:spacing w:line="240" w:lineRule="atLeast"/>
        <w:ind w:leftChars="0"/>
      </w:pPr>
      <w:r w:rsidRPr="00442914">
        <w:t>PDC and PAC:  This architecture would apply for "base" ("unbranded") audio systems.  In these systems, the PAC is the sole amplifier used for ANC/ PS signals.</w:t>
      </w:r>
    </w:p>
    <w:p w14:paraId="27605DC9" w14:textId="00F13B87" w:rsidR="00E16D5E" w:rsidRPr="00442914" w:rsidRDefault="00E16D5E" w:rsidP="00CC09C5">
      <w:pPr>
        <w:pStyle w:val="ListParagraph"/>
        <w:numPr>
          <w:ilvl w:val="0"/>
          <w:numId w:val="12"/>
        </w:numPr>
        <w:spacing w:line="240" w:lineRule="atLeast"/>
        <w:ind w:leftChars="0"/>
      </w:pPr>
      <w:r w:rsidRPr="00442914">
        <w:t>PDC, PAC, and Subwoofer Amplifier:  This architecture would apply for higher-level unbranded audio systems.  In these systems, the PAC and Subwoofer Amp may act as the amplifiers for ANC/ PS signals.</w:t>
      </w:r>
    </w:p>
    <w:p w14:paraId="41855D4B" w14:textId="2CF14C71" w:rsidR="00E16D5E" w:rsidRPr="00442914" w:rsidRDefault="00E16D5E" w:rsidP="00CC09C5">
      <w:pPr>
        <w:pStyle w:val="ListParagraph"/>
        <w:numPr>
          <w:ilvl w:val="0"/>
          <w:numId w:val="12"/>
        </w:numPr>
        <w:spacing w:line="240" w:lineRule="atLeast"/>
        <w:ind w:leftChars="0"/>
      </w:pPr>
      <w:r w:rsidRPr="00442914">
        <w:t xml:space="preserve">PDC, PAC and DSP Amp:  This architecture would apply for high-level "branded" audio systems.  In these systems, the DSP Amp is the primary amplifier, with the PAC typically used for "satellite" speakers (such as tweeters, midranges, etc.).  Depending upon frequency content, the PAC may be used an amplifier for ANC/ PS signals, whereas the DSP amp would always be used.  </w:t>
      </w:r>
    </w:p>
    <w:p w14:paraId="1749D2CE" w14:textId="544FF9AB" w:rsidR="00E16D5E" w:rsidRPr="00442914" w:rsidRDefault="00E16D5E" w:rsidP="00CC09C5">
      <w:pPr>
        <w:spacing w:line="240" w:lineRule="atLeast"/>
      </w:pPr>
    </w:p>
    <w:p w14:paraId="4100FE1A" w14:textId="07A1D50A" w:rsidR="006955D7" w:rsidRPr="00442914" w:rsidDel="00C54A4A" w:rsidRDefault="006955D7" w:rsidP="00CC09C5">
      <w:pPr>
        <w:spacing w:line="240" w:lineRule="atLeast"/>
        <w:rPr>
          <w:del w:id="1186" w:author="Podhorsky, Milan (M.)" w:date="2022-03-29T16:49:00Z"/>
        </w:rPr>
      </w:pPr>
      <w:r w:rsidRPr="00442914">
        <w:t xml:space="preserve">Refer to the document </w:t>
      </w:r>
      <w:r w:rsidR="00EC6904" w:rsidRPr="00442914">
        <w:t>"Phoenix Audio System Diagrams - 05-03-21 - DRAFT.pdf"</w:t>
      </w:r>
      <w:r w:rsidRPr="00442914">
        <w:t xml:space="preserve"> for depictions of these systems.  </w:t>
      </w:r>
    </w:p>
    <w:p w14:paraId="5E210907" w14:textId="77777777" w:rsidR="006955D7" w:rsidRPr="00442914" w:rsidDel="00C54A4A" w:rsidRDefault="006955D7" w:rsidP="00CC09C5">
      <w:pPr>
        <w:spacing w:line="240" w:lineRule="atLeast"/>
        <w:ind w:left="360"/>
        <w:rPr>
          <w:del w:id="1187" w:author="Podhorsky, Milan (M.)" w:date="2022-03-29T16:49:00Z"/>
        </w:rPr>
      </w:pPr>
    </w:p>
    <w:p w14:paraId="498BA43E" w14:textId="7B35FB4E" w:rsidR="006955D7" w:rsidRPr="00442914" w:rsidRDefault="006955D7" w:rsidP="00CC09C5">
      <w:pPr>
        <w:spacing w:line="240" w:lineRule="atLeast"/>
      </w:pPr>
      <w:del w:id="1188" w:author="Podhorsky, Milan (M.)" w:date="2022-03-29T16:49:00Z">
        <w:r w:rsidRPr="00442914" w:rsidDel="00C54A4A">
          <w:delText xml:space="preserve"> </w:delText>
        </w:r>
      </w:del>
    </w:p>
    <w:p w14:paraId="17842C5D" w14:textId="77777777" w:rsidR="006955D7" w:rsidRPr="00442914" w:rsidRDefault="006955D7" w:rsidP="00CC09C5">
      <w:pPr>
        <w:spacing w:line="240" w:lineRule="atLeast"/>
      </w:pPr>
    </w:p>
    <w:p w14:paraId="416B5679" w14:textId="51C01C1A" w:rsidR="000A7538" w:rsidRPr="00442914" w:rsidRDefault="000A7538" w:rsidP="00CC09C5">
      <w:pPr>
        <w:spacing w:after="200" w:line="240" w:lineRule="atLeast"/>
      </w:pPr>
      <w:r w:rsidRPr="00442914">
        <w:br w:type="page"/>
      </w:r>
    </w:p>
    <w:p w14:paraId="69C088EA" w14:textId="76AF643B" w:rsidR="00EB1821" w:rsidRPr="00442914" w:rsidRDefault="00EB1821" w:rsidP="00CC09C5">
      <w:pPr>
        <w:pStyle w:val="Heading1"/>
        <w:spacing w:line="240" w:lineRule="atLeast"/>
      </w:pPr>
      <w:bookmarkStart w:id="1189" w:name="_Ref92884194"/>
      <w:bookmarkStart w:id="1190" w:name="_Toc105779326"/>
      <w:r w:rsidRPr="00442914">
        <w:t xml:space="preserve">PDC </w:t>
      </w:r>
      <w:r w:rsidR="00324B46">
        <w:t xml:space="preserve">External </w:t>
      </w:r>
      <w:r w:rsidRPr="00442914">
        <w:t>Interfaces</w:t>
      </w:r>
      <w:bookmarkEnd w:id="1189"/>
      <w:bookmarkEnd w:id="1190"/>
    </w:p>
    <w:p w14:paraId="4A4E4FF7" w14:textId="395E8A47" w:rsidR="00AA5067" w:rsidRPr="00442914" w:rsidRDefault="00AA5067" w:rsidP="00CC09C5">
      <w:pPr>
        <w:spacing w:line="240" w:lineRule="atLeast"/>
      </w:pPr>
    </w:p>
    <w:p w14:paraId="6B76D9E0" w14:textId="7BF7E148" w:rsidR="00AA5067" w:rsidRPr="00442914" w:rsidRDefault="00AA5067" w:rsidP="00CC09C5">
      <w:pPr>
        <w:spacing w:line="240" w:lineRule="atLeast"/>
      </w:pPr>
      <w:r w:rsidRPr="00442914">
        <w:t xml:space="preserve">The diagram below illustrates the various </w:t>
      </w:r>
      <w:ins w:id="1191" w:author="Podhorsky, Milan (M.)" w:date="2022-03-29T16:49:00Z">
        <w:r w:rsidR="00C54A4A">
          <w:t xml:space="preserve">PDC </w:t>
        </w:r>
      </w:ins>
      <w:r w:rsidRPr="00442914">
        <w:t xml:space="preserve">interfaces </w:t>
      </w:r>
      <w:del w:id="1192" w:author="Podhorsky, Milan (M.)" w:date="2022-03-29T16:49:00Z">
        <w:r w:rsidRPr="00442914" w:rsidDel="00C54A4A">
          <w:delText>to the PDC</w:delText>
        </w:r>
      </w:del>
      <w:del w:id="1193" w:author="Podhorsky, Milan (M.)" w:date="2022-03-29T16:50:00Z">
        <w:r w:rsidRPr="00442914" w:rsidDel="00C54A4A">
          <w:delText>.</w:delText>
        </w:r>
      </w:del>
      <w:r w:rsidRPr="00442914">
        <w:t>that are related to the ANC/PS feature.</w:t>
      </w:r>
      <w:del w:id="1194" w:author="Podhorsky, Milan (M.)" w:date="2022-03-29T16:50:00Z">
        <w:r w:rsidRPr="00442914" w:rsidDel="00C54A4A">
          <w:delText xml:space="preserve">  </w:delText>
        </w:r>
      </w:del>
    </w:p>
    <w:p w14:paraId="5570473A" w14:textId="4F696425" w:rsidR="00AA5067" w:rsidRPr="00442914" w:rsidRDefault="00AA5067" w:rsidP="00CC09C5">
      <w:pPr>
        <w:spacing w:line="240" w:lineRule="atLeast"/>
      </w:pPr>
    </w:p>
    <w:p w14:paraId="4143CD7F" w14:textId="33FAC5A7" w:rsidR="00AA5067" w:rsidRPr="00442914" w:rsidRDefault="00AA5067" w:rsidP="00CC09C5">
      <w:pPr>
        <w:pStyle w:val="Caption"/>
        <w:spacing w:line="240" w:lineRule="atLeast"/>
      </w:pPr>
      <w:bookmarkStart w:id="1195" w:name="_Ref89189271"/>
      <w:r w:rsidRPr="00442914">
        <w:t xml:space="preserve">Figure </w:t>
      </w:r>
      <w:fldSimple w:instr=" SEQ Figure \* ARABIC ">
        <w:r w:rsidR="00FB5E80">
          <w:rPr>
            <w:noProof/>
          </w:rPr>
          <w:t>1</w:t>
        </w:r>
      </w:fldSimple>
      <w:bookmarkEnd w:id="1195"/>
      <w:r w:rsidRPr="00442914">
        <w:t>:  ANC/ PS-related PDC Interfaces</w:t>
      </w:r>
    </w:p>
    <w:p w14:paraId="38598EB0" w14:textId="77777777" w:rsidR="005B09E8" w:rsidRPr="00442914" w:rsidRDefault="005B09E8" w:rsidP="00CC09C5">
      <w:pPr>
        <w:spacing w:line="240" w:lineRule="atLeast"/>
      </w:pPr>
    </w:p>
    <w:p w14:paraId="2E2479EA" w14:textId="3B099F05" w:rsidR="000A7538" w:rsidRPr="00442914" w:rsidRDefault="00D95FFF" w:rsidP="00CC09C5">
      <w:pPr>
        <w:spacing w:after="200" w:line="240" w:lineRule="atLeast"/>
        <w:ind w:left="720"/>
      </w:pPr>
      <w:r>
        <w:object w:dxaOrig="13860" w:dyaOrig="13291" w14:anchorId="14D03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6pt;height:535pt" o:ole="">
            <v:imagedata r:id="rId12" o:title=""/>
          </v:shape>
          <o:OLEObject Type="Embed" ProgID="Visio.Drawing.15" ShapeID="_x0000_i1025" DrawAspect="Content" ObjectID="_1730894245" r:id="rId13"/>
        </w:object>
      </w:r>
    </w:p>
    <w:p w14:paraId="6EA8CDDC" w14:textId="4865C04D" w:rsidR="000A7538" w:rsidRPr="00442914" w:rsidRDefault="000A7538" w:rsidP="00CC09C5">
      <w:pPr>
        <w:spacing w:after="200" w:line="240" w:lineRule="atLeast"/>
      </w:pPr>
      <w:r w:rsidRPr="00442914">
        <w:br w:type="page"/>
      </w:r>
    </w:p>
    <w:p w14:paraId="4D1582F4" w14:textId="6289C852" w:rsidR="008D416F" w:rsidRDefault="009D2AF1" w:rsidP="00CC09C5">
      <w:pPr>
        <w:pStyle w:val="Heading1"/>
        <w:spacing w:line="240" w:lineRule="atLeast"/>
      </w:pPr>
      <w:bookmarkStart w:id="1196" w:name="_Toc105779327"/>
      <w:r>
        <w:t>PDC Software Component</w:t>
      </w:r>
      <w:r w:rsidR="00212A17">
        <w:t>s</w:t>
      </w:r>
      <w:bookmarkEnd w:id="1196"/>
    </w:p>
    <w:p w14:paraId="02F3D2B4" w14:textId="10827326" w:rsidR="00087D55" w:rsidRDefault="00087D55" w:rsidP="00CC09C5">
      <w:pPr>
        <w:spacing w:line="240" w:lineRule="atLeast"/>
      </w:pPr>
    </w:p>
    <w:p w14:paraId="7788459A" w14:textId="1AC5885B" w:rsidR="00087D55" w:rsidRDefault="009D2AF1" w:rsidP="00CC09C5">
      <w:pPr>
        <w:spacing w:line="240" w:lineRule="atLeast"/>
      </w:pPr>
      <w:r>
        <w:t>The ANC/PS feature</w:t>
      </w:r>
      <w:r w:rsidR="007F2451">
        <w:t xml:space="preserve"> is </w:t>
      </w:r>
      <w:r w:rsidR="00212A17">
        <w:t xml:space="preserve">realized through software </w:t>
      </w:r>
      <w:r w:rsidR="00A46081">
        <w:t>and interface components</w:t>
      </w:r>
      <w:r w:rsidR="00732065">
        <w:t xml:space="preserve"> residing on the PDC</w:t>
      </w:r>
      <w:ins w:id="1197" w:author="Podhorsky, Milan (M.)" w:date="2022-03-30T09:12:00Z">
        <w:r w:rsidR="00855CAC">
          <w:t xml:space="preserve"> and executing </w:t>
        </w:r>
        <w:r w:rsidR="0026163F">
          <w:t>within</w:t>
        </w:r>
        <w:r w:rsidR="00855CAC">
          <w:t xml:space="preserve"> the QNX domain</w:t>
        </w:r>
      </w:ins>
      <w:r w:rsidR="009C1A1D">
        <w:t>.</w:t>
      </w:r>
      <w:r w:rsidR="00BB3333">
        <w:t xml:space="preserve">  The following section summarizes these components and their interactions.</w:t>
      </w:r>
    </w:p>
    <w:p w14:paraId="5BCDE705" w14:textId="052480D7" w:rsidR="00A46081" w:rsidRDefault="00A46081" w:rsidP="00CC09C5">
      <w:pPr>
        <w:spacing w:line="240" w:lineRule="atLeast"/>
      </w:pPr>
    </w:p>
    <w:p w14:paraId="646F594C" w14:textId="3C03E08C" w:rsidR="00A46081" w:rsidRDefault="00177B23" w:rsidP="00CC09C5">
      <w:pPr>
        <w:pStyle w:val="Heading2"/>
        <w:spacing w:line="240" w:lineRule="atLeast"/>
      </w:pPr>
      <w:bookmarkStart w:id="1198" w:name="_Toc105779328"/>
      <w:r>
        <w:t>Primary</w:t>
      </w:r>
      <w:r w:rsidR="009C1A1D">
        <w:t xml:space="preserve"> </w:t>
      </w:r>
      <w:r w:rsidR="00EB57FC">
        <w:t>S</w:t>
      </w:r>
      <w:r w:rsidR="009C1A1D">
        <w:t xml:space="preserve">oftware </w:t>
      </w:r>
      <w:r w:rsidR="00EB57FC">
        <w:t>C</w:t>
      </w:r>
      <w:r w:rsidR="009C1A1D">
        <w:t>omponents</w:t>
      </w:r>
      <w:bookmarkEnd w:id="1198"/>
    </w:p>
    <w:p w14:paraId="4F6952C6" w14:textId="141DAC69" w:rsidR="00297F0E" w:rsidRDefault="00E75226" w:rsidP="00CC09C5">
      <w:pPr>
        <w:pStyle w:val="Heading3"/>
        <w:spacing w:line="240" w:lineRule="atLeast"/>
      </w:pPr>
      <w:bookmarkStart w:id="1199" w:name="_Toc105779329"/>
      <w:r>
        <w:t>NVH Service</w:t>
      </w:r>
      <w:bookmarkEnd w:id="1199"/>
    </w:p>
    <w:p w14:paraId="05CB188B" w14:textId="6201C5BE" w:rsidR="00A46081" w:rsidRDefault="009F576B" w:rsidP="00CC09C5">
      <w:pPr>
        <w:spacing w:line="240" w:lineRule="atLeast"/>
      </w:pPr>
      <w:r>
        <w:t>The ANC/PS feature is primarily realized through the “NVH Service” which executes in the QNX domain.</w:t>
      </w:r>
      <w:r w:rsidR="00EB3297">
        <w:t xml:space="preserve">  This component is </w:t>
      </w:r>
      <w:r w:rsidR="0026149F">
        <w:t xml:space="preserve">interfaces to other PDC software components and is responsible for the initialization and </w:t>
      </w:r>
      <w:r w:rsidR="00961FD5">
        <w:t>real</w:t>
      </w:r>
      <w:r w:rsidR="008D085E">
        <w:t xml:space="preserve"> </w:t>
      </w:r>
      <w:r w:rsidR="00961FD5">
        <w:t>time control of the ANC/PS feature.</w:t>
      </w:r>
    </w:p>
    <w:p w14:paraId="237C9D4B" w14:textId="7EAB142B" w:rsidR="00E75226" w:rsidRDefault="00E75226" w:rsidP="00CC09C5">
      <w:pPr>
        <w:spacing w:line="240" w:lineRule="atLeast"/>
      </w:pPr>
    </w:p>
    <w:p w14:paraId="0431B23B" w14:textId="0664EB78" w:rsidR="00E75226" w:rsidRDefault="007D4CDD" w:rsidP="00CC09C5">
      <w:pPr>
        <w:pStyle w:val="Heading3"/>
        <w:spacing w:line="240" w:lineRule="atLeast"/>
      </w:pPr>
      <w:bookmarkStart w:id="1200" w:name="_Toc105779330"/>
      <w:r>
        <w:t>M</w:t>
      </w:r>
      <w:r w:rsidR="00EB3297">
        <w:t>DSP Subsystem</w:t>
      </w:r>
      <w:bookmarkEnd w:id="1200"/>
    </w:p>
    <w:p w14:paraId="3E159F11" w14:textId="35625A89" w:rsidR="00E75226" w:rsidRDefault="00961FD5" w:rsidP="00CC09C5">
      <w:pPr>
        <w:spacing w:line="240" w:lineRule="atLeast"/>
      </w:pPr>
      <w:r>
        <w:t xml:space="preserve">The </w:t>
      </w:r>
      <w:r w:rsidR="007D4CDD">
        <w:t>M</w:t>
      </w:r>
      <w:r>
        <w:t xml:space="preserve">DSP </w:t>
      </w:r>
      <w:r w:rsidR="007D4CDD">
        <w:t xml:space="preserve">(Modem Digital Signal Processor) </w:t>
      </w:r>
      <w:r>
        <w:t xml:space="preserve">Subsystem </w:t>
      </w:r>
      <w:r w:rsidR="007D4CDD">
        <w:t xml:space="preserve">consists of </w:t>
      </w:r>
      <w:r w:rsidR="00CD2F0B">
        <w:t>dedicated hardware on the PDC SOC and controlling software framework</w:t>
      </w:r>
      <w:r w:rsidR="004F4B39">
        <w:t>.  T</w:t>
      </w:r>
      <w:r w:rsidR="006F6692">
        <w:t>his subsystem is controlled by the NVH Service</w:t>
      </w:r>
      <w:r w:rsidR="00031652">
        <w:t xml:space="preserve"> and processes</w:t>
      </w:r>
      <w:r w:rsidR="00780B10">
        <w:t xml:space="preserve"> / synthesizes the audio</w:t>
      </w:r>
      <w:r w:rsidR="008D085E">
        <w:t>.</w:t>
      </w:r>
    </w:p>
    <w:p w14:paraId="21F17304" w14:textId="54D905BF" w:rsidR="005C2DCF" w:rsidRDefault="005C2DCF" w:rsidP="00CC09C5">
      <w:pPr>
        <w:spacing w:line="240" w:lineRule="atLeast"/>
      </w:pPr>
    </w:p>
    <w:p w14:paraId="24BE4E0D" w14:textId="363A434E" w:rsidR="004B5B6B" w:rsidRDefault="004B5B6B" w:rsidP="00CC09C5">
      <w:pPr>
        <w:pStyle w:val="Heading4"/>
        <w:spacing w:line="240" w:lineRule="atLeast"/>
      </w:pPr>
      <w:bookmarkStart w:id="1201" w:name="_Toc105779331"/>
      <w:r>
        <w:t>ASD Library</w:t>
      </w:r>
      <w:bookmarkEnd w:id="1201"/>
    </w:p>
    <w:p w14:paraId="522AEA1A" w14:textId="33A17688" w:rsidR="00F90CC0" w:rsidRDefault="00874E7A" w:rsidP="00CC09C5">
      <w:pPr>
        <w:spacing w:line="240" w:lineRule="atLeast"/>
      </w:pPr>
      <w:r>
        <w:t>A vendor</w:t>
      </w:r>
      <w:r w:rsidR="000313C9">
        <w:t xml:space="preserve"> (QNX/Blackberry)</w:t>
      </w:r>
      <w:r>
        <w:t xml:space="preserve"> provided signal processing library.  </w:t>
      </w:r>
      <w:r w:rsidR="000313C9">
        <w:t xml:space="preserve">The vendor terminology </w:t>
      </w:r>
      <w:r w:rsidR="00830D70">
        <w:t>for their library is ASD – Active Sound Design.  This</w:t>
      </w:r>
      <w:r w:rsidR="00F90CC0">
        <w:t xml:space="preserve"> library </w:t>
      </w:r>
      <w:r w:rsidR="00830D70">
        <w:t xml:space="preserve">is </w:t>
      </w:r>
      <w:r w:rsidR="00F90CC0">
        <w:t xml:space="preserve">responsible for </w:t>
      </w:r>
      <w:r w:rsidR="00830D70">
        <w:t xml:space="preserve">generating </w:t>
      </w:r>
      <w:r w:rsidR="00F90CC0">
        <w:t>ANC/PS audio executes within the software framework of the MDSP Subsystem.</w:t>
      </w:r>
    </w:p>
    <w:p w14:paraId="1E377E17" w14:textId="07687826" w:rsidR="005C2DCF" w:rsidRDefault="006938DC" w:rsidP="00CC09C5">
      <w:pPr>
        <w:pStyle w:val="Heading4"/>
        <w:spacing w:line="240" w:lineRule="atLeast"/>
      </w:pPr>
      <w:bookmarkStart w:id="1202" w:name="_Toc105779332"/>
      <w:r>
        <w:t>Acoustic Calibration</w:t>
      </w:r>
      <w:bookmarkEnd w:id="1202"/>
    </w:p>
    <w:p w14:paraId="4DD5F6FC" w14:textId="72AC43CC" w:rsidR="00792DF5" w:rsidRPr="00792DF5" w:rsidRDefault="00792DF5" w:rsidP="00CC09C5">
      <w:pPr>
        <w:spacing w:line="240" w:lineRule="atLeast"/>
      </w:pPr>
      <w:r>
        <w:t xml:space="preserve">The acoustic calibration of ANC/PS </w:t>
      </w:r>
      <w:r w:rsidR="00D30BB8">
        <w:t>consists</w:t>
      </w:r>
      <w:r w:rsidR="00F17984">
        <w:t xml:space="preserve"> of one or more files</w:t>
      </w:r>
      <w:r w:rsidR="00046D6D">
        <w:t xml:space="preserve"> that will be conveyed to the </w:t>
      </w:r>
      <w:r w:rsidR="00816499">
        <w:t xml:space="preserve">ASD library through the MDSP framework by the NVH Service.  These files will reside </w:t>
      </w:r>
      <w:r w:rsidR="00924611">
        <w:t>o</w:t>
      </w:r>
      <w:r w:rsidR="00816499">
        <w:t>n a non-</w:t>
      </w:r>
      <w:r w:rsidR="00D30BB8">
        <w:t>volatile</w:t>
      </w:r>
      <w:r w:rsidR="00816499">
        <w:t xml:space="preserve"> f</w:t>
      </w:r>
      <w:r w:rsidR="00924611">
        <w:t xml:space="preserve">ilesystem </w:t>
      </w:r>
      <w:del w:id="1203" w:author="Podhorsky, Milan (M.)" w:date="2022-03-30T09:07:00Z">
        <w:r w:rsidR="00924611" w:rsidDel="00A34120">
          <w:delText xml:space="preserve">on </w:delText>
        </w:r>
      </w:del>
      <w:ins w:id="1204" w:author="Podhorsky, Milan (M.)" w:date="2022-03-30T09:07:00Z">
        <w:r w:rsidR="00A34120">
          <w:t xml:space="preserve">within </w:t>
        </w:r>
      </w:ins>
      <w:r w:rsidR="00924611">
        <w:t>the QNX domain.</w:t>
      </w:r>
    </w:p>
    <w:p w14:paraId="60B37214" w14:textId="394C3F58" w:rsidR="009D2AF1" w:rsidRDefault="009D2AF1" w:rsidP="00CC09C5">
      <w:pPr>
        <w:spacing w:line="240" w:lineRule="atLeast"/>
      </w:pPr>
    </w:p>
    <w:p w14:paraId="3D26D548" w14:textId="084B2511" w:rsidR="00EB57FC" w:rsidRDefault="00EB57FC" w:rsidP="00CC09C5">
      <w:pPr>
        <w:pStyle w:val="Heading2"/>
        <w:spacing w:line="240" w:lineRule="atLeast"/>
      </w:pPr>
      <w:bookmarkStart w:id="1205" w:name="_Toc105779333"/>
      <w:r>
        <w:t>Interface Software Components</w:t>
      </w:r>
      <w:bookmarkEnd w:id="1205"/>
    </w:p>
    <w:p w14:paraId="0D4C6CBD" w14:textId="47F433F9" w:rsidR="00EB57FC" w:rsidRDefault="00EB57FC" w:rsidP="00CC09C5">
      <w:pPr>
        <w:spacing w:line="240" w:lineRule="atLeast"/>
      </w:pPr>
    </w:p>
    <w:p w14:paraId="7E7AC2D3" w14:textId="44FD8C8E" w:rsidR="00EB57FC" w:rsidRDefault="0048464D" w:rsidP="00CC09C5">
      <w:pPr>
        <w:spacing w:line="240" w:lineRule="atLeast"/>
      </w:pPr>
      <w:r>
        <w:t xml:space="preserve">The NVH Service interfaces </w:t>
      </w:r>
      <w:r w:rsidR="00671E63">
        <w:t>to various other PDC software components</w:t>
      </w:r>
      <w:r w:rsidR="00677A2C">
        <w:t xml:space="preserve"> as summarized below.</w:t>
      </w:r>
    </w:p>
    <w:p w14:paraId="4E05F688" w14:textId="55CF9C2B" w:rsidR="00677A2C" w:rsidRDefault="00677A2C" w:rsidP="00CC09C5">
      <w:pPr>
        <w:spacing w:line="240" w:lineRule="atLeast"/>
      </w:pPr>
    </w:p>
    <w:p w14:paraId="18A6F284" w14:textId="0799EEC0" w:rsidR="00677A2C" w:rsidRDefault="00CC2963" w:rsidP="00CC09C5">
      <w:pPr>
        <w:pStyle w:val="Heading3"/>
        <w:spacing w:line="240" w:lineRule="atLeast"/>
      </w:pPr>
      <w:bookmarkStart w:id="1206" w:name="_Toc105779334"/>
      <w:proofErr w:type="spellStart"/>
      <w:r>
        <w:t>vehicle_signal</w:t>
      </w:r>
      <w:bookmarkEnd w:id="1206"/>
      <w:proofErr w:type="spellEnd"/>
    </w:p>
    <w:p w14:paraId="7681A9BC" w14:textId="7C8DE16A" w:rsidR="00677A2C" w:rsidRDefault="00020967" w:rsidP="00CC09C5">
      <w:pPr>
        <w:spacing w:line="240" w:lineRule="atLeast"/>
      </w:pPr>
      <w:r>
        <w:t xml:space="preserve">This component is responsible for </w:t>
      </w:r>
      <w:r w:rsidR="00A16F4A">
        <w:t>providing a Rx/Tx interface for</w:t>
      </w:r>
      <w:r w:rsidR="001B3E12">
        <w:t xml:space="preserve"> CAN network messages via UCL Gateway Proxy to the VIP.  Its </w:t>
      </w:r>
      <w:r w:rsidR="00971A8D">
        <w:t xml:space="preserve">software interface is through </w:t>
      </w:r>
      <w:r w:rsidR="0016762F">
        <w:t xml:space="preserve">FIDL - </w:t>
      </w:r>
      <w:r w:rsidR="00971A8D">
        <w:t>Franca IDL (Interface Definition Language).</w:t>
      </w:r>
    </w:p>
    <w:p w14:paraId="727D49D4" w14:textId="4B86352A" w:rsidR="00677A2C" w:rsidRDefault="00677A2C" w:rsidP="00CC09C5">
      <w:pPr>
        <w:spacing w:line="240" w:lineRule="atLeast"/>
      </w:pPr>
    </w:p>
    <w:p w14:paraId="76B25C81" w14:textId="4C060FA6" w:rsidR="00677A2C" w:rsidRDefault="00440B11" w:rsidP="00CC09C5">
      <w:pPr>
        <w:pStyle w:val="Heading3"/>
        <w:spacing w:line="240" w:lineRule="atLeast"/>
      </w:pPr>
      <w:bookmarkStart w:id="1207" w:name="_Toc105779335"/>
      <w:r>
        <w:t>A2B Resource Manager</w:t>
      </w:r>
      <w:bookmarkEnd w:id="1207"/>
    </w:p>
    <w:p w14:paraId="43B939A6" w14:textId="0ECB0309" w:rsidR="00677A2C" w:rsidRDefault="004A19BD" w:rsidP="00CC09C5">
      <w:pPr>
        <w:spacing w:line="240" w:lineRule="atLeast"/>
      </w:pPr>
      <w:r>
        <w:t>This component provides status of the A2B net</w:t>
      </w:r>
      <w:r w:rsidR="00475B35">
        <w:t>work through a QNX PPS (Persistent Publish &amp; Subscribe) interface.</w:t>
      </w:r>
    </w:p>
    <w:p w14:paraId="02CEDCA9" w14:textId="54F40288" w:rsidR="00677A2C" w:rsidRDefault="00677A2C" w:rsidP="00CC09C5">
      <w:pPr>
        <w:spacing w:line="240" w:lineRule="atLeast"/>
      </w:pPr>
    </w:p>
    <w:p w14:paraId="3011EBA8" w14:textId="355AD2D3" w:rsidR="00677A2C" w:rsidRDefault="00093A28" w:rsidP="00CC09C5">
      <w:pPr>
        <w:pStyle w:val="Heading3"/>
        <w:spacing w:line="240" w:lineRule="atLeast"/>
      </w:pPr>
      <w:bookmarkStart w:id="1208" w:name="_Toc105779336"/>
      <w:r>
        <w:t>Power Manager</w:t>
      </w:r>
      <w:bookmarkEnd w:id="1208"/>
    </w:p>
    <w:p w14:paraId="7856BD18" w14:textId="298D358E" w:rsidR="00093A28" w:rsidRDefault="005A5336" w:rsidP="00CC09C5">
      <w:pPr>
        <w:spacing w:line="240" w:lineRule="atLeast"/>
      </w:pPr>
      <w:r>
        <w:t>Provides suspend and resume events</w:t>
      </w:r>
      <w:r w:rsidR="003316F7">
        <w:t xml:space="preserve"> to support suspend-to-RAM and resume-from-suspend.</w:t>
      </w:r>
    </w:p>
    <w:p w14:paraId="6DBE7FD3" w14:textId="77777777" w:rsidR="00093A28" w:rsidRDefault="00093A28" w:rsidP="00CC09C5">
      <w:pPr>
        <w:spacing w:line="240" w:lineRule="atLeast"/>
      </w:pPr>
    </w:p>
    <w:p w14:paraId="6B3C24A1" w14:textId="64F84C86" w:rsidR="00677A2C" w:rsidRDefault="00675CFD" w:rsidP="00CC09C5">
      <w:pPr>
        <w:pStyle w:val="Heading3"/>
        <w:spacing w:line="240" w:lineRule="atLeast"/>
      </w:pPr>
      <w:bookmarkStart w:id="1209" w:name="_Toc105779337"/>
      <w:r>
        <w:t>Diagnostic Service</w:t>
      </w:r>
      <w:bookmarkEnd w:id="1209"/>
    </w:p>
    <w:p w14:paraId="249C9AA1" w14:textId="65E51D55" w:rsidR="00675CFD" w:rsidRDefault="00772EE0" w:rsidP="00CC09C5">
      <w:pPr>
        <w:spacing w:line="240" w:lineRule="atLeast"/>
      </w:pPr>
      <w:r>
        <w:t xml:space="preserve">Provides </w:t>
      </w:r>
      <w:r w:rsidR="0072433E">
        <w:t>an interface to diagnostic facilities; including DID, DTC and Routine</w:t>
      </w:r>
      <w:r w:rsidR="005C4CDF">
        <w:t>s; through FIDL.</w:t>
      </w:r>
    </w:p>
    <w:p w14:paraId="771C7446" w14:textId="19A58A42" w:rsidR="005F20B7" w:rsidRDefault="005F20B7" w:rsidP="00CC09C5">
      <w:pPr>
        <w:spacing w:line="240" w:lineRule="atLeast"/>
      </w:pPr>
    </w:p>
    <w:p w14:paraId="7EB5BDF2" w14:textId="039A9711" w:rsidR="005F20B7" w:rsidRDefault="004965C9" w:rsidP="00CC09C5">
      <w:pPr>
        <w:pStyle w:val="Heading3"/>
        <w:spacing w:line="240" w:lineRule="atLeast"/>
      </w:pPr>
      <w:bookmarkStart w:id="1210" w:name="_Toc105779338"/>
      <w:r>
        <w:t>DE Configuration Service</w:t>
      </w:r>
      <w:bookmarkEnd w:id="1210"/>
    </w:p>
    <w:p w14:paraId="5CA2242A" w14:textId="301D41A8" w:rsidR="008820C3" w:rsidRPr="008820C3" w:rsidRDefault="008820C3" w:rsidP="00CC09C5">
      <w:pPr>
        <w:spacing w:line="240" w:lineRule="atLeast"/>
      </w:pPr>
      <w:r>
        <w:t xml:space="preserve">Responsible for </w:t>
      </w:r>
      <w:r w:rsidR="0011178E">
        <w:t xml:space="preserve">talking to the PDC VMCU and requesting vehicle configuration information data on startup.  This data is stored in a persisted location and made available to the </w:t>
      </w:r>
      <w:r w:rsidR="00661087">
        <w:t>NVH Service for vehicle configuration purposes.</w:t>
      </w:r>
    </w:p>
    <w:p w14:paraId="6308B906" w14:textId="0CF09383" w:rsidR="004965C9" w:rsidRDefault="004965C9" w:rsidP="00CC09C5">
      <w:pPr>
        <w:spacing w:line="240" w:lineRule="atLeast"/>
      </w:pPr>
    </w:p>
    <w:p w14:paraId="0457C43D" w14:textId="77777777" w:rsidR="007A283B" w:rsidRDefault="007A283B" w:rsidP="00CC09C5">
      <w:pPr>
        <w:spacing w:line="240" w:lineRule="atLeast"/>
      </w:pPr>
    </w:p>
    <w:p w14:paraId="2CD1E6E7" w14:textId="0F449E54" w:rsidR="00737D58" w:rsidRPr="00442914" w:rsidRDefault="007B4579" w:rsidP="00CC09C5">
      <w:pPr>
        <w:pStyle w:val="Heading1"/>
        <w:spacing w:line="240" w:lineRule="atLeast"/>
      </w:pPr>
      <w:bookmarkStart w:id="1211" w:name="_Toc99024418"/>
      <w:bookmarkStart w:id="1212" w:name="_Toc99024419"/>
      <w:bookmarkStart w:id="1213" w:name="_Toc99024420"/>
      <w:bookmarkStart w:id="1214" w:name="_Toc99024421"/>
      <w:bookmarkStart w:id="1215" w:name="_Toc99024422"/>
      <w:bookmarkStart w:id="1216" w:name="_Toc99024423"/>
      <w:bookmarkStart w:id="1217" w:name="_Toc99024424"/>
      <w:bookmarkStart w:id="1218" w:name="_Toc99024425"/>
      <w:bookmarkStart w:id="1219" w:name="_Toc99024426"/>
      <w:bookmarkStart w:id="1220" w:name="_Toc99024427"/>
      <w:bookmarkStart w:id="1221" w:name="_Toc105779339"/>
      <w:bookmarkEnd w:id="1211"/>
      <w:bookmarkEnd w:id="1212"/>
      <w:bookmarkEnd w:id="1213"/>
      <w:bookmarkEnd w:id="1214"/>
      <w:bookmarkEnd w:id="1215"/>
      <w:bookmarkEnd w:id="1216"/>
      <w:bookmarkEnd w:id="1217"/>
      <w:bookmarkEnd w:id="1218"/>
      <w:bookmarkEnd w:id="1219"/>
      <w:bookmarkEnd w:id="1220"/>
      <w:r>
        <w:t xml:space="preserve">Acoustic </w:t>
      </w:r>
      <w:r w:rsidR="00327913">
        <w:t>Tuning</w:t>
      </w:r>
      <w:bookmarkEnd w:id="1221"/>
    </w:p>
    <w:p w14:paraId="0B93FE1E" w14:textId="567AC33F" w:rsidR="00737D58" w:rsidRPr="00442914" w:rsidRDefault="00737D58" w:rsidP="00CC09C5">
      <w:pPr>
        <w:spacing w:line="240" w:lineRule="atLeast"/>
        <w:rPr>
          <w:rFonts w:eastAsiaTheme="minorHAnsi"/>
        </w:rPr>
      </w:pPr>
    </w:p>
    <w:p w14:paraId="27EAA0C6" w14:textId="71707EC9" w:rsidR="00CD2F2C" w:rsidRDefault="0063232A" w:rsidP="00CC09C5">
      <w:pPr>
        <w:spacing w:line="240" w:lineRule="atLeast"/>
      </w:pPr>
      <w:r>
        <w:t xml:space="preserve">The acoustic tuning or calibration will be performed with an external PC based tool; </w:t>
      </w:r>
      <w:ins w:id="1222" w:author="Podhorsky, Milan (M.)" w:date="2022-03-29T16:09:00Z">
        <w:r w:rsidR="005654B5">
          <w:t>“</w:t>
        </w:r>
      </w:ins>
      <w:proofErr w:type="spellStart"/>
      <w:r>
        <w:t>LiveAMP</w:t>
      </w:r>
      <w:proofErr w:type="spellEnd"/>
      <w:ins w:id="1223" w:author="Podhorsky, Milan (M.)" w:date="2022-03-29T16:09:00Z">
        <w:r w:rsidR="005654B5">
          <w:t>”</w:t>
        </w:r>
      </w:ins>
      <w:r w:rsidR="00CD7205">
        <w:t xml:space="preserve">.  This tool is supplied by the </w:t>
      </w:r>
      <w:r w:rsidR="008776E0">
        <w:t>ASD library vendor; QNX/Blackberry. The tuning tool will connect to the library</w:t>
      </w:r>
      <w:r w:rsidR="00CD2F2C">
        <w:t xml:space="preserve"> for in vehicle tuning via ethernet.</w:t>
      </w:r>
    </w:p>
    <w:p w14:paraId="33AD620C" w14:textId="67DD2B28" w:rsidR="00CD2F2C" w:rsidRDefault="00CD2F2C" w:rsidP="00CC09C5">
      <w:pPr>
        <w:spacing w:line="240" w:lineRule="atLeast"/>
        <w:rPr>
          <w:ins w:id="1224" w:author="Podhorsky, Milan (M.)" w:date="2022-03-29T15:56:00Z"/>
        </w:rPr>
      </w:pPr>
    </w:p>
    <w:p w14:paraId="2ACD8622" w14:textId="16DAF170" w:rsidR="002F1CE3" w:rsidRDefault="00C22863" w:rsidP="00CC09C5">
      <w:pPr>
        <w:pStyle w:val="Heading2"/>
        <w:spacing w:line="240" w:lineRule="atLeast"/>
        <w:rPr>
          <w:ins w:id="1225" w:author="Podhorsky, Milan (M.)" w:date="2022-03-29T15:57:00Z"/>
        </w:rPr>
      </w:pPr>
      <w:bookmarkStart w:id="1226" w:name="_Toc105779340"/>
      <w:ins w:id="1227" w:author="Podhorsky, Milan (M.)" w:date="2022-03-29T15:56:00Z">
        <w:r>
          <w:t>Tuning Too</w:t>
        </w:r>
      </w:ins>
      <w:ins w:id="1228" w:author="Podhorsky, Milan (M.)" w:date="2022-03-29T15:57:00Z">
        <w:r>
          <w:t>l Requirements</w:t>
        </w:r>
        <w:bookmarkEnd w:id="1226"/>
      </w:ins>
    </w:p>
    <w:p w14:paraId="686D09D6" w14:textId="60EB28C8" w:rsidR="00C22863" w:rsidRDefault="000D1AAC" w:rsidP="00CC09C5">
      <w:pPr>
        <w:spacing w:line="240" w:lineRule="atLeast"/>
        <w:rPr>
          <w:ins w:id="1229" w:author="Podhorsky, Milan (M.)" w:date="2022-03-29T16:04:00Z"/>
        </w:rPr>
      </w:pPr>
      <w:ins w:id="1230" w:author="Podhorsky, Milan (M.)" w:date="2022-03-29T15:57:00Z">
        <w:r w:rsidRPr="000D1AAC">
          <w:t xml:space="preserve">The tuning tool </w:t>
        </w:r>
      </w:ins>
      <w:ins w:id="1231" w:author="Podhorsky, Milan (M.)" w:date="2022-03-29T15:58:00Z">
        <w:r w:rsidR="00C144A2">
          <w:t>will be used by</w:t>
        </w:r>
      </w:ins>
      <w:ins w:id="1232" w:author="Podhorsky, Milan (M.)" w:date="2022-03-29T15:57:00Z">
        <w:r w:rsidRPr="000D1AAC">
          <w:t xml:space="preserve"> </w:t>
        </w:r>
      </w:ins>
      <w:ins w:id="1233" w:author="Podhorsky, Milan (M.)" w:date="2022-03-29T15:58:00Z">
        <w:r w:rsidR="00C144A2">
          <w:t xml:space="preserve">NVH </w:t>
        </w:r>
      </w:ins>
      <w:ins w:id="1234" w:author="Podhorsky, Milan (M.)" w:date="2022-03-29T15:57:00Z">
        <w:r w:rsidRPr="000D1AAC">
          <w:t>Calibr</w:t>
        </w:r>
      </w:ins>
      <w:ins w:id="1235" w:author="Podhorsky, Milan (M.)" w:date="2022-03-29T15:58:00Z">
        <w:r w:rsidR="00C144A2">
          <w:t>ation personnel to</w:t>
        </w:r>
      </w:ins>
      <w:ins w:id="1236" w:author="Podhorsky, Milan (M.)" w:date="2022-03-29T15:57:00Z">
        <w:r w:rsidRPr="000D1AAC">
          <w:t xml:space="preserve"> tune the </w:t>
        </w:r>
      </w:ins>
      <w:ins w:id="1237" w:author="Podhorsky, Milan (M.)" w:date="2022-03-29T15:58:00Z">
        <w:r w:rsidR="00C144A2">
          <w:t>a</w:t>
        </w:r>
      </w:ins>
      <w:ins w:id="1238" w:author="Podhorsky, Milan (M.)" w:date="2022-03-29T15:57:00Z">
        <w:r w:rsidRPr="000D1AAC">
          <w:t>coustic performance of ANC/PS/AVAS features.</w:t>
        </w:r>
      </w:ins>
      <w:ins w:id="1239" w:author="Podhorsky, Milan (M.)" w:date="2022-03-29T16:00:00Z">
        <w:r w:rsidR="00156494">
          <w:t xml:space="preserve">  The </w:t>
        </w:r>
        <w:r w:rsidR="007E12A6">
          <w:t>Calibrator will have the ability to</w:t>
        </w:r>
      </w:ins>
      <w:ins w:id="1240" w:author="Podhorsky, Milan (M.)" w:date="2022-03-29T16:01:00Z">
        <w:r w:rsidR="007E12A6">
          <w:t xml:space="preserve"> configure </w:t>
        </w:r>
        <w:r w:rsidR="003D0BC1">
          <w:t xml:space="preserve">vehicle </w:t>
        </w:r>
      </w:ins>
      <w:ins w:id="1241" w:author="Podhorsky, Milan (M.)" w:date="2022-03-29T16:02:00Z">
        <w:r w:rsidR="003D0BC1">
          <w:t xml:space="preserve">input (VIN) parameters </w:t>
        </w:r>
        <w:r w:rsidR="005C59AC">
          <w:t xml:space="preserve">and how they </w:t>
        </w:r>
      </w:ins>
      <w:ins w:id="1242" w:author="Podhorsky, Milan (M.)" w:date="2022-03-29T16:03:00Z">
        <w:r w:rsidR="006F5F4F">
          <w:t xml:space="preserve">interact and </w:t>
        </w:r>
      </w:ins>
      <w:ins w:id="1243" w:author="Podhorsky, Milan (M.)" w:date="2022-03-29T16:02:00Z">
        <w:r w:rsidR="005C59AC">
          <w:t>affect the resulting audio.</w:t>
        </w:r>
      </w:ins>
      <w:ins w:id="1244" w:author="Podhorsky, Milan (M.)" w:date="2022-03-29T16:03:00Z">
        <w:r w:rsidR="006F5F4F">
          <w:t xml:space="preserve">  The tuning tool will run </w:t>
        </w:r>
        <w:r w:rsidR="008C4367">
          <w:t>in the Microsoft Windows environment and be compatible with a</w:t>
        </w:r>
      </w:ins>
      <w:ins w:id="1245" w:author="Podhorsky, Milan (M.)" w:date="2022-03-29T16:04:00Z">
        <w:r w:rsidR="008C4367">
          <w:t xml:space="preserve"> standard Ford software load</w:t>
        </w:r>
        <w:r w:rsidR="00094834">
          <w:t>; in terms of network and security requirements imposed.</w:t>
        </w:r>
      </w:ins>
    </w:p>
    <w:p w14:paraId="38885EEB" w14:textId="62AE242D" w:rsidR="0031603D" w:rsidRDefault="0031603D" w:rsidP="00CC09C5">
      <w:pPr>
        <w:spacing w:line="240" w:lineRule="atLeast"/>
        <w:rPr>
          <w:ins w:id="1246" w:author="Podhorsky, Milan (M.)" w:date="2022-03-29T16:04:00Z"/>
        </w:rPr>
      </w:pPr>
    </w:p>
    <w:p w14:paraId="4DAEC523" w14:textId="236B4B55" w:rsidR="0031603D" w:rsidRDefault="0031603D" w:rsidP="00CC09C5">
      <w:pPr>
        <w:pStyle w:val="Heading2"/>
        <w:spacing w:line="240" w:lineRule="atLeast"/>
        <w:rPr>
          <w:ins w:id="1247" w:author="Podhorsky, Milan (M.)" w:date="2022-03-29T16:05:00Z"/>
        </w:rPr>
      </w:pPr>
      <w:bookmarkStart w:id="1248" w:name="_Toc105779341"/>
      <w:ins w:id="1249" w:author="Podhorsky, Milan (M.)" w:date="2022-03-29T16:04:00Z">
        <w:r>
          <w:t xml:space="preserve">Tuning Tool VIN </w:t>
        </w:r>
      </w:ins>
      <w:ins w:id="1250" w:author="Podhorsky, Milan (M.)" w:date="2022-03-29T16:10:00Z">
        <w:r w:rsidR="005654B5">
          <w:t>Import</w:t>
        </w:r>
      </w:ins>
      <w:bookmarkEnd w:id="1248"/>
    </w:p>
    <w:p w14:paraId="141A4FAD" w14:textId="56F7C678" w:rsidR="0031603D" w:rsidRDefault="0031603D" w:rsidP="00CC09C5">
      <w:pPr>
        <w:spacing w:line="240" w:lineRule="atLeast"/>
        <w:rPr>
          <w:ins w:id="1251" w:author="Podhorsky, Milan (M.)" w:date="2022-03-29T16:06:00Z"/>
        </w:rPr>
      </w:pPr>
      <w:ins w:id="1252" w:author="Podhorsky, Milan (M.)" w:date="2022-03-29T16:05:00Z">
        <w:r>
          <w:t xml:space="preserve">The tuning tool shall have the capability of importing a list of </w:t>
        </w:r>
        <w:r w:rsidR="008F6F9A">
          <w:t xml:space="preserve">VINs and associated parameters; </w:t>
        </w:r>
        <w:proofErr w:type="gramStart"/>
        <w:r w:rsidR="008F6F9A">
          <w:t>thus</w:t>
        </w:r>
        <w:proofErr w:type="gramEnd"/>
        <w:r w:rsidR="008F6F9A">
          <w:t xml:space="preserve"> providing </w:t>
        </w:r>
        <w:r w:rsidR="00D41416">
          <w:t>the Cali</w:t>
        </w:r>
      </w:ins>
      <w:ins w:id="1253" w:author="Podhorsky, Milan (M.)" w:date="2022-03-29T16:06:00Z">
        <w:r w:rsidR="00D41416">
          <w:t xml:space="preserve">brator a </w:t>
        </w:r>
      </w:ins>
      <w:ins w:id="1254" w:author="Podhorsky, Milan (M.)" w:date="2022-03-29T16:10:00Z">
        <w:r w:rsidR="00053810">
          <w:t>consistent</w:t>
        </w:r>
      </w:ins>
      <w:ins w:id="1255" w:author="Podhorsky, Milan (M.)" w:date="2022-03-29T16:06:00Z">
        <w:r w:rsidR="00D41416">
          <w:t xml:space="preserve"> starting point from which to develop an acoustic calibration.</w:t>
        </w:r>
      </w:ins>
    </w:p>
    <w:p w14:paraId="3F2C088D" w14:textId="1750CD7C" w:rsidR="00D41416" w:rsidRDefault="00D41416" w:rsidP="00CC09C5">
      <w:pPr>
        <w:spacing w:line="240" w:lineRule="atLeast"/>
        <w:rPr>
          <w:ins w:id="1256" w:author="Podhorsky, Milan (M.)" w:date="2022-03-29T16:06:00Z"/>
        </w:rPr>
      </w:pPr>
    </w:p>
    <w:p w14:paraId="11E7D3BC" w14:textId="19BD009C" w:rsidR="00D41416" w:rsidRDefault="00F71746" w:rsidP="00CC09C5">
      <w:pPr>
        <w:pStyle w:val="Heading2"/>
        <w:spacing w:line="240" w:lineRule="atLeast"/>
        <w:rPr>
          <w:ins w:id="1257" w:author="Podhorsky, Milan (M.)" w:date="2022-03-29T15:56:00Z"/>
        </w:rPr>
      </w:pPr>
      <w:bookmarkStart w:id="1258" w:name="_Toc105779342"/>
      <w:ins w:id="1259" w:author="Podhorsky, Milan (M.)" w:date="2022-03-29T16:12:00Z">
        <w:r>
          <w:t>Tuning Tool Communications</w:t>
        </w:r>
      </w:ins>
      <w:bookmarkEnd w:id="1258"/>
    </w:p>
    <w:p w14:paraId="6958E5EC" w14:textId="774B565A" w:rsidR="002F1CE3" w:rsidRDefault="00F71746" w:rsidP="00CC09C5">
      <w:pPr>
        <w:spacing w:line="240" w:lineRule="atLeast"/>
        <w:rPr>
          <w:ins w:id="1260" w:author="Podhorsky, Milan (M.)" w:date="2022-03-29T16:14:00Z"/>
        </w:rPr>
      </w:pPr>
      <w:ins w:id="1261" w:author="Podhorsky, Milan (M.)" w:date="2022-03-29T16:12:00Z">
        <w:r>
          <w:t xml:space="preserve">The tuning tool </w:t>
        </w:r>
        <w:r w:rsidR="009C0EF9">
          <w:t xml:space="preserve">shall connect to the </w:t>
        </w:r>
      </w:ins>
      <w:ins w:id="1262" w:author="Podhorsky, Milan (M.)" w:date="2022-03-29T16:13:00Z">
        <w:r w:rsidR="009C0EF9">
          <w:t xml:space="preserve">library executing on the DSP through the NVH </w:t>
        </w:r>
        <w:proofErr w:type="gramStart"/>
        <w:r w:rsidR="009C0EF9">
          <w:t>Service;</w:t>
        </w:r>
        <w:proofErr w:type="gramEnd"/>
        <w:r w:rsidR="009C0EF9">
          <w:t xml:space="preserve"> which runs in the QNX domain on the PDC.</w:t>
        </w:r>
      </w:ins>
    </w:p>
    <w:p w14:paraId="09D22356" w14:textId="5DA2591B" w:rsidR="0081751C" w:rsidRDefault="0081751C" w:rsidP="00CC09C5">
      <w:pPr>
        <w:spacing w:line="240" w:lineRule="atLeast"/>
        <w:rPr>
          <w:ins w:id="1263" w:author="Podhorsky, Milan (M.)" w:date="2022-03-29T16:14:00Z"/>
        </w:rPr>
      </w:pPr>
    </w:p>
    <w:p w14:paraId="2E4B7681" w14:textId="77777777" w:rsidR="005758C1" w:rsidRDefault="005758C1" w:rsidP="00CC09C5">
      <w:pPr>
        <w:spacing w:line="240" w:lineRule="atLeast"/>
        <w:rPr>
          <w:ins w:id="1264" w:author="Podhorsky, Milan (M.)" w:date="2022-03-29T16:15:00Z"/>
        </w:rPr>
      </w:pPr>
      <w:ins w:id="1265" w:author="Podhorsky, Milan (M.)" w:date="2022-03-29T16:15:00Z">
        <w:r>
          <w:t xml:space="preserve">The tuning tool shall interface to the PDC via Ethernet (TCP/IP), with full capabilities provided via this means. The tuning tool shall support writing to, and reading from, the </w:t>
        </w:r>
        <w:proofErr w:type="gramStart"/>
        <w:r>
          <w:t>Library</w:t>
        </w:r>
        <w:proofErr w:type="gramEnd"/>
        <w:r>
          <w:t xml:space="preserve"> such that all PT NVH requirements regarding tuning tool functionality is met.  Such functionality includes, but is not limited to:  </w:t>
        </w:r>
      </w:ins>
    </w:p>
    <w:p w14:paraId="200DECA3" w14:textId="77777777" w:rsidR="005758C1" w:rsidRDefault="005758C1" w:rsidP="00CC09C5">
      <w:pPr>
        <w:spacing w:line="240" w:lineRule="atLeast"/>
        <w:rPr>
          <w:ins w:id="1266" w:author="Podhorsky, Milan (M.)" w:date="2022-03-29T16:15:00Z"/>
        </w:rPr>
      </w:pPr>
    </w:p>
    <w:p w14:paraId="513BDE6A" w14:textId="2A7C944B" w:rsidR="005758C1" w:rsidRDefault="005758C1" w:rsidP="00CC09C5">
      <w:pPr>
        <w:pStyle w:val="ListParagraph"/>
        <w:numPr>
          <w:ilvl w:val="0"/>
          <w:numId w:val="31"/>
        </w:numPr>
        <w:spacing w:line="240" w:lineRule="atLeast"/>
        <w:ind w:leftChars="0"/>
        <w:rPr>
          <w:ins w:id="1267" w:author="Podhorsky, Milan (M.)" w:date="2022-03-29T16:15:00Z"/>
        </w:rPr>
      </w:pPr>
      <w:ins w:id="1268" w:author="Podhorsky, Milan (M.)" w:date="2022-03-29T16:15:00Z">
        <w:r>
          <w:t>Tuning functions</w:t>
        </w:r>
      </w:ins>
    </w:p>
    <w:p w14:paraId="00D06101" w14:textId="456322C7" w:rsidR="005758C1" w:rsidRDefault="005758C1" w:rsidP="00CC09C5">
      <w:pPr>
        <w:pStyle w:val="ListParagraph"/>
        <w:numPr>
          <w:ilvl w:val="0"/>
          <w:numId w:val="31"/>
        </w:numPr>
        <w:spacing w:line="240" w:lineRule="atLeast"/>
        <w:ind w:leftChars="0"/>
        <w:rPr>
          <w:ins w:id="1269" w:author="Podhorsky, Milan (M.)" w:date="2022-03-29T16:15:00Z"/>
        </w:rPr>
      </w:pPr>
      <w:ins w:id="1270" w:author="Podhorsky, Milan (M.)" w:date="2022-03-29T16:15:00Z">
        <w:r>
          <w:t>Testing functions (Manual and Automated Test Scenarios)</w:t>
        </w:r>
      </w:ins>
    </w:p>
    <w:p w14:paraId="55260455" w14:textId="5A18205B" w:rsidR="005758C1" w:rsidRDefault="005758C1" w:rsidP="00CC09C5">
      <w:pPr>
        <w:pStyle w:val="ListParagraph"/>
        <w:numPr>
          <w:ilvl w:val="0"/>
          <w:numId w:val="31"/>
        </w:numPr>
        <w:spacing w:line="240" w:lineRule="atLeast"/>
        <w:ind w:leftChars="0"/>
        <w:rPr>
          <w:ins w:id="1271" w:author="Podhorsky, Milan (M.)" w:date="2022-03-29T16:15:00Z"/>
        </w:rPr>
      </w:pPr>
      <w:ins w:id="1272" w:author="Podhorsky, Milan (M.)" w:date="2022-03-29T16:15:00Z">
        <w:r>
          <w:t>Display of real-time vehicle data</w:t>
        </w:r>
      </w:ins>
    </w:p>
    <w:p w14:paraId="2E8107B9" w14:textId="50AD3F5F" w:rsidR="005758C1" w:rsidRDefault="005758C1" w:rsidP="00CC09C5">
      <w:pPr>
        <w:pStyle w:val="ListParagraph"/>
        <w:numPr>
          <w:ilvl w:val="0"/>
          <w:numId w:val="31"/>
        </w:numPr>
        <w:spacing w:line="240" w:lineRule="atLeast"/>
        <w:ind w:leftChars="0"/>
        <w:rPr>
          <w:ins w:id="1273" w:author="Podhorsky, Milan (M.)" w:date="2022-03-29T16:15:00Z"/>
        </w:rPr>
      </w:pPr>
      <w:ins w:id="1274" w:author="Podhorsky, Milan (M.)" w:date="2022-03-29T16:15:00Z">
        <w:r>
          <w:t>Display of Library status information (Operational states/ error statuses, etc.)</w:t>
        </w:r>
      </w:ins>
    </w:p>
    <w:p w14:paraId="27121728" w14:textId="38CA6E5C" w:rsidR="005758C1" w:rsidRDefault="005758C1" w:rsidP="00CC09C5">
      <w:pPr>
        <w:pStyle w:val="ListParagraph"/>
        <w:numPr>
          <w:ilvl w:val="0"/>
          <w:numId w:val="31"/>
        </w:numPr>
        <w:spacing w:line="240" w:lineRule="atLeast"/>
        <w:ind w:leftChars="0"/>
        <w:rPr>
          <w:ins w:id="1275" w:author="Podhorsky, Milan (M.)" w:date="2022-03-29T16:15:00Z"/>
        </w:rPr>
      </w:pPr>
      <w:ins w:id="1276" w:author="Podhorsky, Milan (M.)" w:date="2022-03-29T16:15:00Z">
        <w:r>
          <w:t>Display of specified parameters from the calibration file</w:t>
        </w:r>
      </w:ins>
    </w:p>
    <w:p w14:paraId="0D794CBC" w14:textId="5765F381" w:rsidR="003251E6" w:rsidRDefault="005758C1" w:rsidP="00CC09C5">
      <w:pPr>
        <w:pStyle w:val="ListParagraph"/>
        <w:numPr>
          <w:ilvl w:val="0"/>
          <w:numId w:val="31"/>
        </w:numPr>
        <w:spacing w:line="240" w:lineRule="atLeast"/>
        <w:ind w:leftChars="0"/>
        <w:rPr>
          <w:ins w:id="1277" w:author="Podhorsky, Milan (M.)" w:date="2022-03-29T16:15:00Z"/>
        </w:rPr>
      </w:pPr>
      <w:ins w:id="1278" w:author="Podhorsky, Milan (M.)" w:date="2022-03-29T16:15:00Z">
        <w:r>
          <w:t>Updating calibration files</w:t>
        </w:r>
      </w:ins>
    </w:p>
    <w:p w14:paraId="78C17BE2" w14:textId="77777777" w:rsidR="003251E6" w:rsidRDefault="003251E6" w:rsidP="00CC09C5">
      <w:pPr>
        <w:spacing w:line="240" w:lineRule="atLeast"/>
      </w:pPr>
    </w:p>
    <w:p w14:paraId="09C7D013" w14:textId="7D034D47" w:rsidR="005025D5" w:rsidRDefault="00933C61" w:rsidP="00CC09C5">
      <w:pPr>
        <w:pStyle w:val="Heading2"/>
        <w:spacing w:line="240" w:lineRule="atLeast"/>
      </w:pPr>
      <w:bookmarkStart w:id="1279" w:name="_Toc105779343"/>
      <w:r>
        <w:t xml:space="preserve">Tuning Tool Exported </w:t>
      </w:r>
      <w:r w:rsidR="004F526A">
        <w:t>Files</w:t>
      </w:r>
      <w:bookmarkEnd w:id="1279"/>
    </w:p>
    <w:p w14:paraId="1F9CD6B1" w14:textId="77777777" w:rsidR="005025D5" w:rsidRDefault="005025D5" w:rsidP="00CC09C5">
      <w:pPr>
        <w:spacing w:line="240" w:lineRule="atLeast"/>
      </w:pPr>
    </w:p>
    <w:p w14:paraId="47888257" w14:textId="4AF65F30" w:rsidR="00737D58" w:rsidRPr="00442914" w:rsidRDefault="008F7ABD" w:rsidP="00CC09C5">
      <w:pPr>
        <w:spacing w:line="240" w:lineRule="atLeast"/>
      </w:pPr>
      <w:r>
        <w:t xml:space="preserve">The </w:t>
      </w:r>
      <w:ins w:id="1280" w:author="Podhorsky, Milan (M.)" w:date="2022-03-29T16:07:00Z">
        <w:r w:rsidR="00BD177F">
          <w:t>tuning tool shall have the capabil</w:t>
        </w:r>
      </w:ins>
      <w:ins w:id="1281" w:author="Podhorsky, Milan (M.)" w:date="2022-03-29T16:08:00Z">
        <w:r w:rsidR="00BD177F">
          <w:t xml:space="preserve">ity of exporting the </w:t>
        </w:r>
        <w:r w:rsidR="00B73E8F">
          <w:t>acoustic calibration as</w:t>
        </w:r>
      </w:ins>
      <w:del w:id="1282" w:author="Podhorsky, Milan (M.)" w:date="2022-03-29T16:08:00Z">
        <w:r w:rsidDel="00B73E8F">
          <w:delText>NVH team will use this tool to perform a vehicle acoustic calibratio</w:delText>
        </w:r>
        <w:r w:rsidR="00723EE1" w:rsidDel="00B73E8F">
          <w:delText xml:space="preserve">n, and </w:delText>
        </w:r>
        <w:r w:rsidR="001D1E57" w:rsidDel="00B73E8F">
          <w:delText>will export a</w:delText>
        </w:r>
      </w:del>
      <w:ins w:id="1283" w:author="Podhorsky, Milan (M.)" w:date="2022-03-29T16:08:00Z">
        <w:r w:rsidR="005654B5">
          <w:t xml:space="preserve"> a</w:t>
        </w:r>
      </w:ins>
      <w:r w:rsidR="001D1E57">
        <w:t xml:space="preserve"> </w:t>
      </w:r>
      <w:r w:rsidR="00080379">
        <w:t>group of related files</w:t>
      </w:r>
      <w:del w:id="1284" w:author="Podhorsky, Milan (M.)" w:date="2022-03-29T16:08:00Z">
        <w:r w:rsidR="00193463" w:rsidDel="005654B5">
          <w:delText xml:space="preserve"> which represent this calibration</w:delText>
        </w:r>
      </w:del>
      <w:r w:rsidR="00080379">
        <w:t xml:space="preserve">.  Each </w:t>
      </w:r>
      <w:r w:rsidR="00193463">
        <w:t xml:space="preserve">exported </w:t>
      </w:r>
      <w:r w:rsidR="00080379">
        <w:t>file</w:t>
      </w:r>
      <w:r w:rsidR="000C7C6E">
        <w:t xml:space="preserve"> </w:t>
      </w:r>
      <w:r w:rsidR="00080379">
        <w:t>relates to</w:t>
      </w:r>
      <w:r w:rsidR="009B5A27">
        <w:t xml:space="preserve"> the features and configuration according to the table below.</w:t>
      </w:r>
      <w:r w:rsidR="00737D58" w:rsidRPr="00442914">
        <w:t xml:space="preserve"> </w:t>
      </w:r>
    </w:p>
    <w:p w14:paraId="1A297C70" w14:textId="7F4106EE" w:rsidR="004374D7" w:rsidRDefault="004374D7" w:rsidP="00CC09C5">
      <w:pPr>
        <w:spacing w:line="240" w:lineRule="atLeast"/>
      </w:pPr>
    </w:p>
    <w:p w14:paraId="1CC4E9E7" w14:textId="74DAEFF7" w:rsidR="004374D7" w:rsidRPr="002B6DE0" w:rsidRDefault="004374D7" w:rsidP="00CC09C5">
      <w:pPr>
        <w:pStyle w:val="NoSpacing"/>
        <w:spacing w:line="240" w:lineRule="atLeast"/>
        <w:ind w:left="360"/>
        <w:jc w:val="center"/>
        <w:rPr>
          <w:b/>
          <w:bCs/>
        </w:rPr>
      </w:pPr>
      <w:bookmarkStart w:id="1285" w:name="_Ref90339891"/>
      <w:r w:rsidRPr="002B6DE0">
        <w:rPr>
          <w:b/>
          <w:bCs/>
        </w:rPr>
        <w:t>Table</w:t>
      </w:r>
      <w:r w:rsidR="00B569F4">
        <w:rPr>
          <w:b/>
          <w:bCs/>
        </w:rPr>
        <w:t>-</w:t>
      </w:r>
      <w:bookmarkEnd w:id="1285"/>
      <w:r w:rsidR="00B569F4">
        <w:rPr>
          <w:b/>
          <w:bCs/>
        </w:rPr>
        <w:t>2</w:t>
      </w:r>
      <w:r w:rsidR="00B569F4" w:rsidRPr="002B6DE0">
        <w:rPr>
          <w:b/>
          <w:bCs/>
        </w:rPr>
        <w:t xml:space="preserve"> </w:t>
      </w:r>
      <w:proofErr w:type="gramStart"/>
      <w:r w:rsidRPr="002B6DE0">
        <w:rPr>
          <w:b/>
          <w:bCs/>
        </w:rPr>
        <w:t>Ford .</w:t>
      </w:r>
      <w:proofErr w:type="spellStart"/>
      <w:r w:rsidRPr="002B6DE0">
        <w:rPr>
          <w:b/>
          <w:bCs/>
        </w:rPr>
        <w:t>vbf</w:t>
      </w:r>
      <w:proofErr w:type="spellEnd"/>
      <w:proofErr w:type="gramEnd"/>
      <w:r w:rsidRPr="002B6DE0">
        <w:rPr>
          <w:b/>
          <w:bCs/>
        </w:rPr>
        <w:t xml:space="preserve"> Config File Contents</w:t>
      </w:r>
    </w:p>
    <w:p w14:paraId="494DF2A6" w14:textId="77777777" w:rsidR="004374D7" w:rsidRDefault="004374D7" w:rsidP="00CC09C5">
      <w:pPr>
        <w:pStyle w:val="NoSpacing"/>
        <w:spacing w:line="240" w:lineRule="atLeast"/>
        <w:ind w:left="360"/>
      </w:pPr>
    </w:p>
    <w:tbl>
      <w:tblPr>
        <w:tblStyle w:val="TableGrid"/>
        <w:tblW w:w="0" w:type="auto"/>
        <w:jc w:val="center"/>
        <w:tblLook w:val="04A0" w:firstRow="1" w:lastRow="0" w:firstColumn="1" w:lastColumn="0" w:noHBand="0" w:noVBand="1"/>
      </w:tblPr>
      <w:tblGrid>
        <w:gridCol w:w="2605"/>
        <w:gridCol w:w="617"/>
        <w:gridCol w:w="550"/>
        <w:gridCol w:w="689"/>
        <w:gridCol w:w="617"/>
        <w:gridCol w:w="689"/>
        <w:gridCol w:w="550"/>
        <w:gridCol w:w="619"/>
      </w:tblGrid>
      <w:tr w:rsidR="004374D7" w14:paraId="5989496F" w14:textId="77777777" w:rsidTr="004374D7">
        <w:trPr>
          <w:cantSplit/>
          <w:trHeight w:val="163"/>
          <w:jc w:val="center"/>
        </w:trPr>
        <w:tc>
          <w:tcPr>
            <w:tcW w:w="2605" w:type="dxa"/>
            <w:vMerge w:val="restart"/>
            <w:shd w:val="clear" w:color="auto" w:fill="DBE5F1" w:themeFill="accent1" w:themeFillTint="33"/>
            <w:vAlign w:val="center"/>
          </w:tcPr>
          <w:p w14:paraId="4E6298D4" w14:textId="77777777" w:rsidR="004374D7" w:rsidRDefault="004374D7" w:rsidP="00CC09C5">
            <w:pPr>
              <w:pStyle w:val="NoSpacing"/>
              <w:spacing w:line="240" w:lineRule="atLeast"/>
              <w:jc w:val="center"/>
            </w:pPr>
            <w:r w:rsidRPr="008E45A4">
              <w:rPr>
                <w:b/>
                <w:bCs/>
              </w:rPr>
              <w:t>Associated File</w:t>
            </w:r>
          </w:p>
        </w:tc>
        <w:tc>
          <w:tcPr>
            <w:tcW w:w="4331" w:type="dxa"/>
            <w:gridSpan w:val="7"/>
            <w:shd w:val="clear" w:color="auto" w:fill="DBE5F1" w:themeFill="accent1" w:themeFillTint="33"/>
          </w:tcPr>
          <w:p w14:paraId="378DE4A4" w14:textId="77777777" w:rsidR="004374D7" w:rsidRPr="00433749" w:rsidRDefault="004374D7" w:rsidP="00CC09C5">
            <w:pPr>
              <w:pStyle w:val="NoSpacing"/>
              <w:spacing w:line="240" w:lineRule="atLeast"/>
              <w:jc w:val="center"/>
              <w:rPr>
                <w:b/>
                <w:bCs/>
              </w:rPr>
            </w:pPr>
            <w:r w:rsidRPr="00433749">
              <w:rPr>
                <w:b/>
                <w:bCs/>
              </w:rPr>
              <w:t>Feature Offering</w:t>
            </w:r>
          </w:p>
        </w:tc>
      </w:tr>
      <w:tr w:rsidR="004374D7" w14:paraId="559AEAF5" w14:textId="77777777" w:rsidTr="004374D7">
        <w:trPr>
          <w:cantSplit/>
          <w:trHeight w:val="1828"/>
          <w:jc w:val="center"/>
        </w:trPr>
        <w:tc>
          <w:tcPr>
            <w:tcW w:w="2605" w:type="dxa"/>
            <w:vMerge/>
            <w:shd w:val="clear" w:color="auto" w:fill="DBE5F1" w:themeFill="accent1" w:themeFillTint="33"/>
          </w:tcPr>
          <w:p w14:paraId="02D309B6" w14:textId="77777777" w:rsidR="004374D7" w:rsidRDefault="004374D7" w:rsidP="00CC09C5">
            <w:pPr>
              <w:pStyle w:val="NoSpacing"/>
              <w:spacing w:line="240" w:lineRule="atLeast"/>
            </w:pPr>
          </w:p>
        </w:tc>
        <w:tc>
          <w:tcPr>
            <w:tcW w:w="617" w:type="dxa"/>
            <w:shd w:val="clear" w:color="auto" w:fill="DBE5F1" w:themeFill="accent1" w:themeFillTint="33"/>
            <w:textDirection w:val="btLr"/>
          </w:tcPr>
          <w:p w14:paraId="75282B2F" w14:textId="77777777" w:rsidR="004374D7" w:rsidRDefault="004374D7" w:rsidP="00CC09C5">
            <w:pPr>
              <w:pStyle w:val="NoSpacing"/>
              <w:spacing w:line="240" w:lineRule="atLeast"/>
              <w:ind w:left="113" w:right="113"/>
            </w:pPr>
            <w:r>
              <w:t>ANC-only</w:t>
            </w:r>
          </w:p>
        </w:tc>
        <w:tc>
          <w:tcPr>
            <w:tcW w:w="550" w:type="dxa"/>
            <w:shd w:val="clear" w:color="auto" w:fill="DBE5F1" w:themeFill="accent1" w:themeFillTint="33"/>
            <w:textDirection w:val="btLr"/>
          </w:tcPr>
          <w:p w14:paraId="210DA064" w14:textId="77777777" w:rsidR="004374D7" w:rsidRDefault="004374D7" w:rsidP="00CC09C5">
            <w:pPr>
              <w:pStyle w:val="NoSpacing"/>
              <w:spacing w:line="240" w:lineRule="atLeast"/>
              <w:ind w:left="113" w:right="113"/>
            </w:pPr>
            <w:r>
              <w:t>PS-Only</w:t>
            </w:r>
          </w:p>
        </w:tc>
        <w:tc>
          <w:tcPr>
            <w:tcW w:w="689" w:type="dxa"/>
            <w:shd w:val="clear" w:color="auto" w:fill="DBE5F1" w:themeFill="accent1" w:themeFillTint="33"/>
            <w:textDirection w:val="btLr"/>
          </w:tcPr>
          <w:p w14:paraId="22CEDF8A" w14:textId="77777777" w:rsidR="004374D7" w:rsidRDefault="004374D7" w:rsidP="00CC09C5">
            <w:pPr>
              <w:pStyle w:val="NoSpacing"/>
              <w:spacing w:line="240" w:lineRule="atLeast"/>
              <w:ind w:left="113" w:right="113"/>
            </w:pPr>
            <w:r>
              <w:t>AVAS-only</w:t>
            </w:r>
          </w:p>
        </w:tc>
        <w:tc>
          <w:tcPr>
            <w:tcW w:w="617" w:type="dxa"/>
            <w:shd w:val="clear" w:color="auto" w:fill="DBE5F1" w:themeFill="accent1" w:themeFillTint="33"/>
            <w:textDirection w:val="btLr"/>
          </w:tcPr>
          <w:p w14:paraId="75628859" w14:textId="77777777" w:rsidR="004374D7" w:rsidRDefault="004374D7" w:rsidP="00CC09C5">
            <w:pPr>
              <w:pStyle w:val="NoSpacing"/>
              <w:spacing w:line="240" w:lineRule="atLeast"/>
              <w:ind w:left="113" w:right="113"/>
            </w:pPr>
            <w:r>
              <w:t>ANC+PS</w:t>
            </w:r>
          </w:p>
        </w:tc>
        <w:tc>
          <w:tcPr>
            <w:tcW w:w="689" w:type="dxa"/>
            <w:shd w:val="clear" w:color="auto" w:fill="DBE5F1" w:themeFill="accent1" w:themeFillTint="33"/>
            <w:textDirection w:val="btLr"/>
          </w:tcPr>
          <w:p w14:paraId="6015A8A7" w14:textId="77777777" w:rsidR="004374D7" w:rsidRDefault="004374D7" w:rsidP="00CC09C5">
            <w:pPr>
              <w:pStyle w:val="NoSpacing"/>
              <w:spacing w:line="240" w:lineRule="atLeast"/>
              <w:ind w:left="113" w:right="113"/>
            </w:pPr>
            <w:r>
              <w:t>ANC+AVAS</w:t>
            </w:r>
          </w:p>
        </w:tc>
        <w:tc>
          <w:tcPr>
            <w:tcW w:w="550" w:type="dxa"/>
            <w:shd w:val="clear" w:color="auto" w:fill="DBE5F1" w:themeFill="accent1" w:themeFillTint="33"/>
            <w:textDirection w:val="btLr"/>
          </w:tcPr>
          <w:p w14:paraId="39F40548" w14:textId="77777777" w:rsidR="004374D7" w:rsidRDefault="004374D7" w:rsidP="00CC09C5">
            <w:pPr>
              <w:pStyle w:val="NoSpacing"/>
              <w:spacing w:line="240" w:lineRule="atLeast"/>
              <w:ind w:left="113" w:right="113"/>
            </w:pPr>
            <w:r>
              <w:t>PS+AVAS</w:t>
            </w:r>
          </w:p>
        </w:tc>
        <w:tc>
          <w:tcPr>
            <w:tcW w:w="619" w:type="dxa"/>
            <w:shd w:val="clear" w:color="auto" w:fill="DBE5F1" w:themeFill="accent1" w:themeFillTint="33"/>
            <w:textDirection w:val="btLr"/>
          </w:tcPr>
          <w:p w14:paraId="617B633C" w14:textId="77777777" w:rsidR="004374D7" w:rsidRDefault="004374D7" w:rsidP="00CC09C5">
            <w:pPr>
              <w:pStyle w:val="NoSpacing"/>
              <w:spacing w:line="240" w:lineRule="atLeast"/>
              <w:ind w:left="113" w:right="113"/>
            </w:pPr>
            <w:r>
              <w:t>ANC+PS+AVAS</w:t>
            </w:r>
          </w:p>
        </w:tc>
      </w:tr>
      <w:tr w:rsidR="004374D7" w14:paraId="7E32EDF8" w14:textId="77777777" w:rsidTr="004374D7">
        <w:trPr>
          <w:jc w:val="center"/>
        </w:trPr>
        <w:tc>
          <w:tcPr>
            <w:tcW w:w="2605" w:type="dxa"/>
          </w:tcPr>
          <w:p w14:paraId="3334A401" w14:textId="77777777" w:rsidR="004374D7" w:rsidRPr="008E45A4" w:rsidRDefault="004374D7" w:rsidP="00CC09C5">
            <w:pPr>
              <w:pStyle w:val="NoSpacing"/>
              <w:spacing w:line="240" w:lineRule="atLeast"/>
              <w:jc w:val="center"/>
              <w:rPr>
                <w:b/>
                <w:bCs/>
              </w:rPr>
            </w:pPr>
          </w:p>
        </w:tc>
        <w:tc>
          <w:tcPr>
            <w:tcW w:w="617" w:type="dxa"/>
          </w:tcPr>
          <w:p w14:paraId="05847C87" w14:textId="77777777" w:rsidR="004374D7" w:rsidRDefault="004374D7" w:rsidP="00CC09C5">
            <w:pPr>
              <w:pStyle w:val="NoSpacing"/>
              <w:spacing w:line="240" w:lineRule="atLeast"/>
            </w:pPr>
          </w:p>
        </w:tc>
        <w:tc>
          <w:tcPr>
            <w:tcW w:w="550" w:type="dxa"/>
          </w:tcPr>
          <w:p w14:paraId="46AA096E" w14:textId="77777777" w:rsidR="004374D7" w:rsidRDefault="004374D7" w:rsidP="00CC09C5">
            <w:pPr>
              <w:pStyle w:val="NoSpacing"/>
              <w:spacing w:line="240" w:lineRule="atLeast"/>
            </w:pPr>
          </w:p>
        </w:tc>
        <w:tc>
          <w:tcPr>
            <w:tcW w:w="689" w:type="dxa"/>
          </w:tcPr>
          <w:p w14:paraId="04389842" w14:textId="77777777" w:rsidR="004374D7" w:rsidRDefault="004374D7" w:rsidP="00CC09C5">
            <w:pPr>
              <w:pStyle w:val="NoSpacing"/>
              <w:spacing w:line="240" w:lineRule="atLeast"/>
            </w:pPr>
          </w:p>
        </w:tc>
        <w:tc>
          <w:tcPr>
            <w:tcW w:w="617" w:type="dxa"/>
          </w:tcPr>
          <w:p w14:paraId="0A35C08C" w14:textId="77777777" w:rsidR="004374D7" w:rsidRDefault="004374D7" w:rsidP="00CC09C5">
            <w:pPr>
              <w:pStyle w:val="NoSpacing"/>
              <w:spacing w:line="240" w:lineRule="atLeast"/>
            </w:pPr>
          </w:p>
        </w:tc>
        <w:tc>
          <w:tcPr>
            <w:tcW w:w="689" w:type="dxa"/>
          </w:tcPr>
          <w:p w14:paraId="4B28608C" w14:textId="77777777" w:rsidR="004374D7" w:rsidRDefault="004374D7" w:rsidP="00CC09C5">
            <w:pPr>
              <w:pStyle w:val="NoSpacing"/>
              <w:spacing w:line="240" w:lineRule="atLeast"/>
            </w:pPr>
          </w:p>
        </w:tc>
        <w:tc>
          <w:tcPr>
            <w:tcW w:w="550" w:type="dxa"/>
          </w:tcPr>
          <w:p w14:paraId="670CC2B5" w14:textId="77777777" w:rsidR="004374D7" w:rsidRDefault="004374D7" w:rsidP="00CC09C5">
            <w:pPr>
              <w:pStyle w:val="NoSpacing"/>
              <w:spacing w:line="240" w:lineRule="atLeast"/>
            </w:pPr>
          </w:p>
        </w:tc>
        <w:tc>
          <w:tcPr>
            <w:tcW w:w="619" w:type="dxa"/>
          </w:tcPr>
          <w:p w14:paraId="6F969083" w14:textId="77777777" w:rsidR="004374D7" w:rsidRDefault="004374D7" w:rsidP="00CC09C5">
            <w:pPr>
              <w:pStyle w:val="NoSpacing"/>
              <w:spacing w:line="240" w:lineRule="atLeast"/>
            </w:pPr>
          </w:p>
        </w:tc>
      </w:tr>
      <w:tr w:rsidR="004374D7" w:rsidRPr="00DE78F4" w14:paraId="3CDC1C66" w14:textId="77777777" w:rsidTr="004374D7">
        <w:trPr>
          <w:jc w:val="center"/>
        </w:trPr>
        <w:tc>
          <w:tcPr>
            <w:tcW w:w="2605" w:type="dxa"/>
          </w:tcPr>
          <w:p w14:paraId="02E03105" w14:textId="0E34C2EE" w:rsidR="004374D7" w:rsidRPr="00DE78F4" w:rsidRDefault="00F822F0" w:rsidP="00CC09C5">
            <w:pPr>
              <w:pStyle w:val="NoSpacing"/>
              <w:spacing w:line="240" w:lineRule="atLeast"/>
            </w:pPr>
            <w:r>
              <w:t>ASD</w:t>
            </w:r>
            <w:r w:rsidRPr="00DE78F4">
              <w:t xml:space="preserve"> </w:t>
            </w:r>
            <w:r w:rsidR="004374D7" w:rsidRPr="00DE78F4">
              <w:t>resources file (.</w:t>
            </w:r>
            <w:proofErr w:type="spellStart"/>
            <w:r w:rsidR="004374D7" w:rsidRPr="00DE78F4">
              <w:t>json</w:t>
            </w:r>
            <w:proofErr w:type="spellEnd"/>
            <w:r w:rsidR="004374D7" w:rsidRPr="00DE78F4">
              <w:t>)</w:t>
            </w:r>
          </w:p>
        </w:tc>
        <w:tc>
          <w:tcPr>
            <w:tcW w:w="617" w:type="dxa"/>
          </w:tcPr>
          <w:p w14:paraId="6DC52BE9" w14:textId="77777777" w:rsidR="004374D7" w:rsidRPr="00DE78F4" w:rsidRDefault="004374D7" w:rsidP="00CC09C5">
            <w:pPr>
              <w:pStyle w:val="NoSpacing"/>
              <w:spacing w:line="240" w:lineRule="atLeast"/>
              <w:jc w:val="center"/>
            </w:pPr>
            <w:r w:rsidRPr="00DE78F4">
              <w:t>1</w:t>
            </w:r>
          </w:p>
        </w:tc>
        <w:tc>
          <w:tcPr>
            <w:tcW w:w="550" w:type="dxa"/>
          </w:tcPr>
          <w:p w14:paraId="40327219" w14:textId="77777777" w:rsidR="004374D7" w:rsidRPr="00DE78F4" w:rsidRDefault="004374D7" w:rsidP="00CC09C5">
            <w:pPr>
              <w:pStyle w:val="NoSpacing"/>
              <w:spacing w:line="240" w:lineRule="atLeast"/>
              <w:jc w:val="center"/>
            </w:pPr>
            <w:r w:rsidRPr="00DE78F4">
              <w:t>1</w:t>
            </w:r>
          </w:p>
        </w:tc>
        <w:tc>
          <w:tcPr>
            <w:tcW w:w="689" w:type="dxa"/>
          </w:tcPr>
          <w:p w14:paraId="6A4FFB93" w14:textId="77777777" w:rsidR="004374D7" w:rsidRPr="00DE78F4" w:rsidRDefault="004374D7" w:rsidP="00CC09C5">
            <w:pPr>
              <w:pStyle w:val="NoSpacing"/>
              <w:spacing w:line="240" w:lineRule="atLeast"/>
              <w:jc w:val="center"/>
            </w:pPr>
            <w:r w:rsidRPr="00DE78F4">
              <w:t>1</w:t>
            </w:r>
          </w:p>
        </w:tc>
        <w:tc>
          <w:tcPr>
            <w:tcW w:w="617" w:type="dxa"/>
          </w:tcPr>
          <w:p w14:paraId="19733615" w14:textId="77777777" w:rsidR="004374D7" w:rsidRPr="00DE78F4" w:rsidRDefault="004374D7" w:rsidP="00CC09C5">
            <w:pPr>
              <w:pStyle w:val="NoSpacing"/>
              <w:spacing w:line="240" w:lineRule="atLeast"/>
              <w:jc w:val="center"/>
            </w:pPr>
            <w:r w:rsidRPr="00DE78F4">
              <w:t>1</w:t>
            </w:r>
          </w:p>
        </w:tc>
        <w:tc>
          <w:tcPr>
            <w:tcW w:w="689" w:type="dxa"/>
          </w:tcPr>
          <w:p w14:paraId="73EE8AE2" w14:textId="77777777" w:rsidR="004374D7" w:rsidRPr="00DE78F4" w:rsidRDefault="004374D7" w:rsidP="00CC09C5">
            <w:pPr>
              <w:pStyle w:val="NoSpacing"/>
              <w:spacing w:line="240" w:lineRule="atLeast"/>
              <w:jc w:val="center"/>
            </w:pPr>
            <w:r w:rsidRPr="00DE78F4">
              <w:t>1</w:t>
            </w:r>
          </w:p>
        </w:tc>
        <w:tc>
          <w:tcPr>
            <w:tcW w:w="550" w:type="dxa"/>
          </w:tcPr>
          <w:p w14:paraId="2152F657" w14:textId="77777777" w:rsidR="004374D7" w:rsidRPr="00DE78F4" w:rsidRDefault="004374D7" w:rsidP="00CC09C5">
            <w:pPr>
              <w:pStyle w:val="NoSpacing"/>
              <w:spacing w:line="240" w:lineRule="atLeast"/>
              <w:jc w:val="center"/>
            </w:pPr>
            <w:r w:rsidRPr="00DE78F4">
              <w:t>1</w:t>
            </w:r>
          </w:p>
        </w:tc>
        <w:tc>
          <w:tcPr>
            <w:tcW w:w="619" w:type="dxa"/>
          </w:tcPr>
          <w:p w14:paraId="06C1335D" w14:textId="77777777" w:rsidR="004374D7" w:rsidRPr="00DE78F4" w:rsidRDefault="004374D7" w:rsidP="00CC09C5">
            <w:pPr>
              <w:pStyle w:val="NoSpacing"/>
              <w:spacing w:line="240" w:lineRule="atLeast"/>
              <w:jc w:val="center"/>
            </w:pPr>
            <w:r w:rsidRPr="00DE78F4">
              <w:t>1</w:t>
            </w:r>
          </w:p>
        </w:tc>
      </w:tr>
      <w:tr w:rsidR="004374D7" w:rsidRPr="00DE78F4" w14:paraId="2300FB71" w14:textId="77777777" w:rsidTr="004374D7">
        <w:trPr>
          <w:jc w:val="center"/>
        </w:trPr>
        <w:tc>
          <w:tcPr>
            <w:tcW w:w="2605" w:type="dxa"/>
          </w:tcPr>
          <w:p w14:paraId="633A55EF" w14:textId="6F937156" w:rsidR="004374D7" w:rsidRPr="00DE78F4" w:rsidRDefault="004E4FFB" w:rsidP="00CC09C5">
            <w:pPr>
              <w:pStyle w:val="NoSpacing"/>
              <w:spacing w:line="240" w:lineRule="atLeast"/>
            </w:pPr>
            <w:r>
              <w:t xml:space="preserve">ASD </w:t>
            </w:r>
            <w:r w:rsidR="004374D7" w:rsidRPr="00DE78F4">
              <w:t>Config file (.</w:t>
            </w:r>
            <w:proofErr w:type="spellStart"/>
            <w:r w:rsidR="004374D7" w:rsidRPr="00DE78F4">
              <w:t>qcf</w:t>
            </w:r>
            <w:proofErr w:type="spellEnd"/>
            <w:r w:rsidR="004374D7" w:rsidRPr="00DE78F4">
              <w:t>)</w:t>
            </w:r>
          </w:p>
        </w:tc>
        <w:tc>
          <w:tcPr>
            <w:tcW w:w="617" w:type="dxa"/>
          </w:tcPr>
          <w:p w14:paraId="4FFFACB5" w14:textId="77777777" w:rsidR="004374D7" w:rsidRPr="00DE78F4" w:rsidRDefault="004374D7" w:rsidP="00CC09C5">
            <w:pPr>
              <w:pStyle w:val="NoSpacing"/>
              <w:spacing w:line="240" w:lineRule="atLeast"/>
              <w:jc w:val="center"/>
            </w:pPr>
            <w:r w:rsidRPr="00DE78F4">
              <w:t>1</w:t>
            </w:r>
          </w:p>
        </w:tc>
        <w:tc>
          <w:tcPr>
            <w:tcW w:w="550" w:type="dxa"/>
          </w:tcPr>
          <w:p w14:paraId="1E917166" w14:textId="77777777" w:rsidR="004374D7" w:rsidRPr="00DE78F4" w:rsidRDefault="004374D7" w:rsidP="00CC09C5">
            <w:pPr>
              <w:pStyle w:val="NoSpacing"/>
              <w:spacing w:line="240" w:lineRule="atLeast"/>
              <w:jc w:val="center"/>
            </w:pPr>
            <w:r w:rsidRPr="00DE78F4">
              <w:t>1</w:t>
            </w:r>
          </w:p>
        </w:tc>
        <w:tc>
          <w:tcPr>
            <w:tcW w:w="689" w:type="dxa"/>
          </w:tcPr>
          <w:p w14:paraId="4CB82122" w14:textId="77777777" w:rsidR="004374D7" w:rsidRPr="00DE78F4" w:rsidRDefault="004374D7" w:rsidP="00CC09C5">
            <w:pPr>
              <w:pStyle w:val="NoSpacing"/>
              <w:spacing w:line="240" w:lineRule="atLeast"/>
              <w:jc w:val="center"/>
            </w:pPr>
            <w:r w:rsidRPr="00DE78F4">
              <w:t>1</w:t>
            </w:r>
          </w:p>
        </w:tc>
        <w:tc>
          <w:tcPr>
            <w:tcW w:w="617" w:type="dxa"/>
          </w:tcPr>
          <w:p w14:paraId="4EDBEF57" w14:textId="77777777" w:rsidR="004374D7" w:rsidRPr="00DE78F4" w:rsidRDefault="004374D7" w:rsidP="00CC09C5">
            <w:pPr>
              <w:pStyle w:val="NoSpacing"/>
              <w:spacing w:line="240" w:lineRule="atLeast"/>
              <w:jc w:val="center"/>
            </w:pPr>
            <w:r w:rsidRPr="00DE78F4">
              <w:t>1</w:t>
            </w:r>
          </w:p>
        </w:tc>
        <w:tc>
          <w:tcPr>
            <w:tcW w:w="689" w:type="dxa"/>
          </w:tcPr>
          <w:p w14:paraId="6679BC36" w14:textId="77777777" w:rsidR="004374D7" w:rsidRPr="00DE78F4" w:rsidRDefault="004374D7" w:rsidP="00CC09C5">
            <w:pPr>
              <w:pStyle w:val="NoSpacing"/>
              <w:spacing w:line="240" w:lineRule="atLeast"/>
              <w:jc w:val="center"/>
            </w:pPr>
            <w:r w:rsidRPr="00DE78F4">
              <w:t>1</w:t>
            </w:r>
          </w:p>
        </w:tc>
        <w:tc>
          <w:tcPr>
            <w:tcW w:w="550" w:type="dxa"/>
          </w:tcPr>
          <w:p w14:paraId="67365B20" w14:textId="77777777" w:rsidR="004374D7" w:rsidRPr="00DE78F4" w:rsidRDefault="004374D7" w:rsidP="00CC09C5">
            <w:pPr>
              <w:pStyle w:val="NoSpacing"/>
              <w:spacing w:line="240" w:lineRule="atLeast"/>
              <w:jc w:val="center"/>
            </w:pPr>
            <w:r w:rsidRPr="00DE78F4">
              <w:t>1</w:t>
            </w:r>
          </w:p>
        </w:tc>
        <w:tc>
          <w:tcPr>
            <w:tcW w:w="619" w:type="dxa"/>
          </w:tcPr>
          <w:p w14:paraId="2B52CFF7" w14:textId="77777777" w:rsidR="004374D7" w:rsidRPr="00DE78F4" w:rsidRDefault="004374D7" w:rsidP="00CC09C5">
            <w:pPr>
              <w:pStyle w:val="NoSpacing"/>
              <w:spacing w:line="240" w:lineRule="atLeast"/>
              <w:jc w:val="center"/>
            </w:pPr>
            <w:r w:rsidRPr="00DE78F4">
              <w:t>1</w:t>
            </w:r>
          </w:p>
        </w:tc>
      </w:tr>
      <w:tr w:rsidR="004374D7" w:rsidRPr="00DE78F4" w14:paraId="08359E0F" w14:textId="77777777" w:rsidTr="004374D7">
        <w:trPr>
          <w:jc w:val="center"/>
        </w:trPr>
        <w:tc>
          <w:tcPr>
            <w:tcW w:w="2605" w:type="dxa"/>
          </w:tcPr>
          <w:p w14:paraId="77BAE72D" w14:textId="591A3720" w:rsidR="004374D7" w:rsidRPr="00DE78F4" w:rsidRDefault="004E4FFB" w:rsidP="00CC09C5">
            <w:pPr>
              <w:pStyle w:val="NoSpacing"/>
              <w:spacing w:line="240" w:lineRule="atLeast"/>
            </w:pPr>
            <w:r>
              <w:t xml:space="preserve">ANC </w:t>
            </w:r>
            <w:r w:rsidR="00A1596B">
              <w:t>Calibration file (.</w:t>
            </w:r>
            <w:proofErr w:type="spellStart"/>
            <w:r w:rsidR="00A1596B">
              <w:t>ccf</w:t>
            </w:r>
            <w:proofErr w:type="spellEnd"/>
            <w:r w:rsidR="00A1596B">
              <w:t>)</w:t>
            </w:r>
          </w:p>
        </w:tc>
        <w:tc>
          <w:tcPr>
            <w:tcW w:w="617" w:type="dxa"/>
          </w:tcPr>
          <w:p w14:paraId="5843B457" w14:textId="77777777" w:rsidR="004374D7" w:rsidRPr="00DE78F4" w:rsidRDefault="004374D7" w:rsidP="00CC09C5">
            <w:pPr>
              <w:pStyle w:val="NoSpacing"/>
              <w:spacing w:line="240" w:lineRule="atLeast"/>
              <w:jc w:val="center"/>
            </w:pPr>
            <w:r w:rsidRPr="00DE78F4">
              <w:t>1-2</w:t>
            </w:r>
          </w:p>
        </w:tc>
        <w:tc>
          <w:tcPr>
            <w:tcW w:w="550" w:type="dxa"/>
          </w:tcPr>
          <w:p w14:paraId="386A4559" w14:textId="77777777" w:rsidR="004374D7" w:rsidRPr="00DE78F4" w:rsidRDefault="004374D7" w:rsidP="00CC09C5">
            <w:pPr>
              <w:pStyle w:val="NoSpacing"/>
              <w:spacing w:line="240" w:lineRule="atLeast"/>
              <w:jc w:val="center"/>
            </w:pPr>
            <w:r w:rsidRPr="00DE78F4">
              <w:t>0</w:t>
            </w:r>
          </w:p>
        </w:tc>
        <w:tc>
          <w:tcPr>
            <w:tcW w:w="689" w:type="dxa"/>
          </w:tcPr>
          <w:p w14:paraId="5FF335B5" w14:textId="77777777" w:rsidR="004374D7" w:rsidRPr="00DE78F4" w:rsidRDefault="004374D7" w:rsidP="00CC09C5">
            <w:pPr>
              <w:pStyle w:val="NoSpacing"/>
              <w:spacing w:line="240" w:lineRule="atLeast"/>
              <w:jc w:val="center"/>
            </w:pPr>
            <w:r w:rsidRPr="00DE78F4">
              <w:t>0</w:t>
            </w:r>
          </w:p>
        </w:tc>
        <w:tc>
          <w:tcPr>
            <w:tcW w:w="617" w:type="dxa"/>
          </w:tcPr>
          <w:p w14:paraId="10603A72" w14:textId="77777777" w:rsidR="004374D7" w:rsidRPr="00DE78F4" w:rsidRDefault="004374D7" w:rsidP="00CC09C5">
            <w:pPr>
              <w:pStyle w:val="NoSpacing"/>
              <w:spacing w:line="240" w:lineRule="atLeast"/>
              <w:jc w:val="center"/>
            </w:pPr>
            <w:r w:rsidRPr="00DE78F4">
              <w:t>1-2</w:t>
            </w:r>
          </w:p>
        </w:tc>
        <w:tc>
          <w:tcPr>
            <w:tcW w:w="689" w:type="dxa"/>
          </w:tcPr>
          <w:p w14:paraId="56AEEB26" w14:textId="77777777" w:rsidR="004374D7" w:rsidRPr="00DE78F4" w:rsidRDefault="004374D7" w:rsidP="00CC09C5">
            <w:pPr>
              <w:pStyle w:val="NoSpacing"/>
              <w:spacing w:line="240" w:lineRule="atLeast"/>
              <w:jc w:val="center"/>
            </w:pPr>
            <w:r w:rsidRPr="00DE78F4">
              <w:t>1-2</w:t>
            </w:r>
          </w:p>
        </w:tc>
        <w:tc>
          <w:tcPr>
            <w:tcW w:w="550" w:type="dxa"/>
          </w:tcPr>
          <w:p w14:paraId="0F7FF271" w14:textId="77777777" w:rsidR="004374D7" w:rsidRPr="00DE78F4" w:rsidRDefault="004374D7" w:rsidP="00CC09C5">
            <w:pPr>
              <w:pStyle w:val="NoSpacing"/>
              <w:spacing w:line="240" w:lineRule="atLeast"/>
              <w:jc w:val="center"/>
            </w:pPr>
            <w:r w:rsidRPr="00DE78F4">
              <w:t>0</w:t>
            </w:r>
          </w:p>
        </w:tc>
        <w:tc>
          <w:tcPr>
            <w:tcW w:w="619" w:type="dxa"/>
          </w:tcPr>
          <w:p w14:paraId="3A84802A" w14:textId="77777777" w:rsidR="004374D7" w:rsidRPr="00DE78F4" w:rsidRDefault="004374D7" w:rsidP="00CC09C5">
            <w:pPr>
              <w:pStyle w:val="NoSpacing"/>
              <w:spacing w:line="240" w:lineRule="atLeast"/>
              <w:jc w:val="center"/>
            </w:pPr>
            <w:r w:rsidRPr="00DE78F4">
              <w:t>1-2</w:t>
            </w:r>
          </w:p>
        </w:tc>
      </w:tr>
      <w:tr w:rsidR="004374D7" w:rsidRPr="00DE78F4" w14:paraId="20868900" w14:textId="77777777" w:rsidTr="00E85CCF">
        <w:trPr>
          <w:jc w:val="center"/>
        </w:trPr>
        <w:tc>
          <w:tcPr>
            <w:tcW w:w="2605" w:type="dxa"/>
            <w:shd w:val="clear" w:color="auto" w:fill="auto"/>
          </w:tcPr>
          <w:p w14:paraId="0BFD4DEA" w14:textId="77777777" w:rsidR="004374D7" w:rsidRPr="00E85CCF" w:rsidRDefault="004374D7" w:rsidP="00CC09C5">
            <w:pPr>
              <w:pStyle w:val="NoSpacing"/>
              <w:spacing w:line="240" w:lineRule="atLeast"/>
            </w:pPr>
            <w:r w:rsidRPr="00E85CCF">
              <w:t>PS sample files (.bin)</w:t>
            </w:r>
          </w:p>
        </w:tc>
        <w:tc>
          <w:tcPr>
            <w:tcW w:w="617" w:type="dxa"/>
            <w:shd w:val="clear" w:color="auto" w:fill="auto"/>
          </w:tcPr>
          <w:p w14:paraId="0FA2C0C9" w14:textId="77777777" w:rsidR="004374D7" w:rsidRPr="00E85CCF" w:rsidRDefault="004374D7" w:rsidP="00CC09C5">
            <w:pPr>
              <w:pStyle w:val="NoSpacing"/>
              <w:spacing w:line="240" w:lineRule="atLeast"/>
              <w:jc w:val="center"/>
            </w:pPr>
            <w:r w:rsidRPr="00E85CCF">
              <w:t>0</w:t>
            </w:r>
          </w:p>
        </w:tc>
        <w:tc>
          <w:tcPr>
            <w:tcW w:w="550" w:type="dxa"/>
            <w:shd w:val="clear" w:color="auto" w:fill="auto"/>
          </w:tcPr>
          <w:p w14:paraId="71CA8A07" w14:textId="77777777" w:rsidR="004374D7" w:rsidRPr="00E85CCF" w:rsidRDefault="004374D7" w:rsidP="00CC09C5">
            <w:pPr>
              <w:pStyle w:val="NoSpacing"/>
              <w:spacing w:line="240" w:lineRule="atLeast"/>
              <w:jc w:val="center"/>
            </w:pPr>
            <w:r w:rsidRPr="00E85CCF">
              <w:t>x</w:t>
            </w:r>
          </w:p>
        </w:tc>
        <w:tc>
          <w:tcPr>
            <w:tcW w:w="689" w:type="dxa"/>
            <w:shd w:val="clear" w:color="auto" w:fill="auto"/>
          </w:tcPr>
          <w:p w14:paraId="021E126D" w14:textId="77777777" w:rsidR="004374D7" w:rsidRPr="00E85CCF" w:rsidRDefault="004374D7" w:rsidP="00CC09C5">
            <w:pPr>
              <w:pStyle w:val="NoSpacing"/>
              <w:spacing w:line="240" w:lineRule="atLeast"/>
              <w:jc w:val="center"/>
            </w:pPr>
            <w:r w:rsidRPr="00E85CCF">
              <w:t>0</w:t>
            </w:r>
          </w:p>
        </w:tc>
        <w:tc>
          <w:tcPr>
            <w:tcW w:w="617" w:type="dxa"/>
            <w:shd w:val="clear" w:color="auto" w:fill="auto"/>
          </w:tcPr>
          <w:p w14:paraId="56B59805" w14:textId="77777777" w:rsidR="004374D7" w:rsidRPr="00E85CCF" w:rsidRDefault="004374D7" w:rsidP="00CC09C5">
            <w:pPr>
              <w:pStyle w:val="NoSpacing"/>
              <w:spacing w:line="240" w:lineRule="atLeast"/>
              <w:jc w:val="center"/>
            </w:pPr>
            <w:r w:rsidRPr="00E85CCF">
              <w:t>x</w:t>
            </w:r>
          </w:p>
        </w:tc>
        <w:tc>
          <w:tcPr>
            <w:tcW w:w="689" w:type="dxa"/>
            <w:shd w:val="clear" w:color="auto" w:fill="auto"/>
          </w:tcPr>
          <w:p w14:paraId="0F95C90B" w14:textId="77777777" w:rsidR="004374D7" w:rsidRPr="00E85CCF" w:rsidRDefault="004374D7" w:rsidP="00CC09C5">
            <w:pPr>
              <w:pStyle w:val="NoSpacing"/>
              <w:spacing w:line="240" w:lineRule="atLeast"/>
              <w:jc w:val="center"/>
            </w:pPr>
            <w:r w:rsidRPr="00E85CCF">
              <w:t>0</w:t>
            </w:r>
          </w:p>
        </w:tc>
        <w:tc>
          <w:tcPr>
            <w:tcW w:w="550" w:type="dxa"/>
            <w:shd w:val="clear" w:color="auto" w:fill="auto"/>
          </w:tcPr>
          <w:p w14:paraId="004E7195" w14:textId="77777777" w:rsidR="004374D7" w:rsidRPr="00E85CCF" w:rsidRDefault="004374D7" w:rsidP="00CC09C5">
            <w:pPr>
              <w:pStyle w:val="NoSpacing"/>
              <w:spacing w:line="240" w:lineRule="atLeast"/>
              <w:jc w:val="center"/>
            </w:pPr>
            <w:r w:rsidRPr="00E85CCF">
              <w:t>x</w:t>
            </w:r>
          </w:p>
        </w:tc>
        <w:tc>
          <w:tcPr>
            <w:tcW w:w="619" w:type="dxa"/>
            <w:shd w:val="clear" w:color="auto" w:fill="auto"/>
          </w:tcPr>
          <w:p w14:paraId="5C6818A6" w14:textId="77777777" w:rsidR="004374D7" w:rsidRPr="00E85CCF" w:rsidRDefault="004374D7" w:rsidP="00CC09C5">
            <w:pPr>
              <w:pStyle w:val="NoSpacing"/>
              <w:spacing w:line="240" w:lineRule="atLeast"/>
              <w:jc w:val="center"/>
            </w:pPr>
            <w:r w:rsidRPr="00E85CCF">
              <w:t>x</w:t>
            </w:r>
          </w:p>
        </w:tc>
      </w:tr>
      <w:tr w:rsidR="004374D7" w:rsidRPr="00DE78F4" w14:paraId="25B84F21" w14:textId="77777777" w:rsidTr="00E85CCF">
        <w:trPr>
          <w:jc w:val="center"/>
        </w:trPr>
        <w:tc>
          <w:tcPr>
            <w:tcW w:w="2605" w:type="dxa"/>
            <w:shd w:val="clear" w:color="auto" w:fill="auto"/>
          </w:tcPr>
          <w:p w14:paraId="64428E0E" w14:textId="77777777" w:rsidR="004374D7" w:rsidRPr="00E85CCF" w:rsidRDefault="004374D7" w:rsidP="00CC09C5">
            <w:pPr>
              <w:pStyle w:val="NoSpacing"/>
              <w:spacing w:line="240" w:lineRule="atLeast"/>
            </w:pPr>
            <w:r w:rsidRPr="00E85CCF">
              <w:t>AVAS sample files (.bin)</w:t>
            </w:r>
          </w:p>
        </w:tc>
        <w:tc>
          <w:tcPr>
            <w:tcW w:w="617" w:type="dxa"/>
            <w:shd w:val="clear" w:color="auto" w:fill="auto"/>
          </w:tcPr>
          <w:p w14:paraId="68508CBF" w14:textId="77777777" w:rsidR="004374D7" w:rsidRPr="00E85CCF" w:rsidRDefault="004374D7" w:rsidP="00CC09C5">
            <w:pPr>
              <w:pStyle w:val="NoSpacing"/>
              <w:spacing w:line="240" w:lineRule="atLeast"/>
              <w:jc w:val="center"/>
            </w:pPr>
            <w:r w:rsidRPr="00E85CCF">
              <w:t>0</w:t>
            </w:r>
          </w:p>
        </w:tc>
        <w:tc>
          <w:tcPr>
            <w:tcW w:w="550" w:type="dxa"/>
            <w:shd w:val="clear" w:color="auto" w:fill="auto"/>
          </w:tcPr>
          <w:p w14:paraId="7534572C" w14:textId="77777777" w:rsidR="004374D7" w:rsidRPr="00E85CCF" w:rsidRDefault="004374D7" w:rsidP="00CC09C5">
            <w:pPr>
              <w:pStyle w:val="NoSpacing"/>
              <w:spacing w:line="240" w:lineRule="atLeast"/>
              <w:jc w:val="center"/>
            </w:pPr>
            <w:r w:rsidRPr="00E85CCF">
              <w:t>0</w:t>
            </w:r>
          </w:p>
        </w:tc>
        <w:tc>
          <w:tcPr>
            <w:tcW w:w="689" w:type="dxa"/>
            <w:shd w:val="clear" w:color="auto" w:fill="auto"/>
          </w:tcPr>
          <w:p w14:paraId="74012060" w14:textId="77777777" w:rsidR="004374D7" w:rsidRPr="00E85CCF" w:rsidRDefault="004374D7" w:rsidP="00CC09C5">
            <w:pPr>
              <w:pStyle w:val="NoSpacing"/>
              <w:spacing w:line="240" w:lineRule="atLeast"/>
              <w:jc w:val="center"/>
            </w:pPr>
            <w:r w:rsidRPr="00E85CCF">
              <w:t>y</w:t>
            </w:r>
          </w:p>
        </w:tc>
        <w:tc>
          <w:tcPr>
            <w:tcW w:w="617" w:type="dxa"/>
            <w:shd w:val="clear" w:color="auto" w:fill="auto"/>
          </w:tcPr>
          <w:p w14:paraId="6A440A91" w14:textId="77777777" w:rsidR="004374D7" w:rsidRPr="00E85CCF" w:rsidRDefault="004374D7" w:rsidP="00CC09C5">
            <w:pPr>
              <w:pStyle w:val="NoSpacing"/>
              <w:spacing w:line="240" w:lineRule="atLeast"/>
              <w:jc w:val="center"/>
            </w:pPr>
            <w:r w:rsidRPr="00E85CCF">
              <w:t>0</w:t>
            </w:r>
          </w:p>
        </w:tc>
        <w:tc>
          <w:tcPr>
            <w:tcW w:w="689" w:type="dxa"/>
            <w:shd w:val="clear" w:color="auto" w:fill="auto"/>
          </w:tcPr>
          <w:p w14:paraId="4F565B14" w14:textId="77777777" w:rsidR="004374D7" w:rsidRPr="00E85CCF" w:rsidRDefault="004374D7" w:rsidP="00CC09C5">
            <w:pPr>
              <w:pStyle w:val="NoSpacing"/>
              <w:spacing w:line="240" w:lineRule="atLeast"/>
              <w:jc w:val="center"/>
            </w:pPr>
            <w:r w:rsidRPr="00E85CCF">
              <w:t>y</w:t>
            </w:r>
          </w:p>
        </w:tc>
        <w:tc>
          <w:tcPr>
            <w:tcW w:w="550" w:type="dxa"/>
            <w:shd w:val="clear" w:color="auto" w:fill="auto"/>
          </w:tcPr>
          <w:p w14:paraId="3EF0F884" w14:textId="77777777" w:rsidR="004374D7" w:rsidRPr="00E85CCF" w:rsidRDefault="004374D7" w:rsidP="00CC09C5">
            <w:pPr>
              <w:pStyle w:val="NoSpacing"/>
              <w:spacing w:line="240" w:lineRule="atLeast"/>
              <w:jc w:val="center"/>
            </w:pPr>
            <w:r w:rsidRPr="00E85CCF">
              <w:t>y</w:t>
            </w:r>
          </w:p>
        </w:tc>
        <w:tc>
          <w:tcPr>
            <w:tcW w:w="619" w:type="dxa"/>
            <w:shd w:val="clear" w:color="auto" w:fill="auto"/>
          </w:tcPr>
          <w:p w14:paraId="3D7AA929" w14:textId="77777777" w:rsidR="004374D7" w:rsidRPr="00E85CCF" w:rsidRDefault="004374D7" w:rsidP="00CC09C5">
            <w:pPr>
              <w:pStyle w:val="NoSpacing"/>
              <w:spacing w:line="240" w:lineRule="atLeast"/>
              <w:jc w:val="center"/>
            </w:pPr>
            <w:r w:rsidRPr="00E85CCF">
              <w:t>y</w:t>
            </w:r>
          </w:p>
        </w:tc>
      </w:tr>
    </w:tbl>
    <w:p w14:paraId="2AC07889" w14:textId="77777777" w:rsidR="004374D7" w:rsidRPr="00DE78F4" w:rsidRDefault="004374D7" w:rsidP="00CC09C5">
      <w:pPr>
        <w:pStyle w:val="NoSpacing"/>
        <w:spacing w:line="240" w:lineRule="atLeast"/>
      </w:pPr>
    </w:p>
    <w:p w14:paraId="7CB3E77F" w14:textId="14A64D69" w:rsidR="004374D7" w:rsidRDefault="00ED50F2" w:rsidP="00CC09C5">
      <w:pPr>
        <w:pStyle w:val="Heading3"/>
        <w:spacing w:line="240" w:lineRule="atLeast"/>
      </w:pPr>
      <w:bookmarkStart w:id="1286" w:name="_Toc105779344"/>
      <w:r>
        <w:t>Proposed File Naming Convention</w:t>
      </w:r>
      <w:bookmarkEnd w:id="1286"/>
    </w:p>
    <w:p w14:paraId="4AF479A1" w14:textId="54536EB9" w:rsidR="00A9151C" w:rsidRPr="00A9151C" w:rsidRDefault="00A9151C" w:rsidP="00CC09C5">
      <w:pPr>
        <w:spacing w:line="240" w:lineRule="atLeast"/>
      </w:pPr>
      <w:r>
        <w:t xml:space="preserve">The </w:t>
      </w:r>
      <w:r w:rsidR="003D19D9">
        <w:t xml:space="preserve">files exported </w:t>
      </w:r>
      <w:r w:rsidR="00A850D3">
        <w:t>from the tuning tool will eventually reside on the PDC</w:t>
      </w:r>
      <w:r w:rsidR="00E63140">
        <w:t xml:space="preserve"> with identical file names.  Their locati</w:t>
      </w:r>
      <w:r w:rsidR="00AB378A">
        <w:t>on within the PDC file system</w:t>
      </w:r>
      <w:r w:rsidR="0053695C">
        <w:t xml:space="preserve"> will be dictated by </w:t>
      </w:r>
      <w:r w:rsidR="00867710">
        <w:t>the platform team.</w:t>
      </w:r>
    </w:p>
    <w:p w14:paraId="56CA76CD" w14:textId="5E772F8D" w:rsidR="00ED50F2" w:rsidRDefault="00F822F0" w:rsidP="00CC09C5">
      <w:pPr>
        <w:pStyle w:val="Heading4"/>
        <w:spacing w:line="240" w:lineRule="atLeast"/>
      </w:pPr>
      <w:bookmarkStart w:id="1287" w:name="_Toc105779345"/>
      <w:r>
        <w:t>ASD Resources File</w:t>
      </w:r>
      <w:bookmarkEnd w:id="1287"/>
    </w:p>
    <w:p w14:paraId="1DBB300D" w14:textId="7BED9644" w:rsidR="00ED50F2" w:rsidRDefault="00705CD0" w:rsidP="00CC09C5">
      <w:pPr>
        <w:spacing w:line="240" w:lineRule="atLeast"/>
        <w:ind w:firstLine="360"/>
      </w:pPr>
      <w:proofErr w:type="spellStart"/>
      <w:r>
        <w:t>asd_</w:t>
      </w:r>
      <w:proofErr w:type="gramStart"/>
      <w:r>
        <w:t>resources.json</w:t>
      </w:r>
      <w:proofErr w:type="spellEnd"/>
      <w:proofErr w:type="gramEnd"/>
    </w:p>
    <w:p w14:paraId="64AABBCB" w14:textId="399A889F" w:rsidR="00705CD0" w:rsidRDefault="0072022B" w:rsidP="00CC09C5">
      <w:pPr>
        <w:spacing w:line="240" w:lineRule="atLeast"/>
      </w:pPr>
      <w:r>
        <w:t>P</w:t>
      </w:r>
      <w:r w:rsidRPr="0072022B">
        <w:t>rovid</w:t>
      </w:r>
      <w:r w:rsidR="00A6165D">
        <w:t>e</w:t>
      </w:r>
      <w:r>
        <w:t>s</w:t>
      </w:r>
      <w:r w:rsidRPr="0072022B">
        <w:t xml:space="preserve"> list of files </w:t>
      </w:r>
      <w:proofErr w:type="gramStart"/>
      <w:r w:rsidRPr="0072022B">
        <w:t>(.</w:t>
      </w:r>
      <w:proofErr w:type="spellStart"/>
      <w:r w:rsidRPr="0072022B">
        <w:t>qcf</w:t>
      </w:r>
      <w:proofErr w:type="spellEnd"/>
      <w:proofErr w:type="gramEnd"/>
      <w:r w:rsidRPr="0072022B">
        <w:t>, .</w:t>
      </w:r>
      <w:proofErr w:type="spellStart"/>
      <w:r w:rsidRPr="0072022B">
        <w:t>ccf</w:t>
      </w:r>
      <w:proofErr w:type="spellEnd"/>
      <w:r w:rsidRPr="0072022B">
        <w:t>, .bin) to be loaded</w:t>
      </w:r>
      <w:r w:rsidR="000A21CA">
        <w:t>.</w:t>
      </w:r>
      <w:r w:rsidR="006000AF">
        <w:t xml:space="preserve">  This file will be used by the NVH Service to reference </w:t>
      </w:r>
      <w:proofErr w:type="gramStart"/>
      <w:r w:rsidR="006000AF">
        <w:t>all of</w:t>
      </w:r>
      <w:proofErr w:type="gramEnd"/>
      <w:r w:rsidR="006000AF">
        <w:t xml:space="preserve"> the </w:t>
      </w:r>
      <w:r w:rsidR="000327A5">
        <w:t xml:space="preserve">configuration, calibration and samples files that need to be loaded </w:t>
      </w:r>
      <w:r w:rsidR="00B17895">
        <w:t>by the DSP library.</w:t>
      </w:r>
    </w:p>
    <w:p w14:paraId="77A7065C" w14:textId="77777777" w:rsidR="00ED50F2" w:rsidRDefault="00ED50F2" w:rsidP="00CC09C5">
      <w:pPr>
        <w:spacing w:line="240" w:lineRule="atLeast"/>
      </w:pPr>
    </w:p>
    <w:p w14:paraId="7F34FC41" w14:textId="1DACC6BF" w:rsidR="00683D7C" w:rsidRDefault="0072022B" w:rsidP="00CC09C5">
      <w:pPr>
        <w:pStyle w:val="Heading4"/>
        <w:spacing w:line="240" w:lineRule="atLeast"/>
      </w:pPr>
      <w:bookmarkStart w:id="1288" w:name="_Toc105779346"/>
      <w:r>
        <w:t>ASD Configuration File</w:t>
      </w:r>
      <w:bookmarkEnd w:id="1288"/>
    </w:p>
    <w:p w14:paraId="4081FF17" w14:textId="3C06FD53" w:rsidR="0072022B" w:rsidRDefault="00A6165D" w:rsidP="00CC09C5">
      <w:pPr>
        <w:spacing w:line="240" w:lineRule="atLeast"/>
        <w:ind w:left="360"/>
      </w:pPr>
      <w:proofErr w:type="spellStart"/>
      <w:r>
        <w:t>asd_configuration</w:t>
      </w:r>
      <w:proofErr w:type="spellEnd"/>
      <w:r w:rsidR="009A103C">
        <w:t>_</w:t>
      </w:r>
      <w:r w:rsidR="00E851D9">
        <w:t>&lt;index</w:t>
      </w:r>
      <w:proofErr w:type="gramStart"/>
      <w:r w:rsidR="00E851D9">
        <w:t>&gt;</w:t>
      </w:r>
      <w:r w:rsidR="009A103C">
        <w:t>.</w:t>
      </w:r>
      <w:proofErr w:type="spellStart"/>
      <w:r>
        <w:t>qcf</w:t>
      </w:r>
      <w:proofErr w:type="spellEnd"/>
      <w:proofErr w:type="gramEnd"/>
    </w:p>
    <w:p w14:paraId="7D9F9313" w14:textId="6DDA4D4A" w:rsidR="00E851D9" w:rsidRDefault="00E851D9" w:rsidP="00CC09C5">
      <w:pPr>
        <w:spacing w:line="240" w:lineRule="atLeast"/>
        <w:ind w:left="360"/>
      </w:pPr>
      <w:r>
        <w:t>where &lt;index&gt; = 1</w:t>
      </w:r>
    </w:p>
    <w:p w14:paraId="3CE6B3F7" w14:textId="1251BB52" w:rsidR="0072022B" w:rsidRDefault="00A6165D" w:rsidP="00CC09C5">
      <w:pPr>
        <w:spacing w:line="240" w:lineRule="atLeast"/>
      </w:pPr>
      <w:r>
        <w:t xml:space="preserve">Common configuration for </w:t>
      </w:r>
      <w:r w:rsidR="005344A8">
        <w:t>ANC, PS and AVAS features.</w:t>
      </w:r>
    </w:p>
    <w:p w14:paraId="648BF75A" w14:textId="43DAA31D" w:rsidR="004822E6" w:rsidRDefault="004822E6" w:rsidP="00CC09C5">
      <w:pPr>
        <w:spacing w:line="240" w:lineRule="atLeast"/>
      </w:pPr>
      <w:r>
        <w:t>Estimated size: 3</w:t>
      </w:r>
      <w:r w:rsidR="00D048E9">
        <w:t>-4 kB.</w:t>
      </w:r>
    </w:p>
    <w:p w14:paraId="113DFEE6" w14:textId="48B67EBE" w:rsidR="0072022B" w:rsidRDefault="009A103C" w:rsidP="00CC09C5">
      <w:pPr>
        <w:spacing w:line="240" w:lineRule="atLeast"/>
      </w:pPr>
      <w:r>
        <w:t>Note th</w:t>
      </w:r>
      <w:r w:rsidR="00995367">
        <w:t>e &lt;index&gt; is fixed at 1</w:t>
      </w:r>
      <w:r w:rsidR="00F76FF6">
        <w:t xml:space="preserve"> for this specification release</w:t>
      </w:r>
      <w:r w:rsidR="005B097D">
        <w:t xml:space="preserve">.  The intent of the &lt;index&gt; is to define the format for </w:t>
      </w:r>
      <w:r w:rsidR="000511AB">
        <w:t xml:space="preserve">a </w:t>
      </w:r>
      <w:r w:rsidR="005B097D">
        <w:t>potential future enhancement</w:t>
      </w:r>
      <w:r w:rsidR="000511AB">
        <w:t xml:space="preserve"> where the driver</w:t>
      </w:r>
      <w:r w:rsidR="00A263F3">
        <w:t xml:space="preserve"> would have the capability of selecting between different </w:t>
      </w:r>
      <w:r w:rsidR="000773C1">
        <w:t>propulsion sounds.</w:t>
      </w:r>
    </w:p>
    <w:p w14:paraId="4C380C68" w14:textId="4D1BE9EE" w:rsidR="0072022B" w:rsidRDefault="005344A8" w:rsidP="00CC09C5">
      <w:pPr>
        <w:pStyle w:val="Heading4"/>
        <w:spacing w:line="240" w:lineRule="atLeast"/>
      </w:pPr>
      <w:bookmarkStart w:id="1289" w:name="_Toc105779347"/>
      <w:r>
        <w:t>ANC Calibration File(s)</w:t>
      </w:r>
      <w:bookmarkEnd w:id="1289"/>
    </w:p>
    <w:p w14:paraId="1D21AB91" w14:textId="34948EBE" w:rsidR="005344A8" w:rsidRDefault="00A45072" w:rsidP="00CC09C5">
      <w:pPr>
        <w:spacing w:line="240" w:lineRule="atLeast"/>
        <w:ind w:firstLine="360"/>
      </w:pPr>
      <w:proofErr w:type="spellStart"/>
      <w:r>
        <w:t>anc_calibration</w:t>
      </w:r>
      <w:proofErr w:type="spellEnd"/>
      <w:r>
        <w:t>_&lt;index</w:t>
      </w:r>
      <w:proofErr w:type="gramStart"/>
      <w:r>
        <w:t>&gt;.</w:t>
      </w:r>
      <w:proofErr w:type="spellStart"/>
      <w:r>
        <w:t>qcf</w:t>
      </w:r>
      <w:proofErr w:type="spellEnd"/>
      <w:proofErr w:type="gramEnd"/>
    </w:p>
    <w:p w14:paraId="4234F1DB" w14:textId="76390854" w:rsidR="00F66E96" w:rsidRDefault="00F66E96" w:rsidP="00CC09C5">
      <w:pPr>
        <w:spacing w:line="240" w:lineRule="atLeast"/>
        <w:ind w:firstLine="360"/>
      </w:pPr>
      <w:r>
        <w:t>where &lt;index&gt; = 1,2</w:t>
      </w:r>
    </w:p>
    <w:p w14:paraId="66B8B33F" w14:textId="512E74BE" w:rsidR="005344A8" w:rsidRDefault="001E64E3" w:rsidP="00CC09C5">
      <w:pPr>
        <w:spacing w:line="240" w:lineRule="atLeast"/>
      </w:pPr>
      <w:r>
        <w:t>ANC calibration file</w:t>
      </w:r>
      <w:r w:rsidR="00D534F5">
        <w:t xml:space="preserve"> corresponding to </w:t>
      </w:r>
      <w:r w:rsidR="00F878A1">
        <w:t xml:space="preserve">specific acoustic environment.  </w:t>
      </w:r>
      <w:r w:rsidR="003D437E">
        <w:t xml:space="preserve">For </w:t>
      </w:r>
      <w:r w:rsidR="00F10BCE">
        <w:t xml:space="preserve">convertible vehicles additional ANC calibration files may exist corresponding to </w:t>
      </w:r>
      <w:r w:rsidR="00127B88">
        <w:t>convertible top/up down acoustic environments.</w:t>
      </w:r>
    </w:p>
    <w:p w14:paraId="7E417031" w14:textId="07B5614D" w:rsidR="00751A30" w:rsidRDefault="00751A30" w:rsidP="00CC09C5">
      <w:pPr>
        <w:spacing w:line="240" w:lineRule="atLeast"/>
      </w:pPr>
      <w:r>
        <w:tab/>
        <w:t xml:space="preserve">Index 1 – Default for non-convertible, or convertible </w:t>
      </w:r>
      <w:r w:rsidR="00096086">
        <w:t>top up calibration.</w:t>
      </w:r>
    </w:p>
    <w:p w14:paraId="723F6272" w14:textId="422364D4" w:rsidR="00096086" w:rsidRDefault="00096086" w:rsidP="00CC09C5">
      <w:pPr>
        <w:spacing w:line="240" w:lineRule="atLeast"/>
      </w:pPr>
      <w:r>
        <w:tab/>
        <w:t xml:space="preserve">Index 2 – For convertible applications - convertible </w:t>
      </w:r>
      <w:proofErr w:type="gramStart"/>
      <w:r>
        <w:t>top down</w:t>
      </w:r>
      <w:proofErr w:type="gramEnd"/>
      <w:r>
        <w:t xml:space="preserve"> calibration</w:t>
      </w:r>
    </w:p>
    <w:p w14:paraId="3FCD5486" w14:textId="15726723" w:rsidR="00127B88" w:rsidRDefault="00D048E9" w:rsidP="00CC09C5">
      <w:pPr>
        <w:spacing w:line="240" w:lineRule="atLeast"/>
      </w:pPr>
      <w:r>
        <w:t>Estimated size: 30-50 kB.</w:t>
      </w:r>
    </w:p>
    <w:p w14:paraId="368BF422" w14:textId="07D058B8" w:rsidR="00127B88" w:rsidRDefault="00420C37" w:rsidP="00CC09C5">
      <w:pPr>
        <w:pStyle w:val="Heading4"/>
        <w:spacing w:line="240" w:lineRule="atLeast"/>
      </w:pPr>
      <w:bookmarkStart w:id="1290" w:name="_Toc105779348"/>
      <w:r>
        <w:t>PS Sample Files</w:t>
      </w:r>
      <w:bookmarkEnd w:id="1290"/>
    </w:p>
    <w:p w14:paraId="5EE83BB2" w14:textId="653C3C41" w:rsidR="006D289F" w:rsidRPr="006D289F" w:rsidRDefault="00072AB8" w:rsidP="00CC09C5">
      <w:pPr>
        <w:spacing w:line="240" w:lineRule="atLeast"/>
        <w:ind w:left="360"/>
      </w:pPr>
      <w:proofErr w:type="spellStart"/>
      <w:r>
        <w:t>asd_ps</w:t>
      </w:r>
      <w:proofErr w:type="spellEnd"/>
      <w:r w:rsidR="007257B8">
        <w:t>_&lt;name&gt;.bin</w:t>
      </w:r>
    </w:p>
    <w:p w14:paraId="5F5328A2" w14:textId="6BA41057" w:rsidR="00420C37" w:rsidRDefault="00420C37" w:rsidP="00CC09C5">
      <w:pPr>
        <w:spacing w:line="240" w:lineRule="atLeast"/>
      </w:pPr>
      <w:r>
        <w:t>Binary audio fragment</w:t>
      </w:r>
      <w:r w:rsidR="00536398">
        <w:t xml:space="preserve"> files used in granular synthesis for propulsion sound.</w:t>
      </w:r>
      <w:r w:rsidR="00E168AF">
        <w:t xml:space="preserve">  </w:t>
      </w:r>
      <w:r w:rsidR="00165B2D">
        <w:t xml:space="preserve">Due to the size of these </w:t>
      </w:r>
      <w:proofErr w:type="gramStart"/>
      <w:r w:rsidR="00165B2D">
        <w:t>file</w:t>
      </w:r>
      <w:proofErr w:type="gramEnd"/>
      <w:r w:rsidR="00165B2D">
        <w:t xml:space="preserve"> they</w:t>
      </w:r>
      <w:r w:rsidR="00E168AF">
        <w:t xml:space="preserve"> will reside in the file system as part of the software </w:t>
      </w:r>
      <w:r w:rsidR="008C4623">
        <w:t>image; rather than then VBF file</w:t>
      </w:r>
      <w:r w:rsidR="00672CA0">
        <w:t>.</w:t>
      </w:r>
    </w:p>
    <w:p w14:paraId="1013BA44" w14:textId="2E588B21" w:rsidR="00050A07" w:rsidRDefault="00050A07" w:rsidP="00CC09C5">
      <w:pPr>
        <w:spacing w:line="240" w:lineRule="atLeast"/>
      </w:pPr>
      <w:r>
        <w:t xml:space="preserve">Note that the </w:t>
      </w:r>
      <w:r w:rsidR="00A1336D">
        <w:t xml:space="preserve">&lt;name&gt; portion should not contain </w:t>
      </w:r>
      <w:r w:rsidR="005B57AD">
        <w:t>spaces or special characters.</w:t>
      </w:r>
    </w:p>
    <w:p w14:paraId="639BDDD2" w14:textId="6D99BD25" w:rsidR="00536398" w:rsidRDefault="00536398" w:rsidP="00CC09C5">
      <w:pPr>
        <w:spacing w:line="240" w:lineRule="atLeast"/>
      </w:pPr>
    </w:p>
    <w:p w14:paraId="3DFA17F2" w14:textId="61545E71" w:rsidR="00536398" w:rsidRDefault="00536398" w:rsidP="00CC09C5">
      <w:pPr>
        <w:pStyle w:val="Heading4"/>
        <w:spacing w:line="240" w:lineRule="atLeast"/>
      </w:pPr>
      <w:bookmarkStart w:id="1291" w:name="_Toc105779349"/>
      <w:r>
        <w:t>AVAS Sample Files</w:t>
      </w:r>
      <w:bookmarkEnd w:id="1291"/>
    </w:p>
    <w:p w14:paraId="13834E72" w14:textId="0F242697" w:rsidR="00420C37" w:rsidRDefault="00072AB8" w:rsidP="00CC09C5">
      <w:pPr>
        <w:spacing w:line="240" w:lineRule="atLeast"/>
        <w:ind w:left="360"/>
      </w:pPr>
      <w:proofErr w:type="spellStart"/>
      <w:r>
        <w:t>asd_avas</w:t>
      </w:r>
      <w:proofErr w:type="spellEnd"/>
      <w:r>
        <w:t>_</w:t>
      </w:r>
      <w:r w:rsidR="007257B8">
        <w:t>&lt;name&gt;.bin</w:t>
      </w:r>
    </w:p>
    <w:p w14:paraId="1E293423" w14:textId="6DF493A7" w:rsidR="00672CA0" w:rsidRDefault="00536398" w:rsidP="00CC09C5">
      <w:pPr>
        <w:spacing w:line="240" w:lineRule="atLeast"/>
      </w:pPr>
      <w:r>
        <w:t xml:space="preserve">Binary audio fragment files used in granular synthesis for </w:t>
      </w:r>
      <w:r w:rsidR="000E2AB1">
        <w:t>AVAS</w:t>
      </w:r>
      <w:r>
        <w:t>.</w:t>
      </w:r>
      <w:r w:rsidR="00672CA0">
        <w:t xml:space="preserve"> </w:t>
      </w:r>
      <w:r w:rsidR="00672CA0" w:rsidRPr="00672CA0">
        <w:t xml:space="preserve"> </w:t>
      </w:r>
      <w:r w:rsidR="00672CA0">
        <w:t xml:space="preserve">Due to the size of these </w:t>
      </w:r>
      <w:proofErr w:type="gramStart"/>
      <w:r w:rsidR="00672CA0">
        <w:t>file</w:t>
      </w:r>
      <w:proofErr w:type="gramEnd"/>
      <w:r w:rsidR="00672CA0">
        <w:t xml:space="preserve"> they will reside in the file system as part of the software image; rather than then VBF file.</w:t>
      </w:r>
    </w:p>
    <w:p w14:paraId="38FAFF7D" w14:textId="2BC851FD" w:rsidR="00536398" w:rsidRDefault="005B57AD" w:rsidP="00CC09C5">
      <w:pPr>
        <w:spacing w:line="240" w:lineRule="atLeast"/>
      </w:pPr>
      <w:r>
        <w:t>Note that the &lt;name&gt; portion should not contain spaces or special characters.</w:t>
      </w:r>
    </w:p>
    <w:p w14:paraId="64A83608" w14:textId="77777777" w:rsidR="00420C37" w:rsidRDefault="00420C37" w:rsidP="00CC09C5">
      <w:pPr>
        <w:spacing w:line="240" w:lineRule="atLeast"/>
      </w:pPr>
    </w:p>
    <w:p w14:paraId="68023D60" w14:textId="49501E40" w:rsidR="00737D58" w:rsidRPr="00A1596B" w:rsidRDefault="004738BB" w:rsidP="00CC09C5">
      <w:pPr>
        <w:pStyle w:val="Heading2"/>
        <w:keepNext w:val="0"/>
        <w:spacing w:before="0" w:after="0" w:line="240" w:lineRule="atLeast"/>
      </w:pPr>
      <w:bookmarkStart w:id="1292" w:name="_Toc99024436"/>
      <w:bookmarkStart w:id="1293" w:name="_Ref90278410"/>
      <w:bookmarkStart w:id="1294" w:name="_Ref92884257"/>
      <w:bookmarkEnd w:id="1292"/>
      <w:del w:id="1295" w:author="Podhorsky, Milan (M.)" w:date="2022-03-29T16:50:00Z">
        <w:r w:rsidRPr="00A1596B" w:rsidDel="00FC749A">
          <w:delText>Ford</w:delText>
        </w:r>
        <w:r w:rsidR="00D224A1" w:rsidRPr="00A1596B" w:rsidDel="00FC749A">
          <w:delText xml:space="preserve"> </w:delText>
        </w:r>
      </w:del>
      <w:bookmarkStart w:id="1296" w:name="_Toc105779350"/>
      <w:r w:rsidR="003B75F9" w:rsidRPr="00A1596B">
        <w:t xml:space="preserve">ANC/PS/AVAS </w:t>
      </w:r>
      <w:ins w:id="1297" w:author="Podhorsky, Milan (M.)" w:date="2022-03-29T16:50:00Z">
        <w:r w:rsidR="00FC749A">
          <w:t>Acoustic Calibration</w:t>
        </w:r>
      </w:ins>
      <w:del w:id="1298" w:author="Podhorsky, Milan (M.)" w:date="2022-03-29T16:51:00Z">
        <w:r w:rsidR="00D224A1" w:rsidRPr="00A1596B" w:rsidDel="00FC749A">
          <w:delText>Configuration</w:delText>
        </w:r>
      </w:del>
      <w:r w:rsidR="00D224A1" w:rsidRPr="00A1596B">
        <w:t xml:space="preserve"> File</w:t>
      </w:r>
      <w:r w:rsidRPr="00A1596B">
        <w:t xml:space="preserve"> (</w:t>
      </w:r>
      <w:r w:rsidR="008C3006">
        <w:t>VBF)</w:t>
      </w:r>
      <w:bookmarkEnd w:id="1293"/>
      <w:bookmarkEnd w:id="1294"/>
      <w:bookmarkEnd w:id="1296"/>
    </w:p>
    <w:p w14:paraId="17101199" w14:textId="77777777" w:rsidR="002D3F05" w:rsidRPr="00A1596B" w:rsidRDefault="002D3F05" w:rsidP="00CC09C5">
      <w:pPr>
        <w:spacing w:line="240" w:lineRule="atLeast"/>
      </w:pPr>
    </w:p>
    <w:p w14:paraId="47B8559B" w14:textId="54FF0873" w:rsidR="00561BC0" w:rsidRDefault="001144C8" w:rsidP="00CC09C5">
      <w:pPr>
        <w:spacing w:line="240" w:lineRule="atLeast"/>
      </w:pPr>
      <w:r>
        <w:t xml:space="preserve">A single downloadable </w:t>
      </w:r>
      <w:r w:rsidR="00DD142C">
        <w:t xml:space="preserve">file will encapsulate the ANC/PS/AVAS acoustic calibration.  </w:t>
      </w:r>
      <w:r w:rsidR="00515F1A">
        <w:t>This calibration/</w:t>
      </w:r>
      <w:r w:rsidR="00737D58" w:rsidRPr="00A1596B">
        <w:t>c</w:t>
      </w:r>
      <w:r w:rsidR="004374D7" w:rsidRPr="00A1596B">
        <w:t>onfiguration</w:t>
      </w:r>
      <w:r w:rsidR="00737D58" w:rsidRPr="00A1596B">
        <w:t xml:space="preserve"> file</w:t>
      </w:r>
      <w:r w:rsidR="004374D7" w:rsidRPr="00A1596B">
        <w:t xml:space="preserve"> </w:t>
      </w:r>
      <w:r w:rsidR="00515F1A">
        <w:t>will be encoded in</w:t>
      </w:r>
      <w:r w:rsidR="004374D7" w:rsidRPr="00A1596B">
        <w:t xml:space="preserve"> </w:t>
      </w:r>
      <w:r w:rsidR="008C3006">
        <w:t>VBF (Versatile Binary Format)</w:t>
      </w:r>
      <w:r w:rsidR="004374D7" w:rsidRPr="00A1596B">
        <w:t xml:space="preserve"> </w:t>
      </w:r>
      <w:r w:rsidR="00561BC0">
        <w:t>format.  The VBF</w:t>
      </w:r>
      <w:r w:rsidR="00E307A2">
        <w:t xml:space="preserve"> file</w:t>
      </w:r>
      <w:r w:rsidR="00561BC0">
        <w:t xml:space="preserve"> format is </w:t>
      </w:r>
      <w:r w:rsidR="0099528D">
        <w:t>Ford proprietary</w:t>
      </w:r>
      <w:r w:rsidR="00A26DA0">
        <w:t xml:space="preserve">, </w:t>
      </w:r>
      <w:r w:rsidR="0099528D">
        <w:t xml:space="preserve">used as a container for downloading software and calibration data to </w:t>
      </w:r>
      <w:r w:rsidR="009D41AC">
        <w:t>various vehicle ECU’s.</w:t>
      </w:r>
      <w:r w:rsidR="00D02947">
        <w:t xml:space="preserve">  </w:t>
      </w:r>
      <w:r w:rsidR="00E81C8F">
        <w:t xml:space="preserve">A VBF formatted file contains multiple </w:t>
      </w:r>
      <w:r w:rsidR="008B2A6B">
        <w:t xml:space="preserve">blocks or </w:t>
      </w:r>
      <w:r w:rsidR="00E81C8F">
        <w:t xml:space="preserve">sections, with the first </w:t>
      </w:r>
      <w:r w:rsidR="00C54502">
        <w:t>block</w:t>
      </w:r>
      <w:r w:rsidR="00E81C8F">
        <w:t xml:space="preserve"> </w:t>
      </w:r>
      <w:r w:rsidR="002B4988">
        <w:t xml:space="preserve">being an ASCII encoded header, </w:t>
      </w:r>
      <w:r w:rsidR="004F5FB2">
        <w:t xml:space="preserve">with all remaining </w:t>
      </w:r>
      <w:r w:rsidR="00C54502">
        <w:t>blocks</w:t>
      </w:r>
      <w:r w:rsidR="004F5FB2">
        <w:t xml:space="preserve"> being binary encoded.</w:t>
      </w:r>
    </w:p>
    <w:p w14:paraId="4F5AD783" w14:textId="6B0AAE1B" w:rsidR="009D41AC" w:rsidRDefault="009D41AC" w:rsidP="00CC09C5">
      <w:pPr>
        <w:spacing w:line="240" w:lineRule="atLeast"/>
      </w:pPr>
    </w:p>
    <w:p w14:paraId="13C622C5" w14:textId="2CC1D526" w:rsidR="009D41AC" w:rsidRDefault="009D41AC" w:rsidP="00CC09C5">
      <w:pPr>
        <w:spacing w:line="240" w:lineRule="atLeast"/>
      </w:pPr>
      <w:r>
        <w:t xml:space="preserve">The </w:t>
      </w:r>
      <w:r w:rsidRPr="009D41AC">
        <w:t xml:space="preserve">ANC/PS/AVAS </w:t>
      </w:r>
      <w:r w:rsidR="00176AA6">
        <w:t>c</w:t>
      </w:r>
      <w:r w:rsidRPr="009D41AC">
        <w:t xml:space="preserve">onfiguration </w:t>
      </w:r>
      <w:r>
        <w:t>VBF</w:t>
      </w:r>
      <w:r w:rsidR="002D0670">
        <w:t xml:space="preserve"> file will be </w:t>
      </w:r>
      <w:r w:rsidR="00C54A1F">
        <w:t>written to the PDC at the final vehicle assembly plan</w:t>
      </w:r>
      <w:r w:rsidR="00D22EBC">
        <w:t>t.  This process is known as “end of line”</w:t>
      </w:r>
      <w:r w:rsidR="00BC08D0">
        <w:t>.  It is the assembly plant</w:t>
      </w:r>
      <w:r w:rsidR="00C33FA9">
        <w:t>’</w:t>
      </w:r>
      <w:r w:rsidR="00BC08D0">
        <w:t xml:space="preserve">s responsibility to ensure the </w:t>
      </w:r>
      <w:r w:rsidR="00C33FA9">
        <w:t xml:space="preserve">appropriate configuration is written </w:t>
      </w:r>
      <w:r w:rsidR="004716DF">
        <w:t>based on the vehicle model and options.</w:t>
      </w:r>
    </w:p>
    <w:p w14:paraId="23AE145F" w14:textId="68505494" w:rsidR="004716DF" w:rsidRDefault="004716DF" w:rsidP="00CC09C5">
      <w:pPr>
        <w:spacing w:line="240" w:lineRule="atLeast"/>
      </w:pPr>
    </w:p>
    <w:p w14:paraId="6CC9AA53" w14:textId="4DF96A65" w:rsidR="004716DF" w:rsidRDefault="004716DF" w:rsidP="00CC09C5">
      <w:pPr>
        <w:spacing w:line="240" w:lineRule="atLeast"/>
      </w:pPr>
      <w:r>
        <w:t xml:space="preserve">The </w:t>
      </w:r>
      <w:r w:rsidRPr="004716DF">
        <w:t>ANC/ PS/ AVAS Configuration VBF file</w:t>
      </w:r>
      <w:r>
        <w:t xml:space="preserve"> will be named </w:t>
      </w:r>
      <w:r w:rsidR="008435F3">
        <w:t>using FPN (Ford Part Number) nomenclature.</w:t>
      </w:r>
    </w:p>
    <w:p w14:paraId="25818EE2" w14:textId="77777777" w:rsidR="00561BC0" w:rsidRDefault="00561BC0" w:rsidP="00CC09C5">
      <w:pPr>
        <w:spacing w:line="240" w:lineRule="atLeast"/>
      </w:pPr>
    </w:p>
    <w:p w14:paraId="6F6A0734" w14:textId="1557BC65" w:rsidR="00561BC0" w:rsidRDefault="00AC0730" w:rsidP="00CC09C5">
      <w:pPr>
        <w:spacing w:line="240" w:lineRule="atLeast"/>
      </w:pPr>
      <w:r>
        <w:t>To</w:t>
      </w:r>
      <w:r w:rsidR="00912332">
        <w:t xml:space="preserve"> support </w:t>
      </w:r>
      <w:r w:rsidR="00F36437">
        <w:t>cybersecurity</w:t>
      </w:r>
      <w:r>
        <w:t xml:space="preserve"> requirements</w:t>
      </w:r>
      <w:r w:rsidR="008B2A6B">
        <w:t>, there are two</w:t>
      </w:r>
      <w:r w:rsidR="00EB4DFA">
        <w:t xml:space="preserve"> additional</w:t>
      </w:r>
      <w:r w:rsidR="008B2A6B">
        <w:t xml:space="preserve"> mandatory data </w:t>
      </w:r>
      <w:r w:rsidR="00C54502">
        <w:t>blocks in the VBF container</w:t>
      </w:r>
      <w:r w:rsidR="00EB4DFA">
        <w:t xml:space="preserve">, </w:t>
      </w:r>
      <w:r w:rsidR="001E76E8">
        <w:t xml:space="preserve">Manifest and </w:t>
      </w:r>
      <w:proofErr w:type="spellStart"/>
      <w:r w:rsidR="001E76E8">
        <w:t>Manifest.sig</w:t>
      </w:r>
      <w:proofErr w:type="spellEnd"/>
      <w:r w:rsidR="001E76E8">
        <w:t>.</w:t>
      </w:r>
    </w:p>
    <w:p w14:paraId="7E2B5681" w14:textId="1EC9F07F" w:rsidR="00561BC0" w:rsidRDefault="00561BC0" w:rsidP="00CC09C5">
      <w:pPr>
        <w:spacing w:line="240" w:lineRule="atLeast"/>
      </w:pPr>
    </w:p>
    <w:p w14:paraId="441BEC49" w14:textId="2E81375D" w:rsidR="00A313A0" w:rsidRDefault="00424849" w:rsidP="00CC09C5">
      <w:pPr>
        <w:spacing w:line="240" w:lineRule="atLeast"/>
      </w:pPr>
      <w:r>
        <w:t>The VBF file will consist of the following sections/blocks:</w:t>
      </w:r>
    </w:p>
    <w:p w14:paraId="2E35BE2F" w14:textId="6382A689" w:rsidR="00424849" w:rsidRDefault="00287781" w:rsidP="00CC09C5">
      <w:pPr>
        <w:pStyle w:val="ListParagraph"/>
        <w:numPr>
          <w:ilvl w:val="0"/>
          <w:numId w:val="19"/>
        </w:numPr>
        <w:spacing w:line="240" w:lineRule="atLeast"/>
        <w:ind w:leftChars="0"/>
      </w:pPr>
      <w:r>
        <w:t>Header (ASCII encoded)</w:t>
      </w:r>
    </w:p>
    <w:p w14:paraId="263BB980" w14:textId="4A31F9F8" w:rsidR="00287781" w:rsidRDefault="00287781" w:rsidP="00CC09C5">
      <w:pPr>
        <w:pStyle w:val="ListParagraph"/>
        <w:numPr>
          <w:ilvl w:val="0"/>
          <w:numId w:val="19"/>
        </w:numPr>
        <w:spacing w:line="240" w:lineRule="atLeast"/>
        <w:ind w:leftChars="0"/>
      </w:pPr>
      <w:r>
        <w:t>Manifest</w:t>
      </w:r>
    </w:p>
    <w:p w14:paraId="7A4F8D89" w14:textId="1D66184D" w:rsidR="00287781" w:rsidRDefault="00287781" w:rsidP="00CC09C5">
      <w:pPr>
        <w:pStyle w:val="ListParagraph"/>
        <w:numPr>
          <w:ilvl w:val="0"/>
          <w:numId w:val="19"/>
        </w:numPr>
        <w:spacing w:line="240" w:lineRule="atLeast"/>
        <w:ind w:leftChars="0"/>
      </w:pPr>
      <w:proofErr w:type="spellStart"/>
      <w:r>
        <w:t>Manifest.sig</w:t>
      </w:r>
      <w:proofErr w:type="spellEnd"/>
    </w:p>
    <w:p w14:paraId="70BEFBBD" w14:textId="08AB5F16" w:rsidR="00287781" w:rsidRDefault="00CB4C61" w:rsidP="00CC09C5">
      <w:pPr>
        <w:pStyle w:val="ListParagraph"/>
        <w:numPr>
          <w:ilvl w:val="0"/>
          <w:numId w:val="19"/>
        </w:numPr>
        <w:spacing w:line="240" w:lineRule="atLeast"/>
        <w:ind w:leftChars="0"/>
        <w:rPr>
          <w:ins w:id="1299" w:author="Podhorsky, Milan (M.)" w:date="2022-03-30T15:10:00Z"/>
        </w:rPr>
      </w:pPr>
      <w:ins w:id="1300" w:author="Podhorsky, Milan (M.)" w:date="2022-03-30T15:12:00Z">
        <w:r>
          <w:t xml:space="preserve">Binary payload - </w:t>
        </w:r>
      </w:ins>
      <w:r w:rsidR="0087339B">
        <w:t>Compressed Unix TAR archive (TGZ)</w:t>
      </w:r>
      <w:r w:rsidR="00D94762">
        <w:t xml:space="preserve"> of the exported files listed in the previous section</w:t>
      </w:r>
      <w:r w:rsidR="004770B4">
        <w:t>.</w:t>
      </w:r>
    </w:p>
    <w:p w14:paraId="75E06DEE" w14:textId="039B02F9" w:rsidR="000C1FAB" w:rsidRPr="000C1FAB" w:rsidRDefault="00632680" w:rsidP="00CC09C5">
      <w:pPr>
        <w:pStyle w:val="ListParagraph"/>
        <w:numPr>
          <w:ilvl w:val="1"/>
          <w:numId w:val="19"/>
        </w:numPr>
        <w:spacing w:line="240" w:lineRule="atLeast"/>
        <w:ind w:leftChars="0"/>
        <w:rPr>
          <w:ins w:id="1301" w:author="Podhorsky, Milan (M.)" w:date="2022-03-30T15:13:00Z"/>
        </w:rPr>
      </w:pPr>
      <w:ins w:id="1302" w:author="Podhorsky, Milan (M.)" w:date="2022-03-30T15:11:00Z">
        <w:r>
          <w:t>Note that a header and footer will be pre/post pended t</w:t>
        </w:r>
        <w:r w:rsidR="00CB4C61">
          <w:t xml:space="preserve">o the </w:t>
        </w:r>
      </w:ins>
      <w:ins w:id="1303" w:author="Podhorsky, Milan (M.)" w:date="2022-03-30T15:12:00Z">
        <w:r w:rsidR="00021F73">
          <w:t xml:space="preserve">TGZ file as outlined in the </w:t>
        </w:r>
        <w:r w:rsidR="00F876C6">
          <w:t xml:space="preserve">Infotainment Diagnostic Specifications </w:t>
        </w:r>
      </w:ins>
      <w:ins w:id="1304" w:author="Podhorsky, Milan (M.)" w:date="2022-03-30T15:13:00Z">
        <w:r w:rsidR="00F876C6">
          <w:t>APIM-PDC,</w:t>
        </w:r>
        <w:r w:rsidR="000C1FAB" w:rsidRPr="000C1FAB">
          <w:t xml:space="preserve"> SWR-REQ-442377/C-PDC Method 3 Flash</w:t>
        </w:r>
        <w:r w:rsidR="000C1FAB">
          <w:t>.</w:t>
        </w:r>
      </w:ins>
    </w:p>
    <w:p w14:paraId="706104AF" w14:textId="1F2BBEDE" w:rsidR="00087BFE" w:rsidRDefault="000C1FAB" w:rsidP="00CC09C5">
      <w:pPr>
        <w:pStyle w:val="ListParagraph"/>
        <w:numPr>
          <w:ilvl w:val="1"/>
          <w:numId w:val="19"/>
        </w:numPr>
        <w:spacing w:line="240" w:lineRule="atLeast"/>
        <w:ind w:leftChars="0"/>
      </w:pPr>
      <w:ins w:id="1305" w:author="Podhorsky, Milan (M.)" w:date="2022-03-30T15:13:00Z">
        <w:r>
          <w:t xml:space="preserve">The </w:t>
        </w:r>
        <w:r w:rsidR="00D76A4B">
          <w:t xml:space="preserve">header listed above contains the </w:t>
        </w:r>
      </w:ins>
      <w:ins w:id="1306" w:author="Podhorsky, Milan (M.)" w:date="2022-03-30T15:14:00Z">
        <w:r w:rsidR="00D76A4B">
          <w:t xml:space="preserve">Ford Part Number (FPN); which will be reported </w:t>
        </w:r>
      </w:ins>
      <w:ins w:id="1307" w:author="Podhorsky, Milan (M.)" w:date="2022-03-30T15:15:00Z">
        <w:r w:rsidR="00915608">
          <w:t>by the NVH Service as a query to DID 0xF17D.</w:t>
        </w:r>
      </w:ins>
    </w:p>
    <w:p w14:paraId="28502D29" w14:textId="26E14FA5" w:rsidR="00A313A0" w:rsidRDefault="00A313A0" w:rsidP="00CC09C5">
      <w:pPr>
        <w:spacing w:line="240" w:lineRule="atLeast"/>
      </w:pPr>
    </w:p>
    <w:p w14:paraId="0807D0EC" w14:textId="33A82B2B" w:rsidR="004770B4" w:rsidRDefault="008F110B" w:rsidP="00CC09C5">
      <w:pPr>
        <w:spacing w:line="240" w:lineRule="atLeast"/>
      </w:pPr>
      <w:r>
        <w:t xml:space="preserve">The VBF file will be </w:t>
      </w:r>
      <w:r w:rsidR="00953701">
        <w:t xml:space="preserve">generated </w:t>
      </w:r>
      <w:r w:rsidR="00B1681A">
        <w:t xml:space="preserve">and signed </w:t>
      </w:r>
      <w:r w:rsidR="00953701">
        <w:t xml:space="preserve">using </w:t>
      </w:r>
      <w:r w:rsidR="00B1681A">
        <w:t>software utilities and processes defined by the Central Software group.</w:t>
      </w:r>
    </w:p>
    <w:p w14:paraId="0E62984D" w14:textId="6FE2C3EE" w:rsidR="00095F4B" w:rsidRDefault="00095F4B" w:rsidP="00CC09C5">
      <w:pPr>
        <w:pStyle w:val="Heading2"/>
        <w:spacing w:line="240" w:lineRule="atLeast"/>
      </w:pPr>
      <w:bookmarkStart w:id="1308" w:name="_Toc99024438"/>
      <w:bookmarkStart w:id="1309" w:name="_Toc99024439"/>
      <w:bookmarkStart w:id="1310" w:name="_Toc99024440"/>
      <w:bookmarkStart w:id="1311" w:name="_Toc99024441"/>
      <w:bookmarkStart w:id="1312" w:name="_Toc99024442"/>
      <w:bookmarkStart w:id="1313" w:name="_Toc99024443"/>
      <w:bookmarkStart w:id="1314" w:name="_Toc99024444"/>
      <w:bookmarkStart w:id="1315" w:name="_Toc99024445"/>
      <w:bookmarkStart w:id="1316" w:name="_Toc99024446"/>
      <w:bookmarkStart w:id="1317" w:name="_Toc99024447"/>
      <w:bookmarkStart w:id="1318" w:name="_Toc99024448"/>
      <w:bookmarkStart w:id="1319" w:name="_Toc99024449"/>
      <w:bookmarkStart w:id="1320" w:name="_Toc99024450"/>
      <w:bookmarkStart w:id="1321" w:name="_Toc99024451"/>
      <w:bookmarkStart w:id="1322" w:name="_Toc99024452"/>
      <w:bookmarkStart w:id="1323" w:name="_Toc99024453"/>
      <w:bookmarkStart w:id="1324" w:name="_Toc99024454"/>
      <w:bookmarkStart w:id="1325" w:name="_Toc99024455"/>
      <w:bookmarkStart w:id="1326" w:name="_Toc99024456"/>
      <w:bookmarkStart w:id="1327" w:name="_Toc99024457"/>
      <w:bookmarkStart w:id="1328" w:name="_Toc99024458"/>
      <w:bookmarkStart w:id="1329" w:name="_Toc99024459"/>
      <w:bookmarkStart w:id="1330" w:name="_Toc99024460"/>
      <w:bookmarkStart w:id="1331" w:name="_Toc99024461"/>
      <w:bookmarkStart w:id="1332" w:name="_Toc99024462"/>
      <w:bookmarkStart w:id="1333" w:name="_Toc99024463"/>
      <w:bookmarkStart w:id="1334" w:name="_Toc99024464"/>
      <w:bookmarkStart w:id="1335" w:name="_Toc99024465"/>
      <w:bookmarkStart w:id="1336" w:name="_Toc99024466"/>
      <w:bookmarkStart w:id="1337" w:name="_Toc99024467"/>
      <w:bookmarkStart w:id="1338" w:name="_Toc99024468"/>
      <w:bookmarkStart w:id="1339" w:name="_Toc99024469"/>
      <w:bookmarkStart w:id="1340" w:name="_Toc99024470"/>
      <w:bookmarkStart w:id="1341" w:name="_Toc99024471"/>
      <w:bookmarkStart w:id="1342" w:name="_Toc99024472"/>
      <w:bookmarkStart w:id="1343" w:name="_Toc99024473"/>
      <w:bookmarkStart w:id="1344" w:name="_Toc99024474"/>
      <w:bookmarkStart w:id="1345" w:name="_Toc99024484"/>
      <w:bookmarkStart w:id="1346" w:name="_Toc99024487"/>
      <w:bookmarkStart w:id="1347" w:name="_Toc99024488"/>
      <w:bookmarkStart w:id="1348" w:name="_Toc99024489"/>
      <w:bookmarkStart w:id="1349" w:name="_Toc99024490"/>
      <w:bookmarkStart w:id="1350" w:name="_Toc99024491"/>
      <w:bookmarkStart w:id="1351" w:name="_Toc99024492"/>
      <w:bookmarkStart w:id="1352" w:name="_Toc99024493"/>
      <w:bookmarkStart w:id="1353" w:name="_Toc99024494"/>
      <w:bookmarkStart w:id="1354" w:name="_Toc99024495"/>
      <w:bookmarkStart w:id="1355" w:name="_Toc99024496"/>
      <w:bookmarkStart w:id="1356" w:name="_Toc99024497"/>
      <w:bookmarkStart w:id="1357" w:name="_Toc99024498"/>
      <w:bookmarkStart w:id="1358" w:name="_Toc99024499"/>
      <w:bookmarkStart w:id="1359" w:name="_Toc99024500"/>
      <w:bookmarkStart w:id="1360" w:name="_Toc99024501"/>
      <w:bookmarkStart w:id="1361" w:name="_Toc99024502"/>
      <w:bookmarkStart w:id="1362" w:name="_Toc99024503"/>
      <w:bookmarkStart w:id="1363" w:name="_Toc99024504"/>
      <w:bookmarkStart w:id="1364" w:name="_Toc99024505"/>
      <w:bookmarkStart w:id="1365" w:name="_Toc99024506"/>
      <w:bookmarkStart w:id="1366" w:name="_Toc99024507"/>
      <w:bookmarkStart w:id="1367" w:name="_Toc99024508"/>
      <w:bookmarkStart w:id="1368" w:name="_Toc99024509"/>
      <w:bookmarkStart w:id="1369" w:name="_Toc99024510"/>
      <w:bookmarkStart w:id="1370" w:name="_Toc99024511"/>
      <w:bookmarkStart w:id="1371" w:name="_Toc99024512"/>
      <w:bookmarkStart w:id="1372" w:name="_Toc99024513"/>
      <w:bookmarkStart w:id="1373" w:name="_Toc105779351"/>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r>
        <w:t>Acoustic Calibration lifecycle</w:t>
      </w:r>
      <w:bookmarkEnd w:id="1373"/>
    </w:p>
    <w:p w14:paraId="518AA938" w14:textId="77777777" w:rsidR="00F36C8E" w:rsidRDefault="00F36C8E" w:rsidP="00CC09C5">
      <w:pPr>
        <w:spacing w:line="240" w:lineRule="atLeast"/>
      </w:pPr>
    </w:p>
    <w:p w14:paraId="41937873" w14:textId="40F39A6F" w:rsidR="00095F4B" w:rsidRPr="00442914" w:rsidRDefault="00095F4B" w:rsidP="00CC09C5">
      <w:pPr>
        <w:spacing w:line="240" w:lineRule="atLeast"/>
        <w:rPr>
          <w:rFonts w:eastAsiaTheme="minorHAnsi"/>
        </w:rPr>
      </w:pPr>
      <w:r w:rsidRPr="00442914">
        <w:t>The ANC/PS</w:t>
      </w:r>
      <w:r>
        <w:t xml:space="preserve">/AVAS Ford </w:t>
      </w:r>
      <w:r w:rsidR="008F2D12">
        <w:t>VBF</w:t>
      </w:r>
      <w:r>
        <w:t xml:space="preserve"> configuration </w:t>
      </w:r>
      <w:r w:rsidRPr="00442914">
        <w:t xml:space="preserve">file, as discussed in </w:t>
      </w:r>
      <w:r w:rsidR="008F2D12">
        <w:t>the previous</w:t>
      </w:r>
      <w:r w:rsidRPr="00442914">
        <w:t>, shall be capable of being downloaded to the PDC via the following methods. These methods shall apply to both prototype and production-level vehicles.</w:t>
      </w:r>
    </w:p>
    <w:p w14:paraId="52A80004" w14:textId="510A71C0" w:rsidR="00095F4B" w:rsidRPr="00442914" w:rsidRDefault="00095F4B" w:rsidP="00CC09C5">
      <w:pPr>
        <w:pStyle w:val="Heading3"/>
        <w:spacing w:line="240" w:lineRule="atLeast"/>
      </w:pPr>
      <w:bookmarkStart w:id="1374" w:name="_Toc99024515"/>
      <w:bookmarkStart w:id="1375" w:name="_Toc105779352"/>
      <w:bookmarkEnd w:id="1374"/>
      <w:r w:rsidRPr="00442914">
        <w:t>CAN</w:t>
      </w:r>
      <w:bookmarkEnd w:id="1375"/>
    </w:p>
    <w:p w14:paraId="12157398" w14:textId="20D18C5C" w:rsidR="00095F4B" w:rsidRPr="00442914" w:rsidRDefault="00095F4B" w:rsidP="00CC09C5">
      <w:pPr>
        <w:spacing w:line="240" w:lineRule="atLeast"/>
        <w:rPr>
          <w:rFonts w:eastAsiaTheme="minorHAnsi"/>
        </w:rPr>
      </w:pPr>
      <w:r w:rsidRPr="00442914">
        <w:t xml:space="preserve">The calibration files shall be able to be updated over CAN.  This update method has typically been used to facilitate software downloads at Ford assembly plant end of line (EOL) testers and at Ford dealerships to load proper calibration files into service replacement parts. </w:t>
      </w:r>
    </w:p>
    <w:p w14:paraId="13D91954" w14:textId="18BAB8F4" w:rsidR="00095F4B" w:rsidRPr="00442914" w:rsidRDefault="00095F4B" w:rsidP="00CC09C5">
      <w:pPr>
        <w:pStyle w:val="Heading3"/>
        <w:spacing w:line="240" w:lineRule="atLeast"/>
      </w:pPr>
      <w:bookmarkStart w:id="1376" w:name="_Toc99024517"/>
      <w:bookmarkStart w:id="1377" w:name="_Toc105779353"/>
      <w:bookmarkEnd w:id="1376"/>
      <w:r w:rsidRPr="00442914">
        <w:t>USB</w:t>
      </w:r>
      <w:bookmarkEnd w:id="1377"/>
    </w:p>
    <w:p w14:paraId="0AAD54E1" w14:textId="3E291BCE" w:rsidR="00095F4B" w:rsidRPr="00442914" w:rsidRDefault="00095F4B" w:rsidP="00CC09C5">
      <w:pPr>
        <w:spacing w:line="240" w:lineRule="atLeast"/>
        <w:rPr>
          <w:rFonts w:eastAsiaTheme="minorHAnsi"/>
        </w:rPr>
      </w:pPr>
      <w:r w:rsidRPr="00442914">
        <w:t>The calibration file shall be able be updated via USB connection to the PDC.</w:t>
      </w:r>
    </w:p>
    <w:p w14:paraId="6575D110" w14:textId="694ADAC4" w:rsidR="00095F4B" w:rsidRPr="00442914" w:rsidRDefault="00095F4B" w:rsidP="00CC09C5">
      <w:pPr>
        <w:pStyle w:val="Heading3"/>
        <w:spacing w:line="240" w:lineRule="atLeast"/>
      </w:pPr>
      <w:bookmarkStart w:id="1378" w:name="_Toc99024519"/>
      <w:bookmarkStart w:id="1379" w:name="_Toc105779354"/>
      <w:bookmarkEnd w:id="1378"/>
      <w:r w:rsidRPr="00442914">
        <w:t>Over-The-Air (OTA) Updates</w:t>
      </w:r>
      <w:bookmarkEnd w:id="1379"/>
      <w:r w:rsidRPr="00442914">
        <w:t xml:space="preserve"> </w:t>
      </w:r>
    </w:p>
    <w:p w14:paraId="49057B40" w14:textId="2CD9BAE4" w:rsidR="00095F4B" w:rsidRPr="00442914" w:rsidRDefault="00095F4B" w:rsidP="00CC09C5">
      <w:pPr>
        <w:spacing w:line="240" w:lineRule="atLeast"/>
      </w:pPr>
      <w:r w:rsidRPr="00442914">
        <w:t>The calibration file shall be able to be updated via OTA.</w:t>
      </w:r>
    </w:p>
    <w:p w14:paraId="725625C8" w14:textId="2B3381A1" w:rsidR="00095F4B" w:rsidRPr="00442914" w:rsidRDefault="00095F4B" w:rsidP="00CC09C5">
      <w:pPr>
        <w:pStyle w:val="Heading3"/>
        <w:spacing w:line="240" w:lineRule="atLeast"/>
      </w:pPr>
      <w:bookmarkStart w:id="1380" w:name="_Ref69921639"/>
      <w:bookmarkStart w:id="1381" w:name="_Toc105779355"/>
      <w:r w:rsidRPr="00442914">
        <w:t>Ethernet (via Tuning Tool)</w:t>
      </w:r>
      <w:bookmarkEnd w:id="1380"/>
      <w:bookmarkEnd w:id="1381"/>
    </w:p>
    <w:p w14:paraId="11AFD870" w14:textId="74966999" w:rsidR="005F538B" w:rsidRDefault="00095F4B" w:rsidP="00CC09C5">
      <w:pPr>
        <w:spacing w:line="240" w:lineRule="atLeast"/>
      </w:pPr>
      <w:r w:rsidRPr="00442914">
        <w:t>The calibration file shall be able to be updated via the tuning tool via Ethernet</w:t>
      </w:r>
      <w:r>
        <w:t xml:space="preserve"> (TCP/IP).</w:t>
      </w:r>
    </w:p>
    <w:p w14:paraId="67B1C5A1" w14:textId="77777777" w:rsidR="005F538B" w:rsidRPr="00442914" w:rsidRDefault="005F538B" w:rsidP="00CC09C5">
      <w:pPr>
        <w:spacing w:line="240" w:lineRule="atLeast"/>
        <w:rPr>
          <w:rFonts w:eastAsiaTheme="minorHAnsi"/>
        </w:rPr>
      </w:pPr>
    </w:p>
    <w:p w14:paraId="4B1FA627" w14:textId="77777777" w:rsidR="00737D58" w:rsidRPr="00442914" w:rsidRDefault="00737D58" w:rsidP="00CC09C5">
      <w:pPr>
        <w:spacing w:line="240" w:lineRule="atLeast"/>
      </w:pPr>
    </w:p>
    <w:p w14:paraId="63831BA2" w14:textId="4AC0D8A7" w:rsidR="00C50B61" w:rsidRPr="00442914" w:rsidRDefault="00C50B61" w:rsidP="00CC09C5">
      <w:pPr>
        <w:pStyle w:val="Heading1"/>
        <w:spacing w:line="240" w:lineRule="atLeast"/>
      </w:pPr>
      <w:bookmarkStart w:id="1382" w:name="_Ref70353469"/>
      <w:bookmarkStart w:id="1383" w:name="_Toc70616906"/>
      <w:bookmarkStart w:id="1384" w:name="_Toc105779356"/>
      <w:r w:rsidRPr="00442914">
        <w:t>PDC Configuration</w:t>
      </w:r>
      <w:bookmarkEnd w:id="1382"/>
      <w:bookmarkEnd w:id="1383"/>
      <w:bookmarkEnd w:id="1384"/>
    </w:p>
    <w:p w14:paraId="37C803D9" w14:textId="77777777" w:rsidR="00C50B61" w:rsidRPr="00442914" w:rsidRDefault="00C50B61" w:rsidP="00CC09C5">
      <w:pPr>
        <w:spacing w:line="240" w:lineRule="atLeast"/>
        <w:rPr>
          <w:rFonts w:eastAsiaTheme="minorHAnsi"/>
        </w:rPr>
      </w:pPr>
    </w:p>
    <w:p w14:paraId="0F487693" w14:textId="2B98D81D" w:rsidR="00C50B61" w:rsidRPr="00442914" w:rsidRDefault="00C50B61" w:rsidP="00CC09C5">
      <w:pPr>
        <w:spacing w:line="240" w:lineRule="atLeast"/>
      </w:pPr>
      <w:r w:rsidRPr="00442914">
        <w:t>To facilitate proper ANC/ PS operation</w:t>
      </w:r>
      <w:r w:rsidR="0024316B">
        <w:t xml:space="preserve"> for various vehicle types</w:t>
      </w:r>
      <w:r w:rsidRPr="00442914">
        <w:t xml:space="preserve">, the PDC </w:t>
      </w:r>
      <w:r w:rsidR="00B906AB">
        <w:t>will be configured</w:t>
      </w:r>
      <w:r w:rsidR="00033E9A">
        <w:t xml:space="preserve"> using</w:t>
      </w:r>
      <w:r w:rsidRPr="00442914">
        <w:t xml:space="preserve"> "Method 2"</w:t>
      </w:r>
      <w:r w:rsidR="00033E9A">
        <w:t xml:space="preserve"> / </w:t>
      </w:r>
      <w:r w:rsidRPr="00442914">
        <w:t>"</w:t>
      </w:r>
      <w:proofErr w:type="spellStart"/>
      <w:r w:rsidRPr="00442914">
        <w:t>DE</w:t>
      </w:r>
      <w:r w:rsidR="00A07EC8">
        <w:t>xx</w:t>
      </w:r>
      <w:proofErr w:type="spellEnd"/>
      <w:r w:rsidR="00832C4F">
        <w:t xml:space="preserve"> Block</w:t>
      </w:r>
      <w:r w:rsidRPr="00442914">
        <w:t xml:space="preserve">" </w:t>
      </w:r>
      <w:r w:rsidR="00832C4F">
        <w:t>which</w:t>
      </w:r>
      <w:r w:rsidRPr="00442914">
        <w:t xml:space="preserve"> are </w:t>
      </w:r>
      <w:r w:rsidR="00832C4F">
        <w:t>written</w:t>
      </w:r>
      <w:r w:rsidRPr="00442914">
        <w:t xml:space="preserve"> via CAN-based diagnostic commands.</w:t>
      </w:r>
      <w:r w:rsidR="00266C5C">
        <w:t xml:space="preserve">  This configuration is typically performed during vehicle manufacturing</w:t>
      </w:r>
      <w:r w:rsidR="0091592E">
        <w:t xml:space="preserve"> at EOL.</w:t>
      </w:r>
    </w:p>
    <w:p w14:paraId="69F9979A" w14:textId="77777777" w:rsidR="00C50B61" w:rsidRPr="00442914" w:rsidRDefault="00C50B61" w:rsidP="00CC09C5">
      <w:pPr>
        <w:spacing w:line="240" w:lineRule="atLeast"/>
      </w:pPr>
    </w:p>
    <w:p w14:paraId="2739E39C" w14:textId="3609B006" w:rsidR="00C50B61" w:rsidRPr="00442914" w:rsidRDefault="00B46A20" w:rsidP="00CC09C5">
      <w:pPr>
        <w:spacing w:line="240" w:lineRule="atLeast"/>
      </w:pPr>
      <w:r>
        <w:t>T</w:t>
      </w:r>
      <w:r w:rsidR="00C50B61" w:rsidRPr="00442914">
        <w:t xml:space="preserve">he sections below </w:t>
      </w:r>
      <w:r w:rsidR="00A07EC8">
        <w:t>detail the feature configuration.</w:t>
      </w:r>
    </w:p>
    <w:p w14:paraId="72DDAA64" w14:textId="77777777" w:rsidR="00C50B61" w:rsidRPr="00442914" w:rsidRDefault="00C50B61" w:rsidP="00CC09C5">
      <w:pPr>
        <w:spacing w:line="240" w:lineRule="atLeast"/>
      </w:pPr>
    </w:p>
    <w:p w14:paraId="3721EA91" w14:textId="3CB33F68" w:rsidR="000C2D29" w:rsidRPr="00D0797E" w:rsidRDefault="00226C24" w:rsidP="00CC09C5">
      <w:pPr>
        <w:pStyle w:val="Heading2"/>
        <w:spacing w:line="240" w:lineRule="atLeast"/>
      </w:pPr>
      <w:bookmarkStart w:id="1385" w:name="_Ref89799227"/>
      <w:bookmarkStart w:id="1386" w:name="_Ref92884490"/>
      <w:bookmarkStart w:id="1387" w:name="_Toc105779357"/>
      <w:r w:rsidRPr="00D0797E">
        <w:t xml:space="preserve">ANC/ PS PDC </w:t>
      </w:r>
      <w:proofErr w:type="spellStart"/>
      <w:r w:rsidRPr="00D0797E">
        <w:t>DExx</w:t>
      </w:r>
      <w:proofErr w:type="spellEnd"/>
      <w:r w:rsidRPr="00D0797E">
        <w:t xml:space="preserve"> </w:t>
      </w:r>
      <w:r w:rsidR="00205FC6" w:rsidRPr="00D0797E">
        <w:t>Configuration</w:t>
      </w:r>
      <w:bookmarkEnd w:id="1385"/>
      <w:r w:rsidR="004A32D7">
        <w:t xml:space="preserve"> Table</w:t>
      </w:r>
      <w:bookmarkEnd w:id="1386"/>
      <w:bookmarkEnd w:id="1387"/>
    </w:p>
    <w:p w14:paraId="4B6D1AC3" w14:textId="1DA222EA" w:rsidR="000C2D29" w:rsidRPr="00D0797E" w:rsidRDefault="000C2D29" w:rsidP="00CC09C5">
      <w:pPr>
        <w:pStyle w:val="NoSpacing"/>
        <w:spacing w:line="240" w:lineRule="atLeast"/>
      </w:pPr>
    </w:p>
    <w:p w14:paraId="374BA6E5" w14:textId="36B25CDF" w:rsidR="00205FC6" w:rsidRDefault="004A32D7" w:rsidP="00CC09C5">
      <w:pPr>
        <w:pStyle w:val="NoSpacing"/>
        <w:spacing w:line="240" w:lineRule="atLeast"/>
      </w:pPr>
      <w:r w:rsidRPr="00715D85">
        <w:rPr>
          <w:b/>
          <w:bCs/>
          <w:u w:val="single"/>
        </w:rPr>
        <w:t xml:space="preserve">The table below </w:t>
      </w:r>
      <w:r w:rsidR="00715D85" w:rsidRPr="00715D85">
        <w:rPr>
          <w:b/>
          <w:bCs/>
          <w:u w:val="single"/>
        </w:rPr>
        <w:t xml:space="preserve">is extracted from the Infotainment Diagnostic Specification listed in the </w:t>
      </w:r>
      <w:r w:rsidR="00715D85" w:rsidRPr="00715D85">
        <w:rPr>
          <w:b/>
          <w:bCs/>
          <w:u w:val="single"/>
        </w:rPr>
        <w:fldChar w:fldCharType="begin"/>
      </w:r>
      <w:r w:rsidR="00715D85" w:rsidRPr="00715D85">
        <w:rPr>
          <w:b/>
          <w:bCs/>
          <w:u w:val="single"/>
        </w:rPr>
        <w:instrText xml:space="preserve"> REF _Ref89766609 \h </w:instrText>
      </w:r>
      <w:r w:rsidR="00715D85">
        <w:rPr>
          <w:b/>
          <w:bCs/>
          <w:u w:val="single"/>
        </w:rPr>
        <w:instrText xml:space="preserve"> \* MERGEFORMAT </w:instrText>
      </w:r>
      <w:r w:rsidR="00715D85" w:rsidRPr="00715D85">
        <w:rPr>
          <w:b/>
          <w:bCs/>
          <w:u w:val="single"/>
        </w:rPr>
      </w:r>
      <w:r w:rsidR="00715D85" w:rsidRPr="00715D85">
        <w:rPr>
          <w:b/>
          <w:bCs/>
          <w:u w:val="single"/>
        </w:rPr>
        <w:fldChar w:fldCharType="separate"/>
      </w:r>
      <w:r w:rsidR="00FB5E80" w:rsidRPr="00FB5E80">
        <w:rPr>
          <w:b/>
          <w:bCs/>
          <w:u w:val="single"/>
        </w:rPr>
        <w:t>References</w:t>
      </w:r>
      <w:r w:rsidR="00715D85" w:rsidRPr="00715D85">
        <w:rPr>
          <w:b/>
          <w:bCs/>
          <w:u w:val="single"/>
        </w:rPr>
        <w:fldChar w:fldCharType="end"/>
      </w:r>
      <w:r w:rsidR="00715D85" w:rsidRPr="00715D85">
        <w:rPr>
          <w:b/>
          <w:bCs/>
          <w:u w:val="single"/>
        </w:rPr>
        <w:t xml:space="preserve"> section at the end of this specification</w:t>
      </w:r>
      <w:r w:rsidR="00715D85">
        <w:t xml:space="preserve"> and </w:t>
      </w:r>
      <w:r>
        <w:t xml:space="preserve">lists all the </w:t>
      </w:r>
      <w:r w:rsidR="00205FC6" w:rsidRPr="00D0797E">
        <w:t xml:space="preserve">PDC </w:t>
      </w:r>
      <w:proofErr w:type="spellStart"/>
      <w:r w:rsidR="00205FC6" w:rsidRPr="00D0797E">
        <w:t>DExx</w:t>
      </w:r>
      <w:proofErr w:type="spellEnd"/>
      <w:r w:rsidR="00205FC6">
        <w:t xml:space="preserve"> configurations</w:t>
      </w:r>
      <w:r>
        <w:t xml:space="preserve"> and the details of each, </w:t>
      </w:r>
    </w:p>
    <w:p w14:paraId="0BB8FBAC" w14:textId="77777777" w:rsidR="00205FC6" w:rsidRDefault="00205FC6" w:rsidP="00CC09C5">
      <w:pPr>
        <w:pStyle w:val="NoSpacing"/>
        <w:spacing w:line="240" w:lineRule="atLeast"/>
      </w:pPr>
    </w:p>
    <w:p w14:paraId="19EE2608" w14:textId="1D41B350" w:rsidR="00205FC6" w:rsidRPr="00653170" w:rsidRDefault="00205FC6" w:rsidP="00CC09C5">
      <w:pPr>
        <w:spacing w:line="240" w:lineRule="atLeast"/>
        <w:jc w:val="center"/>
        <w:rPr>
          <w:b/>
          <w:bCs/>
        </w:rPr>
      </w:pPr>
      <w:bookmarkStart w:id="1388" w:name="_Ref89799189"/>
      <w:r w:rsidRPr="00653170">
        <w:rPr>
          <w:b/>
          <w:bCs/>
        </w:rPr>
        <w:t>Table</w:t>
      </w:r>
      <w:r w:rsidR="00B569F4">
        <w:rPr>
          <w:b/>
          <w:bCs/>
        </w:rPr>
        <w:t>-3</w:t>
      </w:r>
      <w:bookmarkEnd w:id="1388"/>
      <w:r w:rsidRPr="00653170">
        <w:rPr>
          <w:b/>
          <w:bCs/>
        </w:rPr>
        <w:t xml:space="preserve"> </w:t>
      </w:r>
      <w:r w:rsidR="00226C24">
        <w:rPr>
          <w:b/>
          <w:bCs/>
        </w:rPr>
        <w:t xml:space="preserve">ANC/ PS PDC </w:t>
      </w:r>
      <w:proofErr w:type="spellStart"/>
      <w:r w:rsidR="00226C24">
        <w:rPr>
          <w:b/>
          <w:bCs/>
        </w:rPr>
        <w:t>DExx</w:t>
      </w:r>
      <w:proofErr w:type="spellEnd"/>
      <w:r w:rsidR="00226C24">
        <w:rPr>
          <w:b/>
          <w:bCs/>
        </w:rPr>
        <w:t xml:space="preserve"> Configurations and Associated Spec</w:t>
      </w:r>
      <w:r w:rsidR="00611844">
        <w:rPr>
          <w:b/>
          <w:bCs/>
        </w:rPr>
        <w:t>ification</w:t>
      </w:r>
      <w:r w:rsidR="00226C24">
        <w:rPr>
          <w:b/>
          <w:bCs/>
        </w:rPr>
        <w:t xml:space="preserve"> Sections </w:t>
      </w:r>
    </w:p>
    <w:p w14:paraId="6035B56E" w14:textId="77777777" w:rsidR="00205FC6" w:rsidRPr="00653170" w:rsidRDefault="00205FC6" w:rsidP="00CC09C5">
      <w:pPr>
        <w:spacing w:line="240" w:lineRule="atLeast"/>
      </w:pPr>
    </w:p>
    <w:tbl>
      <w:tblPr>
        <w:tblW w:w="8185" w:type="dxa"/>
        <w:jc w:val="center"/>
        <w:tblLook w:val="04A0" w:firstRow="1" w:lastRow="0" w:firstColumn="1" w:lastColumn="0" w:noHBand="0" w:noVBand="1"/>
      </w:tblPr>
      <w:tblGrid>
        <w:gridCol w:w="2537"/>
        <w:gridCol w:w="1438"/>
        <w:gridCol w:w="785"/>
        <w:gridCol w:w="899"/>
        <w:gridCol w:w="2526"/>
      </w:tblGrid>
      <w:tr w:rsidR="00DE27D3" w:rsidRPr="00653170" w14:paraId="4EDDAC5E" w14:textId="77777777" w:rsidTr="00DE27D3">
        <w:trPr>
          <w:trHeight w:val="300"/>
          <w:jc w:val="center"/>
        </w:trPr>
        <w:tc>
          <w:tcPr>
            <w:tcW w:w="2537" w:type="dxa"/>
            <w:tcBorders>
              <w:top w:val="single" w:sz="12" w:space="0" w:color="auto"/>
              <w:left w:val="single" w:sz="12" w:space="0" w:color="auto"/>
              <w:bottom w:val="single" w:sz="12" w:space="0" w:color="auto"/>
              <w:right w:val="single" w:sz="4" w:space="0" w:color="auto"/>
            </w:tcBorders>
            <w:shd w:val="clear" w:color="auto" w:fill="DBE5F1" w:themeFill="accent1" w:themeFillTint="33"/>
            <w:vAlign w:val="center"/>
          </w:tcPr>
          <w:p w14:paraId="077E2377" w14:textId="66FB92C8" w:rsidR="00DE27D3" w:rsidRPr="00B5416E" w:rsidRDefault="00DE27D3" w:rsidP="00CC09C5">
            <w:pPr>
              <w:spacing w:line="240" w:lineRule="atLeast"/>
              <w:jc w:val="center"/>
              <w:rPr>
                <w:rFonts w:eastAsia="Times New Roman" w:cs="Arial"/>
                <w:b/>
                <w:bCs/>
                <w:color w:val="000000"/>
                <w:szCs w:val="20"/>
              </w:rPr>
            </w:pPr>
            <w:r w:rsidRPr="00B5416E">
              <w:rPr>
                <w:rFonts w:eastAsia="Times New Roman" w:cs="Arial"/>
                <w:b/>
                <w:bCs/>
                <w:color w:val="000000"/>
                <w:szCs w:val="20"/>
              </w:rPr>
              <w:t>Description</w:t>
            </w:r>
          </w:p>
        </w:tc>
        <w:tc>
          <w:tcPr>
            <w:tcW w:w="1438" w:type="dxa"/>
            <w:tcBorders>
              <w:top w:val="single" w:sz="12" w:space="0" w:color="auto"/>
              <w:left w:val="nil"/>
              <w:bottom w:val="single" w:sz="12" w:space="0" w:color="auto"/>
              <w:right w:val="single" w:sz="4" w:space="0" w:color="auto"/>
            </w:tcBorders>
            <w:shd w:val="clear" w:color="auto" w:fill="DBE5F1" w:themeFill="accent1" w:themeFillTint="33"/>
            <w:vAlign w:val="center"/>
          </w:tcPr>
          <w:p w14:paraId="0D23524B" w14:textId="77777777" w:rsidR="00DE27D3" w:rsidRPr="00653170" w:rsidRDefault="00DE27D3" w:rsidP="00CC09C5">
            <w:pPr>
              <w:spacing w:line="240" w:lineRule="atLeast"/>
              <w:jc w:val="center"/>
              <w:rPr>
                <w:rFonts w:eastAsia="Times New Roman" w:cs="Arial"/>
                <w:b/>
                <w:bCs/>
                <w:szCs w:val="20"/>
              </w:rPr>
            </w:pPr>
            <w:r>
              <w:rPr>
                <w:rFonts w:eastAsia="Times New Roman" w:cs="Arial"/>
                <w:b/>
                <w:bCs/>
                <w:szCs w:val="20"/>
              </w:rPr>
              <w:t>Config Block</w:t>
            </w:r>
          </w:p>
        </w:tc>
        <w:tc>
          <w:tcPr>
            <w:tcW w:w="785" w:type="dxa"/>
            <w:tcBorders>
              <w:top w:val="single" w:sz="12" w:space="0" w:color="auto"/>
              <w:left w:val="single" w:sz="4" w:space="0" w:color="auto"/>
              <w:bottom w:val="single" w:sz="12" w:space="0" w:color="auto"/>
              <w:right w:val="single" w:sz="4" w:space="0" w:color="auto"/>
            </w:tcBorders>
            <w:shd w:val="clear" w:color="auto" w:fill="DBE5F1" w:themeFill="accent1" w:themeFillTint="33"/>
            <w:noWrap/>
            <w:vAlign w:val="center"/>
          </w:tcPr>
          <w:p w14:paraId="1F18B45B"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b/>
                <w:bCs/>
                <w:szCs w:val="20"/>
              </w:rPr>
              <w:t>Byte</w:t>
            </w:r>
          </w:p>
        </w:tc>
        <w:tc>
          <w:tcPr>
            <w:tcW w:w="899" w:type="dxa"/>
            <w:tcBorders>
              <w:top w:val="single" w:sz="12" w:space="0" w:color="auto"/>
              <w:left w:val="single" w:sz="4" w:space="0" w:color="auto"/>
              <w:bottom w:val="single" w:sz="12" w:space="0" w:color="auto"/>
              <w:right w:val="single" w:sz="4" w:space="0" w:color="auto"/>
            </w:tcBorders>
            <w:shd w:val="clear" w:color="auto" w:fill="DBE5F1" w:themeFill="accent1" w:themeFillTint="33"/>
            <w:vAlign w:val="center"/>
          </w:tcPr>
          <w:p w14:paraId="11CBC7E0" w14:textId="77777777" w:rsidR="00DE27D3" w:rsidRPr="00653170" w:rsidRDefault="00DE27D3" w:rsidP="00CC09C5">
            <w:pPr>
              <w:spacing w:line="240" w:lineRule="atLeast"/>
              <w:jc w:val="center"/>
              <w:rPr>
                <w:rFonts w:eastAsia="Times New Roman" w:cs="Arial"/>
                <w:b/>
                <w:bCs/>
                <w:szCs w:val="20"/>
              </w:rPr>
            </w:pPr>
            <w:r>
              <w:rPr>
                <w:rFonts w:eastAsia="Times New Roman" w:cs="Arial"/>
                <w:b/>
                <w:bCs/>
                <w:szCs w:val="20"/>
              </w:rPr>
              <w:t>Bit(s)</w:t>
            </w:r>
          </w:p>
        </w:tc>
        <w:tc>
          <w:tcPr>
            <w:tcW w:w="2526" w:type="dxa"/>
            <w:tcBorders>
              <w:top w:val="single" w:sz="12" w:space="0" w:color="auto"/>
              <w:left w:val="single" w:sz="4" w:space="0" w:color="auto"/>
              <w:bottom w:val="single" w:sz="12" w:space="0" w:color="auto"/>
              <w:right w:val="single" w:sz="12" w:space="0" w:color="auto"/>
            </w:tcBorders>
            <w:shd w:val="clear" w:color="auto" w:fill="DBE5F1" w:themeFill="accent1" w:themeFillTint="33"/>
            <w:vAlign w:val="center"/>
          </w:tcPr>
          <w:p w14:paraId="51BF946C" w14:textId="42087572" w:rsidR="00DE27D3" w:rsidRDefault="00DE27D3" w:rsidP="00CC09C5">
            <w:pPr>
              <w:spacing w:line="240" w:lineRule="atLeast"/>
              <w:jc w:val="center"/>
              <w:rPr>
                <w:rFonts w:eastAsia="Times New Roman" w:cs="Arial"/>
                <w:b/>
                <w:bCs/>
                <w:szCs w:val="20"/>
              </w:rPr>
            </w:pPr>
            <w:r>
              <w:rPr>
                <w:rFonts w:eastAsia="Times New Roman" w:cs="Arial"/>
                <w:b/>
                <w:bCs/>
                <w:szCs w:val="20"/>
              </w:rPr>
              <w:t>Operation</w:t>
            </w:r>
          </w:p>
        </w:tc>
      </w:tr>
      <w:tr w:rsidR="00DE27D3" w:rsidRPr="00653170" w14:paraId="506D6EA0" w14:textId="77777777" w:rsidTr="00DE27D3">
        <w:trPr>
          <w:trHeight w:val="300"/>
          <w:jc w:val="center"/>
        </w:trPr>
        <w:tc>
          <w:tcPr>
            <w:tcW w:w="2537" w:type="dxa"/>
            <w:tcBorders>
              <w:top w:val="single" w:sz="12" w:space="0" w:color="auto"/>
              <w:left w:val="single" w:sz="12" w:space="0" w:color="auto"/>
              <w:bottom w:val="single" w:sz="4" w:space="0" w:color="auto"/>
              <w:right w:val="single" w:sz="4" w:space="0" w:color="auto"/>
            </w:tcBorders>
            <w:shd w:val="clear" w:color="auto" w:fill="auto"/>
            <w:vAlign w:val="center"/>
          </w:tcPr>
          <w:p w14:paraId="292A773A" w14:textId="4DAD05E6" w:rsidR="00DE27D3" w:rsidRDefault="00DE27D3" w:rsidP="00CC09C5">
            <w:pPr>
              <w:spacing w:line="240" w:lineRule="atLeast"/>
            </w:pPr>
            <w:r>
              <w:t>Smart DSP</w:t>
            </w:r>
          </w:p>
        </w:tc>
        <w:tc>
          <w:tcPr>
            <w:tcW w:w="1438" w:type="dxa"/>
            <w:tcBorders>
              <w:top w:val="single" w:sz="12" w:space="0" w:color="auto"/>
              <w:left w:val="nil"/>
              <w:bottom w:val="single" w:sz="4" w:space="0" w:color="auto"/>
              <w:right w:val="single" w:sz="4" w:space="0" w:color="auto"/>
            </w:tcBorders>
            <w:vAlign w:val="center"/>
          </w:tcPr>
          <w:p w14:paraId="5D2CC72F" w14:textId="090FC5EE" w:rsidR="00DE27D3" w:rsidRDefault="00DE27D3" w:rsidP="00CC09C5">
            <w:pPr>
              <w:spacing w:line="240" w:lineRule="atLeast"/>
              <w:jc w:val="center"/>
              <w:rPr>
                <w:rFonts w:eastAsia="Times New Roman" w:cs="Arial"/>
                <w:color w:val="000000"/>
                <w:szCs w:val="20"/>
              </w:rPr>
            </w:pPr>
            <w:r w:rsidRPr="00B5416E">
              <w:t>DE00</w:t>
            </w:r>
          </w:p>
        </w:tc>
        <w:tc>
          <w:tcPr>
            <w:tcW w:w="785"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19E22B1F" w14:textId="0EF2861D"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1</w:t>
            </w:r>
          </w:p>
        </w:tc>
        <w:tc>
          <w:tcPr>
            <w:tcW w:w="899" w:type="dxa"/>
            <w:tcBorders>
              <w:top w:val="single" w:sz="12" w:space="0" w:color="auto"/>
              <w:left w:val="single" w:sz="4" w:space="0" w:color="auto"/>
              <w:bottom w:val="single" w:sz="4" w:space="0" w:color="auto"/>
              <w:right w:val="single" w:sz="4" w:space="0" w:color="auto"/>
            </w:tcBorders>
            <w:vAlign w:val="center"/>
          </w:tcPr>
          <w:p w14:paraId="149CFDF6" w14:textId="4812A937"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7</w:t>
            </w:r>
          </w:p>
        </w:tc>
        <w:tc>
          <w:tcPr>
            <w:tcW w:w="2526" w:type="dxa"/>
            <w:tcBorders>
              <w:top w:val="single" w:sz="12" w:space="0" w:color="auto"/>
              <w:left w:val="single" w:sz="4" w:space="0" w:color="auto"/>
              <w:bottom w:val="single" w:sz="4" w:space="0" w:color="auto"/>
              <w:right w:val="single" w:sz="12" w:space="0" w:color="auto"/>
            </w:tcBorders>
            <w:vAlign w:val="center"/>
          </w:tcPr>
          <w:p w14:paraId="343651A3" w14:textId="77777777" w:rsidR="00DE27D3" w:rsidRDefault="00DE27D3" w:rsidP="00CC09C5">
            <w:pPr>
              <w:spacing w:line="240" w:lineRule="atLeast"/>
            </w:pPr>
            <w:r>
              <w:t>0 – Do not log missing DSP Messages</w:t>
            </w:r>
          </w:p>
          <w:p w14:paraId="2FD0EE32" w14:textId="22E6A79E" w:rsidR="00DE27D3" w:rsidRPr="00B5416E" w:rsidRDefault="00DE27D3" w:rsidP="00CC09C5">
            <w:pPr>
              <w:spacing w:line="240" w:lineRule="atLeast"/>
            </w:pPr>
            <w:r>
              <w:t>1 – Log missing DSP Messages</w:t>
            </w:r>
          </w:p>
        </w:tc>
      </w:tr>
      <w:tr w:rsidR="00DE27D3" w:rsidRPr="00653170" w14:paraId="0C176C94" w14:textId="77777777" w:rsidTr="00DE27D3">
        <w:trPr>
          <w:trHeight w:val="300"/>
          <w:jc w:val="center"/>
        </w:trPr>
        <w:tc>
          <w:tcPr>
            <w:tcW w:w="2537" w:type="dxa"/>
            <w:tcBorders>
              <w:top w:val="single" w:sz="4" w:space="0" w:color="auto"/>
              <w:left w:val="single" w:sz="12" w:space="0" w:color="auto"/>
              <w:bottom w:val="single" w:sz="4" w:space="0" w:color="auto"/>
              <w:right w:val="single" w:sz="4" w:space="0" w:color="auto"/>
            </w:tcBorders>
            <w:shd w:val="clear" w:color="auto" w:fill="auto"/>
            <w:vAlign w:val="center"/>
            <w:hideMark/>
          </w:tcPr>
          <w:p w14:paraId="1139CC5D" w14:textId="77777777" w:rsidR="00DE27D3" w:rsidRPr="00653170" w:rsidRDefault="00DE27D3" w:rsidP="00CC09C5">
            <w:pPr>
              <w:spacing w:line="240" w:lineRule="atLeast"/>
              <w:rPr>
                <w:rFonts w:eastAsia="Times New Roman" w:cs="Arial"/>
                <w:color w:val="000000"/>
                <w:szCs w:val="20"/>
              </w:rPr>
            </w:pPr>
            <w:r>
              <w:t>Propulsion Sound Setting</w:t>
            </w:r>
          </w:p>
        </w:tc>
        <w:tc>
          <w:tcPr>
            <w:tcW w:w="1438" w:type="dxa"/>
            <w:tcBorders>
              <w:top w:val="single" w:sz="4" w:space="0" w:color="auto"/>
              <w:left w:val="nil"/>
              <w:bottom w:val="single" w:sz="4" w:space="0" w:color="auto"/>
              <w:right w:val="single" w:sz="4" w:space="0" w:color="auto"/>
            </w:tcBorders>
            <w:vAlign w:val="center"/>
          </w:tcPr>
          <w:p w14:paraId="7161D643"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DE08</w:t>
            </w: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65B74F"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22</w:t>
            </w:r>
          </w:p>
        </w:tc>
        <w:tc>
          <w:tcPr>
            <w:tcW w:w="899" w:type="dxa"/>
            <w:tcBorders>
              <w:top w:val="single" w:sz="4" w:space="0" w:color="auto"/>
              <w:left w:val="single" w:sz="4" w:space="0" w:color="auto"/>
              <w:bottom w:val="single" w:sz="4" w:space="0" w:color="auto"/>
              <w:right w:val="single" w:sz="4" w:space="0" w:color="auto"/>
            </w:tcBorders>
            <w:vAlign w:val="center"/>
          </w:tcPr>
          <w:p w14:paraId="46362BFD"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6</w:t>
            </w:r>
          </w:p>
        </w:tc>
        <w:tc>
          <w:tcPr>
            <w:tcW w:w="2526" w:type="dxa"/>
            <w:tcBorders>
              <w:top w:val="single" w:sz="4" w:space="0" w:color="auto"/>
              <w:left w:val="single" w:sz="4" w:space="0" w:color="auto"/>
              <w:bottom w:val="single" w:sz="4" w:space="0" w:color="auto"/>
              <w:right w:val="single" w:sz="12" w:space="0" w:color="auto"/>
            </w:tcBorders>
            <w:vAlign w:val="center"/>
          </w:tcPr>
          <w:p w14:paraId="27425E08" w14:textId="77777777" w:rsidR="00DE27D3" w:rsidRPr="00B5416E" w:rsidRDefault="00DE27D3" w:rsidP="00CC09C5">
            <w:pPr>
              <w:spacing w:line="240" w:lineRule="atLeast"/>
            </w:pPr>
            <w:r w:rsidRPr="00B5416E">
              <w:t>0 = Disable</w:t>
            </w:r>
          </w:p>
          <w:p w14:paraId="381E1992" w14:textId="77777777" w:rsidR="00DE27D3" w:rsidRPr="00B5416E" w:rsidRDefault="00DE27D3" w:rsidP="00CC09C5">
            <w:pPr>
              <w:spacing w:line="240" w:lineRule="atLeast"/>
              <w:rPr>
                <w:rFonts w:eastAsia="Times New Roman" w:cs="Arial"/>
                <w:color w:val="000000"/>
                <w:szCs w:val="20"/>
              </w:rPr>
            </w:pPr>
            <w:r w:rsidRPr="00B5416E">
              <w:t>1 = Enabled</w:t>
            </w:r>
          </w:p>
        </w:tc>
      </w:tr>
      <w:tr w:rsidR="00DE27D3" w:rsidRPr="00653170" w14:paraId="320BE45B"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tcPr>
          <w:p w14:paraId="79AD2D46" w14:textId="6B7487AB" w:rsidR="00DE27D3" w:rsidRPr="00FF6312" w:rsidRDefault="00DE27D3" w:rsidP="00CC09C5">
            <w:pPr>
              <w:spacing w:line="240" w:lineRule="atLeast"/>
              <w:rPr>
                <w:szCs w:val="22"/>
              </w:rPr>
            </w:pPr>
            <w:r>
              <w:rPr>
                <w:szCs w:val="22"/>
              </w:rPr>
              <w:t>Active Noise Cancellation (ANC)</w:t>
            </w:r>
          </w:p>
        </w:tc>
        <w:tc>
          <w:tcPr>
            <w:tcW w:w="1438" w:type="dxa"/>
            <w:vMerge w:val="restart"/>
            <w:tcBorders>
              <w:top w:val="single" w:sz="4" w:space="0" w:color="auto"/>
              <w:left w:val="nil"/>
              <w:right w:val="single" w:sz="4" w:space="0" w:color="auto"/>
            </w:tcBorders>
            <w:vAlign w:val="center"/>
          </w:tcPr>
          <w:p w14:paraId="03AEC986" w14:textId="747C5B43"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DE0A</w:t>
            </w:r>
          </w:p>
        </w:tc>
        <w:tc>
          <w:tcPr>
            <w:tcW w:w="785" w:type="dxa"/>
            <w:vMerge w:val="restart"/>
            <w:tcBorders>
              <w:top w:val="single" w:sz="4" w:space="0" w:color="auto"/>
              <w:left w:val="single" w:sz="4" w:space="0" w:color="auto"/>
              <w:right w:val="single" w:sz="4" w:space="0" w:color="auto"/>
            </w:tcBorders>
            <w:shd w:val="clear" w:color="auto" w:fill="auto"/>
            <w:noWrap/>
            <w:vAlign w:val="center"/>
          </w:tcPr>
          <w:p w14:paraId="6375CD27" w14:textId="1C8C1DEF"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3</w:t>
            </w:r>
          </w:p>
        </w:tc>
        <w:tc>
          <w:tcPr>
            <w:tcW w:w="899" w:type="dxa"/>
            <w:tcBorders>
              <w:top w:val="single" w:sz="4" w:space="0" w:color="auto"/>
              <w:left w:val="single" w:sz="4" w:space="0" w:color="auto"/>
              <w:bottom w:val="single" w:sz="4" w:space="0" w:color="auto"/>
              <w:right w:val="single" w:sz="4" w:space="0" w:color="auto"/>
            </w:tcBorders>
            <w:vAlign w:val="center"/>
          </w:tcPr>
          <w:p w14:paraId="394C4934" w14:textId="4E4D53EC"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6</w:t>
            </w:r>
          </w:p>
        </w:tc>
        <w:tc>
          <w:tcPr>
            <w:tcW w:w="2526" w:type="dxa"/>
            <w:tcBorders>
              <w:top w:val="single" w:sz="4" w:space="0" w:color="auto"/>
              <w:left w:val="single" w:sz="4" w:space="0" w:color="auto"/>
              <w:bottom w:val="single" w:sz="4" w:space="0" w:color="auto"/>
              <w:right w:val="single" w:sz="12" w:space="0" w:color="auto"/>
            </w:tcBorders>
            <w:vAlign w:val="center"/>
          </w:tcPr>
          <w:p w14:paraId="07996EB0" w14:textId="77777777" w:rsidR="00DE27D3" w:rsidRPr="00B5416E" w:rsidRDefault="00DE27D3" w:rsidP="00CC09C5">
            <w:pPr>
              <w:spacing w:line="240" w:lineRule="atLeast"/>
            </w:pPr>
            <w:r w:rsidRPr="00B5416E">
              <w:t>0 = Disable</w:t>
            </w:r>
          </w:p>
          <w:p w14:paraId="3EA12948" w14:textId="24380345" w:rsidR="00DE27D3" w:rsidRPr="00B5416E" w:rsidRDefault="00DE27D3" w:rsidP="00CC09C5">
            <w:pPr>
              <w:spacing w:line="240" w:lineRule="atLeast"/>
              <w:rPr>
                <w:rFonts w:eastAsia="Times New Roman" w:cs="Arial"/>
                <w:color w:val="000000"/>
                <w:szCs w:val="20"/>
              </w:rPr>
            </w:pPr>
            <w:r w:rsidRPr="00B5416E">
              <w:t>1 = Enabled</w:t>
            </w:r>
          </w:p>
        </w:tc>
      </w:tr>
      <w:tr w:rsidR="00DE27D3" w:rsidRPr="00653170" w14:paraId="102DD381"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tcPr>
          <w:p w14:paraId="0D44430A" w14:textId="77777777" w:rsidR="00DE27D3" w:rsidRPr="00653170" w:rsidRDefault="00DE27D3" w:rsidP="00CC09C5">
            <w:pPr>
              <w:spacing w:line="240" w:lineRule="atLeast"/>
              <w:rPr>
                <w:rFonts w:eastAsia="Times New Roman" w:cs="Arial"/>
                <w:color w:val="000000"/>
                <w:szCs w:val="20"/>
              </w:rPr>
            </w:pPr>
            <w:r w:rsidRPr="00FF6312">
              <w:rPr>
                <w:szCs w:val="22"/>
              </w:rPr>
              <w:t>ANC Mic 1</w:t>
            </w:r>
          </w:p>
        </w:tc>
        <w:tc>
          <w:tcPr>
            <w:tcW w:w="1438" w:type="dxa"/>
            <w:vMerge/>
            <w:tcBorders>
              <w:left w:val="nil"/>
              <w:right w:val="single" w:sz="4" w:space="0" w:color="auto"/>
            </w:tcBorders>
          </w:tcPr>
          <w:p w14:paraId="0ECC9128" w14:textId="01132861" w:rsidR="00DE27D3" w:rsidRPr="00653170" w:rsidRDefault="00DE27D3" w:rsidP="00CC09C5">
            <w:pPr>
              <w:spacing w:line="240" w:lineRule="atLeast"/>
              <w:jc w:val="center"/>
              <w:rPr>
                <w:rFonts w:eastAsia="Times New Roman" w:cs="Arial"/>
                <w:color w:val="000000"/>
                <w:szCs w:val="20"/>
              </w:rPr>
            </w:pPr>
          </w:p>
        </w:tc>
        <w:tc>
          <w:tcPr>
            <w:tcW w:w="785" w:type="dxa"/>
            <w:vMerge/>
            <w:tcBorders>
              <w:left w:val="single" w:sz="4" w:space="0" w:color="auto"/>
              <w:right w:val="single" w:sz="4" w:space="0" w:color="auto"/>
            </w:tcBorders>
            <w:shd w:val="clear" w:color="auto" w:fill="auto"/>
            <w:noWrap/>
            <w:vAlign w:val="center"/>
          </w:tcPr>
          <w:p w14:paraId="58E959B0" w14:textId="727A77C2" w:rsidR="00DE27D3" w:rsidRPr="00653170"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0B228A96"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5</w:t>
            </w:r>
          </w:p>
        </w:tc>
        <w:tc>
          <w:tcPr>
            <w:tcW w:w="2526" w:type="dxa"/>
            <w:tcBorders>
              <w:top w:val="single" w:sz="4" w:space="0" w:color="auto"/>
              <w:left w:val="single" w:sz="4" w:space="0" w:color="auto"/>
              <w:bottom w:val="single" w:sz="4" w:space="0" w:color="auto"/>
              <w:right w:val="single" w:sz="12" w:space="0" w:color="auto"/>
            </w:tcBorders>
            <w:vAlign w:val="center"/>
          </w:tcPr>
          <w:p w14:paraId="472B4135" w14:textId="77777777" w:rsidR="00DE27D3" w:rsidRPr="00B5416E" w:rsidRDefault="00DE27D3" w:rsidP="00CC09C5">
            <w:pPr>
              <w:spacing w:line="240" w:lineRule="atLeast"/>
            </w:pPr>
            <w:r w:rsidRPr="00B5416E">
              <w:t>0 = Disable</w:t>
            </w:r>
          </w:p>
          <w:p w14:paraId="6171683E" w14:textId="77777777" w:rsidR="00DE27D3" w:rsidRPr="00B5416E" w:rsidRDefault="00DE27D3" w:rsidP="00CC09C5">
            <w:pPr>
              <w:spacing w:line="240" w:lineRule="atLeast"/>
              <w:rPr>
                <w:rFonts w:eastAsia="Times New Roman" w:cs="Arial"/>
                <w:color w:val="000000"/>
                <w:szCs w:val="20"/>
              </w:rPr>
            </w:pPr>
            <w:r w:rsidRPr="00B5416E">
              <w:t>1 = Enabled</w:t>
            </w:r>
          </w:p>
        </w:tc>
      </w:tr>
      <w:tr w:rsidR="00DE27D3" w:rsidRPr="00653170" w14:paraId="1B294A7A"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4917A479" w14:textId="77777777" w:rsidR="00DE27D3" w:rsidRPr="00653170" w:rsidRDefault="00DE27D3" w:rsidP="00CC09C5">
            <w:pPr>
              <w:spacing w:line="240" w:lineRule="atLeast"/>
              <w:rPr>
                <w:rFonts w:eastAsia="Times New Roman" w:cs="Arial"/>
                <w:color w:val="000000"/>
                <w:szCs w:val="20"/>
              </w:rPr>
            </w:pPr>
            <w:r w:rsidRPr="00FF6312">
              <w:rPr>
                <w:szCs w:val="22"/>
              </w:rPr>
              <w:t xml:space="preserve">ANC Mic </w:t>
            </w:r>
            <w:r>
              <w:rPr>
                <w:szCs w:val="22"/>
              </w:rPr>
              <w:t>2</w:t>
            </w:r>
          </w:p>
        </w:tc>
        <w:tc>
          <w:tcPr>
            <w:tcW w:w="1438" w:type="dxa"/>
            <w:vMerge/>
            <w:tcBorders>
              <w:left w:val="nil"/>
              <w:right w:val="single" w:sz="4" w:space="0" w:color="auto"/>
            </w:tcBorders>
          </w:tcPr>
          <w:p w14:paraId="2B0DA108" w14:textId="77777777" w:rsidR="00DE27D3" w:rsidRPr="00653170" w:rsidRDefault="00DE27D3" w:rsidP="00CC09C5">
            <w:pPr>
              <w:spacing w:line="240" w:lineRule="atLeast"/>
              <w:jc w:val="center"/>
              <w:rPr>
                <w:rFonts w:eastAsia="Times New Roman" w:cs="Arial"/>
                <w:color w:val="000000"/>
                <w:szCs w:val="20"/>
              </w:rPr>
            </w:pPr>
          </w:p>
        </w:tc>
        <w:tc>
          <w:tcPr>
            <w:tcW w:w="785" w:type="dxa"/>
            <w:vMerge/>
            <w:tcBorders>
              <w:left w:val="single" w:sz="4" w:space="0" w:color="auto"/>
              <w:right w:val="single" w:sz="4" w:space="0" w:color="auto"/>
            </w:tcBorders>
            <w:shd w:val="clear" w:color="auto" w:fill="auto"/>
            <w:noWrap/>
            <w:vAlign w:val="center"/>
          </w:tcPr>
          <w:p w14:paraId="44E77909" w14:textId="77777777" w:rsidR="00DE27D3" w:rsidRPr="00653170"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7F1B32E5"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4</w:t>
            </w:r>
          </w:p>
        </w:tc>
        <w:tc>
          <w:tcPr>
            <w:tcW w:w="2526" w:type="dxa"/>
            <w:tcBorders>
              <w:top w:val="single" w:sz="4" w:space="0" w:color="auto"/>
              <w:left w:val="single" w:sz="4" w:space="0" w:color="auto"/>
              <w:bottom w:val="single" w:sz="4" w:space="0" w:color="auto"/>
              <w:right w:val="single" w:sz="12" w:space="0" w:color="auto"/>
            </w:tcBorders>
            <w:vAlign w:val="center"/>
          </w:tcPr>
          <w:p w14:paraId="517C7938" w14:textId="77777777" w:rsidR="00DE27D3" w:rsidRPr="00B5416E" w:rsidRDefault="00DE27D3" w:rsidP="00CC09C5">
            <w:pPr>
              <w:spacing w:line="240" w:lineRule="atLeast"/>
            </w:pPr>
            <w:r w:rsidRPr="00B5416E">
              <w:t>0 = Disable</w:t>
            </w:r>
          </w:p>
          <w:p w14:paraId="2F434744" w14:textId="77777777" w:rsidR="00DE27D3" w:rsidRPr="00B5416E" w:rsidRDefault="00DE27D3" w:rsidP="00CC09C5">
            <w:pPr>
              <w:spacing w:line="240" w:lineRule="atLeast"/>
              <w:rPr>
                <w:rFonts w:eastAsia="Times New Roman" w:cs="Arial"/>
                <w:color w:val="000000"/>
                <w:szCs w:val="20"/>
              </w:rPr>
            </w:pPr>
            <w:r w:rsidRPr="00B5416E">
              <w:t>1 = Enabled</w:t>
            </w:r>
          </w:p>
        </w:tc>
      </w:tr>
      <w:tr w:rsidR="00DE27D3" w:rsidRPr="00653170" w14:paraId="12BE63F7"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1A1AE9DD" w14:textId="77777777" w:rsidR="00DE27D3" w:rsidRPr="00653170" w:rsidRDefault="00DE27D3" w:rsidP="00CC09C5">
            <w:pPr>
              <w:spacing w:line="240" w:lineRule="atLeast"/>
              <w:rPr>
                <w:rFonts w:eastAsia="Times New Roman" w:cs="Arial"/>
                <w:color w:val="000000"/>
                <w:szCs w:val="20"/>
              </w:rPr>
            </w:pPr>
            <w:r w:rsidRPr="00FF6312">
              <w:rPr>
                <w:szCs w:val="22"/>
              </w:rPr>
              <w:t xml:space="preserve">ANC Mic </w:t>
            </w:r>
            <w:r>
              <w:rPr>
                <w:szCs w:val="22"/>
              </w:rPr>
              <w:t>3</w:t>
            </w:r>
          </w:p>
        </w:tc>
        <w:tc>
          <w:tcPr>
            <w:tcW w:w="1438" w:type="dxa"/>
            <w:vMerge/>
            <w:tcBorders>
              <w:left w:val="nil"/>
              <w:right w:val="single" w:sz="4" w:space="0" w:color="auto"/>
            </w:tcBorders>
          </w:tcPr>
          <w:p w14:paraId="158A77F6" w14:textId="77777777" w:rsidR="00DE27D3" w:rsidRPr="00653170" w:rsidRDefault="00DE27D3" w:rsidP="00CC09C5">
            <w:pPr>
              <w:spacing w:line="240" w:lineRule="atLeast"/>
              <w:jc w:val="center"/>
              <w:rPr>
                <w:rFonts w:eastAsia="Times New Roman" w:cs="Arial"/>
                <w:color w:val="000000"/>
                <w:szCs w:val="20"/>
              </w:rPr>
            </w:pPr>
          </w:p>
        </w:tc>
        <w:tc>
          <w:tcPr>
            <w:tcW w:w="785" w:type="dxa"/>
            <w:vMerge/>
            <w:tcBorders>
              <w:left w:val="single" w:sz="4" w:space="0" w:color="auto"/>
              <w:right w:val="single" w:sz="4" w:space="0" w:color="auto"/>
            </w:tcBorders>
            <w:shd w:val="clear" w:color="auto" w:fill="auto"/>
            <w:noWrap/>
            <w:vAlign w:val="center"/>
          </w:tcPr>
          <w:p w14:paraId="7C28E670" w14:textId="77777777" w:rsidR="00DE27D3" w:rsidRPr="00653170"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481D613B"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3</w:t>
            </w:r>
          </w:p>
        </w:tc>
        <w:tc>
          <w:tcPr>
            <w:tcW w:w="2526" w:type="dxa"/>
            <w:tcBorders>
              <w:top w:val="single" w:sz="4" w:space="0" w:color="auto"/>
              <w:left w:val="single" w:sz="4" w:space="0" w:color="auto"/>
              <w:bottom w:val="single" w:sz="4" w:space="0" w:color="auto"/>
              <w:right w:val="single" w:sz="12" w:space="0" w:color="auto"/>
            </w:tcBorders>
            <w:vAlign w:val="center"/>
          </w:tcPr>
          <w:p w14:paraId="2A27E8BB" w14:textId="77777777" w:rsidR="00DE27D3" w:rsidRPr="00B5416E" w:rsidRDefault="00DE27D3" w:rsidP="00CC09C5">
            <w:pPr>
              <w:spacing w:line="240" w:lineRule="atLeast"/>
            </w:pPr>
            <w:r w:rsidRPr="00B5416E">
              <w:t>0 = Disable</w:t>
            </w:r>
          </w:p>
          <w:p w14:paraId="58180EAC" w14:textId="77777777" w:rsidR="00DE27D3" w:rsidRPr="00B5416E" w:rsidRDefault="00DE27D3" w:rsidP="00CC09C5">
            <w:pPr>
              <w:spacing w:line="240" w:lineRule="atLeast"/>
              <w:rPr>
                <w:rFonts w:eastAsia="Times New Roman" w:cs="Arial"/>
                <w:color w:val="000000"/>
                <w:szCs w:val="20"/>
              </w:rPr>
            </w:pPr>
            <w:r w:rsidRPr="00B5416E">
              <w:t>1 = Enabled</w:t>
            </w:r>
          </w:p>
        </w:tc>
      </w:tr>
      <w:tr w:rsidR="00DE27D3" w:rsidRPr="00653170" w14:paraId="3C2F423D"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2D0DBE8B" w14:textId="77777777" w:rsidR="00DE27D3" w:rsidRPr="00653170" w:rsidRDefault="00DE27D3" w:rsidP="00CC09C5">
            <w:pPr>
              <w:spacing w:line="240" w:lineRule="atLeast"/>
              <w:rPr>
                <w:rFonts w:eastAsia="Times New Roman" w:cs="Arial"/>
                <w:color w:val="000000"/>
                <w:szCs w:val="20"/>
              </w:rPr>
            </w:pPr>
            <w:r w:rsidRPr="00FF6312">
              <w:rPr>
                <w:szCs w:val="22"/>
              </w:rPr>
              <w:t xml:space="preserve">ANC Mic </w:t>
            </w:r>
            <w:r>
              <w:rPr>
                <w:szCs w:val="22"/>
              </w:rPr>
              <w:t>4</w:t>
            </w:r>
          </w:p>
        </w:tc>
        <w:tc>
          <w:tcPr>
            <w:tcW w:w="1438" w:type="dxa"/>
            <w:vMerge/>
            <w:tcBorders>
              <w:left w:val="nil"/>
              <w:right w:val="single" w:sz="4" w:space="0" w:color="auto"/>
            </w:tcBorders>
          </w:tcPr>
          <w:p w14:paraId="03539CBD" w14:textId="77777777" w:rsidR="00DE27D3" w:rsidRPr="00653170" w:rsidRDefault="00DE27D3" w:rsidP="00CC09C5">
            <w:pPr>
              <w:spacing w:line="240" w:lineRule="atLeast"/>
              <w:jc w:val="center"/>
              <w:rPr>
                <w:rFonts w:eastAsia="Times New Roman" w:cs="Arial"/>
                <w:color w:val="000000"/>
                <w:szCs w:val="20"/>
              </w:rPr>
            </w:pPr>
          </w:p>
        </w:tc>
        <w:tc>
          <w:tcPr>
            <w:tcW w:w="785" w:type="dxa"/>
            <w:vMerge/>
            <w:tcBorders>
              <w:left w:val="single" w:sz="4" w:space="0" w:color="auto"/>
              <w:bottom w:val="single" w:sz="4" w:space="0" w:color="auto"/>
              <w:right w:val="single" w:sz="4" w:space="0" w:color="auto"/>
            </w:tcBorders>
            <w:shd w:val="clear" w:color="auto" w:fill="auto"/>
            <w:noWrap/>
            <w:vAlign w:val="center"/>
          </w:tcPr>
          <w:p w14:paraId="39B0A1A7" w14:textId="77777777" w:rsidR="00DE27D3" w:rsidRPr="00653170"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483656D7" w14:textId="77777777"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2</w:t>
            </w:r>
          </w:p>
        </w:tc>
        <w:tc>
          <w:tcPr>
            <w:tcW w:w="2526" w:type="dxa"/>
            <w:tcBorders>
              <w:top w:val="single" w:sz="4" w:space="0" w:color="auto"/>
              <w:left w:val="single" w:sz="4" w:space="0" w:color="auto"/>
              <w:bottom w:val="single" w:sz="4" w:space="0" w:color="auto"/>
              <w:right w:val="single" w:sz="12" w:space="0" w:color="auto"/>
            </w:tcBorders>
            <w:vAlign w:val="center"/>
          </w:tcPr>
          <w:p w14:paraId="67AE5869" w14:textId="77777777" w:rsidR="00DE27D3" w:rsidRPr="00B5416E" w:rsidRDefault="00DE27D3" w:rsidP="00CC09C5">
            <w:pPr>
              <w:spacing w:line="240" w:lineRule="atLeast"/>
            </w:pPr>
            <w:r w:rsidRPr="00B5416E">
              <w:t>0 = Disable</w:t>
            </w:r>
          </w:p>
          <w:p w14:paraId="268299F9" w14:textId="77777777" w:rsidR="00DE27D3" w:rsidRPr="00B5416E" w:rsidRDefault="00DE27D3" w:rsidP="00CC09C5">
            <w:pPr>
              <w:spacing w:line="240" w:lineRule="atLeast"/>
              <w:rPr>
                <w:rFonts w:eastAsia="Times New Roman" w:cs="Arial"/>
                <w:color w:val="000000"/>
                <w:szCs w:val="20"/>
              </w:rPr>
            </w:pPr>
            <w:r w:rsidRPr="00B5416E">
              <w:t>1 = Enabled</w:t>
            </w:r>
          </w:p>
        </w:tc>
      </w:tr>
      <w:tr w:rsidR="00DE27D3" w:rsidRPr="00653170" w14:paraId="1773D4F2"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7C0D0209" w14:textId="7EDE6B4F" w:rsidR="00DE27D3" w:rsidRPr="00653170" w:rsidRDefault="00DE27D3" w:rsidP="00CC09C5">
            <w:pPr>
              <w:spacing w:line="240" w:lineRule="atLeast"/>
              <w:rPr>
                <w:rFonts w:eastAsia="Times New Roman" w:cs="Arial"/>
                <w:color w:val="000000"/>
                <w:szCs w:val="20"/>
              </w:rPr>
            </w:pPr>
            <w:r>
              <w:rPr>
                <w:szCs w:val="22"/>
              </w:rPr>
              <w:t>Simulated Sound Request Data</w:t>
            </w:r>
          </w:p>
        </w:tc>
        <w:tc>
          <w:tcPr>
            <w:tcW w:w="1438" w:type="dxa"/>
            <w:vMerge/>
            <w:tcBorders>
              <w:left w:val="nil"/>
              <w:right w:val="single" w:sz="4" w:space="0" w:color="auto"/>
            </w:tcBorders>
          </w:tcPr>
          <w:p w14:paraId="1A141858" w14:textId="69316BBE" w:rsidR="00DE27D3" w:rsidRPr="00653170" w:rsidRDefault="00DE27D3" w:rsidP="00CC09C5">
            <w:pPr>
              <w:spacing w:line="240" w:lineRule="atLeast"/>
              <w:jc w:val="center"/>
              <w:rPr>
                <w:rFonts w:eastAsia="Times New Roman" w:cs="Arial"/>
                <w:color w:val="000000"/>
                <w:szCs w:val="20"/>
              </w:rPr>
            </w:pPr>
          </w:p>
        </w:tc>
        <w:tc>
          <w:tcPr>
            <w:tcW w:w="785" w:type="dxa"/>
            <w:vMerge w:val="restart"/>
            <w:tcBorders>
              <w:top w:val="single" w:sz="4" w:space="0" w:color="auto"/>
              <w:left w:val="single" w:sz="4" w:space="0" w:color="auto"/>
              <w:right w:val="single" w:sz="4" w:space="0" w:color="auto"/>
            </w:tcBorders>
            <w:shd w:val="clear" w:color="auto" w:fill="auto"/>
            <w:noWrap/>
            <w:vAlign w:val="center"/>
          </w:tcPr>
          <w:p w14:paraId="0FF6B23A" w14:textId="2B8CE15A"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4</w:t>
            </w:r>
          </w:p>
        </w:tc>
        <w:tc>
          <w:tcPr>
            <w:tcW w:w="899" w:type="dxa"/>
            <w:tcBorders>
              <w:top w:val="single" w:sz="4" w:space="0" w:color="auto"/>
              <w:left w:val="single" w:sz="4" w:space="0" w:color="auto"/>
              <w:bottom w:val="single" w:sz="4" w:space="0" w:color="auto"/>
              <w:right w:val="single" w:sz="4" w:space="0" w:color="auto"/>
            </w:tcBorders>
            <w:vAlign w:val="center"/>
          </w:tcPr>
          <w:p w14:paraId="06200EC6" w14:textId="5E9E3C73"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4</w:t>
            </w:r>
          </w:p>
        </w:tc>
        <w:tc>
          <w:tcPr>
            <w:tcW w:w="2526" w:type="dxa"/>
            <w:tcBorders>
              <w:top w:val="single" w:sz="4" w:space="0" w:color="auto"/>
              <w:left w:val="single" w:sz="4" w:space="0" w:color="auto"/>
              <w:bottom w:val="single" w:sz="4" w:space="0" w:color="auto"/>
              <w:right w:val="single" w:sz="12" w:space="0" w:color="auto"/>
            </w:tcBorders>
            <w:vAlign w:val="center"/>
          </w:tcPr>
          <w:p w14:paraId="1BCF8B77" w14:textId="77777777" w:rsidR="00DE27D3" w:rsidRDefault="00DE27D3" w:rsidP="00CC09C5">
            <w:pPr>
              <w:spacing w:line="240" w:lineRule="atLeast"/>
            </w:pPr>
            <w:r>
              <w:t>0 – Unavailable</w:t>
            </w:r>
          </w:p>
          <w:p w14:paraId="16E38225" w14:textId="04260EE7" w:rsidR="00DE27D3" w:rsidRPr="00653170" w:rsidRDefault="00DE27D3" w:rsidP="00CC09C5">
            <w:pPr>
              <w:spacing w:line="240" w:lineRule="atLeast"/>
              <w:rPr>
                <w:rFonts w:eastAsia="Times New Roman" w:cs="Arial"/>
                <w:color w:val="000000"/>
                <w:szCs w:val="20"/>
              </w:rPr>
            </w:pPr>
            <w:r>
              <w:t>1 – Available</w:t>
            </w:r>
          </w:p>
        </w:tc>
      </w:tr>
      <w:tr w:rsidR="00DE27D3" w:rsidRPr="00653170" w14:paraId="7A523146"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51BD091A" w14:textId="137DA796" w:rsidR="00DE27D3" w:rsidRPr="00653170" w:rsidRDefault="00DE27D3" w:rsidP="00CC09C5">
            <w:pPr>
              <w:spacing w:line="240" w:lineRule="atLeast"/>
              <w:rPr>
                <w:rFonts w:eastAsia="Times New Roman" w:cs="Arial"/>
                <w:color w:val="000000"/>
                <w:szCs w:val="20"/>
              </w:rPr>
            </w:pPr>
            <w:r>
              <w:rPr>
                <w:szCs w:val="22"/>
              </w:rPr>
              <w:t>Transmission Output Shaft Speed</w:t>
            </w:r>
          </w:p>
        </w:tc>
        <w:tc>
          <w:tcPr>
            <w:tcW w:w="1438" w:type="dxa"/>
            <w:vMerge/>
            <w:tcBorders>
              <w:left w:val="nil"/>
              <w:right w:val="single" w:sz="4" w:space="0" w:color="auto"/>
            </w:tcBorders>
          </w:tcPr>
          <w:p w14:paraId="5C130555" w14:textId="27FF456C" w:rsidR="00DE27D3" w:rsidRPr="00653170" w:rsidRDefault="00DE27D3" w:rsidP="00CC09C5">
            <w:pPr>
              <w:spacing w:line="240" w:lineRule="atLeast"/>
              <w:jc w:val="center"/>
              <w:rPr>
                <w:rFonts w:eastAsia="Times New Roman" w:cs="Arial"/>
                <w:color w:val="000000"/>
                <w:szCs w:val="20"/>
              </w:rPr>
            </w:pPr>
          </w:p>
        </w:tc>
        <w:tc>
          <w:tcPr>
            <w:tcW w:w="785" w:type="dxa"/>
            <w:vMerge/>
            <w:tcBorders>
              <w:left w:val="single" w:sz="4" w:space="0" w:color="auto"/>
              <w:right w:val="single" w:sz="4" w:space="0" w:color="auto"/>
            </w:tcBorders>
            <w:shd w:val="clear" w:color="auto" w:fill="auto"/>
            <w:noWrap/>
            <w:vAlign w:val="center"/>
          </w:tcPr>
          <w:p w14:paraId="60C07461" w14:textId="61379C47" w:rsidR="00DE27D3" w:rsidRPr="00653170"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523D99A9" w14:textId="5497CCF2"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3</w:t>
            </w:r>
          </w:p>
        </w:tc>
        <w:tc>
          <w:tcPr>
            <w:tcW w:w="2526" w:type="dxa"/>
            <w:tcBorders>
              <w:top w:val="single" w:sz="4" w:space="0" w:color="auto"/>
              <w:left w:val="single" w:sz="4" w:space="0" w:color="auto"/>
              <w:bottom w:val="single" w:sz="4" w:space="0" w:color="auto"/>
              <w:right w:val="single" w:sz="12" w:space="0" w:color="auto"/>
            </w:tcBorders>
            <w:vAlign w:val="center"/>
          </w:tcPr>
          <w:p w14:paraId="33BDDD9A" w14:textId="77777777" w:rsidR="00DE27D3" w:rsidRDefault="00DE27D3" w:rsidP="00CC09C5">
            <w:pPr>
              <w:spacing w:line="240" w:lineRule="atLeast"/>
            </w:pPr>
            <w:r>
              <w:t>0 – Unavailable</w:t>
            </w:r>
          </w:p>
          <w:p w14:paraId="203CBBDE" w14:textId="15EB2FE5" w:rsidR="00DE27D3" w:rsidRPr="00653170" w:rsidRDefault="00DE27D3" w:rsidP="00CC09C5">
            <w:pPr>
              <w:spacing w:line="240" w:lineRule="atLeast"/>
              <w:rPr>
                <w:rFonts w:eastAsia="Times New Roman" w:cs="Arial"/>
                <w:color w:val="000000"/>
                <w:szCs w:val="20"/>
              </w:rPr>
            </w:pPr>
            <w:r>
              <w:t>1 – Available</w:t>
            </w:r>
          </w:p>
        </w:tc>
      </w:tr>
      <w:tr w:rsidR="00DE27D3" w:rsidRPr="00653170" w14:paraId="2BAD39B2"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15EA354F" w14:textId="0A113EA4" w:rsidR="00DE27D3" w:rsidRPr="00653170" w:rsidRDefault="00DE27D3" w:rsidP="00CC09C5">
            <w:pPr>
              <w:spacing w:line="240" w:lineRule="atLeast"/>
              <w:rPr>
                <w:rFonts w:eastAsia="Times New Roman" w:cs="Arial"/>
                <w:color w:val="000000"/>
                <w:szCs w:val="20"/>
              </w:rPr>
            </w:pPr>
            <w:r>
              <w:rPr>
                <w:szCs w:val="22"/>
              </w:rPr>
              <w:t>Auto Tow/Haul Status</w:t>
            </w:r>
          </w:p>
        </w:tc>
        <w:tc>
          <w:tcPr>
            <w:tcW w:w="1438" w:type="dxa"/>
            <w:vMerge/>
            <w:tcBorders>
              <w:left w:val="nil"/>
              <w:right w:val="single" w:sz="4" w:space="0" w:color="auto"/>
            </w:tcBorders>
          </w:tcPr>
          <w:p w14:paraId="550BCA5A" w14:textId="77777777" w:rsidR="00DE27D3" w:rsidRPr="00205FC6" w:rsidRDefault="00DE27D3" w:rsidP="00CC09C5">
            <w:pPr>
              <w:pStyle w:val="NoSpacing"/>
              <w:spacing w:line="240" w:lineRule="atLeast"/>
            </w:pPr>
          </w:p>
        </w:tc>
        <w:tc>
          <w:tcPr>
            <w:tcW w:w="785" w:type="dxa"/>
            <w:vMerge/>
            <w:tcBorders>
              <w:left w:val="single" w:sz="4" w:space="0" w:color="auto"/>
              <w:right w:val="single" w:sz="4" w:space="0" w:color="auto"/>
            </w:tcBorders>
            <w:shd w:val="clear" w:color="auto" w:fill="auto"/>
            <w:noWrap/>
            <w:vAlign w:val="center"/>
          </w:tcPr>
          <w:p w14:paraId="405EB071" w14:textId="2F424490" w:rsidR="00DE27D3"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0BA3BF69" w14:textId="5B21F4D6"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2</w:t>
            </w:r>
          </w:p>
        </w:tc>
        <w:tc>
          <w:tcPr>
            <w:tcW w:w="2526" w:type="dxa"/>
            <w:tcBorders>
              <w:top w:val="single" w:sz="4" w:space="0" w:color="auto"/>
              <w:left w:val="single" w:sz="4" w:space="0" w:color="auto"/>
              <w:bottom w:val="single" w:sz="4" w:space="0" w:color="auto"/>
              <w:right w:val="single" w:sz="12" w:space="0" w:color="auto"/>
            </w:tcBorders>
            <w:vAlign w:val="center"/>
          </w:tcPr>
          <w:p w14:paraId="145ABA41" w14:textId="77777777" w:rsidR="00DE27D3" w:rsidRDefault="00DE27D3" w:rsidP="00CC09C5">
            <w:pPr>
              <w:spacing w:line="240" w:lineRule="atLeast"/>
            </w:pPr>
            <w:r>
              <w:t>0 – Unavailable</w:t>
            </w:r>
          </w:p>
          <w:p w14:paraId="23F2E940" w14:textId="77A81718" w:rsidR="00DE27D3" w:rsidRPr="00653170" w:rsidRDefault="00DE27D3" w:rsidP="00CC09C5">
            <w:pPr>
              <w:spacing w:line="240" w:lineRule="atLeast"/>
              <w:rPr>
                <w:rFonts w:eastAsia="Times New Roman" w:cs="Arial"/>
                <w:color w:val="000000"/>
                <w:szCs w:val="20"/>
              </w:rPr>
            </w:pPr>
            <w:r>
              <w:t>1 – Available</w:t>
            </w:r>
          </w:p>
        </w:tc>
      </w:tr>
      <w:tr w:rsidR="00DE27D3" w:rsidRPr="00653170" w14:paraId="77B25A22"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75A26D39" w14:textId="2BFF6E98" w:rsidR="00DE27D3" w:rsidRPr="00653170" w:rsidRDefault="00DE27D3" w:rsidP="00CC09C5">
            <w:pPr>
              <w:spacing w:line="240" w:lineRule="atLeast"/>
              <w:rPr>
                <w:rFonts w:eastAsia="Times New Roman" w:cs="Arial"/>
                <w:color w:val="000000"/>
                <w:szCs w:val="20"/>
              </w:rPr>
            </w:pPr>
            <w:r>
              <w:rPr>
                <w:szCs w:val="22"/>
              </w:rPr>
              <w:t>Active Exhaust Status</w:t>
            </w:r>
          </w:p>
        </w:tc>
        <w:tc>
          <w:tcPr>
            <w:tcW w:w="1438" w:type="dxa"/>
            <w:vMerge/>
            <w:tcBorders>
              <w:left w:val="nil"/>
              <w:right w:val="single" w:sz="4" w:space="0" w:color="auto"/>
            </w:tcBorders>
          </w:tcPr>
          <w:p w14:paraId="73451E36" w14:textId="77777777" w:rsidR="00DE27D3" w:rsidRPr="00205FC6" w:rsidRDefault="00DE27D3" w:rsidP="00CC09C5">
            <w:pPr>
              <w:pStyle w:val="NoSpacing"/>
              <w:spacing w:line="240" w:lineRule="atLeast"/>
            </w:pPr>
          </w:p>
        </w:tc>
        <w:tc>
          <w:tcPr>
            <w:tcW w:w="785" w:type="dxa"/>
            <w:vMerge/>
            <w:tcBorders>
              <w:left w:val="single" w:sz="4" w:space="0" w:color="auto"/>
              <w:right w:val="single" w:sz="4" w:space="0" w:color="auto"/>
            </w:tcBorders>
            <w:shd w:val="clear" w:color="auto" w:fill="auto"/>
            <w:noWrap/>
            <w:vAlign w:val="center"/>
          </w:tcPr>
          <w:p w14:paraId="3DA4FD38" w14:textId="5259508D" w:rsidR="00DE27D3"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7D933411" w14:textId="6E967B10" w:rsidR="00DE27D3" w:rsidRDefault="00DE27D3" w:rsidP="00CC09C5">
            <w:pPr>
              <w:spacing w:line="240" w:lineRule="atLeast"/>
              <w:jc w:val="center"/>
              <w:rPr>
                <w:rFonts w:eastAsia="Times New Roman" w:cs="Arial"/>
                <w:color w:val="000000"/>
                <w:szCs w:val="20"/>
              </w:rPr>
            </w:pPr>
            <w:r>
              <w:rPr>
                <w:rFonts w:eastAsia="Times New Roman" w:cs="Arial"/>
                <w:color w:val="000000"/>
                <w:szCs w:val="20"/>
              </w:rPr>
              <w:t>1</w:t>
            </w:r>
          </w:p>
        </w:tc>
        <w:tc>
          <w:tcPr>
            <w:tcW w:w="2526" w:type="dxa"/>
            <w:tcBorders>
              <w:top w:val="single" w:sz="4" w:space="0" w:color="auto"/>
              <w:left w:val="single" w:sz="4" w:space="0" w:color="auto"/>
              <w:bottom w:val="single" w:sz="4" w:space="0" w:color="auto"/>
              <w:right w:val="single" w:sz="12" w:space="0" w:color="auto"/>
            </w:tcBorders>
            <w:vAlign w:val="center"/>
          </w:tcPr>
          <w:p w14:paraId="1DFC1458" w14:textId="77777777" w:rsidR="00DE27D3" w:rsidRDefault="00DE27D3" w:rsidP="00CC09C5">
            <w:pPr>
              <w:spacing w:line="240" w:lineRule="atLeast"/>
            </w:pPr>
            <w:r>
              <w:t>0 – Not Present</w:t>
            </w:r>
          </w:p>
          <w:p w14:paraId="13417181" w14:textId="6AA538D3" w:rsidR="00DE27D3" w:rsidRPr="00653170" w:rsidRDefault="00DE27D3" w:rsidP="00CC09C5">
            <w:pPr>
              <w:spacing w:line="240" w:lineRule="atLeast"/>
              <w:rPr>
                <w:rFonts w:eastAsia="Times New Roman" w:cs="Arial"/>
                <w:color w:val="000000"/>
                <w:szCs w:val="20"/>
              </w:rPr>
            </w:pPr>
            <w:r>
              <w:t>1 – Present</w:t>
            </w:r>
          </w:p>
        </w:tc>
      </w:tr>
      <w:tr w:rsidR="00DE27D3" w:rsidRPr="00653170" w14:paraId="411C2A78"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3E39458A" w14:textId="7D0B8E5F" w:rsidR="00DE27D3" w:rsidRPr="00653170" w:rsidRDefault="00DE27D3" w:rsidP="00CC09C5">
            <w:pPr>
              <w:spacing w:line="240" w:lineRule="atLeast"/>
              <w:rPr>
                <w:rFonts w:eastAsia="Times New Roman" w:cs="Arial"/>
                <w:color w:val="000000"/>
                <w:szCs w:val="20"/>
              </w:rPr>
            </w:pPr>
            <w:r>
              <w:rPr>
                <w:szCs w:val="22"/>
              </w:rPr>
              <w:t>Window Status</w:t>
            </w:r>
          </w:p>
        </w:tc>
        <w:tc>
          <w:tcPr>
            <w:tcW w:w="1438" w:type="dxa"/>
            <w:vMerge/>
            <w:tcBorders>
              <w:left w:val="nil"/>
              <w:right w:val="single" w:sz="4" w:space="0" w:color="auto"/>
            </w:tcBorders>
          </w:tcPr>
          <w:p w14:paraId="362D8365" w14:textId="0716FB35" w:rsidR="00DE27D3" w:rsidRPr="00205FC6" w:rsidRDefault="00DE27D3" w:rsidP="00CC09C5">
            <w:pPr>
              <w:pStyle w:val="NoSpacing"/>
              <w:spacing w:line="240" w:lineRule="atLeast"/>
            </w:pPr>
          </w:p>
        </w:tc>
        <w:tc>
          <w:tcPr>
            <w:tcW w:w="785" w:type="dxa"/>
            <w:vMerge/>
            <w:tcBorders>
              <w:left w:val="single" w:sz="4" w:space="0" w:color="auto"/>
              <w:bottom w:val="single" w:sz="4" w:space="0" w:color="auto"/>
              <w:right w:val="single" w:sz="4" w:space="0" w:color="auto"/>
            </w:tcBorders>
            <w:shd w:val="clear" w:color="auto" w:fill="auto"/>
            <w:noWrap/>
            <w:vAlign w:val="center"/>
          </w:tcPr>
          <w:p w14:paraId="0B167F61" w14:textId="11A1B731" w:rsidR="00DE27D3" w:rsidRPr="00653170" w:rsidRDefault="00DE27D3" w:rsidP="00CC09C5">
            <w:pPr>
              <w:spacing w:line="240" w:lineRule="atLeast"/>
              <w:jc w:val="center"/>
              <w:rPr>
                <w:rFonts w:eastAsia="Times New Roman" w:cs="Arial"/>
                <w:color w:val="000000"/>
                <w:szCs w:val="20"/>
              </w:rPr>
            </w:pPr>
          </w:p>
        </w:tc>
        <w:tc>
          <w:tcPr>
            <w:tcW w:w="899" w:type="dxa"/>
            <w:tcBorders>
              <w:top w:val="single" w:sz="4" w:space="0" w:color="auto"/>
              <w:left w:val="single" w:sz="4" w:space="0" w:color="auto"/>
              <w:bottom w:val="single" w:sz="4" w:space="0" w:color="auto"/>
              <w:right w:val="single" w:sz="4" w:space="0" w:color="auto"/>
            </w:tcBorders>
            <w:vAlign w:val="center"/>
          </w:tcPr>
          <w:p w14:paraId="79215CDD" w14:textId="4E8FD7FF"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0</w:t>
            </w:r>
          </w:p>
        </w:tc>
        <w:tc>
          <w:tcPr>
            <w:tcW w:w="2526" w:type="dxa"/>
            <w:tcBorders>
              <w:top w:val="single" w:sz="4" w:space="0" w:color="auto"/>
              <w:left w:val="single" w:sz="4" w:space="0" w:color="auto"/>
              <w:bottom w:val="single" w:sz="4" w:space="0" w:color="auto"/>
              <w:right w:val="single" w:sz="12" w:space="0" w:color="auto"/>
            </w:tcBorders>
            <w:vAlign w:val="center"/>
          </w:tcPr>
          <w:p w14:paraId="7F5E3609" w14:textId="77777777" w:rsidR="00DE27D3" w:rsidRDefault="00DE27D3" w:rsidP="00CC09C5">
            <w:pPr>
              <w:spacing w:line="240" w:lineRule="atLeast"/>
            </w:pPr>
            <w:r>
              <w:t>0 – Unavailable</w:t>
            </w:r>
          </w:p>
          <w:p w14:paraId="0FF48612" w14:textId="5C4C06C1" w:rsidR="00DE27D3" w:rsidRPr="00653170" w:rsidRDefault="00DE27D3" w:rsidP="00CC09C5">
            <w:pPr>
              <w:spacing w:line="240" w:lineRule="atLeast"/>
              <w:rPr>
                <w:rFonts w:eastAsia="Times New Roman" w:cs="Arial"/>
                <w:color w:val="000000"/>
                <w:szCs w:val="20"/>
              </w:rPr>
            </w:pPr>
            <w:r>
              <w:t>1 – Available</w:t>
            </w:r>
          </w:p>
        </w:tc>
      </w:tr>
      <w:tr w:rsidR="00DE27D3" w:rsidRPr="00653170" w14:paraId="0D370BAA" w14:textId="77777777" w:rsidTr="00DE27D3">
        <w:trPr>
          <w:trHeight w:val="300"/>
          <w:jc w:val="center"/>
        </w:trPr>
        <w:tc>
          <w:tcPr>
            <w:tcW w:w="2537" w:type="dxa"/>
            <w:tcBorders>
              <w:top w:val="nil"/>
              <w:left w:val="single" w:sz="12" w:space="0" w:color="auto"/>
              <w:bottom w:val="single" w:sz="4" w:space="0" w:color="auto"/>
              <w:right w:val="single" w:sz="4" w:space="0" w:color="auto"/>
            </w:tcBorders>
            <w:shd w:val="clear" w:color="auto" w:fill="auto"/>
            <w:vAlign w:val="center"/>
          </w:tcPr>
          <w:p w14:paraId="70961C13" w14:textId="55D2B897" w:rsidR="00DE27D3" w:rsidRPr="00653170" w:rsidRDefault="00DE27D3" w:rsidP="00CC09C5">
            <w:pPr>
              <w:spacing w:line="240" w:lineRule="atLeast"/>
              <w:rPr>
                <w:rFonts w:eastAsia="Times New Roman" w:cs="Arial"/>
                <w:color w:val="000000"/>
                <w:szCs w:val="20"/>
              </w:rPr>
            </w:pPr>
            <w:r>
              <w:rPr>
                <w:szCs w:val="22"/>
              </w:rPr>
              <w:t>Convertible</w:t>
            </w:r>
          </w:p>
        </w:tc>
        <w:tc>
          <w:tcPr>
            <w:tcW w:w="1438" w:type="dxa"/>
            <w:vMerge/>
            <w:tcBorders>
              <w:left w:val="nil"/>
              <w:right w:val="single" w:sz="4" w:space="0" w:color="auto"/>
            </w:tcBorders>
          </w:tcPr>
          <w:p w14:paraId="49C006FA" w14:textId="2C6166E1" w:rsidR="00DE27D3" w:rsidRPr="00653170" w:rsidRDefault="00DE27D3" w:rsidP="00CC09C5">
            <w:pPr>
              <w:spacing w:line="240" w:lineRule="atLeast"/>
              <w:jc w:val="center"/>
              <w:rPr>
                <w:rFonts w:eastAsia="Times New Roman" w:cs="Arial"/>
                <w:color w:val="000000"/>
                <w:szCs w:val="20"/>
              </w:rPr>
            </w:pPr>
          </w:p>
        </w:tc>
        <w:tc>
          <w:tcPr>
            <w:tcW w:w="7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D88B3F" w14:textId="6A4F4810"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5</w:t>
            </w:r>
          </w:p>
        </w:tc>
        <w:tc>
          <w:tcPr>
            <w:tcW w:w="899" w:type="dxa"/>
            <w:tcBorders>
              <w:top w:val="single" w:sz="4" w:space="0" w:color="auto"/>
              <w:left w:val="single" w:sz="4" w:space="0" w:color="auto"/>
              <w:bottom w:val="single" w:sz="4" w:space="0" w:color="auto"/>
              <w:right w:val="single" w:sz="4" w:space="0" w:color="auto"/>
            </w:tcBorders>
            <w:vAlign w:val="center"/>
          </w:tcPr>
          <w:p w14:paraId="1C62D558" w14:textId="7E8C8A0A"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7</w:t>
            </w:r>
          </w:p>
        </w:tc>
        <w:tc>
          <w:tcPr>
            <w:tcW w:w="2526" w:type="dxa"/>
            <w:tcBorders>
              <w:top w:val="single" w:sz="4" w:space="0" w:color="auto"/>
              <w:left w:val="single" w:sz="4" w:space="0" w:color="auto"/>
              <w:bottom w:val="single" w:sz="4" w:space="0" w:color="auto"/>
              <w:right w:val="single" w:sz="12" w:space="0" w:color="auto"/>
            </w:tcBorders>
            <w:vAlign w:val="center"/>
          </w:tcPr>
          <w:p w14:paraId="722B6C34" w14:textId="77777777" w:rsidR="00DE27D3" w:rsidRDefault="00DE27D3" w:rsidP="00CC09C5">
            <w:pPr>
              <w:spacing w:line="240" w:lineRule="atLeast"/>
            </w:pPr>
            <w:r>
              <w:t xml:space="preserve">0 – </w:t>
            </w:r>
            <w:proofErr w:type="gramStart"/>
            <w:r>
              <w:t>Non-Convertible</w:t>
            </w:r>
            <w:proofErr w:type="gramEnd"/>
          </w:p>
          <w:p w14:paraId="169F4233" w14:textId="06E3097F" w:rsidR="00DE27D3" w:rsidRPr="00653170" w:rsidRDefault="00DE27D3" w:rsidP="00CC09C5">
            <w:pPr>
              <w:spacing w:line="240" w:lineRule="atLeast"/>
              <w:rPr>
                <w:rFonts w:eastAsia="Times New Roman" w:cs="Arial"/>
                <w:color w:val="000000"/>
                <w:szCs w:val="20"/>
              </w:rPr>
            </w:pPr>
            <w:r>
              <w:t>1 – Convertible</w:t>
            </w:r>
          </w:p>
        </w:tc>
      </w:tr>
      <w:tr w:rsidR="00DE27D3" w:rsidRPr="00653170" w14:paraId="3A3F3A3C" w14:textId="77777777" w:rsidTr="00DE27D3">
        <w:trPr>
          <w:trHeight w:val="300"/>
          <w:jc w:val="center"/>
        </w:trPr>
        <w:tc>
          <w:tcPr>
            <w:tcW w:w="2537" w:type="dxa"/>
            <w:tcBorders>
              <w:top w:val="single" w:sz="4" w:space="0" w:color="auto"/>
              <w:left w:val="single" w:sz="12" w:space="0" w:color="auto"/>
              <w:bottom w:val="single" w:sz="12" w:space="0" w:color="auto"/>
              <w:right w:val="single" w:sz="4" w:space="0" w:color="auto"/>
            </w:tcBorders>
            <w:shd w:val="clear" w:color="auto" w:fill="auto"/>
            <w:vAlign w:val="center"/>
          </w:tcPr>
          <w:p w14:paraId="13C73BD2" w14:textId="2BB2D735" w:rsidR="00DE27D3" w:rsidRPr="00653170" w:rsidRDefault="00DE27D3" w:rsidP="00CC09C5">
            <w:pPr>
              <w:spacing w:line="240" w:lineRule="atLeast"/>
              <w:rPr>
                <w:rFonts w:eastAsia="Times New Roman" w:cs="Arial"/>
                <w:color w:val="000000"/>
                <w:szCs w:val="20"/>
              </w:rPr>
            </w:pPr>
            <w:r>
              <w:t>Selectable Drive Modes (ANC/PS)</w:t>
            </w:r>
          </w:p>
        </w:tc>
        <w:tc>
          <w:tcPr>
            <w:tcW w:w="1438" w:type="dxa"/>
            <w:vMerge/>
            <w:tcBorders>
              <w:left w:val="nil"/>
              <w:bottom w:val="single" w:sz="12" w:space="0" w:color="auto"/>
              <w:right w:val="single" w:sz="4" w:space="0" w:color="auto"/>
            </w:tcBorders>
          </w:tcPr>
          <w:p w14:paraId="5D4EB091" w14:textId="2FB48F2B" w:rsidR="00DE27D3" w:rsidRPr="00653170" w:rsidRDefault="00DE27D3" w:rsidP="00CC09C5">
            <w:pPr>
              <w:spacing w:line="240" w:lineRule="atLeast"/>
              <w:jc w:val="center"/>
              <w:rPr>
                <w:rFonts w:eastAsia="Times New Roman" w:cs="Arial"/>
                <w:color w:val="000000"/>
                <w:szCs w:val="20"/>
              </w:rPr>
            </w:pPr>
          </w:p>
        </w:tc>
        <w:tc>
          <w:tcPr>
            <w:tcW w:w="785"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ED89D3E" w14:textId="626C3A41"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6</w:t>
            </w:r>
          </w:p>
        </w:tc>
        <w:tc>
          <w:tcPr>
            <w:tcW w:w="899" w:type="dxa"/>
            <w:tcBorders>
              <w:top w:val="single" w:sz="4" w:space="0" w:color="auto"/>
              <w:left w:val="single" w:sz="4" w:space="0" w:color="auto"/>
              <w:bottom w:val="single" w:sz="12" w:space="0" w:color="auto"/>
              <w:right w:val="single" w:sz="4" w:space="0" w:color="auto"/>
            </w:tcBorders>
            <w:vAlign w:val="center"/>
          </w:tcPr>
          <w:p w14:paraId="471522F3" w14:textId="451217CD" w:rsidR="00DE27D3" w:rsidRPr="00653170" w:rsidRDefault="00DE27D3" w:rsidP="00CC09C5">
            <w:pPr>
              <w:spacing w:line="240" w:lineRule="atLeast"/>
              <w:jc w:val="center"/>
              <w:rPr>
                <w:rFonts w:eastAsia="Times New Roman" w:cs="Arial"/>
                <w:color w:val="000000"/>
                <w:szCs w:val="20"/>
              </w:rPr>
            </w:pPr>
            <w:r>
              <w:rPr>
                <w:rFonts w:eastAsia="Times New Roman" w:cs="Arial"/>
                <w:color w:val="000000"/>
                <w:szCs w:val="20"/>
              </w:rPr>
              <w:t>7-6</w:t>
            </w:r>
          </w:p>
        </w:tc>
        <w:tc>
          <w:tcPr>
            <w:tcW w:w="2526" w:type="dxa"/>
            <w:tcBorders>
              <w:top w:val="single" w:sz="4" w:space="0" w:color="auto"/>
              <w:left w:val="single" w:sz="4" w:space="0" w:color="auto"/>
              <w:bottom w:val="single" w:sz="12" w:space="0" w:color="auto"/>
              <w:right w:val="single" w:sz="12" w:space="0" w:color="auto"/>
            </w:tcBorders>
            <w:vAlign w:val="center"/>
          </w:tcPr>
          <w:p w14:paraId="10EA8C70" w14:textId="554513DF" w:rsidR="00DE27D3" w:rsidRPr="00653170" w:rsidRDefault="00DE27D3" w:rsidP="00CC09C5">
            <w:pPr>
              <w:spacing w:line="240" w:lineRule="atLeast"/>
              <w:rPr>
                <w:rFonts w:eastAsia="Times New Roman" w:cs="Arial"/>
                <w:color w:val="000000"/>
                <w:szCs w:val="20"/>
              </w:rPr>
            </w:pPr>
            <w:r>
              <w:t>00 – No SDM</w:t>
            </w:r>
            <w:r>
              <w:br/>
              <w:t>01 - Present SDM 4.0</w:t>
            </w:r>
            <w:r>
              <w:br/>
              <w:t>10 - Present Pre-SDM 4.0</w:t>
            </w:r>
            <w:r>
              <w:br/>
              <w:t>11 - Reserved</w:t>
            </w:r>
          </w:p>
        </w:tc>
      </w:tr>
    </w:tbl>
    <w:p w14:paraId="07253BB3" w14:textId="3A700085" w:rsidR="00C50309" w:rsidRDefault="00C50309" w:rsidP="00CC09C5">
      <w:pPr>
        <w:pStyle w:val="NoSpacing"/>
        <w:spacing w:line="240" w:lineRule="atLeast"/>
      </w:pPr>
    </w:p>
    <w:p w14:paraId="4832B709" w14:textId="306F558A" w:rsidR="009442EA" w:rsidRPr="009442EA" w:rsidRDefault="00076D89" w:rsidP="00CC09C5">
      <w:pPr>
        <w:pStyle w:val="Heading2"/>
        <w:spacing w:line="240" w:lineRule="atLeast"/>
      </w:pPr>
      <w:bookmarkStart w:id="1389" w:name="_Toc105779358"/>
      <w:r>
        <w:t xml:space="preserve">Common </w:t>
      </w:r>
      <w:r w:rsidR="000007EA">
        <w:t xml:space="preserve">Configuration </w:t>
      </w:r>
      <w:r w:rsidR="003F1672">
        <w:t>Actions</w:t>
      </w:r>
      <w:bookmarkEnd w:id="1389"/>
    </w:p>
    <w:p w14:paraId="5DBAE780" w14:textId="77777777" w:rsidR="0052245A" w:rsidRDefault="0052245A" w:rsidP="00CC09C5">
      <w:pPr>
        <w:pStyle w:val="NoSpacing"/>
        <w:spacing w:line="240" w:lineRule="atLeast"/>
      </w:pPr>
    </w:p>
    <w:p w14:paraId="08F989E8" w14:textId="5E8A5D02" w:rsidR="000007EA" w:rsidRDefault="006E035C" w:rsidP="00CC09C5">
      <w:pPr>
        <w:pStyle w:val="NoSpacing"/>
        <w:spacing w:line="240" w:lineRule="atLeast"/>
      </w:pPr>
      <w:r>
        <w:t>Unless otherwise specified, enabling</w:t>
      </w:r>
      <w:r w:rsidR="0072456A">
        <w:t>/disabling</w:t>
      </w:r>
      <w:r>
        <w:t xml:space="preserve"> a specific </w:t>
      </w:r>
      <w:r w:rsidR="00F664ED">
        <w:t xml:space="preserve">element will </w:t>
      </w:r>
      <w:r w:rsidR="0072456A">
        <w:t xml:space="preserve">result </w:t>
      </w:r>
      <w:r w:rsidR="000007EA">
        <w:t>in the following behavior.</w:t>
      </w:r>
    </w:p>
    <w:p w14:paraId="28E487D0" w14:textId="5C6F6CED" w:rsidR="0052245A" w:rsidRDefault="009D55AE" w:rsidP="00CC09C5">
      <w:pPr>
        <w:pStyle w:val="NoSpacing"/>
        <w:numPr>
          <w:ilvl w:val="0"/>
          <w:numId w:val="21"/>
        </w:numPr>
        <w:spacing w:line="240" w:lineRule="atLeast"/>
      </w:pPr>
      <w:r>
        <w:t xml:space="preserve">Enable/disable </w:t>
      </w:r>
      <w:r w:rsidR="00094E81">
        <w:t>feature functionality</w:t>
      </w:r>
      <w:r w:rsidR="00742DDE">
        <w:t>.</w:t>
      </w:r>
    </w:p>
    <w:p w14:paraId="3C4EDCED" w14:textId="51D3C1B1" w:rsidR="00C50309" w:rsidRDefault="00094E81" w:rsidP="00CC09C5">
      <w:pPr>
        <w:pStyle w:val="NoSpacing"/>
        <w:numPr>
          <w:ilvl w:val="0"/>
          <w:numId w:val="21"/>
        </w:numPr>
        <w:spacing w:line="240" w:lineRule="atLeast"/>
      </w:pPr>
      <w:r w:rsidRPr="00094E81">
        <w:t>Enable/disable the conveyance of related CAN signals to the library as corresponding VINs</w:t>
      </w:r>
      <w:r w:rsidR="00DB027D">
        <w:t xml:space="preserve">, as per </w:t>
      </w:r>
      <w:r w:rsidR="00C50309" w:rsidRPr="00C50309">
        <w:t>NVH Features Master CAN signal and VIN id list</w:t>
      </w:r>
      <w:r w:rsidR="00DB027D">
        <w:t>.</w:t>
      </w:r>
    </w:p>
    <w:p w14:paraId="1760E0B7" w14:textId="1089DBAA" w:rsidR="00594549" w:rsidRDefault="00DB027D" w:rsidP="00CC09C5">
      <w:pPr>
        <w:pStyle w:val="NoSpacing"/>
        <w:numPr>
          <w:ilvl w:val="0"/>
          <w:numId w:val="21"/>
        </w:numPr>
        <w:spacing w:line="240" w:lineRule="atLeast"/>
      </w:pPr>
      <w:r w:rsidRPr="00DB027D">
        <w:t>Enable/disable missing message fault detection for CAN messages</w:t>
      </w:r>
      <w:r w:rsidR="007962D2">
        <w:t>.</w:t>
      </w:r>
      <w:r w:rsidR="00B4087F">
        <w:t xml:space="preserve">  </w:t>
      </w:r>
      <w:r w:rsidR="000B6A03">
        <w:t>If a CAN message timeout occurs for a corresponding enabled signal</w:t>
      </w:r>
      <w:r w:rsidR="00751FBB">
        <w:t>, the corresponding feature will be disabled/muted via Enable VIN.</w:t>
      </w:r>
    </w:p>
    <w:p w14:paraId="13550A23" w14:textId="432BC341" w:rsidR="00594549" w:rsidRDefault="00594549" w:rsidP="00CC09C5">
      <w:pPr>
        <w:pStyle w:val="NoSpacing"/>
        <w:numPr>
          <w:ilvl w:val="1"/>
          <w:numId w:val="21"/>
        </w:numPr>
        <w:spacing w:line="240" w:lineRule="atLeast"/>
      </w:pPr>
      <w:r>
        <w:t xml:space="preserve">Note </w:t>
      </w:r>
      <w:r w:rsidR="004A33CE">
        <w:t>t</w:t>
      </w:r>
      <w:r w:rsidRPr="00594549">
        <w:t>he NVH service is not responsible for setting a missing message DTC, as this is the responsibility of the Diagnostic component.</w:t>
      </w:r>
    </w:p>
    <w:p w14:paraId="00EE69D0" w14:textId="3A316560" w:rsidR="005D0DF3" w:rsidRDefault="00F972BE" w:rsidP="00CC09C5">
      <w:pPr>
        <w:pStyle w:val="NoSpacing"/>
        <w:numPr>
          <w:ilvl w:val="0"/>
          <w:numId w:val="21"/>
        </w:numPr>
        <w:spacing w:line="240" w:lineRule="atLeast"/>
      </w:pPr>
      <w:r>
        <w:t xml:space="preserve">Subject to misconfiguration detection </w:t>
      </w:r>
      <w:r w:rsidR="006E2FF1">
        <w:t xml:space="preserve">by the NVH </w:t>
      </w:r>
      <w:proofErr w:type="gramStart"/>
      <w:r w:rsidR="006E2FF1">
        <w:t>service</w:t>
      </w:r>
      <w:r w:rsidR="00B350A0">
        <w:t>;</w:t>
      </w:r>
      <w:proofErr w:type="gramEnd"/>
      <w:r w:rsidR="00B350A0">
        <w:t xml:space="preserve"> which may set a corresponding DTC.</w:t>
      </w:r>
    </w:p>
    <w:p w14:paraId="140AF057" w14:textId="448E2742" w:rsidR="009442EA" w:rsidRDefault="009442EA" w:rsidP="00CC09C5">
      <w:pPr>
        <w:pStyle w:val="Heading2"/>
        <w:spacing w:line="240" w:lineRule="atLeast"/>
      </w:pPr>
      <w:bookmarkStart w:id="1390" w:name="_Toc105779359"/>
      <w:r>
        <w:t>Active Noise Cancellation (ANC)</w:t>
      </w:r>
      <w:bookmarkEnd w:id="1390"/>
    </w:p>
    <w:p w14:paraId="60B364AD" w14:textId="3918F396" w:rsidR="00C50309" w:rsidRDefault="009442EA" w:rsidP="00CC09C5">
      <w:pPr>
        <w:spacing w:line="240" w:lineRule="atLeast"/>
      </w:pPr>
      <w:r>
        <w:t>Enables/disables ANC feature.</w:t>
      </w:r>
    </w:p>
    <w:p w14:paraId="3FFAC0DF" w14:textId="1A0C52CC" w:rsidR="00C50B61" w:rsidRDefault="00BB5724" w:rsidP="00CC09C5">
      <w:pPr>
        <w:pStyle w:val="Heading2"/>
        <w:spacing w:line="240" w:lineRule="atLeast"/>
      </w:pPr>
      <w:bookmarkStart w:id="1391" w:name="_Toc99024526"/>
      <w:bookmarkStart w:id="1392" w:name="_Toc99024527"/>
      <w:bookmarkStart w:id="1393" w:name="_Toc99024528"/>
      <w:bookmarkStart w:id="1394" w:name="_Toc99024529"/>
      <w:bookmarkStart w:id="1395" w:name="_Toc99024530"/>
      <w:bookmarkStart w:id="1396" w:name="_Toc99024531"/>
      <w:bookmarkStart w:id="1397" w:name="_Toc99024532"/>
      <w:bookmarkStart w:id="1398" w:name="_Toc99024533"/>
      <w:bookmarkStart w:id="1399" w:name="_Toc99024534"/>
      <w:bookmarkStart w:id="1400" w:name="_Toc99024535"/>
      <w:bookmarkStart w:id="1401" w:name="_Toc99024536"/>
      <w:bookmarkStart w:id="1402" w:name="_Toc99024537"/>
      <w:bookmarkStart w:id="1403" w:name="_Toc99024538"/>
      <w:bookmarkStart w:id="1404" w:name="_Toc99024539"/>
      <w:bookmarkStart w:id="1405" w:name="_Toc99024540"/>
      <w:bookmarkStart w:id="1406" w:name="_Toc99024541"/>
      <w:bookmarkStart w:id="1407" w:name="_Toc99024542"/>
      <w:bookmarkStart w:id="1408" w:name="_Toc99024543"/>
      <w:bookmarkStart w:id="1409" w:name="_Toc99024544"/>
      <w:bookmarkStart w:id="1410" w:name="_Ref69958460"/>
      <w:bookmarkStart w:id="1411" w:name="_Ref70453672"/>
      <w:bookmarkStart w:id="1412" w:name="_Toc70616908"/>
      <w:bookmarkStart w:id="1413" w:name="_Ref90223977"/>
      <w:bookmarkStart w:id="1414" w:name="_Toc10577936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r w:rsidRPr="00242118">
        <w:t>Propulsion Sound Setting</w:t>
      </w:r>
      <w:bookmarkEnd w:id="1410"/>
      <w:bookmarkEnd w:id="1411"/>
      <w:bookmarkEnd w:id="1412"/>
      <w:bookmarkEnd w:id="1413"/>
      <w:bookmarkEnd w:id="1414"/>
    </w:p>
    <w:p w14:paraId="29BCC5A8" w14:textId="778014EE" w:rsidR="002E0388" w:rsidRDefault="00D0234D" w:rsidP="00CC09C5">
      <w:pPr>
        <w:spacing w:line="240" w:lineRule="atLeast"/>
      </w:pPr>
      <w:r>
        <w:t>Enables/disable</w:t>
      </w:r>
      <w:r w:rsidR="00DA615B">
        <w:t>s</w:t>
      </w:r>
      <w:r>
        <w:t xml:space="preserve"> PS feature</w:t>
      </w:r>
      <w:r w:rsidR="00742DDE">
        <w:t>.</w:t>
      </w:r>
    </w:p>
    <w:p w14:paraId="3A057768" w14:textId="70EE9E41" w:rsidR="00742DDE" w:rsidRDefault="00555E73" w:rsidP="00CC09C5">
      <w:pPr>
        <w:spacing w:line="240" w:lineRule="atLeast"/>
      </w:pPr>
      <w:r>
        <w:t>Enables/disables PS control visibility in the HMI.</w:t>
      </w:r>
    </w:p>
    <w:p w14:paraId="11362E86" w14:textId="57B7DB0D" w:rsidR="00C50B61" w:rsidRPr="00242118" w:rsidRDefault="00BB5724" w:rsidP="00CC09C5">
      <w:pPr>
        <w:pStyle w:val="Heading2"/>
        <w:spacing w:line="240" w:lineRule="atLeast"/>
      </w:pPr>
      <w:bookmarkStart w:id="1415" w:name="_Toc99024547"/>
      <w:bookmarkStart w:id="1416" w:name="_Toc99024548"/>
      <w:bookmarkStart w:id="1417" w:name="_Toc99024549"/>
      <w:bookmarkStart w:id="1418" w:name="_Toc99024550"/>
      <w:bookmarkStart w:id="1419" w:name="_Toc99024551"/>
      <w:bookmarkStart w:id="1420" w:name="_Toc99024552"/>
      <w:bookmarkStart w:id="1421" w:name="_Toc99024553"/>
      <w:bookmarkStart w:id="1422" w:name="_Toc99024554"/>
      <w:bookmarkStart w:id="1423" w:name="_Toc99024555"/>
      <w:bookmarkStart w:id="1424" w:name="_Toc99024556"/>
      <w:bookmarkStart w:id="1425" w:name="_Toc99024557"/>
      <w:bookmarkStart w:id="1426" w:name="_Toc99024558"/>
      <w:bookmarkStart w:id="1427" w:name="_Toc99024559"/>
      <w:bookmarkStart w:id="1428" w:name="_Ref70006101"/>
      <w:bookmarkStart w:id="1429" w:name="_Ref70453449"/>
      <w:bookmarkStart w:id="1430" w:name="_Toc70616909"/>
      <w:bookmarkStart w:id="1431" w:name="_Ref92884537"/>
      <w:bookmarkStart w:id="1432" w:name="_Toc105779361"/>
      <w:bookmarkEnd w:id="1415"/>
      <w:bookmarkEnd w:id="1416"/>
      <w:bookmarkEnd w:id="1417"/>
      <w:bookmarkEnd w:id="1418"/>
      <w:bookmarkEnd w:id="1419"/>
      <w:bookmarkEnd w:id="1420"/>
      <w:bookmarkEnd w:id="1421"/>
      <w:bookmarkEnd w:id="1422"/>
      <w:bookmarkEnd w:id="1423"/>
      <w:bookmarkEnd w:id="1424"/>
      <w:bookmarkEnd w:id="1425"/>
      <w:bookmarkEnd w:id="1426"/>
      <w:bookmarkEnd w:id="1427"/>
      <w:r w:rsidRPr="00242118">
        <w:t>ANC Mic x</w:t>
      </w:r>
      <w:bookmarkEnd w:id="1428"/>
      <w:bookmarkEnd w:id="1429"/>
      <w:bookmarkEnd w:id="1430"/>
      <w:bookmarkEnd w:id="1431"/>
      <w:bookmarkEnd w:id="1432"/>
    </w:p>
    <w:p w14:paraId="32602D82" w14:textId="1AB74CF5" w:rsidR="00E157B6" w:rsidRDefault="00DA615B" w:rsidP="00CC09C5">
      <w:pPr>
        <w:spacing w:line="240" w:lineRule="atLeast"/>
      </w:pPr>
      <w:r>
        <w:t>Enables/disables individual microphones used for ANC.</w:t>
      </w:r>
    </w:p>
    <w:p w14:paraId="7F89DE67" w14:textId="659F60B1" w:rsidR="000A74E6" w:rsidRPr="00242118" w:rsidRDefault="000A74E6" w:rsidP="00CC09C5">
      <w:pPr>
        <w:pStyle w:val="ListParagraph"/>
        <w:numPr>
          <w:ilvl w:val="0"/>
          <w:numId w:val="15"/>
        </w:numPr>
        <w:spacing w:line="240" w:lineRule="atLeast"/>
        <w:ind w:leftChars="0"/>
      </w:pPr>
      <w:r w:rsidRPr="00242118">
        <w:t xml:space="preserve">Enable/ disable microphone diagnostics </w:t>
      </w:r>
    </w:p>
    <w:p w14:paraId="700B27FB" w14:textId="35C42640" w:rsidR="000A74E6" w:rsidRDefault="000A74E6" w:rsidP="00CC09C5">
      <w:pPr>
        <w:pStyle w:val="ListParagraph"/>
        <w:numPr>
          <w:ilvl w:val="0"/>
          <w:numId w:val="15"/>
        </w:numPr>
        <w:spacing w:line="240" w:lineRule="atLeast"/>
        <w:ind w:leftChars="0"/>
      </w:pPr>
      <w:r w:rsidRPr="00242118">
        <w:t xml:space="preserve">Enable/ disable microphone phantom power </w:t>
      </w:r>
    </w:p>
    <w:p w14:paraId="6D2AA514" w14:textId="2E4D5F9C" w:rsidR="001A56D1" w:rsidRPr="00242118" w:rsidRDefault="001A56D1" w:rsidP="00CC09C5">
      <w:pPr>
        <w:pStyle w:val="ListParagraph"/>
        <w:numPr>
          <w:ilvl w:val="1"/>
          <w:numId w:val="15"/>
        </w:numPr>
        <w:spacing w:line="240" w:lineRule="atLeast"/>
        <w:ind w:leftChars="0"/>
      </w:pPr>
      <w:r>
        <w:t>Phantom power is common to all microphones and can only be disabled if all microphones are disabled.</w:t>
      </w:r>
    </w:p>
    <w:p w14:paraId="58A2C045" w14:textId="40FC45C2" w:rsidR="000A74E6" w:rsidRDefault="000A74E6" w:rsidP="00CC09C5">
      <w:pPr>
        <w:pStyle w:val="ListParagraph"/>
        <w:numPr>
          <w:ilvl w:val="0"/>
          <w:numId w:val="15"/>
        </w:numPr>
        <w:spacing w:line="240" w:lineRule="atLeast"/>
        <w:ind w:leftChars="0"/>
      </w:pPr>
      <w:r w:rsidRPr="00242118">
        <w:t xml:space="preserve">Enable/ disable the transfer of the microphone audio data to the </w:t>
      </w:r>
      <w:proofErr w:type="gramStart"/>
      <w:r w:rsidRPr="00242118">
        <w:t>Library</w:t>
      </w:r>
      <w:proofErr w:type="gramEnd"/>
      <w:r w:rsidRPr="00242118">
        <w:t xml:space="preserve"> </w:t>
      </w:r>
    </w:p>
    <w:p w14:paraId="0C931229" w14:textId="3867BD0C" w:rsidR="00FE0AFF" w:rsidRPr="00242118" w:rsidRDefault="001A56D1" w:rsidP="00CC09C5">
      <w:pPr>
        <w:pStyle w:val="ListParagraph"/>
        <w:numPr>
          <w:ilvl w:val="1"/>
          <w:numId w:val="15"/>
        </w:numPr>
        <w:spacing w:line="240" w:lineRule="atLeast"/>
        <w:ind w:leftChars="0"/>
      </w:pPr>
      <w:r>
        <w:t xml:space="preserve">Microphones will send data via TDM string, disabled microphone will have </w:t>
      </w:r>
      <w:r w:rsidR="00D90931">
        <w:t>their</w:t>
      </w:r>
      <w:r>
        <w:t xml:space="preserve"> TDM output set to </w:t>
      </w:r>
      <w:r w:rsidR="00D90931">
        <w:t>z</w:t>
      </w:r>
      <w:r>
        <w:t>ero</w:t>
      </w:r>
      <w:r w:rsidR="00D90931">
        <w:t>.</w:t>
      </w:r>
    </w:p>
    <w:p w14:paraId="1156F557" w14:textId="6036DB94" w:rsidR="00C50B61" w:rsidRPr="00242118" w:rsidRDefault="00C50B61" w:rsidP="00CC09C5">
      <w:pPr>
        <w:pStyle w:val="Heading2"/>
        <w:spacing w:line="240" w:lineRule="atLeast"/>
      </w:pPr>
      <w:bookmarkStart w:id="1433" w:name="_Ref89547535"/>
      <w:bookmarkStart w:id="1434" w:name="_Ref96421237"/>
      <w:bookmarkStart w:id="1435" w:name="_Toc105779362"/>
      <w:bookmarkStart w:id="1436" w:name="_Ref70270222"/>
      <w:bookmarkStart w:id="1437" w:name="_Ref70355490"/>
      <w:bookmarkStart w:id="1438" w:name="_Toc70616910"/>
      <w:bookmarkStart w:id="1439" w:name="_Ref89547175"/>
      <w:r w:rsidRPr="00242118">
        <w:t>Vehicle Simulated Sound Request</w:t>
      </w:r>
      <w:bookmarkEnd w:id="1433"/>
      <w:bookmarkEnd w:id="1434"/>
      <w:bookmarkEnd w:id="1435"/>
    </w:p>
    <w:p w14:paraId="6105E81B" w14:textId="2470A00B" w:rsidR="00F013C0" w:rsidRDefault="00F013C0" w:rsidP="00CC09C5">
      <w:pPr>
        <w:pStyle w:val="NoSpacing"/>
        <w:spacing w:line="240" w:lineRule="atLeast"/>
      </w:pPr>
      <w:bookmarkStart w:id="1440" w:name="_Hlk83292202"/>
      <w:r>
        <w:t>Enables/disables</w:t>
      </w:r>
      <w:r w:rsidR="000D3025">
        <w:t xml:space="preserve"> </w:t>
      </w:r>
      <w:r w:rsidR="000D3025" w:rsidRPr="000D3025">
        <w:t>EV Percent Motor Torque Data</w:t>
      </w:r>
      <w:r w:rsidR="000D3025">
        <w:t xml:space="preserve"> signal.</w:t>
      </w:r>
    </w:p>
    <w:p w14:paraId="562F820F" w14:textId="3D1D3B6A" w:rsidR="00C50B61" w:rsidRPr="00242118" w:rsidRDefault="00BB5724" w:rsidP="00CC09C5">
      <w:pPr>
        <w:pStyle w:val="Heading2"/>
        <w:spacing w:line="240" w:lineRule="atLeast"/>
      </w:pPr>
      <w:bookmarkStart w:id="1441" w:name="_Toc99024562"/>
      <w:bookmarkStart w:id="1442" w:name="_Toc99024563"/>
      <w:bookmarkStart w:id="1443" w:name="_Toc99024564"/>
      <w:bookmarkStart w:id="1444" w:name="_Toc99024565"/>
      <w:bookmarkStart w:id="1445" w:name="_Toc99024566"/>
      <w:bookmarkStart w:id="1446" w:name="_Toc99024567"/>
      <w:bookmarkStart w:id="1447" w:name="_Toc99024568"/>
      <w:bookmarkStart w:id="1448" w:name="_Ref89548374"/>
      <w:bookmarkStart w:id="1449" w:name="_Ref89769180"/>
      <w:bookmarkStart w:id="1450" w:name="_Ref89781942"/>
      <w:bookmarkStart w:id="1451" w:name="_Toc105779363"/>
      <w:bookmarkEnd w:id="1440"/>
      <w:bookmarkEnd w:id="1441"/>
      <w:bookmarkEnd w:id="1442"/>
      <w:bookmarkEnd w:id="1443"/>
      <w:bookmarkEnd w:id="1444"/>
      <w:bookmarkEnd w:id="1445"/>
      <w:bookmarkEnd w:id="1446"/>
      <w:bookmarkEnd w:id="1447"/>
      <w:r w:rsidRPr="00242118">
        <w:t>Transmission Output Shaft Speed</w:t>
      </w:r>
      <w:bookmarkStart w:id="1452" w:name="_Toc70616901"/>
      <w:bookmarkEnd w:id="1436"/>
      <w:bookmarkEnd w:id="1437"/>
      <w:bookmarkEnd w:id="1438"/>
      <w:bookmarkEnd w:id="1439"/>
      <w:bookmarkEnd w:id="1448"/>
      <w:bookmarkEnd w:id="1449"/>
      <w:bookmarkEnd w:id="1450"/>
      <w:bookmarkEnd w:id="1451"/>
    </w:p>
    <w:p w14:paraId="41E889E9" w14:textId="218B15CE" w:rsidR="002A3475" w:rsidRDefault="002A3475" w:rsidP="00CC09C5">
      <w:pPr>
        <w:pStyle w:val="NoSpacing"/>
        <w:spacing w:line="240" w:lineRule="atLeast"/>
      </w:pPr>
      <w:r>
        <w:t>Enables/disables</w:t>
      </w:r>
      <w:r w:rsidRPr="002A3475">
        <w:rPr>
          <w:szCs w:val="20"/>
        </w:rPr>
        <w:t xml:space="preserve"> </w:t>
      </w:r>
      <w:r>
        <w:rPr>
          <w:szCs w:val="20"/>
        </w:rPr>
        <w:t xml:space="preserve">the </w:t>
      </w:r>
      <w:r w:rsidRPr="00CF1111">
        <w:rPr>
          <w:szCs w:val="20"/>
        </w:rPr>
        <w:t>transmission output shaft speed s</w:t>
      </w:r>
      <w:r>
        <w:rPr>
          <w:szCs w:val="20"/>
        </w:rPr>
        <w:t>ignal.</w:t>
      </w:r>
    </w:p>
    <w:p w14:paraId="52C2CFCD" w14:textId="5F9F4954" w:rsidR="00C50B61" w:rsidRPr="00242118" w:rsidRDefault="00BB5724" w:rsidP="00CC09C5">
      <w:pPr>
        <w:pStyle w:val="Heading2"/>
        <w:spacing w:line="240" w:lineRule="atLeast"/>
      </w:pPr>
      <w:bookmarkStart w:id="1453" w:name="_Toc99024570"/>
      <w:bookmarkStart w:id="1454" w:name="_Toc99024571"/>
      <w:bookmarkStart w:id="1455" w:name="_Toc99024572"/>
      <w:bookmarkStart w:id="1456" w:name="_Toc99024573"/>
      <w:bookmarkStart w:id="1457" w:name="_Toc99024574"/>
      <w:bookmarkStart w:id="1458" w:name="_Toc99024575"/>
      <w:bookmarkStart w:id="1459" w:name="_Toc99024576"/>
      <w:bookmarkStart w:id="1460" w:name="_Ref70060935"/>
      <w:bookmarkStart w:id="1461" w:name="_Ref70269902"/>
      <w:bookmarkStart w:id="1462" w:name="_Toc70616911"/>
      <w:bookmarkStart w:id="1463" w:name="_Ref82089864"/>
      <w:bookmarkStart w:id="1464" w:name="_Ref89769184"/>
      <w:bookmarkStart w:id="1465" w:name="_Ref89770442"/>
      <w:bookmarkStart w:id="1466" w:name="_Ref89781672"/>
      <w:bookmarkStart w:id="1467" w:name="_Ref89781688"/>
      <w:bookmarkStart w:id="1468" w:name="_Ref90329853"/>
      <w:bookmarkStart w:id="1469" w:name="_Toc105779364"/>
      <w:bookmarkEnd w:id="1453"/>
      <w:bookmarkEnd w:id="1454"/>
      <w:bookmarkEnd w:id="1455"/>
      <w:bookmarkEnd w:id="1456"/>
      <w:bookmarkEnd w:id="1457"/>
      <w:bookmarkEnd w:id="1458"/>
      <w:bookmarkEnd w:id="1459"/>
      <w:r w:rsidRPr="00242118">
        <w:t>Selectable Drive Modes (ANC/PS) (</w:t>
      </w:r>
      <w:r w:rsidR="00C50B61" w:rsidRPr="00242118">
        <w:t>SDM CAN signal selection</w:t>
      </w:r>
      <w:bookmarkEnd w:id="1460"/>
      <w:bookmarkEnd w:id="1461"/>
      <w:bookmarkEnd w:id="1462"/>
      <w:bookmarkEnd w:id="1463"/>
      <w:bookmarkEnd w:id="1464"/>
      <w:bookmarkEnd w:id="1465"/>
      <w:bookmarkEnd w:id="1466"/>
      <w:bookmarkEnd w:id="1467"/>
      <w:r w:rsidRPr="00242118">
        <w:t>)</w:t>
      </w:r>
      <w:bookmarkEnd w:id="1468"/>
      <w:bookmarkEnd w:id="1469"/>
    </w:p>
    <w:p w14:paraId="3C699843" w14:textId="6BEAFD1A" w:rsidR="00DE3CA9" w:rsidRDefault="00DE3CA9" w:rsidP="00CC09C5">
      <w:pPr>
        <w:pStyle w:val="NoSpacing"/>
        <w:spacing w:line="240" w:lineRule="atLeast"/>
      </w:pPr>
      <w:r>
        <w:t>Enables</w:t>
      </w:r>
      <w:r w:rsidR="00F47694">
        <w:t xml:space="preserve"> the reception of </w:t>
      </w:r>
      <w:r w:rsidR="005C4FCE">
        <w:t>one of two signals used to convey vehicle drive mode</w:t>
      </w:r>
      <w:r w:rsidR="00B71CF5">
        <w:t>, or none/</w:t>
      </w:r>
      <w:r>
        <w:t>disables</w:t>
      </w:r>
    </w:p>
    <w:p w14:paraId="6227B513" w14:textId="285A8EB8" w:rsidR="00242118" w:rsidRPr="00242118" w:rsidRDefault="00242118" w:rsidP="00CC09C5">
      <w:pPr>
        <w:pStyle w:val="NoSpacing"/>
        <w:spacing w:line="240" w:lineRule="atLeast"/>
      </w:pPr>
    </w:p>
    <w:p w14:paraId="211056E2" w14:textId="050B2D4A" w:rsidR="00762014" w:rsidRPr="00242118" w:rsidRDefault="00242118" w:rsidP="00CC09C5">
      <w:pPr>
        <w:pStyle w:val="NoSpacing"/>
        <w:spacing w:line="240" w:lineRule="atLeast"/>
      </w:pPr>
      <w:r w:rsidRPr="00242118">
        <w:t>Note:  The SDM signal selected is dependent upon the generation of Selectable Drive Modes implemented for a given model year/ vehicle line, with the selection "Present Pre-SDM 4.0" offered as protection for "legacy" (pre-SDM 4.0) applications.</w:t>
      </w:r>
    </w:p>
    <w:p w14:paraId="1AC00ED4" w14:textId="28FDB3FF" w:rsidR="00C50B61" w:rsidRPr="00242118" w:rsidRDefault="00BB5724" w:rsidP="00CC09C5">
      <w:pPr>
        <w:pStyle w:val="Heading2"/>
        <w:spacing w:line="240" w:lineRule="atLeast"/>
      </w:pPr>
      <w:bookmarkStart w:id="1470" w:name="_Ref70269952"/>
      <w:bookmarkStart w:id="1471" w:name="_Ref70355518"/>
      <w:bookmarkStart w:id="1472" w:name="_Toc70616914"/>
      <w:bookmarkStart w:id="1473" w:name="_Ref89682796"/>
      <w:bookmarkStart w:id="1474" w:name="_Toc105779365"/>
      <w:r w:rsidRPr="00242118">
        <w:t>Convertible</w:t>
      </w:r>
      <w:bookmarkEnd w:id="1470"/>
      <w:bookmarkEnd w:id="1471"/>
      <w:bookmarkEnd w:id="1472"/>
      <w:bookmarkEnd w:id="1473"/>
      <w:bookmarkEnd w:id="1474"/>
    </w:p>
    <w:p w14:paraId="6495094E" w14:textId="7CBA88E1" w:rsidR="00C56777" w:rsidRDefault="00C56777" w:rsidP="00CC09C5">
      <w:pPr>
        <w:pStyle w:val="NoSpacing"/>
        <w:spacing w:line="240" w:lineRule="atLeast"/>
      </w:pPr>
      <w:r>
        <w:t>Enables/disables signals related to</w:t>
      </w:r>
      <w:r w:rsidR="00E4657A">
        <w:t xml:space="preserve"> the convertible top.</w:t>
      </w:r>
    </w:p>
    <w:p w14:paraId="5FB1385B" w14:textId="0D200AF5" w:rsidR="00C50B61" w:rsidRPr="00242118" w:rsidRDefault="00BB5724" w:rsidP="00CC09C5">
      <w:pPr>
        <w:pStyle w:val="Heading2"/>
        <w:spacing w:line="240" w:lineRule="atLeast"/>
      </w:pPr>
      <w:bookmarkStart w:id="1475" w:name="_Toc99024579"/>
      <w:bookmarkStart w:id="1476" w:name="_Toc99024580"/>
      <w:bookmarkStart w:id="1477" w:name="_Toc99024581"/>
      <w:bookmarkStart w:id="1478" w:name="_Toc99024582"/>
      <w:bookmarkStart w:id="1479" w:name="_Toc99024583"/>
      <w:bookmarkStart w:id="1480" w:name="_Toc99024584"/>
      <w:bookmarkStart w:id="1481" w:name="_Toc99024585"/>
      <w:bookmarkStart w:id="1482" w:name="_Ref70269914"/>
      <w:bookmarkStart w:id="1483" w:name="_Ref70355508"/>
      <w:bookmarkStart w:id="1484" w:name="_Toc70616912"/>
      <w:bookmarkStart w:id="1485" w:name="_Toc105779366"/>
      <w:bookmarkEnd w:id="1475"/>
      <w:bookmarkEnd w:id="1476"/>
      <w:bookmarkEnd w:id="1477"/>
      <w:bookmarkEnd w:id="1478"/>
      <w:bookmarkEnd w:id="1479"/>
      <w:bookmarkEnd w:id="1480"/>
      <w:bookmarkEnd w:id="1481"/>
      <w:r w:rsidRPr="00242118">
        <w:rPr>
          <w:szCs w:val="22"/>
        </w:rPr>
        <w:t>Active Exhaust Status</w:t>
      </w:r>
      <w:bookmarkEnd w:id="1482"/>
      <w:bookmarkEnd w:id="1483"/>
      <w:bookmarkEnd w:id="1484"/>
      <w:bookmarkEnd w:id="1485"/>
    </w:p>
    <w:p w14:paraId="600CDB49" w14:textId="48DD6007" w:rsidR="00E4657A" w:rsidRDefault="00E4657A" w:rsidP="00CC09C5">
      <w:pPr>
        <w:pStyle w:val="NoSpacing"/>
        <w:spacing w:line="240" w:lineRule="atLeast"/>
      </w:pPr>
      <w:r>
        <w:t>Enables/disables active exhaust valve status signal.</w:t>
      </w:r>
    </w:p>
    <w:p w14:paraId="3B17B95A" w14:textId="6A406FE4" w:rsidR="00C50B61" w:rsidRPr="00242118" w:rsidRDefault="00BB5724" w:rsidP="00CC09C5">
      <w:pPr>
        <w:pStyle w:val="Heading2"/>
        <w:spacing w:line="240" w:lineRule="atLeast"/>
      </w:pPr>
      <w:bookmarkStart w:id="1486" w:name="_Toc99024587"/>
      <w:bookmarkStart w:id="1487" w:name="_Toc99024588"/>
      <w:bookmarkStart w:id="1488" w:name="_Toc99024589"/>
      <w:bookmarkStart w:id="1489" w:name="_Toc99024590"/>
      <w:bookmarkStart w:id="1490" w:name="_Toc99024591"/>
      <w:bookmarkStart w:id="1491" w:name="_Toc99024592"/>
      <w:bookmarkStart w:id="1492" w:name="_Toc99024593"/>
      <w:bookmarkStart w:id="1493" w:name="_Ref70269919"/>
      <w:bookmarkStart w:id="1494" w:name="_Ref70355513"/>
      <w:bookmarkStart w:id="1495" w:name="_Toc70616913"/>
      <w:bookmarkStart w:id="1496" w:name="_Ref89676474"/>
      <w:bookmarkStart w:id="1497" w:name="_Toc105779367"/>
      <w:bookmarkEnd w:id="1486"/>
      <w:bookmarkEnd w:id="1487"/>
      <w:bookmarkEnd w:id="1488"/>
      <w:bookmarkEnd w:id="1489"/>
      <w:bookmarkEnd w:id="1490"/>
      <w:bookmarkEnd w:id="1491"/>
      <w:bookmarkEnd w:id="1492"/>
      <w:r w:rsidRPr="00242118">
        <w:rPr>
          <w:szCs w:val="22"/>
        </w:rPr>
        <w:t>Auto Tow/Haul Status</w:t>
      </w:r>
      <w:bookmarkEnd w:id="1493"/>
      <w:bookmarkEnd w:id="1494"/>
      <w:bookmarkEnd w:id="1495"/>
      <w:bookmarkEnd w:id="1496"/>
      <w:bookmarkEnd w:id="1497"/>
    </w:p>
    <w:p w14:paraId="4D22420A" w14:textId="0B3FD816" w:rsidR="00E4657A" w:rsidRDefault="00E4657A" w:rsidP="00CC09C5">
      <w:pPr>
        <w:pStyle w:val="NoSpacing"/>
        <w:spacing w:line="240" w:lineRule="atLeast"/>
      </w:pPr>
      <w:r>
        <w:t>Enables/disables</w:t>
      </w:r>
      <w:r w:rsidR="00FA3F6F">
        <w:t xml:space="preserve"> auto tow/haul signal.</w:t>
      </w:r>
    </w:p>
    <w:p w14:paraId="79C8B7DE" w14:textId="1BBCA108" w:rsidR="00C50B61" w:rsidRDefault="00BB5724" w:rsidP="00CC09C5">
      <w:pPr>
        <w:pStyle w:val="Heading2"/>
        <w:spacing w:line="240" w:lineRule="atLeast"/>
      </w:pPr>
      <w:bookmarkStart w:id="1498" w:name="_Toc99024595"/>
      <w:bookmarkStart w:id="1499" w:name="_Toc99024596"/>
      <w:bookmarkStart w:id="1500" w:name="_Toc99024597"/>
      <w:bookmarkStart w:id="1501" w:name="_Toc99024598"/>
      <w:bookmarkStart w:id="1502" w:name="_Toc99024599"/>
      <w:bookmarkStart w:id="1503" w:name="_Toc99024600"/>
      <w:bookmarkStart w:id="1504" w:name="_Toc99024601"/>
      <w:bookmarkStart w:id="1505" w:name="_Ref70355540"/>
      <w:bookmarkStart w:id="1506" w:name="_Toc70616917"/>
      <w:bookmarkStart w:id="1507" w:name="_Ref89673532"/>
      <w:bookmarkStart w:id="1508" w:name="_Toc105779368"/>
      <w:bookmarkEnd w:id="1498"/>
      <w:bookmarkEnd w:id="1499"/>
      <w:bookmarkEnd w:id="1500"/>
      <w:bookmarkEnd w:id="1501"/>
      <w:bookmarkEnd w:id="1502"/>
      <w:bookmarkEnd w:id="1503"/>
      <w:bookmarkEnd w:id="1504"/>
      <w:r w:rsidRPr="00242118">
        <w:rPr>
          <w:szCs w:val="22"/>
        </w:rPr>
        <w:t>Window Status</w:t>
      </w:r>
      <w:bookmarkEnd w:id="1505"/>
      <w:bookmarkEnd w:id="1506"/>
      <w:bookmarkEnd w:id="1507"/>
      <w:bookmarkEnd w:id="1508"/>
    </w:p>
    <w:p w14:paraId="4D6F4C57" w14:textId="17575A54" w:rsidR="00D56273" w:rsidRPr="00D56273" w:rsidRDefault="00D56273" w:rsidP="00CC09C5">
      <w:pPr>
        <w:spacing w:line="240" w:lineRule="atLeast"/>
      </w:pPr>
      <w:r>
        <w:t>Enables/disables window status signals.</w:t>
      </w:r>
    </w:p>
    <w:p w14:paraId="6C936448" w14:textId="6E43308A" w:rsidR="00C50B61" w:rsidRPr="00242118" w:rsidRDefault="00BB5724" w:rsidP="00CC09C5">
      <w:pPr>
        <w:pStyle w:val="Heading2"/>
        <w:spacing w:line="240" w:lineRule="atLeast"/>
      </w:pPr>
      <w:bookmarkStart w:id="1509" w:name="_Toc99024603"/>
      <w:bookmarkStart w:id="1510" w:name="_Toc99024604"/>
      <w:bookmarkStart w:id="1511" w:name="_Toc99024605"/>
      <w:bookmarkStart w:id="1512" w:name="_Toc99024606"/>
      <w:bookmarkStart w:id="1513" w:name="_Toc99024607"/>
      <w:bookmarkStart w:id="1514" w:name="_Toc99024608"/>
      <w:bookmarkStart w:id="1515" w:name="_Ref90232772"/>
      <w:bookmarkStart w:id="1516" w:name="_Toc105779369"/>
      <w:bookmarkEnd w:id="1509"/>
      <w:bookmarkEnd w:id="1510"/>
      <w:bookmarkEnd w:id="1511"/>
      <w:bookmarkEnd w:id="1512"/>
      <w:bookmarkEnd w:id="1513"/>
      <w:bookmarkEnd w:id="1514"/>
      <w:r w:rsidRPr="00242118">
        <w:t>Smart DSP</w:t>
      </w:r>
      <w:bookmarkEnd w:id="1515"/>
      <w:bookmarkEnd w:id="1516"/>
    </w:p>
    <w:p w14:paraId="32D6A745" w14:textId="5F34843A" w:rsidR="00C2476B" w:rsidRDefault="007F6DE4" w:rsidP="00CC09C5">
      <w:pPr>
        <w:pStyle w:val="NoSpacing"/>
        <w:spacing w:line="240" w:lineRule="atLeast"/>
      </w:pPr>
      <w:r>
        <w:t xml:space="preserve">Enabling this configuration bit indicates that a DSP Amplifier is present in the </w:t>
      </w:r>
      <w:r w:rsidR="00DA0E5C">
        <w:t xml:space="preserve">system; </w:t>
      </w:r>
      <w:proofErr w:type="gramStart"/>
      <w:r w:rsidR="00DA0E5C">
        <w:t>thus</w:t>
      </w:r>
      <w:proofErr w:type="gramEnd"/>
      <w:r w:rsidR="00DA0E5C">
        <w:t xml:space="preserve"> requiring the conveyance of </w:t>
      </w:r>
      <w:r w:rsidR="00847C5E">
        <w:t>DSP AMP channel status signals.</w:t>
      </w:r>
    </w:p>
    <w:p w14:paraId="51FDBCD1" w14:textId="74FDB4C1" w:rsidR="00EE12C2" w:rsidRDefault="00EE12C2" w:rsidP="00CC09C5">
      <w:pPr>
        <w:pStyle w:val="NoSpacing"/>
        <w:spacing w:line="240" w:lineRule="atLeast"/>
      </w:pPr>
    </w:p>
    <w:p w14:paraId="440C4DEB" w14:textId="77777777" w:rsidR="005F538B" w:rsidRDefault="005F538B" w:rsidP="00CC09C5">
      <w:pPr>
        <w:pStyle w:val="NoSpacing"/>
        <w:spacing w:line="240" w:lineRule="atLeast"/>
      </w:pPr>
    </w:p>
    <w:p w14:paraId="15F564A0" w14:textId="138358DC" w:rsidR="00141603" w:rsidRDefault="00141603" w:rsidP="00CC09C5">
      <w:pPr>
        <w:pStyle w:val="Heading1"/>
        <w:spacing w:line="240" w:lineRule="atLeast"/>
      </w:pPr>
      <w:bookmarkStart w:id="1517" w:name="_Toc105779370"/>
      <w:r>
        <w:t>NVH Service</w:t>
      </w:r>
      <w:bookmarkEnd w:id="1517"/>
    </w:p>
    <w:p w14:paraId="3435F157" w14:textId="77777777" w:rsidR="00141603" w:rsidRDefault="00141603" w:rsidP="00CC09C5">
      <w:pPr>
        <w:spacing w:line="240" w:lineRule="atLeast"/>
        <w:contextualSpacing/>
      </w:pPr>
    </w:p>
    <w:p w14:paraId="4B514F34" w14:textId="13F0C831" w:rsidR="00A03C75" w:rsidRDefault="00141603" w:rsidP="00CC09C5">
      <w:pPr>
        <w:spacing w:line="240" w:lineRule="atLeast"/>
        <w:contextualSpacing/>
      </w:pPr>
      <w:r>
        <w:t xml:space="preserve">The NVH Service </w:t>
      </w:r>
      <w:r w:rsidR="003E34DA">
        <w:t xml:space="preserve">functionality is </w:t>
      </w:r>
      <w:r w:rsidR="00F86F74">
        <w:t>summarized below.</w:t>
      </w:r>
    </w:p>
    <w:p w14:paraId="39F27C95" w14:textId="3CCDCEFF" w:rsidR="00A03C75" w:rsidRPr="00442914" w:rsidRDefault="006D265C" w:rsidP="00CC09C5">
      <w:pPr>
        <w:pStyle w:val="Heading2"/>
        <w:spacing w:line="240" w:lineRule="atLeast"/>
      </w:pPr>
      <w:bookmarkStart w:id="1518" w:name="_Toc70616902"/>
      <w:bookmarkStart w:id="1519" w:name="_Ref70861124"/>
      <w:bookmarkStart w:id="1520" w:name="_Ref90216385"/>
      <w:bookmarkStart w:id="1521" w:name="_Toc105779371"/>
      <w:r>
        <w:t>Startup/</w:t>
      </w:r>
      <w:r w:rsidR="00A03C75" w:rsidRPr="00442914">
        <w:t>Init</w:t>
      </w:r>
      <w:bookmarkEnd w:id="1518"/>
      <w:r w:rsidR="00A03C75" w:rsidRPr="00442914">
        <w:t>ialization</w:t>
      </w:r>
      <w:bookmarkEnd w:id="1519"/>
      <w:bookmarkEnd w:id="1520"/>
      <w:bookmarkEnd w:id="1521"/>
    </w:p>
    <w:p w14:paraId="3DC38651" w14:textId="173CBB85" w:rsidR="00EC5504" w:rsidRDefault="00A03C75" w:rsidP="00CC09C5">
      <w:pPr>
        <w:spacing w:line="240" w:lineRule="atLeast"/>
      </w:pPr>
      <w:r w:rsidRPr="00442914">
        <w:t xml:space="preserve">The </w:t>
      </w:r>
      <w:r w:rsidR="00F42057">
        <w:t>NVH Service</w:t>
      </w:r>
      <w:r w:rsidR="00F42057" w:rsidRPr="00442914">
        <w:t xml:space="preserve"> </w:t>
      </w:r>
      <w:r w:rsidRPr="00442914">
        <w:t xml:space="preserve">shall perform the operations necessary for initialization </w:t>
      </w:r>
      <w:r w:rsidR="00EC5504">
        <w:t>as listed below.</w:t>
      </w:r>
    </w:p>
    <w:p w14:paraId="5F468CA0" w14:textId="6B8AD5B2" w:rsidR="00EC5504" w:rsidRDefault="006456DF" w:rsidP="00CC09C5">
      <w:pPr>
        <w:pStyle w:val="Heading3"/>
        <w:spacing w:line="240" w:lineRule="atLeast"/>
      </w:pPr>
      <w:bookmarkStart w:id="1522" w:name="_Toc99024612"/>
      <w:bookmarkStart w:id="1523" w:name="_Toc99024613"/>
      <w:bookmarkStart w:id="1524" w:name="_Toc99024614"/>
      <w:bookmarkStart w:id="1525" w:name="_Toc99024615"/>
      <w:bookmarkStart w:id="1526" w:name="_Toc105779372"/>
      <w:bookmarkEnd w:id="1522"/>
      <w:bookmarkEnd w:id="1523"/>
      <w:bookmarkEnd w:id="1524"/>
      <w:bookmarkEnd w:id="1525"/>
      <w:r w:rsidRPr="006456DF">
        <w:t xml:space="preserve">Establish connections to </w:t>
      </w:r>
      <w:r w:rsidR="006840E4">
        <w:t>related</w:t>
      </w:r>
      <w:r w:rsidRPr="006456DF">
        <w:t xml:space="preserve"> SW components</w:t>
      </w:r>
      <w:bookmarkEnd w:id="1526"/>
    </w:p>
    <w:p w14:paraId="26C12ED0" w14:textId="759B39A4" w:rsidR="00051269" w:rsidRPr="00007A46" w:rsidRDefault="00051269" w:rsidP="00CC09C5">
      <w:pPr>
        <w:spacing w:line="240" w:lineRule="atLeast"/>
      </w:pPr>
    </w:p>
    <w:p w14:paraId="26215A06" w14:textId="7FB22D84" w:rsidR="00007A46" w:rsidRDefault="007B01EF" w:rsidP="00CC09C5">
      <w:pPr>
        <w:pStyle w:val="Heading3"/>
        <w:spacing w:line="240" w:lineRule="atLeast"/>
      </w:pPr>
      <w:bookmarkStart w:id="1527" w:name="_Toc99024617"/>
      <w:bookmarkStart w:id="1528" w:name="_Toc105779373"/>
      <w:bookmarkEnd w:id="1527"/>
      <w:r>
        <w:t xml:space="preserve">Read DE </w:t>
      </w:r>
      <w:r w:rsidR="009C4EC5">
        <w:t>configuration</w:t>
      </w:r>
      <w:bookmarkEnd w:id="1528"/>
    </w:p>
    <w:p w14:paraId="38A8BF4F" w14:textId="77777777" w:rsidR="0037368B" w:rsidRDefault="0037368B" w:rsidP="00CC09C5">
      <w:pPr>
        <w:spacing w:line="240" w:lineRule="atLeast"/>
      </w:pPr>
    </w:p>
    <w:p w14:paraId="43FD2F67" w14:textId="71892A72" w:rsidR="00DD60B0" w:rsidRDefault="00007A46" w:rsidP="00CC09C5">
      <w:pPr>
        <w:pStyle w:val="Heading3"/>
        <w:spacing w:line="240" w:lineRule="atLeast"/>
      </w:pPr>
      <w:bookmarkStart w:id="1529" w:name="_Toc105779374"/>
      <w:r>
        <w:t>Load all files related to Acoustic calibration</w:t>
      </w:r>
      <w:bookmarkEnd w:id="1529"/>
    </w:p>
    <w:p w14:paraId="5E951843" w14:textId="77777777" w:rsidR="0037368B" w:rsidRPr="00007A46" w:rsidRDefault="0037368B" w:rsidP="00CC09C5">
      <w:pPr>
        <w:spacing w:line="240" w:lineRule="atLeast"/>
      </w:pPr>
    </w:p>
    <w:p w14:paraId="5C71F4F7" w14:textId="362E3D3E" w:rsidR="00051269" w:rsidRDefault="00DD60B0" w:rsidP="00CC09C5">
      <w:pPr>
        <w:pStyle w:val="Heading3"/>
        <w:spacing w:line="240" w:lineRule="atLeast"/>
      </w:pPr>
      <w:bookmarkStart w:id="1530" w:name="_Toc105779375"/>
      <w:r>
        <w:t xml:space="preserve">Request configured CAN signals from </w:t>
      </w:r>
      <w:proofErr w:type="spellStart"/>
      <w:r>
        <w:t>vehicle_signal</w:t>
      </w:r>
      <w:proofErr w:type="spellEnd"/>
      <w:r>
        <w:t xml:space="preserve"> component</w:t>
      </w:r>
      <w:bookmarkEnd w:id="1530"/>
    </w:p>
    <w:p w14:paraId="79DE347F" w14:textId="5CF312E0" w:rsidR="0037368B" w:rsidRPr="00007A46" w:rsidRDefault="00FF77FC" w:rsidP="00CC09C5">
      <w:pPr>
        <w:spacing w:line="240" w:lineRule="atLeast"/>
      </w:pPr>
      <w:ins w:id="1531" w:author="Podhorsky, Milan (M.)" w:date="2022-03-30T09:19:00Z">
        <w:r>
          <w:t>Note that th</w:t>
        </w:r>
      </w:ins>
      <w:ins w:id="1532" w:author="Podhorsky, Milan (M.)" w:date="2022-03-30T09:20:00Z">
        <w:r>
          <w:t xml:space="preserve">e specific list of CAN signals </w:t>
        </w:r>
        <w:r w:rsidR="001E7BDA">
          <w:t xml:space="preserve">to be requested will depend on the </w:t>
        </w:r>
        <w:r w:rsidR="0040671A">
          <w:t xml:space="preserve">configuration and enabled features </w:t>
        </w:r>
      </w:ins>
      <w:ins w:id="1533" w:author="Podhorsky, Milan (M.)" w:date="2022-03-30T09:21:00Z">
        <w:r w:rsidR="0040671A">
          <w:t>in the DE configuration.</w:t>
        </w:r>
      </w:ins>
    </w:p>
    <w:p w14:paraId="1B00C5B1" w14:textId="00E36A50" w:rsidR="00051269" w:rsidRDefault="00051269" w:rsidP="00CC09C5">
      <w:pPr>
        <w:pStyle w:val="Heading3"/>
        <w:spacing w:line="240" w:lineRule="atLeast"/>
      </w:pPr>
      <w:bookmarkStart w:id="1534" w:name="_Toc99024621"/>
      <w:bookmarkStart w:id="1535" w:name="_Toc105779376"/>
      <w:bookmarkEnd w:id="1534"/>
      <w:r w:rsidRPr="00007A46">
        <w:t>Start Library</w:t>
      </w:r>
      <w:r w:rsidR="00DD60B0">
        <w:t>/MDSP sub-system</w:t>
      </w:r>
      <w:bookmarkEnd w:id="1535"/>
    </w:p>
    <w:p w14:paraId="2F7224C1" w14:textId="48F8C19A" w:rsidR="00A1085B" w:rsidRDefault="00A1085B" w:rsidP="00CC09C5">
      <w:pPr>
        <w:spacing w:line="240" w:lineRule="atLeast"/>
      </w:pPr>
    </w:p>
    <w:p w14:paraId="0A280CD9" w14:textId="7427FA88" w:rsidR="00A1085B" w:rsidRDefault="00BD7523" w:rsidP="00CC09C5">
      <w:pPr>
        <w:pStyle w:val="Heading3"/>
        <w:spacing w:line="240" w:lineRule="atLeast"/>
        <w:rPr>
          <w:ins w:id="1536" w:author="Podhorsky, Milan (M.)" w:date="2022-03-30T09:21:00Z"/>
        </w:rPr>
      </w:pPr>
      <w:bookmarkStart w:id="1537" w:name="_Toc105779377"/>
      <w:r>
        <w:t>Read Library status / version information</w:t>
      </w:r>
      <w:bookmarkEnd w:id="1537"/>
    </w:p>
    <w:p w14:paraId="3CC32778" w14:textId="77777777" w:rsidR="0040671A" w:rsidRPr="0040671A" w:rsidRDefault="0040671A" w:rsidP="00CC09C5">
      <w:pPr>
        <w:spacing w:line="240" w:lineRule="atLeast"/>
      </w:pPr>
    </w:p>
    <w:p w14:paraId="7749B3F6" w14:textId="31E11CB3" w:rsidR="00090F62" w:rsidRPr="00090F62" w:rsidRDefault="00C4520B" w:rsidP="00CC09C5">
      <w:pPr>
        <w:pStyle w:val="Heading3"/>
        <w:spacing w:line="240" w:lineRule="atLeast"/>
      </w:pPr>
      <w:bookmarkStart w:id="1538" w:name="_Toc105779378"/>
      <w:r>
        <w:t>Set initialization related DTCs</w:t>
      </w:r>
      <w:bookmarkEnd w:id="1538"/>
    </w:p>
    <w:p w14:paraId="5888C37E" w14:textId="77777777" w:rsidR="0037368B" w:rsidRDefault="0037368B" w:rsidP="00CC09C5">
      <w:pPr>
        <w:spacing w:line="240" w:lineRule="atLeast"/>
      </w:pPr>
    </w:p>
    <w:p w14:paraId="2BBF0C59" w14:textId="067B6C5A" w:rsidR="009C29E9" w:rsidRPr="00007A46" w:rsidRDefault="000702DD" w:rsidP="00CC09C5">
      <w:pPr>
        <w:spacing w:line="240" w:lineRule="atLeast"/>
      </w:pPr>
      <w:ins w:id="1539" w:author="Podhorsky, Milan (M.)" w:date="2022-03-30T09:22:00Z">
        <w:r>
          <w:t xml:space="preserve">If an error is encountered during initialization, </w:t>
        </w:r>
        <w:r w:rsidR="00D16C2A">
          <w:t xml:space="preserve">DTC’s will be set to aid in </w:t>
        </w:r>
        <w:proofErr w:type="gramStart"/>
        <w:r w:rsidR="00D16C2A">
          <w:t>troubleshooting;</w:t>
        </w:r>
        <w:proofErr w:type="gramEnd"/>
        <w:r w:rsidR="00D16C2A">
          <w:t xml:space="preserve"> including</w:t>
        </w:r>
      </w:ins>
      <w:del w:id="1540" w:author="Podhorsky, Milan (M.)" w:date="2022-03-30T09:22:00Z">
        <w:r w:rsidR="00383CED" w:rsidDel="00D16C2A">
          <w:delText xml:space="preserve">This </w:delText>
        </w:r>
      </w:del>
      <w:ins w:id="1541" w:author="Podhorsky, Milan (M.)" w:date="2022-03-30T09:22:00Z">
        <w:r w:rsidR="00D16C2A">
          <w:t xml:space="preserve"> </w:t>
        </w:r>
      </w:ins>
      <w:del w:id="1542" w:author="Podhorsky, Milan (M.)" w:date="2022-03-30T09:22:00Z">
        <w:r w:rsidR="00383CED" w:rsidDel="00D16C2A">
          <w:delText>includes</w:delText>
        </w:r>
      </w:del>
      <w:r w:rsidR="009C29E9">
        <w:t>:</w:t>
      </w:r>
    </w:p>
    <w:p w14:paraId="5979B304" w14:textId="00BE702F" w:rsidR="009C29E9" w:rsidRDefault="00005686" w:rsidP="00CC09C5">
      <w:pPr>
        <w:pStyle w:val="Heading4"/>
        <w:spacing w:line="240" w:lineRule="atLeast"/>
      </w:pPr>
      <w:bookmarkStart w:id="1543" w:name="_Toc99024625"/>
      <w:bookmarkStart w:id="1544" w:name="_Toc99024626"/>
      <w:bookmarkStart w:id="1545" w:name="_Toc105779379"/>
      <w:bookmarkEnd w:id="1543"/>
      <w:bookmarkEnd w:id="1544"/>
      <w:r>
        <w:t>Misconfiguration</w:t>
      </w:r>
      <w:bookmarkEnd w:id="1545"/>
    </w:p>
    <w:p w14:paraId="1A652E17" w14:textId="23DA0641" w:rsidR="006B230C" w:rsidRDefault="00C64457" w:rsidP="00CC09C5">
      <w:pPr>
        <w:pStyle w:val="Heading4"/>
        <w:spacing w:line="240" w:lineRule="atLeast"/>
      </w:pPr>
      <w:bookmarkStart w:id="1546" w:name="_Toc105779380"/>
      <w:r>
        <w:t>Error</w:t>
      </w:r>
      <w:r w:rsidR="00005686">
        <w:t xml:space="preserve"> connecting to related software components</w:t>
      </w:r>
      <w:bookmarkEnd w:id="1546"/>
    </w:p>
    <w:p w14:paraId="661986D7" w14:textId="77E34334" w:rsidR="00005686" w:rsidRDefault="00DD0700" w:rsidP="00CC09C5">
      <w:pPr>
        <w:pStyle w:val="Heading4"/>
        <w:spacing w:line="240" w:lineRule="atLeast"/>
      </w:pPr>
      <w:bookmarkStart w:id="1547" w:name="_Toc105779381"/>
      <w:r>
        <w:t>Errors</w:t>
      </w:r>
      <w:r w:rsidR="00005686">
        <w:t xml:space="preserve"> related to acoustic calibration files</w:t>
      </w:r>
      <w:bookmarkEnd w:id="1547"/>
    </w:p>
    <w:p w14:paraId="117B4574" w14:textId="5C7721C8" w:rsidR="00005686" w:rsidRPr="00005686" w:rsidRDefault="00005686" w:rsidP="00CC09C5">
      <w:pPr>
        <w:pStyle w:val="Heading4"/>
        <w:spacing w:line="240" w:lineRule="atLeast"/>
      </w:pPr>
      <w:bookmarkStart w:id="1548" w:name="_Toc105779382"/>
      <w:r>
        <w:t>Errors related to MDSP framework during library initialization</w:t>
      </w:r>
      <w:bookmarkEnd w:id="1548"/>
    </w:p>
    <w:p w14:paraId="15FF7D40" w14:textId="77777777" w:rsidR="00D176A2" w:rsidRDefault="00D176A2" w:rsidP="00CC09C5">
      <w:pPr>
        <w:spacing w:line="240" w:lineRule="atLeast"/>
      </w:pPr>
    </w:p>
    <w:p w14:paraId="13DE0B51" w14:textId="6C83ABDE" w:rsidR="005A2CFC" w:rsidRDefault="002761E2" w:rsidP="00CC09C5">
      <w:pPr>
        <w:spacing w:line="240" w:lineRule="atLeast"/>
        <w:rPr>
          <w:rFonts w:cs="Arial"/>
          <w:color w:val="202122"/>
          <w:sz w:val="21"/>
          <w:szCs w:val="21"/>
        </w:rPr>
      </w:pPr>
      <w:r w:rsidRPr="00D176A2">
        <w:t>Note initialization fault</w:t>
      </w:r>
      <w:r w:rsidR="009727F6">
        <w:t>s, depending on their nature</w:t>
      </w:r>
      <w:r w:rsidR="002441B6">
        <w:t>; will generally prevent ANC/PS audio from being generated. The corresponding feature should be disabled through the Enable &lt;feature&gt; Req VIN</w:t>
      </w:r>
      <w:r w:rsidR="00465071">
        <w:t>; latched for the duration of the ignition cycle.</w:t>
      </w:r>
    </w:p>
    <w:p w14:paraId="69EB3018" w14:textId="126565E0" w:rsidR="006740DE" w:rsidRDefault="006740DE" w:rsidP="00CC09C5">
      <w:pPr>
        <w:pStyle w:val="Heading2"/>
        <w:spacing w:line="240" w:lineRule="atLeast"/>
      </w:pPr>
      <w:bookmarkStart w:id="1549" w:name="_Toc105779383"/>
      <w:r w:rsidRPr="00442914">
        <w:t>Time to First Audio</w:t>
      </w:r>
      <w:bookmarkEnd w:id="1549"/>
    </w:p>
    <w:p w14:paraId="0BA304C3" w14:textId="2E3302A8" w:rsidR="009A024F" w:rsidRPr="00B57AF5" w:rsidDel="0088003E" w:rsidRDefault="009A024F" w:rsidP="00CC09C5">
      <w:pPr>
        <w:spacing w:line="240" w:lineRule="atLeast"/>
        <w:rPr>
          <w:del w:id="1550" w:author="Saminathan, Arun (A.)" w:date="2022-03-31T10:22:00Z"/>
        </w:rPr>
      </w:pPr>
      <w:del w:id="1551" w:author="Arun Saminathan" w:date="2022-04-08T11:42:00Z">
        <w:r w:rsidRPr="00B57AF5" w:rsidDel="005E3E1D">
          <w:rPr>
            <w:strike/>
          </w:rPr>
          <w:delText>The time to first audio is measured from the tim</w:delText>
        </w:r>
        <w:r w:rsidR="00154580" w:rsidRPr="00B57AF5" w:rsidDel="005E3E1D">
          <w:rPr>
            <w:strike/>
          </w:rPr>
          <w:delText xml:space="preserve">e the CAN bus wake occurs to the time that ANC/PS audio </w:delText>
        </w:r>
      </w:del>
      <w:ins w:id="1552" w:author="Saminathan, Arun (A.)" w:date="2022-03-31T10:23:00Z">
        <w:del w:id="1553" w:author="Arun Saminathan" w:date="2022-04-08T11:42:00Z">
          <w:r w:rsidR="0088003E" w:rsidRPr="00B57AF5" w:rsidDel="005E3E1D">
            <w:rPr>
              <w:strike/>
            </w:rPr>
            <w:delText xml:space="preserve">could be </w:delText>
          </w:r>
        </w:del>
      </w:ins>
      <w:del w:id="1554" w:author="Arun Saminathan" w:date="2022-04-08T11:42:00Z">
        <w:r w:rsidR="00001B00" w:rsidRPr="00B57AF5" w:rsidDel="005E3E1D">
          <w:rPr>
            <w:strike/>
          </w:rPr>
          <w:delText>is present at the speakers</w:delText>
        </w:r>
      </w:del>
      <w:ins w:id="1555" w:author="Saminathan, Arun (A.)" w:date="2022-03-31T10:23:00Z">
        <w:del w:id="1556" w:author="Arun Saminathan" w:date="2022-04-08T11:42:00Z">
          <w:r w:rsidR="0088003E" w:rsidRPr="00B57AF5" w:rsidDel="005E3E1D">
            <w:rPr>
              <w:strike/>
            </w:rPr>
            <w:delText xml:space="preserve"> which is 500 ms</w:delText>
          </w:r>
        </w:del>
      </w:ins>
      <w:ins w:id="1557" w:author="Saminathan, Arun (A.)" w:date="2022-03-31T10:24:00Z">
        <w:del w:id="1558" w:author="Arun Saminathan" w:date="2022-04-08T11:42:00Z">
          <w:r w:rsidR="0088003E" w:rsidRPr="00B57AF5" w:rsidDel="005E3E1D">
            <w:rPr>
              <w:strike/>
            </w:rPr>
            <w:delText xml:space="preserve"> f</w:delText>
          </w:r>
        </w:del>
      </w:ins>
      <w:del w:id="1559" w:author="Arun Saminathan" w:date="2022-04-08T11:42:00Z">
        <w:r w:rsidR="00001B00" w:rsidRPr="00B57AF5" w:rsidDel="005E3E1D">
          <w:rPr>
            <w:strike/>
          </w:rPr>
          <w:delText>.</w:delText>
        </w:r>
        <w:r w:rsidR="00146DDE" w:rsidRPr="00B57AF5" w:rsidDel="005E3E1D">
          <w:rPr>
            <w:strike/>
          </w:rPr>
          <w:delText xml:space="preserve">  It is </w:delText>
        </w:r>
        <w:r w:rsidR="0002079A" w:rsidRPr="00B57AF5" w:rsidDel="005E3E1D">
          <w:rPr>
            <w:strike/>
          </w:rPr>
          <w:delText xml:space="preserve">most </w:delText>
        </w:r>
        <w:r w:rsidR="00146DDE" w:rsidRPr="00B57AF5" w:rsidDel="005E3E1D">
          <w:rPr>
            <w:strike/>
          </w:rPr>
          <w:delText xml:space="preserve">critical </w:delText>
        </w:r>
        <w:r w:rsidR="00146DDE" w:rsidRPr="00B57AF5" w:rsidDel="005E3E1D">
          <w:rPr>
            <w:rFonts w:cs="Arial"/>
            <w:strike/>
          </w:rPr>
          <w:delText>for AVAS</w:delText>
        </w:r>
        <w:r w:rsidR="0002079A" w:rsidRPr="00B57AF5" w:rsidDel="005E3E1D">
          <w:rPr>
            <w:rFonts w:cs="Arial"/>
            <w:strike/>
          </w:rPr>
          <w:delText>.</w:delText>
        </w:r>
      </w:del>
      <w:ins w:id="1560" w:author="Saminathan, Arun (A.)" w:date="2022-03-31T10:22:00Z">
        <w:del w:id="1561" w:author="Arun Saminathan" w:date="2022-04-08T11:42:00Z">
          <w:r w:rsidR="0088003E" w:rsidRPr="00B57AF5" w:rsidDel="005E3E1D">
            <w:rPr>
              <w:rFonts w:cs="Arial"/>
              <w:strike/>
            </w:rPr>
            <w:delText>rom the reception of the first CAN frames of vehicle speed, reverse status, power pack torque, gear lever position actual and when voltage is in the nominal operating range</w:delText>
          </w:r>
        </w:del>
      </w:ins>
      <w:ins w:id="1562" w:author="Saminathan, Arun (A.)" w:date="2022-03-31T10:24:00Z">
        <w:del w:id="1563" w:author="Arun Saminathan" w:date="2022-04-08T11:42:00Z">
          <w:r w:rsidR="0088003E" w:rsidRPr="00B57AF5" w:rsidDel="005E3E1D">
            <w:rPr>
              <w:rFonts w:cs="Arial"/>
              <w:strike/>
            </w:rPr>
            <w:delText xml:space="preserve"> that</w:delText>
          </w:r>
          <w:r w:rsidR="0088003E" w:rsidRPr="00B57AF5" w:rsidDel="005E3E1D">
            <w:rPr>
              <w:strike/>
            </w:rPr>
            <w:delText xml:space="preserve"> is most critical </w:delText>
          </w:r>
          <w:r w:rsidR="0088003E" w:rsidRPr="00B57AF5" w:rsidDel="005E3E1D">
            <w:rPr>
              <w:rFonts w:cs="Arial"/>
              <w:strike/>
            </w:rPr>
            <w:delText>for AVAS.</w:delText>
          </w:r>
        </w:del>
      </w:ins>
      <w:ins w:id="1564" w:author="Saminathan, Arun (A.)" w:date="2022-03-31T10:22:00Z">
        <w:del w:id="1565" w:author="Arun Saminathan" w:date="2022-04-08T11:42:00Z">
          <w:r w:rsidR="0088003E" w:rsidRPr="00B57AF5" w:rsidDel="005E3E1D">
            <w:rPr>
              <w:rFonts w:cs="Arial"/>
              <w:strike/>
            </w:rPr>
            <w:delText>. In the case where time is needed to determine a valid signal (debounce) such as with reverse status then a debounce time may be added to the maximum delay. Maximum delay time with the module in the awake state with debounce time added cannot exceed 750 ms.</w:delText>
          </w:r>
        </w:del>
      </w:ins>
      <w:ins w:id="1566" w:author="Arun Saminathan" w:date="2022-04-06T09:28:00Z">
        <w:r w:rsidR="00B57AF5" w:rsidRPr="00B57AF5">
          <w:rPr>
            <w:rFonts w:cs="Arial"/>
          </w:rPr>
          <w:t>ANC/PS feature support would not need any new power mode requirements for PDC/PAC to support ANC/PS audio on vehicle interior speakers. PDC &amp; PAC are to be readily available and play ANC/PS audio within 2 seconds when '</w:t>
        </w:r>
        <w:proofErr w:type="spellStart"/>
        <w:r w:rsidR="00B57AF5" w:rsidRPr="00B57AF5">
          <w:rPr>
            <w:rFonts w:cs="Arial"/>
          </w:rPr>
          <w:t>HMIAudioMode</w:t>
        </w:r>
        <w:proofErr w:type="spellEnd"/>
        <w:r w:rsidR="00B57AF5" w:rsidRPr="00B57AF5">
          <w:rPr>
            <w:rFonts w:cs="Arial"/>
          </w:rPr>
          <w:t xml:space="preserve"> transition from OFF -&gt; ON'</w:t>
        </w:r>
      </w:ins>
    </w:p>
    <w:p w14:paraId="7FED7F14" w14:textId="4F2AB69E" w:rsidR="00C2476B" w:rsidRDefault="003412CF" w:rsidP="00CC09C5">
      <w:pPr>
        <w:spacing w:line="240" w:lineRule="atLeast"/>
      </w:pPr>
      <w:del w:id="1567" w:author="Saminathan, Arun (A.)" w:date="2022-03-31T10:22:00Z">
        <w:r w:rsidDel="0088003E">
          <w:delText>[TBD]</w:delText>
        </w:r>
      </w:del>
    </w:p>
    <w:p w14:paraId="0AEC544F" w14:textId="59D9EC55" w:rsidR="00C2476B" w:rsidRDefault="00C2476B" w:rsidP="00CC09C5">
      <w:pPr>
        <w:spacing w:line="240" w:lineRule="atLeast"/>
      </w:pPr>
    </w:p>
    <w:p w14:paraId="184C6F0B" w14:textId="0EDF1370" w:rsidR="00B022C0" w:rsidRDefault="00B022C0" w:rsidP="00CC09C5">
      <w:pPr>
        <w:pStyle w:val="Heading2"/>
        <w:spacing w:line="240" w:lineRule="atLeast"/>
      </w:pPr>
      <w:bookmarkStart w:id="1568" w:name="_Toc105779384"/>
      <w:r>
        <w:t>Runtime</w:t>
      </w:r>
      <w:bookmarkEnd w:id="1568"/>
    </w:p>
    <w:p w14:paraId="5EFB3A98" w14:textId="712304B0" w:rsidR="008D3D49" w:rsidRDefault="008D3D49" w:rsidP="00CC09C5">
      <w:pPr>
        <w:spacing w:line="240" w:lineRule="atLeast"/>
      </w:pPr>
      <w:bookmarkStart w:id="1569" w:name="_Ref69994865"/>
      <w:bookmarkEnd w:id="1452"/>
      <w:r>
        <w:t>After initialization, the NVH service will be responsible for the following functions</w:t>
      </w:r>
      <w:r w:rsidR="002A1EB3">
        <w:t>.</w:t>
      </w:r>
    </w:p>
    <w:p w14:paraId="0C65B743" w14:textId="301183D5" w:rsidR="008D3D49" w:rsidRDefault="004F7301" w:rsidP="00CC09C5">
      <w:pPr>
        <w:pStyle w:val="Heading3"/>
        <w:spacing w:line="240" w:lineRule="atLeast"/>
      </w:pPr>
      <w:bookmarkStart w:id="1570" w:name="_Toc99024633"/>
      <w:bookmarkStart w:id="1571" w:name="_Toc105779385"/>
      <w:bookmarkEnd w:id="1570"/>
      <w:r>
        <w:t>Update Vehicle V</w:t>
      </w:r>
      <w:r w:rsidR="00125DF3">
        <w:t>IN</w:t>
      </w:r>
      <w:r>
        <w:t xml:space="preserve"> Data</w:t>
      </w:r>
      <w:bookmarkEnd w:id="1571"/>
    </w:p>
    <w:p w14:paraId="794EEF33" w14:textId="75A79BC4" w:rsidR="002A1EB3" w:rsidRDefault="00315093" w:rsidP="00CC09C5">
      <w:pPr>
        <w:spacing w:line="240" w:lineRule="atLeast"/>
      </w:pPr>
      <w:r>
        <w:t>Upon receipt of updated vehicle signal data, the NVH Service shall write the corresponding VIN(s).</w:t>
      </w:r>
    </w:p>
    <w:p w14:paraId="436FB70B" w14:textId="56575721" w:rsidR="0024044C" w:rsidRDefault="00091EF7" w:rsidP="00CC09C5">
      <w:pPr>
        <w:pStyle w:val="ListParagraph"/>
        <w:numPr>
          <w:ilvl w:val="0"/>
          <w:numId w:val="23"/>
        </w:numPr>
        <w:spacing w:line="240" w:lineRule="atLeast"/>
        <w:ind w:leftChars="0"/>
      </w:pPr>
      <w:r w:rsidRPr="00091EF7">
        <w:t xml:space="preserve">Each signal’s </w:t>
      </w:r>
      <w:proofErr w:type="spellStart"/>
      <w:r w:rsidRPr="00091EF7">
        <w:t>SignalStatus</w:t>
      </w:r>
      <w:proofErr w:type="spellEnd"/>
      <w:r w:rsidRPr="00091EF7">
        <w:t xml:space="preserve"> structure member will be evaluated</w:t>
      </w:r>
      <w:r w:rsidR="00E30223">
        <w:t>.</w:t>
      </w:r>
      <w:r w:rsidRPr="00091EF7">
        <w:t xml:space="preserve"> </w:t>
      </w:r>
      <w:r w:rsidR="00E30223">
        <w:t xml:space="preserve"> T</w:t>
      </w:r>
      <w:r w:rsidR="00A53642" w:rsidRPr="00A53642">
        <w:t xml:space="preserve">he NVH Service will only convey updated VIN values when the corresponding </w:t>
      </w:r>
      <w:proofErr w:type="spellStart"/>
      <w:r w:rsidR="00A53642" w:rsidRPr="00A53642">
        <w:t>SignalStatus</w:t>
      </w:r>
      <w:proofErr w:type="spellEnd"/>
      <w:r w:rsidR="00A53642" w:rsidRPr="00A53642">
        <w:t xml:space="preserve"> element is equal to “OK”.</w:t>
      </w:r>
    </w:p>
    <w:p w14:paraId="23391B19" w14:textId="7DEE0CD6" w:rsidR="0015378A" w:rsidDel="001C6BDC" w:rsidRDefault="0015378A" w:rsidP="00CC09C5">
      <w:pPr>
        <w:pStyle w:val="ListParagraph"/>
        <w:numPr>
          <w:ilvl w:val="0"/>
          <w:numId w:val="23"/>
        </w:numPr>
        <w:spacing w:line="240" w:lineRule="atLeast"/>
        <w:ind w:leftChars="0"/>
        <w:rPr>
          <w:del w:id="1572" w:author="Podhorsky, Milan (M.)" w:date="2022-05-13T11:19:00Z"/>
        </w:rPr>
      </w:pPr>
      <w:del w:id="1573" w:author="Podhorsky, Milan (M.)" w:date="2022-05-13T11:19:00Z">
        <w:r w:rsidRPr="00A53642" w:rsidDel="001C6BDC">
          <w:delText>The NVH Service will only convey updated VIN values when the corresponding</w:delText>
        </w:r>
        <w:r w:rsidDel="001C6BDC">
          <w:delText xml:space="preserve"> Quality Factor (if applicable)</w:delText>
        </w:r>
        <w:r w:rsidR="00AE21DF" w:rsidRPr="00AE21DF" w:rsidDel="001C6BDC">
          <w:delText xml:space="preserve"> </w:delText>
        </w:r>
        <w:r w:rsidR="00AE21DF" w:rsidRPr="00A53642" w:rsidDel="001C6BDC">
          <w:delText>is equal to “OK”</w:delText>
        </w:r>
        <w:r w:rsidR="000D279E" w:rsidDel="001C6BDC">
          <w:delText>, and a value of zero (0) otherwise.</w:delText>
        </w:r>
      </w:del>
    </w:p>
    <w:p w14:paraId="1941267B" w14:textId="4C88F7DE" w:rsidR="009E7367" w:rsidRDefault="009E7367" w:rsidP="00CC09C5">
      <w:pPr>
        <w:pStyle w:val="ListParagraph"/>
        <w:numPr>
          <w:ilvl w:val="0"/>
          <w:numId w:val="23"/>
        </w:numPr>
        <w:spacing w:line="240" w:lineRule="atLeast"/>
        <w:ind w:leftChars="0"/>
        <w:rPr>
          <w:ins w:id="1574" w:author="Podhorsky, Milan (M.)" w:date="2022-05-13T11:14:00Z"/>
        </w:rPr>
      </w:pPr>
      <w:r>
        <w:t xml:space="preserve">The </w:t>
      </w:r>
      <w:r w:rsidR="005F66C3">
        <w:t xml:space="preserve">conveyed </w:t>
      </w:r>
      <w:r>
        <w:t xml:space="preserve">signal value will be scaled </w:t>
      </w:r>
      <w:r w:rsidR="00FA1262">
        <w:t>to a format</w:t>
      </w:r>
      <w:r w:rsidR="005F66C3">
        <w:t xml:space="preserve"> compatible with the library.</w:t>
      </w:r>
    </w:p>
    <w:p w14:paraId="3D99E7D4" w14:textId="522294D5" w:rsidR="00800D31" w:rsidRPr="00A65F6C" w:rsidRDefault="000A0D40" w:rsidP="00CC09C5">
      <w:pPr>
        <w:pStyle w:val="Heading4"/>
        <w:spacing w:line="240" w:lineRule="atLeast"/>
        <w:rPr>
          <w:ins w:id="1575" w:author="Podhorsky, Milan (M.)" w:date="2022-05-13T11:14:00Z"/>
          <w:strike/>
        </w:rPr>
      </w:pPr>
      <w:bookmarkStart w:id="1576" w:name="_Toc105779386"/>
      <w:ins w:id="1577" w:author="Podhorsky, Milan (M.)" w:date="2022-05-13T11:14:00Z">
        <w:r w:rsidRPr="00A65F6C">
          <w:rPr>
            <w:strike/>
          </w:rPr>
          <w:t xml:space="preserve">Handling </w:t>
        </w:r>
        <w:r w:rsidR="00121ACB" w:rsidRPr="00A65F6C">
          <w:rPr>
            <w:strike/>
          </w:rPr>
          <w:t>Quality Factor</w:t>
        </w:r>
        <w:bookmarkEnd w:id="1576"/>
      </w:ins>
    </w:p>
    <w:p w14:paraId="13B49E2A" w14:textId="0C95AADA" w:rsidR="000A0D40" w:rsidRPr="00A65F6C" w:rsidRDefault="000A0D40" w:rsidP="00CC09C5">
      <w:pPr>
        <w:spacing w:line="240" w:lineRule="atLeast"/>
        <w:rPr>
          <w:ins w:id="1578" w:author="Podhorsky, Milan (M.)" w:date="2022-05-13T11:18:00Z"/>
          <w:strike/>
        </w:rPr>
      </w:pPr>
      <w:ins w:id="1579" w:author="Podhorsky, Milan (M.)" w:date="2022-05-13T11:15:00Z">
        <w:r w:rsidRPr="00A65F6C">
          <w:rPr>
            <w:strike/>
          </w:rPr>
          <w:t>Whenever the accuracy of a CAN signal is represented by its own Quality Factor signal, then the value of the CAN signal shall be considered as accurate only when the Quality factor signal is in “OK” state.</w:t>
        </w:r>
        <w:r w:rsidR="00735DFB" w:rsidRPr="00A65F6C">
          <w:rPr>
            <w:strike/>
          </w:rPr>
          <w:t xml:space="preserve">  The NVH Service will only convey updated V</w:t>
        </w:r>
      </w:ins>
      <w:ins w:id="1580" w:author="Podhorsky, Milan (M.)" w:date="2022-05-13T11:16:00Z">
        <w:r w:rsidR="00735DFB" w:rsidRPr="00A65F6C">
          <w:rPr>
            <w:strike/>
          </w:rPr>
          <w:t>IN values when the corresponding Quality Factor is equal to “OK”.</w:t>
        </w:r>
        <w:r w:rsidR="000939CD" w:rsidRPr="00A65F6C">
          <w:rPr>
            <w:strike/>
          </w:rPr>
          <w:t xml:space="preserve">  A different state (other than “OK”)</w:t>
        </w:r>
        <w:r w:rsidR="002D2079" w:rsidRPr="00A65F6C">
          <w:rPr>
            <w:strike/>
          </w:rPr>
          <w:t xml:space="preserve"> shall render the</w:t>
        </w:r>
      </w:ins>
      <w:ins w:id="1581" w:author="Podhorsky, Milan (M.)" w:date="2022-05-13T11:17:00Z">
        <w:r w:rsidR="002D2079" w:rsidRPr="00A65F6C">
          <w:rPr>
            <w:strike/>
          </w:rPr>
          <w:t xml:space="preserve"> associated CAN signal as being inaccurate; and the </w:t>
        </w:r>
        <w:r w:rsidR="00146A91" w:rsidRPr="00A65F6C">
          <w:rPr>
            <w:strike/>
          </w:rPr>
          <w:t xml:space="preserve">NVH Service shall not convey or update the corresponding VIN value; </w:t>
        </w:r>
        <w:proofErr w:type="gramStart"/>
        <w:r w:rsidR="00146A91" w:rsidRPr="00A65F6C">
          <w:rPr>
            <w:strike/>
          </w:rPr>
          <w:t>thus</w:t>
        </w:r>
        <w:proofErr w:type="gramEnd"/>
        <w:r w:rsidR="00146A91" w:rsidRPr="00A65F6C">
          <w:rPr>
            <w:strike/>
          </w:rPr>
          <w:t xml:space="preserve"> the system shall continue to operate on its last kn</w:t>
        </w:r>
      </w:ins>
      <w:ins w:id="1582" w:author="Podhorsky, Milan (M.)" w:date="2022-05-13T11:18:00Z">
        <w:r w:rsidR="00146A91" w:rsidRPr="00A65F6C">
          <w:rPr>
            <w:strike/>
          </w:rPr>
          <w:t>own state.</w:t>
        </w:r>
      </w:ins>
    </w:p>
    <w:p w14:paraId="64C81E92" w14:textId="6C49BBC6" w:rsidR="00146A91" w:rsidRPr="00A65F6C" w:rsidRDefault="00146A91" w:rsidP="00CC09C5">
      <w:pPr>
        <w:spacing w:line="240" w:lineRule="atLeast"/>
        <w:rPr>
          <w:ins w:id="1583" w:author="Podhorsky, Milan (M.)" w:date="2022-05-13T11:18:00Z"/>
          <w:strike/>
        </w:rPr>
      </w:pPr>
    </w:p>
    <w:p w14:paraId="63B59AFB" w14:textId="663B7FA3" w:rsidR="00146A91" w:rsidRPr="00A65F6C" w:rsidRDefault="00146A91" w:rsidP="00CC09C5">
      <w:pPr>
        <w:spacing w:line="240" w:lineRule="atLeast"/>
        <w:rPr>
          <w:strike/>
        </w:rPr>
      </w:pPr>
      <w:ins w:id="1584" w:author="Podhorsky, Milan (M.)" w:date="2022-05-13T11:18:00Z">
        <w:r w:rsidRPr="00A65F6C">
          <w:rPr>
            <w:strike/>
          </w:rPr>
          <w:t xml:space="preserve">When the </w:t>
        </w:r>
      </w:ins>
      <w:ins w:id="1585" w:author="Podhorsky, Milan (M.)" w:date="2022-05-13T11:19:00Z">
        <w:r w:rsidR="001C6BDC" w:rsidRPr="00A65F6C">
          <w:rPr>
            <w:strike/>
          </w:rPr>
          <w:t>Q</w:t>
        </w:r>
      </w:ins>
      <w:ins w:id="1586" w:author="Podhorsky, Milan (M.)" w:date="2022-05-13T11:18:00Z">
        <w:r w:rsidRPr="00A65F6C">
          <w:rPr>
            <w:strike/>
          </w:rPr>
          <w:t xml:space="preserve">uality </w:t>
        </w:r>
      </w:ins>
      <w:ins w:id="1587" w:author="Podhorsky, Milan (M.)" w:date="2022-05-13T11:19:00Z">
        <w:r w:rsidR="001C6BDC" w:rsidRPr="00A65F6C">
          <w:rPr>
            <w:strike/>
          </w:rPr>
          <w:t>F</w:t>
        </w:r>
      </w:ins>
      <w:ins w:id="1588" w:author="Podhorsky, Milan (M.)" w:date="2022-05-13T11:18:00Z">
        <w:r w:rsidRPr="00A65F6C">
          <w:rPr>
            <w:strike/>
          </w:rPr>
          <w:t xml:space="preserve">actor is </w:t>
        </w:r>
        <w:r w:rsidR="004A26E0" w:rsidRPr="00A65F6C">
          <w:rPr>
            <w:strike/>
          </w:rPr>
          <w:t xml:space="preserve">NOT “OK” for more than 5 seconds, then the system shall consider the CAN signal is missing and shall take the appropriate action.  If the Quality </w:t>
        </w:r>
        <w:r w:rsidR="001C6BDC" w:rsidRPr="00A65F6C">
          <w:rPr>
            <w:strike/>
          </w:rPr>
          <w:t xml:space="preserve">Factor changes state back to “OK” within this </w:t>
        </w:r>
      </w:ins>
      <w:ins w:id="1589" w:author="Podhorsky, Milan (M.)" w:date="2022-05-13T11:19:00Z">
        <w:r w:rsidR="001C6BDC" w:rsidRPr="00A65F6C">
          <w:rPr>
            <w:strike/>
          </w:rPr>
          <w:t>timeout period, then the system shall continue its normal operation.</w:t>
        </w:r>
      </w:ins>
    </w:p>
    <w:p w14:paraId="0D13EA4C" w14:textId="23646BFE" w:rsidR="0024044C" w:rsidRDefault="0024044C" w:rsidP="00CC09C5">
      <w:pPr>
        <w:pStyle w:val="Heading4"/>
        <w:spacing w:line="240" w:lineRule="atLeast"/>
      </w:pPr>
      <w:bookmarkStart w:id="1590" w:name="_Toc105779387"/>
      <w:r w:rsidRPr="0024044C">
        <w:t>Signal/VIN Latency CAN</w:t>
      </w:r>
      <w:bookmarkEnd w:id="1590"/>
    </w:p>
    <w:p w14:paraId="5E8FBC86" w14:textId="3A0FB620" w:rsidR="0024044C" w:rsidRDefault="00685197" w:rsidP="00CC09C5">
      <w:pPr>
        <w:spacing w:line="240" w:lineRule="atLeast"/>
      </w:pPr>
      <w:r w:rsidRPr="00685197">
        <w:t xml:space="preserve">The overall latency should not exceed </w:t>
      </w:r>
      <w:r w:rsidR="00132CF0">
        <w:t>3</w:t>
      </w:r>
      <w:r w:rsidRPr="00685197">
        <w:t>0ms. Measured from the time that the signal change appears on the CAN bus to the time it is written to the library.</w:t>
      </w:r>
    </w:p>
    <w:p w14:paraId="3EA8299C" w14:textId="545117A4" w:rsidR="00D91DDE" w:rsidRDefault="00D91DDE" w:rsidP="00CC09C5">
      <w:pPr>
        <w:spacing w:line="240" w:lineRule="atLeast"/>
      </w:pPr>
    </w:p>
    <w:p w14:paraId="4604E3D7" w14:textId="297D8193" w:rsidR="00D91DDE" w:rsidRDefault="00D91DDE" w:rsidP="00CC09C5">
      <w:pPr>
        <w:spacing w:line="240" w:lineRule="atLeast"/>
      </w:pPr>
      <w:r>
        <w:t>This requirement is based on recommendations f</w:t>
      </w:r>
      <w:r w:rsidR="00C316E5">
        <w:t xml:space="preserve">rom the QNX Active Sound Design </w:t>
      </w:r>
      <w:proofErr w:type="gramStart"/>
      <w:r w:rsidR="00C316E5">
        <w:t>documentation;</w:t>
      </w:r>
      <w:proofErr w:type="gramEnd"/>
      <w:r w:rsidR="00C316E5">
        <w:t xml:space="preserve"> </w:t>
      </w:r>
      <w:r w:rsidR="006847B0">
        <w:t xml:space="preserve">which recommends that </w:t>
      </w:r>
      <w:del w:id="1591" w:author="Arun Saminathan" w:date="2022-04-05T12:01:00Z">
        <w:r w:rsidR="006847B0" w:rsidDel="00965BB2">
          <w:delText xml:space="preserve">the </w:delText>
        </w:r>
      </w:del>
      <w:r w:rsidR="006847B0">
        <w:t>this latency be limited to:</w:t>
      </w:r>
    </w:p>
    <w:p w14:paraId="4EE0AAFC" w14:textId="7A90660F" w:rsidR="006847B0" w:rsidRDefault="006847B0" w:rsidP="00CC09C5">
      <w:pPr>
        <w:pStyle w:val="ListParagraph"/>
        <w:numPr>
          <w:ilvl w:val="0"/>
          <w:numId w:val="29"/>
        </w:numPr>
        <w:spacing w:line="240" w:lineRule="atLeast"/>
        <w:ind w:leftChars="0"/>
      </w:pPr>
      <w:r>
        <w:t xml:space="preserve">Engine Order Reduction (ANC): </w:t>
      </w:r>
      <w:r w:rsidR="005A73B0">
        <w:t>Less than 10ms</w:t>
      </w:r>
    </w:p>
    <w:p w14:paraId="10A83B39" w14:textId="036CBD43" w:rsidR="005A73B0" w:rsidRDefault="005A73B0" w:rsidP="00CC09C5">
      <w:pPr>
        <w:pStyle w:val="ListParagraph"/>
        <w:numPr>
          <w:ilvl w:val="0"/>
          <w:numId w:val="29"/>
        </w:numPr>
        <w:spacing w:line="240" w:lineRule="atLeast"/>
        <w:ind w:leftChars="0"/>
      </w:pPr>
      <w:r>
        <w:t>PS (Engine Sound Enhancement): Less than 30ms</w:t>
      </w:r>
    </w:p>
    <w:p w14:paraId="7DA56563" w14:textId="2F2F7717" w:rsidR="005A73B0" w:rsidRDefault="005A73B0" w:rsidP="00CC09C5">
      <w:pPr>
        <w:spacing w:line="240" w:lineRule="atLeast"/>
      </w:pPr>
    </w:p>
    <w:p w14:paraId="4AF888EB" w14:textId="383BEEA8" w:rsidR="005A73B0" w:rsidRDefault="00341C38" w:rsidP="00CC09C5">
      <w:pPr>
        <w:spacing w:line="240" w:lineRule="atLeast"/>
      </w:pPr>
      <w:r>
        <w:t xml:space="preserve">For ANC, noise reduction performance is characterized </w:t>
      </w:r>
      <w:r w:rsidR="00E610CA">
        <w:t>against signal latency in the diagram below:</w:t>
      </w:r>
    </w:p>
    <w:p w14:paraId="67D904B0" w14:textId="6E3F65CA" w:rsidR="00AB183D" w:rsidRDefault="00AB183D" w:rsidP="00CC09C5">
      <w:pPr>
        <w:spacing w:line="240" w:lineRule="atLeast"/>
        <w:jc w:val="center"/>
      </w:pPr>
      <w:r>
        <w:rPr>
          <w:noProof/>
        </w:rPr>
        <w:drawing>
          <wp:inline distT="0" distB="0" distL="0" distR="0" wp14:anchorId="3CDA221C" wp14:editId="0039E6EB">
            <wp:extent cx="6273580" cy="37787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86415" cy="3786439"/>
                    </a:xfrm>
                    <a:prstGeom prst="rect">
                      <a:avLst/>
                    </a:prstGeom>
                  </pic:spPr>
                </pic:pic>
              </a:graphicData>
            </a:graphic>
          </wp:inline>
        </w:drawing>
      </w:r>
    </w:p>
    <w:p w14:paraId="1130F085" w14:textId="77777777" w:rsidR="00E610CA" w:rsidRPr="002A1EB3" w:rsidRDefault="00E610CA" w:rsidP="00CC09C5">
      <w:pPr>
        <w:spacing w:line="240" w:lineRule="atLeast"/>
      </w:pPr>
    </w:p>
    <w:p w14:paraId="0F9C3215" w14:textId="643B800B" w:rsidR="008D3D49" w:rsidRDefault="006D36AD" w:rsidP="00CC09C5">
      <w:pPr>
        <w:pStyle w:val="Heading3"/>
        <w:spacing w:line="240" w:lineRule="atLeast"/>
      </w:pPr>
      <w:bookmarkStart w:id="1592" w:name="_Toc99024636"/>
      <w:bookmarkStart w:id="1593" w:name="_Toc105779388"/>
      <w:bookmarkEnd w:id="1592"/>
      <w:r w:rsidRPr="00442914">
        <w:t>D</w:t>
      </w:r>
      <w:r w:rsidR="008D3D49">
        <w:t>etect any signal/framework faults and set the corresponding DTC/mute conditions</w:t>
      </w:r>
      <w:bookmarkEnd w:id="1593"/>
    </w:p>
    <w:p w14:paraId="59AC2466" w14:textId="375B41EC" w:rsidR="002A1EB3" w:rsidRPr="002A1EB3" w:rsidRDefault="008C061B" w:rsidP="00CC09C5">
      <w:pPr>
        <w:spacing w:line="240" w:lineRule="atLeast"/>
      </w:pPr>
      <w:r>
        <w:t>A signal fault</w:t>
      </w:r>
      <w:r w:rsidR="008C2041">
        <w:t xml:space="preserve"> </w:t>
      </w:r>
      <w:r w:rsidR="00C1198F">
        <w:t>will be latched for the duration of the ignition cycle and will result in the corresponding feature to be disable</w:t>
      </w:r>
      <w:r w:rsidR="00BF7414">
        <w:t>d through the Enable &lt;feature&gt; Req VIN.</w:t>
      </w:r>
      <w:r w:rsidR="007C265B">
        <w:t xml:space="preserve">  </w:t>
      </w:r>
      <w:proofErr w:type="gramStart"/>
      <w:r w:rsidR="007C265B">
        <w:t>Similarly;</w:t>
      </w:r>
      <w:proofErr w:type="gramEnd"/>
      <w:r w:rsidR="007C265B">
        <w:t xml:space="preserve"> any DSP framework</w:t>
      </w:r>
      <w:r w:rsidR="00CC794B">
        <w:t xml:space="preserve"> faults or invalid response from </w:t>
      </w:r>
      <w:r w:rsidR="00DB41D2">
        <w:t xml:space="preserve">other software components </w:t>
      </w:r>
      <w:r w:rsidR="00AC1CE9">
        <w:t xml:space="preserve">will also </w:t>
      </w:r>
      <w:r w:rsidR="00B4768F">
        <w:t>be latched and disable the feature</w:t>
      </w:r>
      <w:r w:rsidR="00A941A7">
        <w:t xml:space="preserve"> for the duration of the ignition cycle</w:t>
      </w:r>
      <w:r w:rsidR="00B4768F">
        <w:t>.</w:t>
      </w:r>
    </w:p>
    <w:p w14:paraId="0F32F7C2" w14:textId="3BFD474E" w:rsidR="008D3D49" w:rsidRDefault="008D3D49" w:rsidP="00CC09C5">
      <w:pPr>
        <w:pStyle w:val="Heading3"/>
        <w:spacing w:line="240" w:lineRule="atLeast"/>
      </w:pPr>
      <w:bookmarkStart w:id="1594" w:name="_Toc105779389"/>
      <w:r>
        <w:t>Update Heartbeat In value</w:t>
      </w:r>
      <w:bookmarkEnd w:id="1594"/>
    </w:p>
    <w:p w14:paraId="7EA5448A" w14:textId="442989DE" w:rsidR="002A1EB3" w:rsidRPr="002A1EB3" w:rsidRDefault="0084675F" w:rsidP="00CC09C5">
      <w:pPr>
        <w:spacing w:line="240" w:lineRule="atLeast"/>
      </w:pPr>
      <w:r>
        <w:t xml:space="preserve">The NVH service will </w:t>
      </w:r>
      <w:r w:rsidR="00EC33BA">
        <w:t xml:space="preserve">initialize and maintain a </w:t>
      </w:r>
      <w:r w:rsidR="00412973">
        <w:t>counter which will be conveyed to the corresponding VIN periodically at a rate of 1 Hz.</w:t>
      </w:r>
      <w:r w:rsidR="000E4426">
        <w:t xml:space="preserve">  The counter will be initialized with a value of </w:t>
      </w:r>
      <w:proofErr w:type="gramStart"/>
      <w:r w:rsidR="000E4426">
        <w:t>1, and</w:t>
      </w:r>
      <w:proofErr w:type="gramEnd"/>
      <w:r w:rsidR="000E4426">
        <w:t xml:space="preserve"> increment </w:t>
      </w:r>
      <w:r w:rsidR="006A546B">
        <w:t xml:space="preserve">each period.  When the counter reaches the maximum positive value of </w:t>
      </w:r>
      <w:r w:rsidR="00274681">
        <w:t xml:space="preserve">32767, it will be reset back to 1.  </w:t>
      </w:r>
      <w:r w:rsidR="00DD7937">
        <w:t>This VIN will be read by the configuration of the library</w:t>
      </w:r>
      <w:r w:rsidR="00444B3C">
        <w:t>. U</w:t>
      </w:r>
      <w:r w:rsidR="007272A4">
        <w:t>sing the</w:t>
      </w:r>
      <w:r w:rsidR="00486A20">
        <w:t xml:space="preserve"> timeout </w:t>
      </w:r>
      <w:r w:rsidR="00C542F9">
        <w:t>facility</w:t>
      </w:r>
      <w:r w:rsidR="00444B3C">
        <w:t xml:space="preserve">, the library </w:t>
      </w:r>
      <w:r w:rsidR="00C542F9">
        <w:t xml:space="preserve">will mute the corresponding audio </w:t>
      </w:r>
      <w:proofErr w:type="gramStart"/>
      <w:r w:rsidR="00C542F9">
        <w:t>output</w:t>
      </w:r>
      <w:r w:rsidR="00A92C6A">
        <w:t>;</w:t>
      </w:r>
      <w:proofErr w:type="gramEnd"/>
      <w:r w:rsidR="00A92C6A">
        <w:t xml:space="preserve"> as this would indicate a loss of supervisory control by the NVH S</w:t>
      </w:r>
      <w:r w:rsidR="00AB77F6">
        <w:t xml:space="preserve">ervice due to a crash or unexpected behavior.  </w:t>
      </w:r>
      <w:r w:rsidR="00114ECF">
        <w:t xml:space="preserve">As a failure mechanism, </w:t>
      </w:r>
      <w:r w:rsidR="00814242">
        <w:t>m</w:t>
      </w:r>
      <w:r w:rsidR="00AB77F6">
        <w:t xml:space="preserve">uting the feature audio will </w:t>
      </w:r>
      <w:r w:rsidR="00114ECF">
        <w:t>prevent uncontrolled audio from annoying the driver.</w:t>
      </w:r>
    </w:p>
    <w:p w14:paraId="05961B55" w14:textId="25434DBB" w:rsidR="008D3D49" w:rsidRDefault="008D3D49" w:rsidP="00CC09C5">
      <w:pPr>
        <w:pStyle w:val="Heading3"/>
        <w:spacing w:line="240" w:lineRule="atLeast"/>
      </w:pPr>
      <w:bookmarkStart w:id="1595" w:name="_Toc105779390"/>
      <w:r>
        <w:t>Convey A2B mute/unmute state</w:t>
      </w:r>
      <w:bookmarkEnd w:id="1595"/>
    </w:p>
    <w:p w14:paraId="2209D27B" w14:textId="3806AADE" w:rsidR="002A1EB3" w:rsidRDefault="00326F48" w:rsidP="00CC09C5">
      <w:pPr>
        <w:spacing w:line="240" w:lineRule="atLeast"/>
        <w:rPr>
          <w:ins w:id="1596" w:author="Podhorsky, Milan (M.)" w:date="2022-03-30T10:38:00Z"/>
        </w:rPr>
      </w:pPr>
      <w:ins w:id="1597" w:author="Podhorsky, Milan (M.)" w:date="2022-03-30T10:37:00Z">
        <w:r>
          <w:t>The A2B Resource Manager provid</w:t>
        </w:r>
        <w:r w:rsidR="0056040D">
          <w:t>es two signals which reflect the stat</w:t>
        </w:r>
      </w:ins>
      <w:ins w:id="1598" w:author="Podhorsky, Milan (M.)" w:date="2022-03-30T10:38:00Z">
        <w:r w:rsidR="0056040D">
          <w:t>e of the A2B bus.  These signals are:</w:t>
        </w:r>
      </w:ins>
    </w:p>
    <w:p w14:paraId="72D5D0F9" w14:textId="1B84E1D6" w:rsidR="0056040D" w:rsidRDefault="00A13F45" w:rsidP="00CC09C5">
      <w:pPr>
        <w:pStyle w:val="ListParagraph"/>
        <w:numPr>
          <w:ilvl w:val="0"/>
          <w:numId w:val="34"/>
        </w:numPr>
        <w:spacing w:line="240" w:lineRule="atLeast"/>
        <w:ind w:leftChars="0"/>
        <w:rPr>
          <w:ins w:id="1599" w:author="Podhorsky, Milan (M.)" w:date="2022-03-30T10:38:00Z"/>
        </w:rPr>
      </w:pPr>
      <w:proofErr w:type="spellStart"/>
      <w:ins w:id="1600" w:author="Podhorsky, Milan (M.)" w:date="2022-03-30T10:38:00Z">
        <w:r>
          <w:t>brdcst_state_muted</w:t>
        </w:r>
        <w:proofErr w:type="spellEnd"/>
      </w:ins>
    </w:p>
    <w:p w14:paraId="377599F4" w14:textId="33F730CB" w:rsidR="00A13F45" w:rsidRDefault="00A13F45" w:rsidP="00CC09C5">
      <w:pPr>
        <w:pStyle w:val="ListParagraph"/>
        <w:numPr>
          <w:ilvl w:val="0"/>
          <w:numId w:val="34"/>
        </w:numPr>
        <w:spacing w:line="240" w:lineRule="atLeast"/>
        <w:ind w:leftChars="0"/>
        <w:rPr>
          <w:ins w:id="1601" w:author="Podhorsky, Milan (M.)" w:date="2022-03-30T10:38:00Z"/>
        </w:rPr>
      </w:pPr>
      <w:proofErr w:type="spellStart"/>
      <w:ins w:id="1602" w:author="Podhorsky, Milan (M.)" w:date="2022-03-30T10:38:00Z">
        <w:r>
          <w:t>brdcst_state_aud_send</w:t>
        </w:r>
        <w:proofErr w:type="spellEnd"/>
      </w:ins>
    </w:p>
    <w:p w14:paraId="447D599E" w14:textId="7272317E" w:rsidR="00A13F45" w:rsidRPr="002A1EB3" w:rsidRDefault="00EB4C2B" w:rsidP="00CC09C5">
      <w:pPr>
        <w:spacing w:line="240" w:lineRule="atLeast"/>
      </w:pPr>
      <w:ins w:id="1603" w:author="Podhorsky, Milan (M.)" w:date="2022-03-30T10:38:00Z">
        <w:r>
          <w:t>The combination of state</w:t>
        </w:r>
      </w:ins>
      <w:ins w:id="1604" w:author="Podhorsky, Milan (M.)" w:date="2022-03-30T10:39:00Z">
        <w:r>
          <w:t xml:space="preserve">s from these signals will be decoded to reflect </w:t>
        </w:r>
        <w:r w:rsidR="00F9270D">
          <w:t>an</w:t>
        </w:r>
        <w:r>
          <w:t xml:space="preserve"> overall A2B_MUTE</w:t>
        </w:r>
        <w:r w:rsidR="00F9270D">
          <w:t xml:space="preserve"> </w:t>
        </w:r>
        <w:proofErr w:type="gramStart"/>
        <w:r w:rsidR="00F9270D">
          <w:t>signal</w:t>
        </w:r>
        <w:r w:rsidR="00BD77FA">
          <w:t>;</w:t>
        </w:r>
        <w:proofErr w:type="gramEnd"/>
        <w:r w:rsidR="00BD77FA">
          <w:t xml:space="preserve"> which will be factored into each feature</w:t>
        </w:r>
      </w:ins>
      <w:ins w:id="1605" w:author="Podhorsky, Milan (M.)" w:date="2022-03-30T10:40:00Z">
        <w:r w:rsidR="00BD77FA">
          <w:t xml:space="preserve">’s enable VIN.  The A2B_MUTE signal </w:t>
        </w:r>
        <w:r w:rsidR="00021E55">
          <w:t>should not be considered a fault; and</w:t>
        </w:r>
      </w:ins>
      <w:ins w:id="1606" w:author="Podhorsky, Milan (M.)" w:date="2022-03-30T10:41:00Z">
        <w:r w:rsidR="00325C78">
          <w:t xml:space="preserve"> processed in real-time; not latched.</w:t>
        </w:r>
      </w:ins>
    </w:p>
    <w:p w14:paraId="2875D8BC" w14:textId="6DDC8076" w:rsidR="001477AE" w:rsidRDefault="005944B4" w:rsidP="00CC09C5">
      <w:pPr>
        <w:pStyle w:val="Heading3"/>
        <w:spacing w:line="240" w:lineRule="atLeast"/>
      </w:pPr>
      <w:bookmarkStart w:id="1607" w:name="_Toc105779391"/>
      <w:r>
        <w:t>Respond to</w:t>
      </w:r>
      <w:r w:rsidR="001477AE">
        <w:t xml:space="preserve"> </w:t>
      </w:r>
      <w:r>
        <w:t xml:space="preserve">PS </w:t>
      </w:r>
      <w:r w:rsidR="001477AE">
        <w:t>HMI enable/disable state</w:t>
      </w:r>
      <w:r>
        <w:t xml:space="preserve"> changes by conveying </w:t>
      </w:r>
      <w:r w:rsidR="002B2F3A">
        <w:t>corresponding enable VIN</w:t>
      </w:r>
      <w:bookmarkEnd w:id="1607"/>
    </w:p>
    <w:p w14:paraId="3F392F85" w14:textId="77777777" w:rsidR="002A1EB3" w:rsidRPr="002A1EB3" w:rsidRDefault="002A1EB3" w:rsidP="00CC09C5">
      <w:pPr>
        <w:spacing w:line="240" w:lineRule="atLeast"/>
      </w:pPr>
    </w:p>
    <w:p w14:paraId="249C56F6" w14:textId="0FE0D683" w:rsidR="008D3D49" w:rsidRDefault="008D3D49" w:rsidP="00CC09C5">
      <w:pPr>
        <w:pStyle w:val="Heading3"/>
        <w:spacing w:line="240" w:lineRule="atLeast"/>
      </w:pPr>
      <w:bookmarkStart w:id="1608" w:name="_Toc105779392"/>
      <w:r>
        <w:t>Read derived VINs periodically and latch fault/mute conditions as appropriate</w:t>
      </w:r>
      <w:bookmarkEnd w:id="1608"/>
    </w:p>
    <w:p w14:paraId="3F922739" w14:textId="77777777" w:rsidR="002A1EB3" w:rsidRPr="002A1EB3" w:rsidRDefault="002A1EB3" w:rsidP="00CC09C5">
      <w:pPr>
        <w:spacing w:line="240" w:lineRule="atLeast"/>
      </w:pPr>
    </w:p>
    <w:p w14:paraId="25268FFA" w14:textId="64F7820F" w:rsidR="00F644DA" w:rsidRDefault="00F644DA" w:rsidP="00CC09C5">
      <w:pPr>
        <w:pStyle w:val="Heading3"/>
        <w:spacing w:line="240" w:lineRule="atLeast"/>
      </w:pPr>
      <w:bookmarkStart w:id="1609" w:name="_Toc105779393"/>
      <w:r>
        <w:t xml:space="preserve">Periodically read </w:t>
      </w:r>
      <w:r w:rsidR="00470207">
        <w:t>library operational status</w:t>
      </w:r>
      <w:bookmarkEnd w:id="1609"/>
    </w:p>
    <w:p w14:paraId="064556D0" w14:textId="77777777" w:rsidR="002A1EB3" w:rsidRPr="002A1EB3" w:rsidRDefault="002A1EB3" w:rsidP="00CC09C5">
      <w:pPr>
        <w:spacing w:line="240" w:lineRule="atLeast"/>
      </w:pPr>
    </w:p>
    <w:p w14:paraId="3E4C875C" w14:textId="2D20297A" w:rsidR="00470207" w:rsidRDefault="00470207" w:rsidP="00CC09C5">
      <w:pPr>
        <w:pStyle w:val="Heading3"/>
        <w:spacing w:line="240" w:lineRule="atLeast"/>
      </w:pPr>
      <w:bookmarkStart w:id="1610" w:name="_Toc105779394"/>
      <w:r>
        <w:t>ANC Divergence status</w:t>
      </w:r>
      <w:bookmarkEnd w:id="1610"/>
    </w:p>
    <w:p w14:paraId="45E404D6" w14:textId="0548DB48" w:rsidR="002A1EB3" w:rsidRPr="002A1EB3" w:rsidRDefault="00BF6D0F" w:rsidP="00CC09C5">
      <w:pPr>
        <w:spacing w:line="240" w:lineRule="atLeast"/>
      </w:pPr>
      <w:r>
        <w:t>A</w:t>
      </w:r>
      <w:r w:rsidR="00DE5968">
        <w:t xml:space="preserve">n ANC divergence event should be latched for the duration of the ignition cycle and cause the ANC feature to </w:t>
      </w:r>
      <w:r w:rsidR="00B763C5">
        <w:t>mute.</w:t>
      </w:r>
    </w:p>
    <w:p w14:paraId="6EA7CFC3" w14:textId="728591BB" w:rsidR="00470207" w:rsidRDefault="00382FE5" w:rsidP="00CC09C5">
      <w:pPr>
        <w:pStyle w:val="Heading3"/>
        <w:spacing w:line="240" w:lineRule="atLeast"/>
      </w:pPr>
      <w:bookmarkStart w:id="1611" w:name="_Toc105779395"/>
      <w:r>
        <w:t>Library call count</w:t>
      </w:r>
      <w:bookmarkEnd w:id="1611"/>
    </w:p>
    <w:p w14:paraId="093497DE" w14:textId="7B315A97" w:rsidR="002A1EB3" w:rsidRPr="002A1EB3" w:rsidRDefault="00962A3C" w:rsidP="00CC09C5">
      <w:pPr>
        <w:spacing w:line="240" w:lineRule="atLeast"/>
      </w:pPr>
      <w:r>
        <w:t>A counter read through the framework to indicate that the DSP library is functioning and processing audio.</w:t>
      </w:r>
      <w:r w:rsidR="00586A69">
        <w:t xml:space="preserve">  A timeout on this counter will set an error </w:t>
      </w:r>
      <w:proofErr w:type="gramStart"/>
      <w:r w:rsidR="00586A69">
        <w:t>condition;</w:t>
      </w:r>
      <w:proofErr w:type="gramEnd"/>
      <w:r w:rsidR="00586A69">
        <w:t xml:space="preserve"> indicating loss of control/communication with the DSP library.</w:t>
      </w:r>
    </w:p>
    <w:p w14:paraId="59BE9F20" w14:textId="3958211C" w:rsidR="007D0EAD" w:rsidRDefault="00F644DA" w:rsidP="00CC09C5">
      <w:pPr>
        <w:pStyle w:val="Heading3"/>
        <w:spacing w:line="240" w:lineRule="atLeast"/>
      </w:pPr>
      <w:bookmarkStart w:id="1612" w:name="_Toc105779396"/>
      <w:r>
        <w:t xml:space="preserve">Respond </w:t>
      </w:r>
      <w:r w:rsidR="008A5607">
        <w:t>to Mic faults</w:t>
      </w:r>
      <w:bookmarkEnd w:id="1612"/>
    </w:p>
    <w:p w14:paraId="50B74CD5" w14:textId="2A02860C" w:rsidR="002A1EB3" w:rsidRPr="002A1EB3" w:rsidRDefault="00586A69" w:rsidP="00CC09C5">
      <w:pPr>
        <w:spacing w:line="240" w:lineRule="atLeast"/>
      </w:pPr>
      <w:r>
        <w:t xml:space="preserve">Any enabled </w:t>
      </w:r>
      <w:r w:rsidR="00012753">
        <w:t>microphone fault should be latched for the duration of the ignition cycle and cause the ANC feature to mute.</w:t>
      </w:r>
    </w:p>
    <w:p w14:paraId="180DEED8" w14:textId="04FAF682" w:rsidR="008D3D49" w:rsidRDefault="00FD6329" w:rsidP="00CC09C5">
      <w:pPr>
        <w:pStyle w:val="Heading3"/>
        <w:spacing w:line="240" w:lineRule="atLeast"/>
      </w:pPr>
      <w:bookmarkStart w:id="1613" w:name="_Toc105779397"/>
      <w:r>
        <w:t>R</w:t>
      </w:r>
      <w:r w:rsidR="008D3D49">
        <w:t>espond to Diagnostic I/O controls/routine requests</w:t>
      </w:r>
      <w:bookmarkEnd w:id="1613"/>
    </w:p>
    <w:p w14:paraId="0A4688DC" w14:textId="77777777" w:rsidR="002A1EB3" w:rsidRPr="002A1EB3" w:rsidRDefault="002A1EB3" w:rsidP="00CC09C5">
      <w:pPr>
        <w:spacing w:line="240" w:lineRule="atLeast"/>
      </w:pPr>
    </w:p>
    <w:p w14:paraId="413B3F83" w14:textId="2893495A" w:rsidR="00F63077" w:rsidRDefault="003E376E" w:rsidP="00CC09C5">
      <w:pPr>
        <w:pStyle w:val="Heading3"/>
        <w:spacing w:line="240" w:lineRule="atLeast"/>
      </w:pPr>
      <w:bookmarkStart w:id="1614" w:name="_Toc105779398"/>
      <w:r>
        <w:t>Load/unload configuration as needed</w:t>
      </w:r>
      <w:bookmarkEnd w:id="1614"/>
    </w:p>
    <w:p w14:paraId="3571B911" w14:textId="77777777" w:rsidR="002A1EB3" w:rsidRPr="002A1EB3" w:rsidRDefault="002A1EB3" w:rsidP="00CC09C5">
      <w:pPr>
        <w:spacing w:line="240" w:lineRule="atLeast"/>
      </w:pPr>
    </w:p>
    <w:p w14:paraId="5B142CCC" w14:textId="2ACF89B5" w:rsidR="00F63077" w:rsidRDefault="00F63077" w:rsidP="00CC09C5">
      <w:pPr>
        <w:pStyle w:val="Heading3"/>
        <w:spacing w:line="240" w:lineRule="atLeast"/>
      </w:pPr>
      <w:bookmarkStart w:id="1615" w:name="_Toc105779399"/>
      <w:r>
        <w:t>Respond to Power Manager requests for suspend/shutdown</w:t>
      </w:r>
      <w:bookmarkEnd w:id="1615"/>
    </w:p>
    <w:p w14:paraId="1A75B87C" w14:textId="00609AB4" w:rsidR="0028239C" w:rsidRDefault="00B86251" w:rsidP="00CC09C5">
      <w:pPr>
        <w:spacing w:line="240" w:lineRule="atLeast"/>
      </w:pPr>
      <w:bookmarkStart w:id="1616" w:name="MUTE_CONTROL"/>
      <w:bookmarkEnd w:id="1616"/>
      <w:ins w:id="1617" w:author="Podhorsky, Milan (M.)" w:date="2022-03-30T10:43:00Z">
        <w:r>
          <w:t>A Power Manager shutdown request should</w:t>
        </w:r>
        <w:r w:rsidR="00332F40">
          <w:t xml:space="preserve"> disable each</w:t>
        </w:r>
      </w:ins>
      <w:ins w:id="1618" w:author="Podhorsky, Milan (M.)" w:date="2022-03-30T10:44:00Z">
        <w:r w:rsidR="00332F40">
          <w:t xml:space="preserve"> feature’s enable VIN</w:t>
        </w:r>
        <w:r w:rsidR="000B6DEB">
          <w:t xml:space="preserve">; </w:t>
        </w:r>
        <w:proofErr w:type="gramStart"/>
        <w:r w:rsidR="000B6DEB">
          <w:t>thus</w:t>
        </w:r>
        <w:proofErr w:type="gramEnd"/>
        <w:r w:rsidR="000B6DEB">
          <w:t xml:space="preserve"> muting</w:t>
        </w:r>
        <w:r w:rsidR="005541CD">
          <w:t xml:space="preserve"> all ANC/PS/AVAS rel</w:t>
        </w:r>
      </w:ins>
      <w:ins w:id="1619" w:author="Podhorsky, Milan (M.)" w:date="2022-03-30T10:45:00Z">
        <w:r w:rsidR="005541CD">
          <w:t>ated audio.</w:t>
        </w:r>
      </w:ins>
    </w:p>
    <w:p w14:paraId="3EA09378" w14:textId="77777777" w:rsidR="006740DE" w:rsidRPr="00442914" w:rsidRDefault="006740DE" w:rsidP="00CC09C5">
      <w:pPr>
        <w:pStyle w:val="Heading2"/>
        <w:spacing w:line="240" w:lineRule="atLeast"/>
      </w:pPr>
      <w:bookmarkStart w:id="1620" w:name="_Toc105779400"/>
      <w:bookmarkStart w:id="1621" w:name="_Ref89682162"/>
      <w:bookmarkStart w:id="1622" w:name="_Ref89684758"/>
      <w:bookmarkStart w:id="1623" w:name="_Ref90274240"/>
      <w:bookmarkStart w:id="1624" w:name="_Ref96468294"/>
      <w:r w:rsidRPr="00442914">
        <w:t>Audio Output Control (PAC/ DSP Amp Unmuting)</w:t>
      </w:r>
      <w:bookmarkEnd w:id="1620"/>
    </w:p>
    <w:p w14:paraId="31464786" w14:textId="77777777" w:rsidR="006740DE" w:rsidRPr="00442914" w:rsidRDefault="006740DE" w:rsidP="00CC09C5">
      <w:pPr>
        <w:spacing w:line="240" w:lineRule="atLeast"/>
      </w:pPr>
    </w:p>
    <w:p w14:paraId="7032ACDA" w14:textId="77777777" w:rsidR="006740DE" w:rsidRPr="00442914" w:rsidRDefault="006740DE" w:rsidP="00CC09C5">
      <w:pPr>
        <w:spacing w:line="240" w:lineRule="atLeast"/>
      </w:pPr>
      <w:r w:rsidRPr="00442914">
        <w:t xml:space="preserve">The sections below provide </w:t>
      </w:r>
      <w:r>
        <w:t>details the</w:t>
      </w:r>
      <w:r w:rsidRPr="00442914">
        <w:t xml:space="preserve"> muting and unmuting </w:t>
      </w:r>
      <w:r>
        <w:t xml:space="preserve">of </w:t>
      </w:r>
      <w:r w:rsidRPr="00442914">
        <w:t>ANC/PS audio</w:t>
      </w:r>
      <w:r>
        <w:t xml:space="preserve"> during system startup and shutdown</w:t>
      </w:r>
      <w:r w:rsidRPr="00442914">
        <w:t>.</w:t>
      </w:r>
    </w:p>
    <w:p w14:paraId="631E2AD8" w14:textId="77777777" w:rsidR="006740DE" w:rsidRDefault="006740DE" w:rsidP="00CC09C5">
      <w:pPr>
        <w:pStyle w:val="Heading3"/>
        <w:spacing w:line="240" w:lineRule="atLeast"/>
      </w:pPr>
      <w:bookmarkStart w:id="1625" w:name="_Toc105779401"/>
      <w:r>
        <w:t>Muting/</w:t>
      </w:r>
      <w:r w:rsidRPr="00442914">
        <w:t>Unmuting ANC/PS Audio</w:t>
      </w:r>
      <w:r>
        <w:t xml:space="preserve"> Streams at Startup/Shutdown</w:t>
      </w:r>
      <w:bookmarkEnd w:id="1625"/>
    </w:p>
    <w:p w14:paraId="175E7FDB" w14:textId="77777777" w:rsidR="006740DE" w:rsidRDefault="006740DE" w:rsidP="00CC09C5">
      <w:pPr>
        <w:spacing w:line="240" w:lineRule="atLeast"/>
      </w:pPr>
      <w:r>
        <w:t xml:space="preserve">The coordination of muting/unmuting A2B audio streams is addressed by the A2B SPSS. The A2B resource manager within the PDC provides the following signals through a PPS (Persistent Publish Subscribe) interface. </w:t>
      </w:r>
    </w:p>
    <w:p w14:paraId="1F5BB0CE" w14:textId="77777777" w:rsidR="006740DE" w:rsidRDefault="006740DE" w:rsidP="00CC09C5">
      <w:pPr>
        <w:pStyle w:val="ListParagraph"/>
        <w:numPr>
          <w:ilvl w:val="0"/>
          <w:numId w:val="17"/>
        </w:numPr>
        <w:spacing w:line="240" w:lineRule="atLeast"/>
        <w:ind w:leftChars="0"/>
      </w:pPr>
      <w:proofErr w:type="spellStart"/>
      <w:r>
        <w:t>Brdcst_state_muted</w:t>
      </w:r>
      <w:proofErr w:type="spellEnd"/>
      <w:r>
        <w:t xml:space="preserve"> </w:t>
      </w:r>
    </w:p>
    <w:p w14:paraId="1B9A83D0" w14:textId="77777777" w:rsidR="006740DE" w:rsidRDefault="006740DE" w:rsidP="00CC09C5">
      <w:pPr>
        <w:pStyle w:val="ListParagraph"/>
        <w:numPr>
          <w:ilvl w:val="1"/>
          <w:numId w:val="17"/>
        </w:numPr>
        <w:spacing w:line="240" w:lineRule="atLeast"/>
        <w:ind w:leftChars="0"/>
      </w:pPr>
      <w:r>
        <w:t>which has 2 possible states – muted or unmuted</w:t>
      </w:r>
    </w:p>
    <w:p w14:paraId="11BF8627" w14:textId="77777777" w:rsidR="006740DE" w:rsidRDefault="006740DE" w:rsidP="00CC09C5">
      <w:pPr>
        <w:pStyle w:val="ListParagraph"/>
        <w:numPr>
          <w:ilvl w:val="0"/>
          <w:numId w:val="17"/>
        </w:numPr>
        <w:spacing w:line="240" w:lineRule="atLeast"/>
        <w:ind w:leftChars="0"/>
      </w:pPr>
      <w:proofErr w:type="spellStart"/>
      <w:r>
        <w:t>Brdcst_state_aud_send</w:t>
      </w:r>
      <w:proofErr w:type="spellEnd"/>
      <w:r>
        <w:t xml:space="preserve"> </w:t>
      </w:r>
    </w:p>
    <w:p w14:paraId="7B8A337F" w14:textId="77777777" w:rsidR="006740DE" w:rsidRDefault="006740DE" w:rsidP="00CC09C5">
      <w:pPr>
        <w:pStyle w:val="ListParagraph"/>
        <w:numPr>
          <w:ilvl w:val="1"/>
          <w:numId w:val="17"/>
        </w:numPr>
        <w:spacing w:line="240" w:lineRule="atLeast"/>
        <w:ind w:leftChars="0"/>
      </w:pPr>
      <w:r>
        <w:t xml:space="preserve">which has 2 possible states – audio send or audio </w:t>
      </w:r>
      <w:proofErr w:type="gramStart"/>
      <w:r>
        <w:t>not send</w:t>
      </w:r>
      <w:proofErr w:type="gramEnd"/>
      <w:r>
        <w:t xml:space="preserve"> </w:t>
      </w:r>
    </w:p>
    <w:p w14:paraId="7FE68B37" w14:textId="77777777" w:rsidR="006740DE" w:rsidRDefault="006740DE" w:rsidP="00CC09C5">
      <w:pPr>
        <w:pStyle w:val="ListParagraph"/>
        <w:spacing w:line="240" w:lineRule="atLeast"/>
        <w:ind w:leftChars="0" w:left="0"/>
      </w:pPr>
    </w:p>
    <w:p w14:paraId="4A77B564" w14:textId="7F031370" w:rsidR="006740DE" w:rsidRDefault="006740DE" w:rsidP="00CC09C5">
      <w:pPr>
        <w:spacing w:line="240" w:lineRule="atLeast"/>
      </w:pPr>
      <w:r>
        <w:t>The NVH service would unmute</w:t>
      </w:r>
      <w:ins w:id="1626" w:author="Podhorsky, Milan (M.)" w:date="2022-03-30T10:46:00Z">
        <w:r w:rsidR="009B188D">
          <w:t xml:space="preserve">/enable the output for </w:t>
        </w:r>
        <w:r w:rsidR="004665C8">
          <w:t>each feature</w:t>
        </w:r>
      </w:ins>
      <w:del w:id="1627" w:author="Podhorsky, Milan (M.)" w:date="2022-03-30T10:47:00Z">
        <w:r w:rsidDel="00E132E7">
          <w:delText xml:space="preserve"> its output during</w:delText>
        </w:r>
      </w:del>
      <w:ins w:id="1628" w:author="Podhorsky, Milan (M.)" w:date="2022-03-30T10:47:00Z">
        <w:r w:rsidR="00E132E7">
          <w:t xml:space="preserve"> for</w:t>
        </w:r>
      </w:ins>
      <w:r>
        <w:t xml:space="preserve"> the following conditions and mute</w:t>
      </w:r>
      <w:ins w:id="1629" w:author="Podhorsky, Milan (M.)" w:date="2022-03-30T10:47:00Z">
        <w:r w:rsidR="00E132E7">
          <w:t>/disable</w:t>
        </w:r>
      </w:ins>
      <w:del w:id="1630" w:author="Podhorsky, Milan (M.)" w:date="2022-03-30T10:47:00Z">
        <w:r w:rsidDel="00E132E7">
          <w:delText xml:space="preserve"> it</w:delText>
        </w:r>
      </w:del>
      <w:r>
        <w:t xml:space="preserve"> for all other states</w:t>
      </w:r>
      <w:ins w:id="1631" w:author="Podhorsky, Milan (M.)" w:date="2022-03-30T10:47:00Z">
        <w:r w:rsidR="00E132E7">
          <w:t>:</w:t>
        </w:r>
      </w:ins>
    </w:p>
    <w:p w14:paraId="6D769345" w14:textId="77777777" w:rsidR="006740DE" w:rsidRDefault="006740DE" w:rsidP="00CC09C5">
      <w:pPr>
        <w:pStyle w:val="ListParagraph"/>
        <w:numPr>
          <w:ilvl w:val="0"/>
          <w:numId w:val="17"/>
        </w:numPr>
        <w:spacing w:line="240" w:lineRule="atLeast"/>
        <w:ind w:leftChars="0"/>
      </w:pPr>
      <w:proofErr w:type="spellStart"/>
      <w:r>
        <w:t>Brdcst_state_muted</w:t>
      </w:r>
      <w:proofErr w:type="spellEnd"/>
      <w:r>
        <w:t xml:space="preserve"> = unmuted</w:t>
      </w:r>
    </w:p>
    <w:p w14:paraId="78FCA504" w14:textId="77777777" w:rsidR="006740DE" w:rsidRDefault="006740DE" w:rsidP="00CC09C5">
      <w:pPr>
        <w:pStyle w:val="ListParagraph"/>
        <w:numPr>
          <w:ilvl w:val="0"/>
          <w:numId w:val="17"/>
        </w:numPr>
        <w:spacing w:line="240" w:lineRule="atLeast"/>
        <w:ind w:leftChars="0"/>
      </w:pPr>
      <w:proofErr w:type="spellStart"/>
      <w:r>
        <w:t>Brdcst_state_aud_send</w:t>
      </w:r>
      <w:proofErr w:type="spellEnd"/>
      <w:r>
        <w:t xml:space="preserve"> = audio send</w:t>
      </w:r>
    </w:p>
    <w:p w14:paraId="0F537A79" w14:textId="77777777" w:rsidR="006740DE" w:rsidRDefault="006740DE" w:rsidP="00CC09C5">
      <w:pPr>
        <w:spacing w:line="240" w:lineRule="atLeast"/>
      </w:pPr>
    </w:p>
    <w:p w14:paraId="108E3CB7" w14:textId="77777777" w:rsidR="006740DE" w:rsidRDefault="006740DE" w:rsidP="00CC09C5">
      <w:pPr>
        <w:spacing w:line="240" w:lineRule="atLeast"/>
      </w:pPr>
      <w:r w:rsidRPr="00442914">
        <w:t>The intended system design is for the PAC and DSP Amp ANC/PS input streams, once unmuted, to remain unmuted for the balance of the ignition cycle until the audio system shuts down</w:t>
      </w:r>
      <w:r>
        <w:t xml:space="preserve"> but the A2B resource manager states will ultimately dictate the muting/unmuting status of this feature.</w:t>
      </w:r>
      <w:del w:id="1632" w:author="Podhorsky, Milan (M.)" w:date="2022-03-30T10:47:00Z">
        <w:r w:rsidRPr="00442914" w:rsidDel="004559F8">
          <w:delText xml:space="preserve"> </w:delText>
        </w:r>
      </w:del>
    </w:p>
    <w:p w14:paraId="3BBBFA45" w14:textId="77777777" w:rsidR="006740DE" w:rsidRPr="00442914" w:rsidRDefault="006740DE" w:rsidP="00CC09C5">
      <w:pPr>
        <w:pStyle w:val="Heading4"/>
        <w:spacing w:line="240" w:lineRule="atLeast"/>
      </w:pPr>
      <w:bookmarkStart w:id="1633" w:name="_Toc105779402"/>
      <w:r w:rsidRPr="00442914">
        <w:t xml:space="preserve">Library </w:t>
      </w:r>
      <w:r>
        <w:t>Mute/</w:t>
      </w:r>
      <w:r w:rsidRPr="00442914">
        <w:t>Unmute Audio Fade-In</w:t>
      </w:r>
      <w:r>
        <w:t>/Fade out</w:t>
      </w:r>
      <w:bookmarkEnd w:id="1633"/>
    </w:p>
    <w:p w14:paraId="357CEEFA" w14:textId="77777777" w:rsidR="006740DE" w:rsidRPr="00442914" w:rsidRDefault="006740DE" w:rsidP="00CC09C5">
      <w:pPr>
        <w:spacing w:line="240" w:lineRule="atLeast"/>
      </w:pPr>
      <w:r w:rsidRPr="00442914">
        <w:t>Any time the ANC/ PS Library unmutes and begins generating audio, the audio output shall have a gradual "fade-in</w:t>
      </w:r>
      <w:r>
        <w:t>/fade-out</w:t>
      </w:r>
      <w:r w:rsidRPr="00442914">
        <w:t>" (ramping up of the audio output level) so that no abrupt audible changes are perceived by the customer.</w:t>
      </w:r>
      <w:r>
        <w:t xml:space="preserve"> It is recommended that a mute/unmute ramp of at least 50ms is maintained to minimize audible artifacts.</w:t>
      </w:r>
      <w:del w:id="1634" w:author="Podhorsky, Milan (M.)" w:date="2022-03-30T10:48:00Z">
        <w:r w:rsidDel="004559F8">
          <w:delText xml:space="preserve"> </w:delText>
        </w:r>
      </w:del>
    </w:p>
    <w:p w14:paraId="14E8B25B" w14:textId="77777777" w:rsidR="006740DE" w:rsidRPr="00442914" w:rsidRDefault="006740DE" w:rsidP="00CC09C5">
      <w:pPr>
        <w:pStyle w:val="Heading4"/>
        <w:spacing w:line="240" w:lineRule="atLeast"/>
      </w:pPr>
      <w:bookmarkStart w:id="1635" w:name="_Toc105779403"/>
      <w:r w:rsidRPr="00442914">
        <w:t>Muting ANC/PS Audio Streams</w:t>
      </w:r>
      <w:r>
        <w:t xml:space="preserve"> during Diagnostics</w:t>
      </w:r>
      <w:bookmarkEnd w:id="1635"/>
    </w:p>
    <w:p w14:paraId="63D03432" w14:textId="3C6D8295" w:rsidR="001D641D" w:rsidRDefault="006740DE" w:rsidP="00CC09C5">
      <w:pPr>
        <w:tabs>
          <w:tab w:val="left" w:pos="1710"/>
        </w:tabs>
        <w:spacing w:line="240" w:lineRule="atLeast"/>
      </w:pPr>
      <w:r w:rsidRPr="00442914">
        <w:t>Note:  It is possible that diagnostic routines</w:t>
      </w:r>
      <w:r>
        <w:t>/modes</w:t>
      </w:r>
      <w:r w:rsidRPr="00442914">
        <w:t xml:space="preserve"> may cause the transition previously mentioned, however this is a scenario in which case any pops heard would be acceptable.</w:t>
      </w:r>
    </w:p>
    <w:p w14:paraId="5037505E" w14:textId="77777777" w:rsidR="001D641D" w:rsidRDefault="001D641D" w:rsidP="00CC09C5">
      <w:pPr>
        <w:spacing w:after="200" w:line="240" w:lineRule="atLeast"/>
      </w:pPr>
      <w:r>
        <w:br w:type="page"/>
      </w:r>
    </w:p>
    <w:p w14:paraId="1CBB17CE" w14:textId="5A69C794" w:rsidR="00EB140D" w:rsidRDefault="001049D2" w:rsidP="00CC09C5">
      <w:pPr>
        <w:pStyle w:val="Heading2"/>
        <w:spacing w:line="240" w:lineRule="atLeast"/>
      </w:pPr>
      <w:bookmarkStart w:id="1636" w:name="_Toc99024653"/>
      <w:bookmarkStart w:id="1637" w:name="_Toc105779404"/>
      <w:bookmarkEnd w:id="1636"/>
      <w:r>
        <w:t xml:space="preserve">Partitioning of Fault/Mute Logic for </w:t>
      </w:r>
      <w:r w:rsidR="006F030D">
        <w:t>ANC</w:t>
      </w:r>
      <w:bookmarkEnd w:id="1637"/>
      <w:r w:rsidR="006F030D">
        <w:t xml:space="preserve"> </w:t>
      </w:r>
      <w:bookmarkEnd w:id="1621"/>
      <w:bookmarkEnd w:id="1622"/>
      <w:bookmarkEnd w:id="1623"/>
      <w:bookmarkEnd w:id="1624"/>
    </w:p>
    <w:p w14:paraId="4B0229F1" w14:textId="3F47CC8A" w:rsidR="005F334D" w:rsidRDefault="005F334D" w:rsidP="00CC09C5">
      <w:pPr>
        <w:spacing w:line="240" w:lineRule="atLeast"/>
      </w:pPr>
      <w:r>
        <w:t>The following diagram illustrates the interaction between the NVH Service and the Library/Configuration for ANC.</w:t>
      </w:r>
    </w:p>
    <w:p w14:paraId="407E8E65" w14:textId="77777777" w:rsidR="0070665E" w:rsidRPr="005F334D" w:rsidRDefault="0070665E" w:rsidP="00CC09C5">
      <w:pPr>
        <w:spacing w:line="240" w:lineRule="atLeast"/>
      </w:pPr>
    </w:p>
    <w:p w14:paraId="2B97BE79" w14:textId="5869B2AE" w:rsidR="00B90ADC" w:rsidRDefault="001D641D" w:rsidP="00CC09C5">
      <w:pPr>
        <w:spacing w:line="240" w:lineRule="atLeast"/>
        <w:jc w:val="center"/>
      </w:pPr>
      <w:r>
        <w:object w:dxaOrig="11205" w:dyaOrig="13021" w14:anchorId="07A1CD89">
          <v:shape id="_x0000_i1026" type="#_x0000_t75" style="width:529.5pt;height:617pt" o:ole="">
            <v:imagedata r:id="rId15" o:title=""/>
          </v:shape>
          <o:OLEObject Type="Embed" ProgID="Visio.Drawing.15" ShapeID="_x0000_i1026" DrawAspect="Content" ObjectID="_1730894246" r:id="rId16"/>
        </w:object>
      </w:r>
    </w:p>
    <w:p w14:paraId="33D22A21" w14:textId="4F201C32" w:rsidR="001D641D" w:rsidRDefault="001D641D" w:rsidP="00CC09C5">
      <w:pPr>
        <w:spacing w:after="200" w:line="240" w:lineRule="atLeast"/>
      </w:pPr>
      <w:r>
        <w:br w:type="page"/>
      </w:r>
    </w:p>
    <w:p w14:paraId="1FE135CB" w14:textId="0EA14A44" w:rsidR="00B90ADC" w:rsidRDefault="00BD22EF" w:rsidP="00CC09C5">
      <w:pPr>
        <w:pStyle w:val="Heading2"/>
        <w:spacing w:line="240" w:lineRule="atLeast"/>
      </w:pPr>
      <w:bookmarkStart w:id="1638" w:name="_Toc99024655"/>
      <w:bookmarkStart w:id="1639" w:name="_Toc105779405"/>
      <w:bookmarkEnd w:id="1638"/>
      <w:r>
        <w:t>Partitioning of Fault/Mute Logic for PS</w:t>
      </w:r>
      <w:bookmarkEnd w:id="1639"/>
    </w:p>
    <w:p w14:paraId="70A4DD0F" w14:textId="5930304B" w:rsidR="005F334D" w:rsidRPr="005F334D" w:rsidRDefault="005F334D" w:rsidP="00CC09C5">
      <w:pPr>
        <w:spacing w:line="240" w:lineRule="atLeast"/>
      </w:pPr>
      <w:r>
        <w:t>The following diagram illustrates the interaction between the NVH Service and the Library/Configuration for PS.</w:t>
      </w:r>
    </w:p>
    <w:p w14:paraId="7BBC0AFE" w14:textId="56DD4CAD" w:rsidR="00B90ADC" w:rsidRDefault="00B90ADC" w:rsidP="00CC09C5">
      <w:pPr>
        <w:spacing w:line="240" w:lineRule="atLeast"/>
      </w:pPr>
    </w:p>
    <w:p w14:paraId="02D36F47" w14:textId="26F6F3C8" w:rsidR="004F7EF9" w:rsidRDefault="008B18E9" w:rsidP="00CC09C5">
      <w:pPr>
        <w:spacing w:line="240" w:lineRule="atLeast"/>
        <w:jc w:val="center"/>
      </w:pPr>
      <w:r>
        <w:object w:dxaOrig="11205" w:dyaOrig="10861" w14:anchorId="472A569B">
          <v:shape id="_x0000_i1027" type="#_x0000_t75" style="width:540pt;height:524.5pt" o:ole="">
            <v:imagedata r:id="rId17" o:title=""/>
          </v:shape>
          <o:OLEObject Type="Embed" ProgID="Visio.Drawing.15" ShapeID="_x0000_i1027" DrawAspect="Content" ObjectID="_1730894247" r:id="rId18"/>
        </w:object>
      </w:r>
    </w:p>
    <w:p w14:paraId="7FB7E965" w14:textId="4D81D78E" w:rsidR="005F334D" w:rsidRDefault="005F334D" w:rsidP="00CC09C5">
      <w:pPr>
        <w:spacing w:line="240" w:lineRule="atLeast"/>
      </w:pPr>
    </w:p>
    <w:p w14:paraId="1A3095CE" w14:textId="471AD8A8" w:rsidR="00D70AC5" w:rsidRDefault="00D70AC5" w:rsidP="00CC09C5">
      <w:pPr>
        <w:spacing w:after="200" w:line="240" w:lineRule="atLeast"/>
      </w:pPr>
      <w:r>
        <w:br w:type="page"/>
      </w:r>
    </w:p>
    <w:p w14:paraId="11E4609C" w14:textId="33DFB25B" w:rsidR="00B90ADC" w:rsidRDefault="00BD22EF" w:rsidP="00CC09C5">
      <w:pPr>
        <w:pStyle w:val="Heading2"/>
        <w:spacing w:line="240" w:lineRule="atLeast"/>
      </w:pPr>
      <w:bookmarkStart w:id="1640" w:name="_Toc99024657"/>
      <w:bookmarkStart w:id="1641" w:name="_Toc105779406"/>
      <w:bookmarkEnd w:id="1640"/>
      <w:r>
        <w:t xml:space="preserve">Partitioning of Fault/Mute Logic for </w:t>
      </w:r>
      <w:r w:rsidR="004F7EF9">
        <w:t>AVAS</w:t>
      </w:r>
      <w:bookmarkEnd w:id="1641"/>
    </w:p>
    <w:p w14:paraId="7FC17684" w14:textId="1A9C6305" w:rsidR="005F334D" w:rsidRPr="005F334D" w:rsidRDefault="005F334D" w:rsidP="00CC09C5">
      <w:pPr>
        <w:spacing w:line="240" w:lineRule="atLeast"/>
      </w:pPr>
      <w:r>
        <w:t>The following diagram illustrates the interaction between the NVH Service and the Library/Configuration for AVAS.</w:t>
      </w:r>
    </w:p>
    <w:p w14:paraId="1068A10F" w14:textId="18F775C6" w:rsidR="004F7EF9" w:rsidRDefault="004F7EF9" w:rsidP="00CC09C5">
      <w:pPr>
        <w:spacing w:line="240" w:lineRule="atLeast"/>
      </w:pPr>
    </w:p>
    <w:p w14:paraId="686DDEAE" w14:textId="69D73605" w:rsidR="004F7EF9" w:rsidRDefault="004B0005" w:rsidP="00CC09C5">
      <w:pPr>
        <w:spacing w:line="240" w:lineRule="atLeast"/>
        <w:jc w:val="center"/>
      </w:pPr>
      <w:r>
        <w:object w:dxaOrig="10141" w:dyaOrig="8341" w14:anchorId="1B0354C1">
          <v:shape id="_x0000_i1028" type="#_x0000_t75" style="width:7in;height:416.5pt" o:ole="">
            <v:imagedata r:id="rId19" o:title=""/>
          </v:shape>
          <o:OLEObject Type="Embed" ProgID="Visio.Drawing.15" ShapeID="_x0000_i1028" DrawAspect="Content" ObjectID="_1730894248" r:id="rId20"/>
        </w:object>
      </w:r>
    </w:p>
    <w:p w14:paraId="2521BD12" w14:textId="1A5F11B7" w:rsidR="0070665E" w:rsidRDefault="0070665E" w:rsidP="00CC09C5">
      <w:pPr>
        <w:spacing w:line="240" w:lineRule="atLeast"/>
      </w:pPr>
    </w:p>
    <w:p w14:paraId="7FDF021D" w14:textId="690C7297" w:rsidR="00D70AC5" w:rsidRDefault="00D70AC5" w:rsidP="00CC09C5">
      <w:pPr>
        <w:spacing w:after="200" w:line="240" w:lineRule="atLeast"/>
      </w:pPr>
      <w:r>
        <w:br w:type="page"/>
      </w:r>
    </w:p>
    <w:p w14:paraId="18BEE70A" w14:textId="2AB59ECE" w:rsidR="00EB140D" w:rsidRDefault="007960F5" w:rsidP="00CC09C5">
      <w:pPr>
        <w:pStyle w:val="Heading2"/>
        <w:spacing w:line="240" w:lineRule="atLeast"/>
      </w:pPr>
      <w:bookmarkStart w:id="1642" w:name="_Toc99024659"/>
      <w:bookmarkStart w:id="1643" w:name="_Toc99024660"/>
      <w:bookmarkStart w:id="1644" w:name="_Toc99024661"/>
      <w:bookmarkStart w:id="1645" w:name="_Ref89610593"/>
      <w:bookmarkStart w:id="1646" w:name="_Toc105779407"/>
      <w:bookmarkEnd w:id="1642"/>
      <w:bookmarkEnd w:id="1643"/>
      <w:bookmarkEnd w:id="1644"/>
      <w:r>
        <w:t xml:space="preserve">Common </w:t>
      </w:r>
      <w:r w:rsidR="00586816">
        <w:t>Library</w:t>
      </w:r>
      <w:r w:rsidR="00EB140D">
        <w:t xml:space="preserve"> Muting </w:t>
      </w:r>
      <w:bookmarkEnd w:id="1645"/>
      <w:proofErr w:type="gramStart"/>
      <w:r w:rsidR="0015694B">
        <w:t>By</w:t>
      </w:r>
      <w:proofErr w:type="gramEnd"/>
      <w:r w:rsidR="0015694B">
        <w:t xml:space="preserve"> Feature</w:t>
      </w:r>
      <w:bookmarkEnd w:id="1646"/>
    </w:p>
    <w:p w14:paraId="1170C8EE" w14:textId="658FADA0" w:rsidR="00E426BE" w:rsidRDefault="0021490A" w:rsidP="00CC09C5">
      <w:pPr>
        <w:spacing w:line="240" w:lineRule="atLeast"/>
      </w:pPr>
      <w:r>
        <w:t xml:space="preserve">The NVH Service will use </w:t>
      </w:r>
      <w:proofErr w:type="gramStart"/>
      <w:r>
        <w:t>an</w:t>
      </w:r>
      <w:proofErr w:type="gramEnd"/>
      <w:r>
        <w:t xml:space="preserve"> feature specific </w:t>
      </w:r>
      <w:r w:rsidR="00A8460D">
        <w:t xml:space="preserve">enable VIN to convey a request to </w:t>
      </w:r>
      <w:ins w:id="1647" w:author="Podhorsky, Milan (M.)" w:date="2022-03-30T10:49:00Z">
        <w:r w:rsidR="003354D0">
          <w:t>enable/</w:t>
        </w:r>
      </w:ins>
      <w:r w:rsidR="00A8460D">
        <w:t>unmute the library.  The corresponding library configuration</w:t>
      </w:r>
      <w:r w:rsidR="00E548DB">
        <w:t xml:space="preserve"> is to use the corresponding Enable &lt;feature&gt; Req VIN in a trigger condition / mute block as appropriate.</w:t>
      </w:r>
      <w:r w:rsidR="00E02AB1">
        <w:t xml:space="preserve">  Each feature will also use the Heartbeat In signal; detailed earlier for failsafe muting.</w:t>
      </w:r>
    </w:p>
    <w:p w14:paraId="56D406DE" w14:textId="77777777" w:rsidR="00E426BE" w:rsidRDefault="00E426BE" w:rsidP="00CC09C5">
      <w:pPr>
        <w:spacing w:line="240" w:lineRule="atLeast"/>
      </w:pPr>
    </w:p>
    <w:p w14:paraId="09A51A42" w14:textId="319556DA" w:rsidR="003759B2" w:rsidRDefault="003759B2" w:rsidP="00CC09C5">
      <w:pPr>
        <w:spacing w:line="240" w:lineRule="atLeast"/>
      </w:pPr>
      <w:r>
        <w:t xml:space="preserve">The NVH Service will consider </w:t>
      </w:r>
      <w:r w:rsidR="00BD0A2D">
        <w:t xml:space="preserve">various input signals to generate the Enable &lt;feature&gt; Req </w:t>
      </w:r>
      <w:proofErr w:type="gramStart"/>
      <w:r w:rsidR="00BD0A2D">
        <w:t>VIN</w:t>
      </w:r>
      <w:r w:rsidR="002C7147">
        <w:t>;</w:t>
      </w:r>
      <w:proofErr w:type="gramEnd"/>
      <w:r w:rsidR="002C7147">
        <w:t xml:space="preserve"> as detailed in the earlier partitioning logic diagrams.</w:t>
      </w:r>
      <w:r w:rsidR="00DE40CD">
        <w:t xml:space="preserve">  The </w:t>
      </w:r>
      <w:r w:rsidR="005A7B5E">
        <w:t>library configuration will need to adhere to this logic</w:t>
      </w:r>
      <w:r w:rsidR="00F229CE">
        <w:t xml:space="preserve">; and </w:t>
      </w:r>
      <w:proofErr w:type="gramStart"/>
      <w:r w:rsidR="00F229CE">
        <w:t>thus</w:t>
      </w:r>
      <w:proofErr w:type="gramEnd"/>
      <w:r w:rsidR="00F229CE">
        <w:t xml:space="preserve"> </w:t>
      </w:r>
      <w:r w:rsidR="004A5A8E">
        <w:t>it is recommended that the NVH team generate a configuration template for consistency.</w:t>
      </w:r>
    </w:p>
    <w:p w14:paraId="4931A43D" w14:textId="10769719" w:rsidR="002841B3" w:rsidRDefault="002841B3" w:rsidP="00CC09C5">
      <w:pPr>
        <w:spacing w:line="240" w:lineRule="atLeast"/>
      </w:pPr>
    </w:p>
    <w:p w14:paraId="308F52E1" w14:textId="7790E501" w:rsidR="002841B3" w:rsidRDefault="002841B3" w:rsidP="00CC09C5">
      <w:pPr>
        <w:spacing w:line="240" w:lineRule="atLeast"/>
      </w:pPr>
      <w:r>
        <w:t xml:space="preserve">The NVH Service will maintain </w:t>
      </w:r>
      <w:r w:rsidR="00CE63C3">
        <w:t xml:space="preserve">variables that reflect the current state of feature enabled conditions which </w:t>
      </w:r>
      <w:r w:rsidR="006B6E15">
        <w:t>can be queried via diagnostics for troubleshooting, debugging and analytic purposes.</w:t>
      </w:r>
    </w:p>
    <w:p w14:paraId="0CAE570B" w14:textId="174E0841" w:rsidR="001C4C83" w:rsidRDefault="001C4C83" w:rsidP="00CC09C5">
      <w:pPr>
        <w:spacing w:line="240" w:lineRule="atLeast"/>
      </w:pPr>
    </w:p>
    <w:p w14:paraId="279F757D" w14:textId="69BB7A3D" w:rsidR="001C4C83" w:rsidRPr="009F67AF" w:rsidRDefault="00B47625" w:rsidP="00CC09C5">
      <w:pPr>
        <w:spacing w:line="240" w:lineRule="atLeast"/>
      </w:pPr>
      <w:r>
        <w:t xml:space="preserve">Features which are disabled via DE Configuration will </w:t>
      </w:r>
      <w:r w:rsidR="00A97BB6">
        <w:t>have their corresponding Enable &lt;feature&gt; Req VIN set to disable.</w:t>
      </w:r>
    </w:p>
    <w:p w14:paraId="2BB1AE91" w14:textId="77777777" w:rsidR="000A76CA" w:rsidRDefault="000A76CA" w:rsidP="00CC09C5">
      <w:pPr>
        <w:spacing w:line="240" w:lineRule="atLeast"/>
      </w:pPr>
    </w:p>
    <w:p w14:paraId="07C76D7F" w14:textId="2A0F8D37" w:rsidR="00EE5E6F" w:rsidRDefault="00EE5E6F" w:rsidP="00CC09C5">
      <w:pPr>
        <w:pStyle w:val="Heading2"/>
        <w:spacing w:line="240" w:lineRule="atLeast"/>
      </w:pPr>
      <w:bookmarkStart w:id="1648" w:name="_Toc99024663"/>
      <w:bookmarkStart w:id="1649" w:name="_Toc99024664"/>
      <w:bookmarkStart w:id="1650" w:name="_Toc99024665"/>
      <w:bookmarkStart w:id="1651" w:name="_Toc99024666"/>
      <w:bookmarkStart w:id="1652" w:name="_Toc99024667"/>
      <w:bookmarkStart w:id="1653" w:name="_Toc99024668"/>
      <w:bookmarkStart w:id="1654" w:name="_Toc99024669"/>
      <w:bookmarkStart w:id="1655" w:name="_Toc99024670"/>
      <w:bookmarkStart w:id="1656" w:name="_Toc99024671"/>
      <w:bookmarkStart w:id="1657" w:name="_Toc99024672"/>
      <w:bookmarkStart w:id="1658" w:name="_Toc99024673"/>
      <w:bookmarkStart w:id="1659" w:name="_Toc99024674"/>
      <w:bookmarkStart w:id="1660" w:name="_Toc99024675"/>
      <w:bookmarkStart w:id="1661" w:name="_Toc99024676"/>
      <w:bookmarkStart w:id="1662" w:name="_Toc99024677"/>
      <w:bookmarkStart w:id="1663" w:name="_Toc99024678"/>
      <w:bookmarkStart w:id="1664" w:name="_Toc99024679"/>
      <w:bookmarkStart w:id="1665" w:name="_Toc99024680"/>
      <w:bookmarkStart w:id="1666" w:name="_Toc99024681"/>
      <w:bookmarkStart w:id="1667" w:name="_Toc99024682"/>
      <w:bookmarkStart w:id="1668" w:name="_Toc99024683"/>
      <w:bookmarkStart w:id="1669" w:name="_Toc99024684"/>
      <w:bookmarkStart w:id="1670" w:name="_Toc99024685"/>
      <w:bookmarkStart w:id="1671" w:name="_Toc99024686"/>
      <w:bookmarkStart w:id="1672" w:name="_Toc99024687"/>
      <w:bookmarkStart w:id="1673" w:name="_Toc99024688"/>
      <w:bookmarkStart w:id="1674" w:name="_Toc105779408"/>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r>
        <w:t>Convertibles - ANC</w:t>
      </w:r>
      <w:bookmarkEnd w:id="1674"/>
    </w:p>
    <w:p w14:paraId="08C049D4" w14:textId="77777777" w:rsidR="00EE5E6F" w:rsidRDefault="00EE5E6F" w:rsidP="00CC09C5">
      <w:pPr>
        <w:pStyle w:val="NoSpacing"/>
        <w:spacing w:line="240" w:lineRule="atLeast"/>
      </w:pPr>
    </w:p>
    <w:p w14:paraId="53DCEF54" w14:textId="77777777" w:rsidR="00EE5E6F" w:rsidRDefault="00EE5E6F" w:rsidP="00CC09C5">
      <w:pPr>
        <w:pStyle w:val="NoSpacing"/>
        <w:spacing w:line="240" w:lineRule="atLeast"/>
      </w:pPr>
      <w:r>
        <w:t xml:space="preserve">The NVH Service will need to convey the </w:t>
      </w:r>
      <w:proofErr w:type="spellStart"/>
      <w:r>
        <w:t>Cnvt</w:t>
      </w:r>
      <w:proofErr w:type="spellEnd"/>
      <w:r>
        <w:t xml:space="preserve"> Top Pos VIN only if the convertible feature is enabled in DE configuration.</w:t>
      </w:r>
    </w:p>
    <w:p w14:paraId="5DD654E3" w14:textId="77777777" w:rsidR="00EE5E6F" w:rsidRDefault="00EE5E6F" w:rsidP="00CC09C5">
      <w:pPr>
        <w:pStyle w:val="NoSpacing"/>
        <w:spacing w:line="240" w:lineRule="atLeast"/>
      </w:pPr>
    </w:p>
    <w:p w14:paraId="02836D79" w14:textId="77777777" w:rsidR="00EE5E6F" w:rsidRDefault="00EE5E6F" w:rsidP="00CC09C5">
      <w:pPr>
        <w:pStyle w:val="NoSpacing"/>
        <w:spacing w:line="240" w:lineRule="atLeast"/>
      </w:pPr>
      <w:r>
        <w:t>Additionally, the NVH Service will need to manage convertible related calibration files only if the ANC feature is also enabled in DE configuration.</w:t>
      </w:r>
    </w:p>
    <w:p w14:paraId="070B68BE" w14:textId="77777777" w:rsidR="00EE5E6F" w:rsidRDefault="00EE5E6F" w:rsidP="00CC09C5">
      <w:pPr>
        <w:pStyle w:val="NoSpacing"/>
        <w:spacing w:line="240" w:lineRule="atLeast"/>
      </w:pPr>
    </w:p>
    <w:p w14:paraId="5BBDF3D3" w14:textId="77777777" w:rsidR="00EE5E6F" w:rsidRDefault="00EE5E6F" w:rsidP="00CC09C5">
      <w:pPr>
        <w:spacing w:line="240" w:lineRule="atLeast"/>
      </w:pPr>
      <w:r>
        <w:t xml:space="preserve">For convertible applications where ANC will require two separate calibrations (top up, and top down, to address the differences in transfer functions between the states). </w:t>
      </w:r>
      <w:r>
        <w:rPr>
          <w:rFonts w:eastAsia="Times New Roman"/>
          <w:color w:val="000000"/>
        </w:rPr>
        <w:t>The NVH Service needs to manage the ANC calibration files based upon the convertible top status.</w:t>
      </w:r>
    </w:p>
    <w:p w14:paraId="213FDC55" w14:textId="77777777" w:rsidR="00EE5E6F" w:rsidRDefault="00EE5E6F" w:rsidP="00CC09C5">
      <w:pPr>
        <w:spacing w:line="240" w:lineRule="atLeast"/>
      </w:pPr>
    </w:p>
    <w:p w14:paraId="29F468A5" w14:textId="77777777" w:rsidR="00EE5E6F" w:rsidRDefault="00EE5E6F" w:rsidP="00CC09C5">
      <w:pPr>
        <w:spacing w:line="240" w:lineRule="atLeast"/>
      </w:pPr>
      <w:r>
        <w:t>The NVH service will need to manage ANC calibration files as follows; upon detecting a transition of the convertible top:</w:t>
      </w:r>
    </w:p>
    <w:p w14:paraId="205F4B86" w14:textId="77777777" w:rsidR="00EE5E6F" w:rsidRDefault="00EE5E6F" w:rsidP="00CC09C5">
      <w:pPr>
        <w:spacing w:line="240" w:lineRule="atLeast"/>
      </w:pPr>
    </w:p>
    <w:p w14:paraId="02E11565" w14:textId="77777777" w:rsidR="00EE5E6F" w:rsidRDefault="00EE5E6F" w:rsidP="00CC09C5">
      <w:pPr>
        <w:pStyle w:val="ListParagraph"/>
        <w:numPr>
          <w:ilvl w:val="0"/>
          <w:numId w:val="20"/>
        </w:numPr>
        <w:spacing w:line="240" w:lineRule="atLeast"/>
        <w:ind w:leftChars="0"/>
      </w:pPr>
      <w:r>
        <w:t xml:space="preserve">Retain the Top Up or </w:t>
      </w:r>
      <w:proofErr w:type="gramStart"/>
      <w:r>
        <w:t>Top Down</w:t>
      </w:r>
      <w:proofErr w:type="gramEnd"/>
      <w:r>
        <w:t xml:space="preserve"> state that was active immediately prior to the transition occurring.</w:t>
      </w:r>
    </w:p>
    <w:p w14:paraId="0FFE82A2" w14:textId="77777777" w:rsidR="00EE5E6F" w:rsidRDefault="00EE5E6F" w:rsidP="00CC09C5">
      <w:pPr>
        <w:pStyle w:val="ListParagraph"/>
        <w:numPr>
          <w:ilvl w:val="0"/>
          <w:numId w:val="20"/>
        </w:numPr>
        <w:spacing w:line="240" w:lineRule="atLeast"/>
        <w:ind w:leftChars="0"/>
      </w:pPr>
      <w:r>
        <w:t>Mute ANC via Enable ANC Req VIN</w:t>
      </w:r>
    </w:p>
    <w:p w14:paraId="31E64A82" w14:textId="77777777" w:rsidR="00EE5E6F" w:rsidRDefault="00EE5E6F" w:rsidP="00CC09C5">
      <w:pPr>
        <w:pStyle w:val="ListParagraph"/>
        <w:numPr>
          <w:ilvl w:val="0"/>
          <w:numId w:val="20"/>
        </w:numPr>
        <w:spacing w:line="240" w:lineRule="atLeast"/>
        <w:ind w:leftChars="0"/>
      </w:pPr>
      <w:r>
        <w:t>Wait for the convertible top status to be reported as either Top Up or Top Down.</w:t>
      </w:r>
    </w:p>
    <w:p w14:paraId="6AC53CE8" w14:textId="77777777" w:rsidR="00EE5E6F" w:rsidRDefault="00EE5E6F" w:rsidP="00CC09C5">
      <w:pPr>
        <w:pStyle w:val="ListParagraph"/>
        <w:numPr>
          <w:ilvl w:val="0"/>
          <w:numId w:val="20"/>
        </w:numPr>
        <w:spacing w:line="240" w:lineRule="atLeast"/>
        <w:ind w:leftChars="0"/>
      </w:pPr>
      <w:r>
        <w:t>Manage the ANC calibration by either:</w:t>
      </w:r>
    </w:p>
    <w:p w14:paraId="2BBE8EC3" w14:textId="77777777" w:rsidR="00EE5E6F" w:rsidRDefault="00EE5E6F" w:rsidP="00CC09C5">
      <w:pPr>
        <w:pStyle w:val="ListParagraph"/>
        <w:numPr>
          <w:ilvl w:val="1"/>
          <w:numId w:val="20"/>
        </w:numPr>
        <w:spacing w:line="240" w:lineRule="atLeast"/>
        <w:ind w:leftChars="0"/>
      </w:pPr>
      <w:r>
        <w:t>switching the ANC calibrations (if the state in step 3 is different than the state retained in step 1) OR</w:t>
      </w:r>
    </w:p>
    <w:p w14:paraId="487799B1" w14:textId="77777777" w:rsidR="00EE5E6F" w:rsidRDefault="00EE5E6F" w:rsidP="00CC09C5">
      <w:pPr>
        <w:pStyle w:val="ListParagraph"/>
        <w:numPr>
          <w:ilvl w:val="1"/>
          <w:numId w:val="20"/>
        </w:numPr>
        <w:spacing w:line="240" w:lineRule="atLeast"/>
        <w:ind w:leftChars="0"/>
      </w:pPr>
      <w:r>
        <w:t>retaining the same ANC calibration (if the top state in step 3 is the same as step 1)</w:t>
      </w:r>
    </w:p>
    <w:p w14:paraId="2F5006C0" w14:textId="77777777" w:rsidR="00EE5E6F" w:rsidRDefault="00EE5E6F" w:rsidP="00CC09C5">
      <w:pPr>
        <w:pStyle w:val="ListParagraph"/>
        <w:numPr>
          <w:ilvl w:val="0"/>
          <w:numId w:val="20"/>
        </w:numPr>
        <w:spacing w:line="240" w:lineRule="atLeast"/>
        <w:ind w:leftChars="0"/>
      </w:pPr>
      <w:r>
        <w:t>Unmute ANC via Enable ANC Req VIN</w:t>
      </w:r>
    </w:p>
    <w:p w14:paraId="2C1FB95C" w14:textId="77777777" w:rsidR="00EE5E6F" w:rsidRDefault="00EE5E6F" w:rsidP="00CC09C5">
      <w:pPr>
        <w:spacing w:line="240" w:lineRule="atLeast"/>
      </w:pPr>
    </w:p>
    <w:p w14:paraId="5816CE72" w14:textId="77777777" w:rsidR="00EE5E6F" w:rsidRDefault="00EE5E6F" w:rsidP="00CC09C5">
      <w:pPr>
        <w:pStyle w:val="Heading2"/>
        <w:spacing w:line="240" w:lineRule="atLeast"/>
      </w:pPr>
      <w:bookmarkStart w:id="1675" w:name="_Toc105779409"/>
      <w:r>
        <w:t>Convertibles - PS</w:t>
      </w:r>
      <w:bookmarkEnd w:id="1675"/>
    </w:p>
    <w:p w14:paraId="7DFAC4F3" w14:textId="77777777" w:rsidR="00EE5E6F" w:rsidRPr="005C726F" w:rsidRDefault="00EE5E6F" w:rsidP="00CC09C5">
      <w:pPr>
        <w:spacing w:line="240" w:lineRule="atLeast"/>
        <w:rPr>
          <w:b/>
          <w:bCs/>
        </w:rPr>
      </w:pPr>
      <w:r w:rsidRPr="00CA0C25">
        <w:t>The NVH Service shall not mute PS during the transition state of the convertible top</w:t>
      </w:r>
      <w:r>
        <w:t xml:space="preserve">.  The calibrator may decide to use the </w:t>
      </w:r>
      <w:proofErr w:type="spellStart"/>
      <w:r>
        <w:t>Cnvt</w:t>
      </w:r>
      <w:proofErr w:type="spellEnd"/>
      <w:r>
        <w:t xml:space="preserve"> Top Pos VIN to affect the feature as desired as part of the configuration.</w:t>
      </w:r>
    </w:p>
    <w:p w14:paraId="3B3E45CC" w14:textId="478189D8" w:rsidR="001B35A2" w:rsidRDefault="001B35A2" w:rsidP="00CC09C5">
      <w:pPr>
        <w:spacing w:after="200" w:line="240" w:lineRule="atLeast"/>
      </w:pPr>
    </w:p>
    <w:p w14:paraId="4F9203C0" w14:textId="4563FAC2" w:rsidR="001F4A4F" w:rsidRDefault="001F4A4F" w:rsidP="00CC09C5">
      <w:pPr>
        <w:pStyle w:val="Heading2"/>
        <w:spacing w:line="240" w:lineRule="atLeast"/>
      </w:pPr>
      <w:del w:id="1676" w:author="Podhorsky, Milan (M.)" w:date="2022-03-30T11:22:00Z">
        <w:r w:rsidDel="006458ED">
          <w:delText>ANC</w:delText>
        </w:r>
        <w:r w:rsidR="00864699" w:rsidDel="006458ED">
          <w:delText xml:space="preserve"> </w:delText>
        </w:r>
      </w:del>
      <w:bookmarkStart w:id="1677" w:name="_Toc105779410"/>
      <w:ins w:id="1678" w:author="Podhorsky, Milan (M.)" w:date="2022-03-30T11:22:00Z">
        <w:r w:rsidR="006458ED">
          <w:t xml:space="preserve">AVAS </w:t>
        </w:r>
      </w:ins>
      <w:r w:rsidR="00F27F71">
        <w:t>Two</w:t>
      </w:r>
      <w:r w:rsidR="00864699">
        <w:t xml:space="preserve"> Speaker Switching</w:t>
      </w:r>
      <w:bookmarkEnd w:id="1677"/>
    </w:p>
    <w:p w14:paraId="788E5B85" w14:textId="1933E8CE" w:rsidR="00864699" w:rsidDel="005B561A" w:rsidRDefault="00864699" w:rsidP="00CC09C5">
      <w:pPr>
        <w:spacing w:after="200" w:line="240" w:lineRule="atLeast"/>
        <w:rPr>
          <w:del w:id="1679" w:author="Saminathan, Arun (A.)" w:date="2022-03-31T10:19:00Z"/>
        </w:rPr>
      </w:pPr>
      <w:del w:id="1680" w:author="Saminathan, Arun (A.)" w:date="2022-03-31T10:19:00Z">
        <w:r w:rsidDel="005B561A">
          <w:delText>Placeholder to detail</w:delText>
        </w:r>
        <w:r w:rsidR="00F27F71" w:rsidDel="005B561A">
          <w:delText xml:space="preserve"> ANC</w:delText>
        </w:r>
        <w:r w:rsidDel="005B561A">
          <w:delText xml:space="preserve"> </w:delText>
        </w:r>
      </w:del>
      <w:ins w:id="1681" w:author="Podhorsky, Milan (M.)" w:date="2022-03-30T11:22:00Z">
        <w:del w:id="1682" w:author="Saminathan, Arun (A.)" w:date="2022-03-31T10:19:00Z">
          <w:r w:rsidR="006458ED" w:rsidDel="005B561A">
            <w:delText xml:space="preserve">AVAS </w:delText>
          </w:r>
        </w:del>
      </w:ins>
      <w:del w:id="1683" w:author="Saminathan, Arun (A.)" w:date="2022-03-31T10:19:00Z">
        <w:r w:rsidR="00F27F71" w:rsidDel="005B561A">
          <w:delText>two speaker switching sequence</w:delText>
        </w:r>
        <w:r w:rsidR="000A5F70" w:rsidDel="005B561A">
          <w:delText xml:space="preserve">, factor </w:delText>
        </w:r>
        <w:bookmarkStart w:id="1684" w:name="_Hlk99533288"/>
        <w:r w:rsidR="000A5F70" w:rsidDel="005B561A">
          <w:delText>Transition Delay Config 0xEE0A</w:delText>
        </w:r>
      </w:del>
      <w:bookmarkEnd w:id="1684"/>
      <w:del w:id="1685" w:author="Saminathan, Arun (A.)" w:date="2022-03-31T10:18:00Z">
        <w:r w:rsidR="000A5F70" w:rsidDel="005B561A">
          <w:delText>.</w:delText>
        </w:r>
      </w:del>
    </w:p>
    <w:p w14:paraId="1E39D94E" w14:textId="0F4F6308" w:rsidR="007A283B" w:rsidRDefault="00495DC1" w:rsidP="00CC09C5">
      <w:pPr>
        <w:spacing w:line="240" w:lineRule="atLeast"/>
        <w:rPr>
          <w:ins w:id="1686" w:author="Podhorsky, Milan (M.)" w:date="2022-03-30T11:42:00Z"/>
        </w:rPr>
      </w:pPr>
      <w:ins w:id="1687" w:author="Podhorsky, Milan (M.)" w:date="2022-03-30T11:42:00Z">
        <w:r>
          <w:t xml:space="preserve">For a two speaker AVAS system, </w:t>
        </w:r>
        <w:r w:rsidR="0007637E">
          <w:t xml:space="preserve">one speaker is used </w:t>
        </w:r>
      </w:ins>
      <w:ins w:id="1688" w:author="Podhorsky, Milan (M.)" w:date="2022-03-30T11:43:00Z">
        <w:r w:rsidR="0007637E">
          <w:t>when the vehicle is moving in the forward direction, and a different speaker is used when the vehicle is moving in the reverse direction.</w:t>
        </w:r>
        <w:r w:rsidR="00343023">
          <w:t xml:space="preserve">  The AVAS </w:t>
        </w:r>
      </w:ins>
      <w:ins w:id="1689" w:author="Podhorsky, Milan (M.)" w:date="2022-03-30T11:44:00Z">
        <w:r w:rsidR="00343023">
          <w:t>speakers are connected to the PAC module</w:t>
        </w:r>
        <w:r w:rsidR="00B87CD8">
          <w:t xml:space="preserve">; and the audio signal itself is carried on a single A2B stream.  The PAC will perform switching between the front and rear speaker based on </w:t>
        </w:r>
      </w:ins>
      <w:ins w:id="1690" w:author="Podhorsky, Milan (M.)" w:date="2022-03-30T11:45:00Z">
        <w:r w:rsidR="000275D7">
          <w:t>various vehicle signal conditions including</w:t>
        </w:r>
        <w:r w:rsidR="00BF18A6">
          <w:t xml:space="preserve"> the reverse gear.  The PDC will also need to be aware of a gear change</w:t>
        </w:r>
      </w:ins>
      <w:ins w:id="1691" w:author="Podhorsky, Milan (M.)" w:date="2022-03-30T11:46:00Z">
        <w:r w:rsidR="00F176DD">
          <w:t xml:space="preserve"> and coordinate a mute of AVAS audio during the </w:t>
        </w:r>
        <w:proofErr w:type="gramStart"/>
        <w:r w:rsidR="00F176DD">
          <w:t>period of time</w:t>
        </w:r>
        <w:proofErr w:type="gramEnd"/>
        <w:r w:rsidR="00F176DD">
          <w:t xml:space="preserve"> that the front/rear AVAS speaker is being </w:t>
        </w:r>
        <w:r w:rsidR="00CF05F3">
          <w:t>switched.</w:t>
        </w:r>
      </w:ins>
      <w:ins w:id="1692" w:author="Saminathan, Arun (A.)" w:date="2022-03-31T10:20:00Z">
        <w:r w:rsidR="005B561A">
          <w:t xml:space="preserve"> The details of the speaker switching is documented in the AVAS SPSS v 1.2</w:t>
        </w:r>
      </w:ins>
    </w:p>
    <w:p w14:paraId="34EE6FE9" w14:textId="183ACCC3" w:rsidR="00A12E73" w:rsidRDefault="00A12E73" w:rsidP="00CC09C5">
      <w:pPr>
        <w:spacing w:line="240" w:lineRule="atLeast"/>
        <w:rPr>
          <w:ins w:id="1693" w:author="Podhorsky, Milan (M.)" w:date="2022-03-30T11:42:00Z"/>
        </w:rPr>
      </w:pPr>
    </w:p>
    <w:p w14:paraId="3D18B5FF" w14:textId="4DAD6C24" w:rsidR="00FC157B" w:rsidRPr="005B561A" w:rsidRDefault="00074E68" w:rsidP="00CC09C5">
      <w:pPr>
        <w:spacing w:line="240" w:lineRule="atLeast"/>
      </w:pPr>
      <w:ins w:id="1694" w:author="Podhorsky, Milan (M.)" w:date="2022-03-30T11:47:00Z">
        <w:r>
          <w:t xml:space="preserve">The NVH Service will use the calibration value; </w:t>
        </w:r>
        <w:r w:rsidRPr="00074E68">
          <w:t xml:space="preserve">Transition Delay Config </w:t>
        </w:r>
        <w:r>
          <w:t>(</w:t>
        </w:r>
        <w:r w:rsidRPr="00074E68">
          <w:t>0xEE0A</w:t>
        </w:r>
      </w:ins>
      <w:ins w:id="1695" w:author="Podhorsky, Milan (M.)" w:date="2022-03-30T11:48:00Z">
        <w:r>
          <w:t>)</w:t>
        </w:r>
      </w:ins>
      <w:ins w:id="1696" w:author="Podhorsky, Milan (M.)" w:date="2022-03-30T11:49:00Z">
        <w:r w:rsidR="00E66F47">
          <w:t xml:space="preserve"> to mute the AVAS output during </w:t>
        </w:r>
      </w:ins>
      <w:ins w:id="1697" w:author="Podhorsky, Milan (M.)" w:date="2022-03-30T11:50:00Z">
        <w:r w:rsidR="00E66F47">
          <w:t>the</w:t>
        </w:r>
      </w:ins>
      <w:ins w:id="1698" w:author="Podhorsky, Milan (M.)" w:date="2022-03-30T11:58:00Z">
        <w:r w:rsidR="00F713E9">
          <w:t xml:space="preserve"> transition period fr</w:t>
        </w:r>
        <w:r w:rsidR="00897820">
          <w:t xml:space="preserve">om </w:t>
        </w:r>
      </w:ins>
      <w:ins w:id="1699" w:author="Podhorsky, Milan (M.)" w:date="2022-03-30T13:36:00Z">
        <w:r w:rsidR="00621715">
          <w:t>forward to reverse gear and vice versa.</w:t>
        </w:r>
      </w:ins>
      <w:ins w:id="1700" w:author="Saminathan, Arun (A.)" w:date="2022-04-28T13:41:00Z">
        <w:r w:rsidR="00824FE8">
          <w:t xml:space="preserve"> </w:t>
        </w:r>
      </w:ins>
      <w:ins w:id="1701" w:author="Saminathan, Arun (A.)" w:date="2022-03-30T20:55:00Z">
        <w:r w:rsidR="00FC157B" w:rsidRPr="005B561A">
          <w:t>During a transition from forward sound/audio to reverse sound/audio or vice versa, the AVAS audio shall mute during the transition and unmute once the transition is complete unless AVAS enters a state where no sound should be played.</w:t>
        </w:r>
      </w:ins>
    </w:p>
    <w:p w14:paraId="6DBB62CB" w14:textId="16CF6E01" w:rsidR="007A283B" w:rsidRDefault="007A283B" w:rsidP="00CC09C5">
      <w:pPr>
        <w:spacing w:line="240" w:lineRule="atLeast"/>
        <w:rPr>
          <w:ins w:id="1702" w:author="Podhorsky, Milan (M.)" w:date="2022-03-30T13:35:00Z"/>
        </w:rPr>
      </w:pPr>
    </w:p>
    <w:p w14:paraId="2EBBE0A0" w14:textId="77777777" w:rsidR="003E53C3" w:rsidRDefault="003E53C3" w:rsidP="00CC09C5">
      <w:pPr>
        <w:spacing w:line="240" w:lineRule="atLeast"/>
      </w:pPr>
    </w:p>
    <w:p w14:paraId="3D7AD410" w14:textId="615787F9" w:rsidR="00604C4C" w:rsidRPr="00442914" w:rsidRDefault="00B8070B" w:rsidP="00CC09C5">
      <w:pPr>
        <w:pStyle w:val="Heading1"/>
        <w:spacing w:line="240" w:lineRule="atLeast"/>
      </w:pPr>
      <w:bookmarkStart w:id="1703" w:name="_Toc99024692"/>
      <w:bookmarkStart w:id="1704" w:name="_Toc105779411"/>
      <w:bookmarkStart w:id="1705" w:name="_Toc70616918"/>
      <w:bookmarkStart w:id="1706" w:name="_Ref70934760"/>
      <w:bookmarkStart w:id="1707" w:name="_Ref70934795"/>
      <w:bookmarkEnd w:id="1569"/>
      <w:bookmarkEnd w:id="1703"/>
      <w:r>
        <w:t>NVH Service Shutdown</w:t>
      </w:r>
      <w:bookmarkEnd w:id="1704"/>
    </w:p>
    <w:p w14:paraId="2C2649CC" w14:textId="77777777" w:rsidR="00604C4C" w:rsidRDefault="00604C4C" w:rsidP="00CC09C5">
      <w:pPr>
        <w:spacing w:line="240" w:lineRule="atLeast"/>
      </w:pPr>
    </w:p>
    <w:p w14:paraId="53E9E4BC" w14:textId="75CA15F5" w:rsidR="00604C4C" w:rsidRDefault="00604C4C" w:rsidP="00CC09C5">
      <w:pPr>
        <w:spacing w:line="240" w:lineRule="atLeast"/>
      </w:pPr>
      <w:r>
        <w:t>Upon a commanded shutdown, the NVH service will be responsible for the following functions</w:t>
      </w:r>
    </w:p>
    <w:p w14:paraId="4EF8E107" w14:textId="77777777" w:rsidR="00604C4C" w:rsidRDefault="00604C4C" w:rsidP="00CC09C5">
      <w:pPr>
        <w:spacing w:line="240" w:lineRule="atLeast"/>
      </w:pPr>
    </w:p>
    <w:p w14:paraId="7D901468" w14:textId="77777777" w:rsidR="00604C4C" w:rsidRDefault="00604C4C" w:rsidP="00CC09C5">
      <w:pPr>
        <w:pStyle w:val="ListParagraph"/>
        <w:numPr>
          <w:ilvl w:val="0"/>
          <w:numId w:val="11"/>
        </w:numPr>
        <w:spacing w:line="240" w:lineRule="atLeast"/>
        <w:ind w:leftChars="0"/>
      </w:pPr>
      <w:r>
        <w:t>Mute all outputs</w:t>
      </w:r>
    </w:p>
    <w:p w14:paraId="07A76FDB" w14:textId="72A0F0E9" w:rsidR="00604C4C" w:rsidRDefault="00604C4C" w:rsidP="00CC09C5">
      <w:pPr>
        <w:pStyle w:val="ListParagraph"/>
        <w:numPr>
          <w:ilvl w:val="0"/>
          <w:numId w:val="11"/>
        </w:numPr>
        <w:spacing w:line="240" w:lineRule="atLeast"/>
        <w:ind w:leftChars="0"/>
      </w:pPr>
      <w:r>
        <w:t>Ensure NVH service is in a graceful shutdown state</w:t>
      </w:r>
    </w:p>
    <w:p w14:paraId="23472018" w14:textId="48CA098B" w:rsidR="007960F5" w:rsidRDefault="007960F5" w:rsidP="00CC09C5">
      <w:pPr>
        <w:spacing w:line="240" w:lineRule="atLeast"/>
      </w:pPr>
    </w:p>
    <w:p w14:paraId="09DD06D2" w14:textId="77777777" w:rsidR="007A283B" w:rsidRDefault="007A283B" w:rsidP="00CC09C5">
      <w:pPr>
        <w:spacing w:line="240" w:lineRule="atLeast"/>
      </w:pPr>
    </w:p>
    <w:p w14:paraId="12D1A254" w14:textId="273E20A8" w:rsidR="00737D58" w:rsidRPr="00442914" w:rsidRDefault="00737D58" w:rsidP="00CC09C5">
      <w:pPr>
        <w:pStyle w:val="Heading1"/>
        <w:spacing w:line="240" w:lineRule="atLeast"/>
      </w:pPr>
      <w:bookmarkStart w:id="1708" w:name="_Toc105779412"/>
      <w:r w:rsidRPr="00442914">
        <w:t>Audio Signal Requirements</w:t>
      </w:r>
      <w:bookmarkEnd w:id="1705"/>
      <w:bookmarkEnd w:id="1706"/>
      <w:bookmarkEnd w:id="1707"/>
      <w:bookmarkEnd w:id="1708"/>
    </w:p>
    <w:p w14:paraId="10140174" w14:textId="77777777" w:rsidR="00605AA0" w:rsidRPr="00442914" w:rsidRDefault="00605AA0" w:rsidP="00CC09C5">
      <w:pPr>
        <w:pStyle w:val="Heading2"/>
        <w:spacing w:line="240" w:lineRule="atLeast"/>
      </w:pPr>
      <w:bookmarkStart w:id="1709" w:name="_Toc99024695"/>
      <w:bookmarkStart w:id="1710" w:name="_Toc70616921"/>
      <w:bookmarkStart w:id="1711" w:name="_Ref70705549"/>
      <w:bookmarkStart w:id="1712" w:name="_Ref92892972"/>
      <w:bookmarkStart w:id="1713" w:name="_Toc105779413"/>
      <w:bookmarkStart w:id="1714" w:name="_Ref70006037"/>
      <w:bookmarkStart w:id="1715" w:name="_Toc70616919"/>
      <w:bookmarkEnd w:id="1709"/>
      <w:r w:rsidRPr="00442914">
        <w:t>Allowable PDC Audio Path Latency</w:t>
      </w:r>
      <w:bookmarkEnd w:id="1710"/>
      <w:bookmarkEnd w:id="1711"/>
      <w:bookmarkEnd w:id="1712"/>
      <w:bookmarkEnd w:id="1713"/>
    </w:p>
    <w:p w14:paraId="003FDA21" w14:textId="545673E8" w:rsidR="00605AA0" w:rsidRPr="00442914" w:rsidRDefault="00605AA0" w:rsidP="00CC09C5">
      <w:pPr>
        <w:spacing w:line="240" w:lineRule="atLeast"/>
      </w:pPr>
      <w:r w:rsidRPr="00442914">
        <w:t>The allowable audio system latency, measured from microphone input to amplifier output shall be no greater than 3ms.</w:t>
      </w:r>
      <w:del w:id="1716" w:author="Podhorsky, Milan (M.)" w:date="2022-03-30T10:52:00Z">
        <w:r w:rsidRPr="00442914" w:rsidDel="001459A0">
          <w:delText xml:space="preserve"> </w:delText>
        </w:r>
      </w:del>
      <w:del w:id="1717" w:author="Podhorsky, Milan (M.)" w:date="2022-03-30T10:51:00Z">
        <w:r w:rsidRPr="00442914" w:rsidDel="001459A0">
          <w:delText xml:space="preserve"> </w:delText>
        </w:r>
      </w:del>
    </w:p>
    <w:p w14:paraId="2C9FCD6D" w14:textId="77777777" w:rsidR="00605AA0" w:rsidRPr="00442914" w:rsidRDefault="00605AA0" w:rsidP="00CC09C5">
      <w:pPr>
        <w:spacing w:line="240" w:lineRule="atLeast"/>
      </w:pPr>
    </w:p>
    <w:p w14:paraId="0F4D2053" w14:textId="77777777" w:rsidR="00737D58" w:rsidRPr="00442914" w:rsidRDefault="00737D58" w:rsidP="00CC09C5">
      <w:pPr>
        <w:pStyle w:val="Heading2"/>
        <w:spacing w:line="240" w:lineRule="atLeast"/>
      </w:pPr>
      <w:bookmarkStart w:id="1718" w:name="_Ref92893073"/>
      <w:bookmarkStart w:id="1719" w:name="_Toc105779414"/>
      <w:r w:rsidRPr="00442914">
        <w:t>Audio Inputs - Microphones</w:t>
      </w:r>
      <w:bookmarkEnd w:id="1714"/>
      <w:bookmarkEnd w:id="1715"/>
      <w:bookmarkEnd w:id="1718"/>
      <w:bookmarkEnd w:id="1719"/>
    </w:p>
    <w:p w14:paraId="578C05A0" w14:textId="50572784" w:rsidR="00737D58" w:rsidRPr="00442914" w:rsidRDefault="00737D58" w:rsidP="00CC09C5">
      <w:pPr>
        <w:pStyle w:val="NoSpacing"/>
        <w:tabs>
          <w:tab w:val="left" w:pos="1710"/>
        </w:tabs>
        <w:spacing w:line="240" w:lineRule="atLeast"/>
      </w:pPr>
      <w:r w:rsidRPr="00442914">
        <w:t xml:space="preserve">The PDC and ANC/ PS </w:t>
      </w:r>
      <w:r w:rsidR="004872C0" w:rsidRPr="00442914">
        <w:t>Library</w:t>
      </w:r>
      <w:r w:rsidRPr="00442914">
        <w:t xml:space="preserve"> shall support 4 ANC microphone inputs.  As the number of microphones used may vary based upon vehicle line, and possibly within a vehicle line (based on different roof types, etc.), each </w:t>
      </w:r>
      <w:r w:rsidR="00BF13B8" w:rsidRPr="00442914">
        <w:t xml:space="preserve">PDC </w:t>
      </w:r>
      <w:r w:rsidRPr="00442914">
        <w:t>microphone input shall be able to be individually configured as enabled/ disabled</w:t>
      </w:r>
      <w:r w:rsidR="000803CA">
        <w:t>.</w:t>
      </w:r>
      <w:bookmarkStart w:id="1720" w:name="_Toc70761509"/>
      <w:bookmarkStart w:id="1721" w:name="_Toc70764296"/>
      <w:bookmarkStart w:id="1722" w:name="_Toc70796818"/>
      <w:bookmarkStart w:id="1723" w:name="_Toc70805963"/>
      <w:bookmarkStart w:id="1724" w:name="_Toc70806431"/>
      <w:bookmarkStart w:id="1725" w:name="_Toc70835765"/>
      <w:bookmarkStart w:id="1726" w:name="_Toc70858965"/>
      <w:bookmarkEnd w:id="1720"/>
      <w:bookmarkEnd w:id="1721"/>
      <w:bookmarkEnd w:id="1722"/>
      <w:bookmarkEnd w:id="1723"/>
      <w:bookmarkEnd w:id="1724"/>
      <w:bookmarkEnd w:id="1725"/>
      <w:bookmarkEnd w:id="1726"/>
    </w:p>
    <w:p w14:paraId="152659FE" w14:textId="39510DDF" w:rsidR="00AE47B3" w:rsidRDefault="006E72ED" w:rsidP="00CC09C5">
      <w:pPr>
        <w:pStyle w:val="Heading3"/>
        <w:spacing w:line="240" w:lineRule="atLeast"/>
      </w:pPr>
      <w:bookmarkStart w:id="1727" w:name="_Ref90037445"/>
      <w:bookmarkStart w:id="1728" w:name="_Toc105779415"/>
      <w:r>
        <w:t xml:space="preserve">PDC Microphone Input </w:t>
      </w:r>
      <w:r w:rsidR="00EE377D">
        <w:t>Relationship to Microphone Placement</w:t>
      </w:r>
      <w:bookmarkEnd w:id="1727"/>
      <w:bookmarkEnd w:id="1728"/>
    </w:p>
    <w:p w14:paraId="299622FD" w14:textId="77777777" w:rsidR="00EE377D" w:rsidRDefault="00EE377D" w:rsidP="00CC09C5">
      <w:pPr>
        <w:pStyle w:val="NoSpacing"/>
        <w:spacing w:line="240" w:lineRule="atLeast"/>
      </w:pPr>
    </w:p>
    <w:p w14:paraId="4D9A52ED" w14:textId="3A93C034" w:rsidR="00EE377D" w:rsidRDefault="00EE377D" w:rsidP="00CC09C5">
      <w:pPr>
        <w:pStyle w:val="NoSpacing"/>
        <w:spacing w:line="240" w:lineRule="atLeast"/>
      </w:pPr>
      <w:r>
        <w:t xml:space="preserve">While most vehicles equipped with ANC are expected to use the full capability of four microphones, some vehicles may not be able to due to packaging constraints or other factors.  </w:t>
      </w:r>
      <w:proofErr w:type="gramStart"/>
      <w:r>
        <w:t>In an attempt to</w:t>
      </w:r>
      <w:proofErr w:type="gramEnd"/>
      <w:r>
        <w:t xml:space="preserve"> create common</w:t>
      </w:r>
      <w:r w:rsidR="00E428EE">
        <w:t xml:space="preserve">, fixed usage </w:t>
      </w:r>
      <w:r>
        <w:t xml:space="preserve">patterns for the PDC microphone inputs, the following guidelines have been established. These guidelines facilitate vehicles with varying placement and numbers of ANC microphones.  </w:t>
      </w:r>
    </w:p>
    <w:p w14:paraId="35110AAE" w14:textId="77777777" w:rsidR="00EE377D" w:rsidRDefault="00EE377D" w:rsidP="00CC09C5">
      <w:pPr>
        <w:pStyle w:val="NoSpacing"/>
        <w:spacing w:line="240" w:lineRule="atLeast"/>
      </w:pPr>
    </w:p>
    <w:p w14:paraId="43A5CE89" w14:textId="17B6D771" w:rsidR="00EE377D" w:rsidRPr="00442914" w:rsidRDefault="00EE377D" w:rsidP="00CC09C5">
      <w:pPr>
        <w:spacing w:line="240" w:lineRule="atLeast"/>
        <w:jc w:val="center"/>
        <w:rPr>
          <w:rFonts w:eastAsia="Times New Roman"/>
          <w:color w:val="000000"/>
        </w:rPr>
      </w:pPr>
      <w:r w:rsidRPr="00F40C6E">
        <w:rPr>
          <w:b/>
          <w:bCs/>
        </w:rPr>
        <w:t>Table</w:t>
      </w:r>
      <w:r w:rsidR="00B569F4">
        <w:rPr>
          <w:b/>
          <w:bCs/>
        </w:rPr>
        <w:t>-4</w:t>
      </w:r>
      <w:r w:rsidRPr="00F40C6E">
        <w:rPr>
          <w:b/>
          <w:bCs/>
        </w:rPr>
        <w:t xml:space="preserve"> </w:t>
      </w:r>
      <w:r>
        <w:rPr>
          <w:b/>
          <w:bCs/>
        </w:rPr>
        <w:t xml:space="preserve">Relationship of PDC Microphone Inputs to In-vehicle Microphone </w:t>
      </w:r>
      <w:r w:rsidR="000A348E">
        <w:rPr>
          <w:b/>
          <w:bCs/>
        </w:rPr>
        <w:t>Usage</w:t>
      </w:r>
    </w:p>
    <w:p w14:paraId="4AF13F07" w14:textId="77777777" w:rsidR="00EE377D" w:rsidRDefault="00EE377D" w:rsidP="00CC09C5">
      <w:pPr>
        <w:pStyle w:val="NoSpacing"/>
        <w:tabs>
          <w:tab w:val="left" w:pos="1710"/>
        </w:tabs>
        <w:spacing w:line="240" w:lineRule="atLeast"/>
      </w:pPr>
    </w:p>
    <w:tbl>
      <w:tblPr>
        <w:tblW w:w="625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77"/>
        <w:gridCol w:w="2340"/>
        <w:gridCol w:w="2340"/>
      </w:tblGrid>
      <w:tr w:rsidR="00E428EE" w:rsidRPr="00653170" w14:paraId="71135E61" w14:textId="77777777" w:rsidTr="000A348E">
        <w:trPr>
          <w:trHeight w:val="300"/>
          <w:jc w:val="center"/>
        </w:trPr>
        <w:tc>
          <w:tcPr>
            <w:tcW w:w="1577" w:type="dxa"/>
            <w:shd w:val="clear" w:color="auto" w:fill="DBE5F1" w:themeFill="accent1" w:themeFillTint="33"/>
            <w:vAlign w:val="center"/>
          </w:tcPr>
          <w:p w14:paraId="24871A22" w14:textId="5179588E" w:rsidR="00E428EE" w:rsidRPr="000A348E" w:rsidRDefault="000A348E" w:rsidP="00CC09C5">
            <w:pPr>
              <w:spacing w:line="240" w:lineRule="atLeast"/>
              <w:jc w:val="center"/>
              <w:rPr>
                <w:rFonts w:eastAsia="Times New Roman" w:cs="Arial"/>
                <w:b/>
                <w:bCs/>
                <w:color w:val="000000"/>
                <w:szCs w:val="20"/>
              </w:rPr>
            </w:pPr>
            <w:r>
              <w:rPr>
                <w:rFonts w:eastAsia="Times New Roman" w:cs="Arial"/>
                <w:b/>
                <w:bCs/>
                <w:color w:val="000000"/>
                <w:szCs w:val="20"/>
              </w:rPr>
              <w:t xml:space="preserve">PDC </w:t>
            </w:r>
            <w:r w:rsidR="00E428EE" w:rsidRPr="000A348E">
              <w:rPr>
                <w:rFonts w:eastAsia="Times New Roman" w:cs="Arial"/>
                <w:b/>
                <w:bCs/>
                <w:color w:val="000000"/>
                <w:szCs w:val="20"/>
              </w:rPr>
              <w:t>ANC Mic Input</w:t>
            </w:r>
          </w:p>
        </w:tc>
        <w:tc>
          <w:tcPr>
            <w:tcW w:w="2340" w:type="dxa"/>
            <w:shd w:val="clear" w:color="auto" w:fill="DBE5F1" w:themeFill="accent1" w:themeFillTint="33"/>
            <w:vAlign w:val="center"/>
          </w:tcPr>
          <w:p w14:paraId="7FA5469C" w14:textId="4FBAC22F" w:rsidR="00E428EE" w:rsidRPr="000A348E" w:rsidRDefault="00E428EE" w:rsidP="00CC09C5">
            <w:pPr>
              <w:spacing w:line="240" w:lineRule="atLeast"/>
              <w:jc w:val="center"/>
              <w:rPr>
                <w:rFonts w:eastAsia="Times New Roman" w:cs="Arial"/>
                <w:b/>
                <w:bCs/>
                <w:color w:val="000000"/>
                <w:szCs w:val="20"/>
              </w:rPr>
            </w:pPr>
            <w:r w:rsidRPr="000A348E">
              <w:rPr>
                <w:rFonts w:cs="Arial"/>
                <w:b/>
                <w:bCs/>
                <w:color w:val="000000"/>
                <w:szCs w:val="20"/>
              </w:rPr>
              <w:t>Primary Usage</w:t>
            </w:r>
          </w:p>
        </w:tc>
        <w:tc>
          <w:tcPr>
            <w:tcW w:w="2340" w:type="dxa"/>
            <w:shd w:val="clear" w:color="auto" w:fill="DBE5F1" w:themeFill="accent1" w:themeFillTint="33"/>
            <w:noWrap/>
            <w:vAlign w:val="center"/>
          </w:tcPr>
          <w:p w14:paraId="1EC47042" w14:textId="09194FFC" w:rsidR="00E428EE" w:rsidRPr="000A348E" w:rsidRDefault="00E428EE" w:rsidP="00CC09C5">
            <w:pPr>
              <w:spacing w:line="240" w:lineRule="atLeast"/>
              <w:jc w:val="center"/>
              <w:rPr>
                <w:rFonts w:eastAsia="Times New Roman" w:cs="Arial"/>
                <w:b/>
                <w:bCs/>
                <w:color w:val="000000"/>
                <w:szCs w:val="20"/>
              </w:rPr>
            </w:pPr>
            <w:r w:rsidRPr="000A348E">
              <w:rPr>
                <w:rFonts w:cs="Arial"/>
                <w:b/>
                <w:bCs/>
                <w:color w:val="000000"/>
                <w:szCs w:val="20"/>
              </w:rPr>
              <w:t>Secondary Usage(s)</w:t>
            </w:r>
          </w:p>
        </w:tc>
      </w:tr>
      <w:tr w:rsidR="00E428EE" w:rsidRPr="00653170" w14:paraId="789A3633" w14:textId="77777777" w:rsidTr="000A348E">
        <w:trPr>
          <w:trHeight w:val="300"/>
          <w:jc w:val="center"/>
        </w:trPr>
        <w:tc>
          <w:tcPr>
            <w:tcW w:w="1577" w:type="dxa"/>
            <w:vMerge w:val="restart"/>
            <w:shd w:val="clear" w:color="auto" w:fill="auto"/>
            <w:vAlign w:val="center"/>
          </w:tcPr>
          <w:p w14:paraId="0F18973E" w14:textId="0FF0EA37" w:rsidR="00E428EE" w:rsidRPr="00653170" w:rsidRDefault="00E428EE" w:rsidP="00CC09C5">
            <w:pPr>
              <w:spacing w:line="240" w:lineRule="atLeast"/>
              <w:jc w:val="center"/>
              <w:rPr>
                <w:rFonts w:eastAsia="Times New Roman" w:cs="Arial"/>
                <w:color w:val="000000"/>
                <w:szCs w:val="20"/>
              </w:rPr>
            </w:pPr>
            <w:r>
              <w:rPr>
                <w:rFonts w:eastAsia="Times New Roman" w:cs="Arial"/>
                <w:color w:val="000000"/>
                <w:sz w:val="18"/>
                <w:szCs w:val="18"/>
              </w:rPr>
              <w:t>1</w:t>
            </w:r>
          </w:p>
        </w:tc>
        <w:tc>
          <w:tcPr>
            <w:tcW w:w="2340" w:type="dxa"/>
            <w:vMerge w:val="restart"/>
            <w:vAlign w:val="center"/>
          </w:tcPr>
          <w:p w14:paraId="52319A7D" w14:textId="5D31FBB7" w:rsidR="00E428EE" w:rsidRPr="00AB2661" w:rsidRDefault="00E428EE" w:rsidP="00CC09C5">
            <w:pPr>
              <w:spacing w:line="240" w:lineRule="atLeast"/>
              <w:jc w:val="center"/>
              <w:rPr>
                <w:rFonts w:cs="Arial"/>
                <w:color w:val="000000"/>
                <w:sz w:val="18"/>
                <w:szCs w:val="18"/>
              </w:rPr>
            </w:pPr>
            <w:r>
              <w:rPr>
                <w:rFonts w:cs="Arial"/>
                <w:color w:val="000000"/>
                <w:sz w:val="18"/>
                <w:szCs w:val="18"/>
              </w:rPr>
              <w:t>Left Front (LF)</w:t>
            </w:r>
          </w:p>
        </w:tc>
        <w:tc>
          <w:tcPr>
            <w:tcW w:w="2340" w:type="dxa"/>
            <w:shd w:val="clear" w:color="auto" w:fill="auto"/>
            <w:noWrap/>
            <w:vAlign w:val="center"/>
          </w:tcPr>
          <w:p w14:paraId="3E9F194B" w14:textId="3CA7976D" w:rsidR="00E428EE" w:rsidRPr="00653170" w:rsidRDefault="00E428EE" w:rsidP="00CC09C5">
            <w:pPr>
              <w:spacing w:line="240" w:lineRule="atLeast"/>
              <w:jc w:val="center"/>
              <w:rPr>
                <w:rFonts w:eastAsia="Times New Roman" w:cs="Arial"/>
                <w:color w:val="000000"/>
                <w:szCs w:val="20"/>
              </w:rPr>
            </w:pPr>
            <w:r>
              <w:rPr>
                <w:rFonts w:cs="Arial"/>
                <w:color w:val="000000"/>
                <w:sz w:val="18"/>
                <w:szCs w:val="18"/>
              </w:rPr>
              <w:t>Center Front</w:t>
            </w:r>
          </w:p>
        </w:tc>
      </w:tr>
      <w:tr w:rsidR="00E428EE" w:rsidRPr="00653170" w14:paraId="7C083908" w14:textId="77777777" w:rsidTr="000A348E">
        <w:trPr>
          <w:trHeight w:val="300"/>
          <w:jc w:val="center"/>
        </w:trPr>
        <w:tc>
          <w:tcPr>
            <w:tcW w:w="1577" w:type="dxa"/>
            <w:vMerge/>
            <w:shd w:val="clear" w:color="auto" w:fill="auto"/>
            <w:vAlign w:val="center"/>
          </w:tcPr>
          <w:p w14:paraId="574912F5" w14:textId="77777777" w:rsidR="00E428EE" w:rsidRDefault="00E428EE" w:rsidP="00CC09C5">
            <w:pPr>
              <w:spacing w:line="240" w:lineRule="atLeast"/>
              <w:jc w:val="center"/>
              <w:rPr>
                <w:rFonts w:eastAsia="Times New Roman" w:cs="Arial"/>
                <w:color w:val="000000"/>
                <w:sz w:val="18"/>
                <w:szCs w:val="18"/>
              </w:rPr>
            </w:pPr>
          </w:p>
        </w:tc>
        <w:tc>
          <w:tcPr>
            <w:tcW w:w="2340" w:type="dxa"/>
            <w:vMerge/>
            <w:vAlign w:val="center"/>
          </w:tcPr>
          <w:p w14:paraId="29691FF1" w14:textId="77777777" w:rsidR="00E428EE" w:rsidRPr="00AB2661" w:rsidRDefault="00E428EE" w:rsidP="00CC09C5">
            <w:pPr>
              <w:spacing w:line="240" w:lineRule="atLeast"/>
              <w:jc w:val="center"/>
              <w:rPr>
                <w:rFonts w:cs="Arial"/>
                <w:color w:val="000000"/>
                <w:sz w:val="18"/>
                <w:szCs w:val="18"/>
              </w:rPr>
            </w:pPr>
          </w:p>
        </w:tc>
        <w:tc>
          <w:tcPr>
            <w:tcW w:w="2340" w:type="dxa"/>
            <w:shd w:val="clear" w:color="auto" w:fill="auto"/>
            <w:noWrap/>
            <w:vAlign w:val="center"/>
          </w:tcPr>
          <w:p w14:paraId="40FB1959" w14:textId="7BC0D0BA" w:rsidR="00E428EE" w:rsidRPr="00AB2661" w:rsidRDefault="00E428EE" w:rsidP="00CC09C5">
            <w:pPr>
              <w:spacing w:line="240" w:lineRule="atLeast"/>
              <w:jc w:val="center"/>
              <w:rPr>
                <w:rFonts w:cs="Arial"/>
                <w:color w:val="000000"/>
                <w:sz w:val="18"/>
                <w:szCs w:val="18"/>
              </w:rPr>
            </w:pPr>
            <w:r>
              <w:rPr>
                <w:rFonts w:cs="Arial"/>
                <w:color w:val="000000"/>
                <w:sz w:val="18"/>
                <w:szCs w:val="18"/>
              </w:rPr>
              <w:t>Left Center</w:t>
            </w:r>
          </w:p>
        </w:tc>
      </w:tr>
      <w:tr w:rsidR="00E428EE" w:rsidRPr="00653170" w14:paraId="4AE7BA35" w14:textId="77777777" w:rsidTr="000A348E">
        <w:trPr>
          <w:trHeight w:val="300"/>
          <w:jc w:val="center"/>
        </w:trPr>
        <w:tc>
          <w:tcPr>
            <w:tcW w:w="1577" w:type="dxa"/>
            <w:shd w:val="clear" w:color="auto" w:fill="auto"/>
            <w:vAlign w:val="center"/>
          </w:tcPr>
          <w:p w14:paraId="4F1E2834" w14:textId="064C8B74" w:rsidR="00E428EE" w:rsidRPr="00653170" w:rsidRDefault="00E428EE" w:rsidP="00CC09C5">
            <w:pPr>
              <w:spacing w:line="240" w:lineRule="atLeast"/>
              <w:jc w:val="center"/>
              <w:rPr>
                <w:rFonts w:eastAsia="Times New Roman" w:cs="Arial"/>
                <w:color w:val="000000"/>
                <w:szCs w:val="20"/>
              </w:rPr>
            </w:pPr>
            <w:r>
              <w:rPr>
                <w:rFonts w:eastAsia="Times New Roman" w:cs="Arial"/>
                <w:color w:val="000000"/>
                <w:sz w:val="18"/>
                <w:szCs w:val="18"/>
              </w:rPr>
              <w:t>2</w:t>
            </w:r>
          </w:p>
        </w:tc>
        <w:tc>
          <w:tcPr>
            <w:tcW w:w="2340" w:type="dxa"/>
            <w:vAlign w:val="center"/>
          </w:tcPr>
          <w:p w14:paraId="32A7F28E" w14:textId="24B44408" w:rsidR="00E428EE" w:rsidRPr="00543B1B" w:rsidRDefault="00E428EE" w:rsidP="00CC09C5">
            <w:pPr>
              <w:spacing w:line="240" w:lineRule="atLeast"/>
              <w:jc w:val="center"/>
              <w:rPr>
                <w:rFonts w:cs="Arial"/>
                <w:color w:val="000000"/>
                <w:sz w:val="18"/>
                <w:szCs w:val="18"/>
              </w:rPr>
            </w:pPr>
            <w:r w:rsidRPr="00543B1B">
              <w:rPr>
                <w:rFonts w:cs="Arial"/>
                <w:color w:val="000000"/>
                <w:sz w:val="18"/>
                <w:szCs w:val="18"/>
              </w:rPr>
              <w:t>Right Front (RF)</w:t>
            </w:r>
          </w:p>
        </w:tc>
        <w:tc>
          <w:tcPr>
            <w:tcW w:w="2340" w:type="dxa"/>
            <w:shd w:val="clear" w:color="auto" w:fill="auto"/>
            <w:noWrap/>
            <w:vAlign w:val="center"/>
          </w:tcPr>
          <w:p w14:paraId="5A8567B0" w14:textId="4A89428B" w:rsidR="00E428EE" w:rsidRPr="00543B1B" w:rsidRDefault="00E428EE" w:rsidP="00CC09C5">
            <w:pPr>
              <w:spacing w:line="240" w:lineRule="atLeast"/>
              <w:jc w:val="center"/>
              <w:rPr>
                <w:rFonts w:eastAsia="Times New Roman" w:cs="Arial"/>
                <w:color w:val="000000"/>
                <w:sz w:val="18"/>
                <w:szCs w:val="18"/>
              </w:rPr>
            </w:pPr>
            <w:r w:rsidRPr="00543B1B">
              <w:rPr>
                <w:rFonts w:cs="Arial"/>
                <w:color w:val="000000"/>
                <w:sz w:val="18"/>
                <w:szCs w:val="18"/>
              </w:rPr>
              <w:t>Right Center</w:t>
            </w:r>
          </w:p>
        </w:tc>
      </w:tr>
      <w:tr w:rsidR="00E428EE" w:rsidRPr="00653170" w14:paraId="25CA51DA" w14:textId="77777777" w:rsidTr="000A348E">
        <w:trPr>
          <w:trHeight w:val="300"/>
          <w:jc w:val="center"/>
        </w:trPr>
        <w:tc>
          <w:tcPr>
            <w:tcW w:w="1577" w:type="dxa"/>
            <w:shd w:val="clear" w:color="auto" w:fill="auto"/>
            <w:vAlign w:val="center"/>
          </w:tcPr>
          <w:p w14:paraId="36DF52FA" w14:textId="159206F4" w:rsidR="00E428EE" w:rsidRPr="00653170" w:rsidRDefault="00E428EE" w:rsidP="00CC09C5">
            <w:pPr>
              <w:spacing w:line="240" w:lineRule="atLeast"/>
              <w:jc w:val="center"/>
              <w:rPr>
                <w:rFonts w:eastAsia="Times New Roman" w:cs="Arial"/>
                <w:color w:val="000000"/>
                <w:szCs w:val="20"/>
              </w:rPr>
            </w:pPr>
            <w:r>
              <w:rPr>
                <w:rFonts w:eastAsia="Times New Roman" w:cs="Arial"/>
                <w:color w:val="000000"/>
                <w:sz w:val="18"/>
                <w:szCs w:val="18"/>
              </w:rPr>
              <w:t>3</w:t>
            </w:r>
          </w:p>
        </w:tc>
        <w:tc>
          <w:tcPr>
            <w:tcW w:w="2340" w:type="dxa"/>
            <w:vAlign w:val="center"/>
          </w:tcPr>
          <w:p w14:paraId="59746052" w14:textId="57271FC5" w:rsidR="00E428EE" w:rsidRPr="00543B1B" w:rsidRDefault="00E428EE" w:rsidP="00CC09C5">
            <w:pPr>
              <w:spacing w:line="240" w:lineRule="atLeast"/>
              <w:jc w:val="center"/>
              <w:rPr>
                <w:rFonts w:cs="Arial"/>
                <w:color w:val="000000"/>
                <w:sz w:val="18"/>
                <w:szCs w:val="18"/>
              </w:rPr>
            </w:pPr>
            <w:r w:rsidRPr="00543B1B">
              <w:rPr>
                <w:sz w:val="18"/>
                <w:szCs w:val="18"/>
              </w:rPr>
              <w:t>Right Rear</w:t>
            </w:r>
          </w:p>
        </w:tc>
        <w:tc>
          <w:tcPr>
            <w:tcW w:w="2340" w:type="dxa"/>
            <w:shd w:val="clear" w:color="auto" w:fill="auto"/>
            <w:noWrap/>
            <w:vAlign w:val="center"/>
          </w:tcPr>
          <w:p w14:paraId="59943537" w14:textId="3ED24695" w:rsidR="00E428EE" w:rsidRPr="00543B1B" w:rsidRDefault="00E428EE" w:rsidP="00CC09C5">
            <w:pPr>
              <w:spacing w:line="240" w:lineRule="atLeast"/>
              <w:jc w:val="center"/>
              <w:rPr>
                <w:rFonts w:eastAsia="Times New Roman" w:cs="Arial"/>
                <w:color w:val="000000"/>
                <w:sz w:val="18"/>
                <w:szCs w:val="18"/>
              </w:rPr>
            </w:pPr>
            <w:r w:rsidRPr="00543B1B">
              <w:rPr>
                <w:sz w:val="18"/>
                <w:szCs w:val="18"/>
              </w:rPr>
              <w:t>Center Rear (CR)</w:t>
            </w:r>
          </w:p>
        </w:tc>
      </w:tr>
      <w:tr w:rsidR="00E428EE" w:rsidRPr="00653170" w14:paraId="58EC9179" w14:textId="77777777" w:rsidTr="000A348E">
        <w:trPr>
          <w:trHeight w:val="300"/>
          <w:jc w:val="center"/>
        </w:trPr>
        <w:tc>
          <w:tcPr>
            <w:tcW w:w="1577" w:type="dxa"/>
            <w:shd w:val="clear" w:color="auto" w:fill="auto"/>
            <w:vAlign w:val="center"/>
          </w:tcPr>
          <w:p w14:paraId="5DB2EDFD" w14:textId="055A2C9B" w:rsidR="00E428EE" w:rsidRPr="00653170" w:rsidRDefault="00E428EE" w:rsidP="00CC09C5">
            <w:pPr>
              <w:spacing w:line="240" w:lineRule="atLeast"/>
              <w:jc w:val="center"/>
              <w:rPr>
                <w:rFonts w:eastAsia="Times New Roman" w:cs="Arial"/>
                <w:color w:val="000000"/>
                <w:szCs w:val="20"/>
              </w:rPr>
            </w:pPr>
            <w:r>
              <w:rPr>
                <w:rFonts w:eastAsia="Times New Roman" w:cs="Arial"/>
                <w:color w:val="000000"/>
                <w:sz w:val="18"/>
                <w:szCs w:val="18"/>
              </w:rPr>
              <w:t>4</w:t>
            </w:r>
          </w:p>
        </w:tc>
        <w:tc>
          <w:tcPr>
            <w:tcW w:w="2340" w:type="dxa"/>
            <w:vAlign w:val="center"/>
          </w:tcPr>
          <w:p w14:paraId="75FD060E" w14:textId="4791C506" w:rsidR="00E428EE" w:rsidRPr="00AB2661" w:rsidRDefault="00E428EE" w:rsidP="00CC09C5">
            <w:pPr>
              <w:spacing w:line="240" w:lineRule="atLeast"/>
              <w:jc w:val="center"/>
              <w:rPr>
                <w:rFonts w:cs="Arial"/>
                <w:color w:val="000000"/>
                <w:sz w:val="18"/>
                <w:szCs w:val="18"/>
              </w:rPr>
            </w:pPr>
            <w:r>
              <w:rPr>
                <w:rFonts w:cs="Arial"/>
                <w:color w:val="000000"/>
                <w:sz w:val="18"/>
                <w:szCs w:val="18"/>
              </w:rPr>
              <w:t>Left Rear</w:t>
            </w:r>
          </w:p>
        </w:tc>
        <w:tc>
          <w:tcPr>
            <w:tcW w:w="2340" w:type="dxa"/>
            <w:shd w:val="clear" w:color="auto" w:fill="auto"/>
            <w:noWrap/>
            <w:vAlign w:val="center"/>
          </w:tcPr>
          <w:p w14:paraId="7EDBFFAD" w14:textId="429993B3" w:rsidR="00E428EE" w:rsidRPr="00653170" w:rsidRDefault="00E428EE" w:rsidP="00CC09C5">
            <w:pPr>
              <w:spacing w:line="240" w:lineRule="atLeast"/>
              <w:jc w:val="center"/>
              <w:rPr>
                <w:rFonts w:eastAsia="Times New Roman" w:cs="Arial"/>
                <w:color w:val="000000"/>
                <w:szCs w:val="20"/>
              </w:rPr>
            </w:pPr>
            <w:r>
              <w:rPr>
                <w:rFonts w:cs="Arial"/>
                <w:color w:val="000000"/>
                <w:sz w:val="18"/>
                <w:szCs w:val="18"/>
              </w:rPr>
              <w:t>-</w:t>
            </w:r>
          </w:p>
        </w:tc>
      </w:tr>
    </w:tbl>
    <w:p w14:paraId="451FEBFA" w14:textId="77777777" w:rsidR="00EE377D" w:rsidRDefault="00EE377D" w:rsidP="00CC09C5">
      <w:pPr>
        <w:pStyle w:val="NoSpacing"/>
        <w:tabs>
          <w:tab w:val="left" w:pos="1710"/>
        </w:tabs>
        <w:spacing w:line="240" w:lineRule="atLeast"/>
      </w:pPr>
    </w:p>
    <w:p w14:paraId="0A436107" w14:textId="71919A84" w:rsidR="00E428EE" w:rsidRDefault="00AE47B3" w:rsidP="00CC09C5">
      <w:pPr>
        <w:pStyle w:val="NoSpacing"/>
        <w:spacing w:line="240" w:lineRule="atLeast"/>
      </w:pPr>
      <w:bookmarkStart w:id="1729" w:name="_Hlk89264910"/>
      <w:r w:rsidRPr="00AE47B3">
        <w:t>Th</w:t>
      </w:r>
      <w:r w:rsidR="00EE377D">
        <w:t xml:space="preserve">e intention </w:t>
      </w:r>
      <w:r w:rsidR="00E428EE">
        <w:t xml:space="preserve">of this scheme </w:t>
      </w:r>
      <w:r w:rsidR="00EE377D">
        <w:t xml:space="preserve">is to </w:t>
      </w:r>
      <w:r w:rsidRPr="00AE47B3">
        <w:t xml:space="preserve">traverse the vehicle in a </w:t>
      </w:r>
      <w:r w:rsidR="00C65BDA">
        <w:t>clockwise</w:t>
      </w:r>
      <w:r w:rsidRPr="00AE47B3">
        <w:t xml:space="preserve"> direction (when looking down from top of vehicle)</w:t>
      </w:r>
      <w:r w:rsidR="00EE377D">
        <w:t>, starting with the left front microphone as being the first ANC microphone</w:t>
      </w:r>
      <w:r w:rsidRPr="00AE47B3">
        <w:t>.  When a center</w:t>
      </w:r>
      <w:r w:rsidR="00E428EE">
        <w:t xml:space="preserve"> front</w:t>
      </w:r>
      <w:r w:rsidRPr="00AE47B3">
        <w:t xml:space="preserve"> mic is used in place of the left/ </w:t>
      </w:r>
      <w:r w:rsidR="00C65BDA">
        <w:t>right</w:t>
      </w:r>
      <w:r w:rsidRPr="00AE47B3">
        <w:t xml:space="preserve"> mic combination for </w:t>
      </w:r>
      <w:r w:rsidR="00E428EE">
        <w:t>the front</w:t>
      </w:r>
      <w:r w:rsidRPr="00AE47B3">
        <w:t xml:space="preserve"> row, the first mic for that row will act as the center mic</w:t>
      </w:r>
      <w:r w:rsidR="00EE377D">
        <w:t xml:space="preserve"> as there is no left front mic</w:t>
      </w:r>
      <w:r w:rsidRPr="00AE47B3">
        <w:t>.  (Thus, Mic 1 would be used as a CF mic, Mic 3 used as the CR mic.)</w:t>
      </w:r>
      <w:r w:rsidR="00E428EE">
        <w:t xml:space="preserve">  </w:t>
      </w:r>
    </w:p>
    <w:p w14:paraId="79E1BAE7" w14:textId="3F6C1CB7" w:rsidR="00DB02CF" w:rsidRDefault="00DB02CF" w:rsidP="00CC09C5">
      <w:pPr>
        <w:pStyle w:val="NoSpacing"/>
        <w:spacing w:line="240" w:lineRule="atLeast"/>
      </w:pPr>
    </w:p>
    <w:p w14:paraId="5AB2EDDF" w14:textId="12C6A917" w:rsidR="00DB02CF" w:rsidRDefault="00DB02CF" w:rsidP="00CC09C5">
      <w:pPr>
        <w:pStyle w:val="NoSpacing"/>
        <w:tabs>
          <w:tab w:val="left" w:pos="1710"/>
        </w:tabs>
        <w:spacing w:line="240" w:lineRule="atLeast"/>
      </w:pPr>
      <w:r>
        <w:t xml:space="preserve">To better illustrate this, </w:t>
      </w:r>
      <w:r w:rsidR="00B569F4">
        <w:t xml:space="preserve">table-5 </w:t>
      </w:r>
      <w:r w:rsidRPr="00DB02CF">
        <w:t xml:space="preserve">and </w:t>
      </w:r>
      <w:r w:rsidRPr="00DB02CF">
        <w:fldChar w:fldCharType="begin"/>
      </w:r>
      <w:r w:rsidRPr="00DB02CF">
        <w:instrText xml:space="preserve"> REF _Ref89195175 \h  \* MERGEFORMAT </w:instrText>
      </w:r>
      <w:r w:rsidRPr="00DB02CF">
        <w:fldChar w:fldCharType="separate"/>
      </w:r>
      <w:r w:rsidR="00FB5E80" w:rsidRPr="00FB5E80">
        <w:t xml:space="preserve">Figure </w:t>
      </w:r>
      <w:r w:rsidR="00FB5E80" w:rsidRPr="00FB5E80">
        <w:rPr>
          <w:noProof/>
        </w:rPr>
        <w:t>2</w:t>
      </w:r>
      <w:r w:rsidRPr="00DB02CF">
        <w:fldChar w:fldCharType="end"/>
      </w:r>
      <w:r w:rsidRPr="00DB02CF">
        <w:t xml:space="preserve"> </w:t>
      </w:r>
      <w:r w:rsidR="00CB77A5">
        <w:t>are provided below</w:t>
      </w:r>
      <w:r w:rsidRPr="00DB02CF">
        <w:t xml:space="preserve">.  </w:t>
      </w:r>
      <w:r w:rsidR="00B569F4">
        <w:t xml:space="preserve">Table-5 </w:t>
      </w:r>
      <w:r w:rsidRPr="00DB02CF">
        <w:t>includes a label for mic placement (ex. "1A") related to</w:t>
      </w:r>
      <w:r w:rsidR="00CB77A5">
        <w:t xml:space="preserve"> the arrangements shown in</w:t>
      </w:r>
      <w:r w:rsidRPr="00DB02CF">
        <w:t xml:space="preserve"> </w:t>
      </w:r>
      <w:r w:rsidRPr="00DB02CF">
        <w:fldChar w:fldCharType="begin"/>
      </w:r>
      <w:r w:rsidRPr="00DB02CF">
        <w:instrText xml:space="preserve"> REF _Ref89195175 \h  \* MERGEFORMAT </w:instrText>
      </w:r>
      <w:r w:rsidRPr="00DB02CF">
        <w:fldChar w:fldCharType="separate"/>
      </w:r>
      <w:r w:rsidR="00FB5E80" w:rsidRPr="00FB5E80">
        <w:t xml:space="preserve">Figure </w:t>
      </w:r>
      <w:r w:rsidR="00FB5E80" w:rsidRPr="00FB5E80">
        <w:rPr>
          <w:noProof/>
        </w:rPr>
        <w:t>2</w:t>
      </w:r>
      <w:r w:rsidRPr="00DB02CF">
        <w:fldChar w:fldCharType="end"/>
      </w:r>
      <w:r w:rsidRPr="00DB02CF">
        <w:t xml:space="preserve">, as well as the microphone inputs used for each arrangement and the associated PDC </w:t>
      </w:r>
      <w:proofErr w:type="spellStart"/>
      <w:r w:rsidRPr="00DB02CF">
        <w:t>DExx</w:t>
      </w:r>
      <w:proofErr w:type="spellEnd"/>
      <w:r w:rsidRPr="00DB02CF">
        <w:t xml:space="preserve"> microphone configuration</w:t>
      </w:r>
      <w:r>
        <w:t xml:space="preserve"> information for each microphone arrangement.</w:t>
      </w:r>
    </w:p>
    <w:p w14:paraId="17023C37" w14:textId="77777777" w:rsidR="00CB77A5" w:rsidRPr="00DB02CF" w:rsidRDefault="00CB77A5" w:rsidP="00CC09C5">
      <w:pPr>
        <w:pStyle w:val="NoSpacing"/>
        <w:tabs>
          <w:tab w:val="left" w:pos="1710"/>
        </w:tabs>
        <w:spacing w:line="240" w:lineRule="atLeast"/>
      </w:pPr>
    </w:p>
    <w:bookmarkEnd w:id="1729"/>
    <w:p w14:paraId="0C2FF797" w14:textId="273A1CD2" w:rsidR="00AB2661" w:rsidRDefault="00AB2661" w:rsidP="00CC09C5">
      <w:pPr>
        <w:pStyle w:val="NoSpacing"/>
        <w:spacing w:line="240" w:lineRule="atLeast"/>
      </w:pPr>
    </w:p>
    <w:p w14:paraId="6AD73487" w14:textId="181CB21D" w:rsidR="00F1425B" w:rsidRPr="00442914" w:rsidRDefault="00F1425B" w:rsidP="00CC09C5">
      <w:pPr>
        <w:spacing w:line="240" w:lineRule="atLeast"/>
        <w:jc w:val="center"/>
        <w:rPr>
          <w:rFonts w:eastAsia="Times New Roman"/>
          <w:color w:val="000000"/>
        </w:rPr>
      </w:pPr>
      <w:bookmarkStart w:id="1730" w:name="_Ref89798770"/>
      <w:r w:rsidRPr="00F40C6E">
        <w:rPr>
          <w:b/>
          <w:bCs/>
        </w:rPr>
        <w:t>Table</w:t>
      </w:r>
      <w:r w:rsidR="00B569F4">
        <w:rPr>
          <w:b/>
          <w:bCs/>
        </w:rPr>
        <w:t>-5</w:t>
      </w:r>
      <w:bookmarkEnd w:id="1730"/>
      <w:r w:rsidRPr="00F40C6E">
        <w:rPr>
          <w:b/>
          <w:bCs/>
        </w:rPr>
        <w:t xml:space="preserve"> </w:t>
      </w:r>
      <w:r w:rsidR="00B37150">
        <w:rPr>
          <w:b/>
          <w:bCs/>
        </w:rPr>
        <w:t>Relationship of PDC Microphone Inputs to In-vehicle Microphone Placement</w:t>
      </w:r>
    </w:p>
    <w:p w14:paraId="71EE7B25" w14:textId="64F726A3" w:rsidR="00AB2661" w:rsidRDefault="00AB2661" w:rsidP="00CC09C5">
      <w:pPr>
        <w:pStyle w:val="NoSpacing"/>
        <w:tabs>
          <w:tab w:val="left" w:pos="1710"/>
        </w:tabs>
        <w:spacing w:line="240" w:lineRule="atLeast"/>
      </w:pPr>
    </w:p>
    <w:tbl>
      <w:tblPr>
        <w:tblW w:w="783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77"/>
        <w:gridCol w:w="436"/>
        <w:gridCol w:w="456"/>
        <w:gridCol w:w="456"/>
        <w:gridCol w:w="456"/>
        <w:gridCol w:w="476"/>
        <w:gridCol w:w="476"/>
        <w:gridCol w:w="476"/>
        <w:gridCol w:w="681"/>
        <w:gridCol w:w="2340"/>
      </w:tblGrid>
      <w:tr w:rsidR="008A545A" w:rsidRPr="00653170" w14:paraId="70B93C36" w14:textId="77777777" w:rsidTr="008A545A">
        <w:trPr>
          <w:trHeight w:val="300"/>
          <w:jc w:val="center"/>
        </w:trPr>
        <w:tc>
          <w:tcPr>
            <w:tcW w:w="1577" w:type="dxa"/>
            <w:vMerge w:val="restart"/>
            <w:shd w:val="clear" w:color="auto" w:fill="DBE5F1" w:themeFill="accent1" w:themeFillTint="33"/>
            <w:vAlign w:val="center"/>
          </w:tcPr>
          <w:p w14:paraId="00597786" w14:textId="756BCE42"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b/>
                <w:bCs/>
                <w:color w:val="000000"/>
                <w:sz w:val="18"/>
                <w:szCs w:val="18"/>
              </w:rPr>
              <w:t xml:space="preserve">Mic Placement (See </w:t>
            </w:r>
            <w:r w:rsidRPr="00AB2661">
              <w:rPr>
                <w:rFonts w:eastAsia="Times New Roman" w:cs="Arial"/>
                <w:b/>
                <w:bCs/>
                <w:color w:val="000000"/>
                <w:sz w:val="18"/>
                <w:szCs w:val="18"/>
              </w:rPr>
              <w:fldChar w:fldCharType="begin"/>
            </w:r>
            <w:r w:rsidRPr="00AB2661">
              <w:rPr>
                <w:rFonts w:eastAsia="Times New Roman" w:cs="Arial"/>
                <w:b/>
                <w:bCs/>
                <w:color w:val="000000"/>
                <w:sz w:val="18"/>
                <w:szCs w:val="18"/>
              </w:rPr>
              <w:instrText xml:space="preserve"> REF _Ref89195175 \h  \* MERGEFORMAT </w:instrText>
            </w:r>
            <w:r w:rsidRPr="00AB2661">
              <w:rPr>
                <w:rFonts w:eastAsia="Times New Roman" w:cs="Arial"/>
                <w:b/>
                <w:bCs/>
                <w:color w:val="000000"/>
                <w:sz w:val="18"/>
                <w:szCs w:val="18"/>
              </w:rPr>
            </w:r>
            <w:r w:rsidRPr="00AB2661">
              <w:rPr>
                <w:rFonts w:eastAsia="Times New Roman" w:cs="Arial"/>
                <w:b/>
                <w:bCs/>
                <w:color w:val="000000"/>
                <w:sz w:val="18"/>
                <w:szCs w:val="18"/>
              </w:rPr>
              <w:fldChar w:fldCharType="separate"/>
            </w:r>
            <w:r w:rsidR="00FB5E80" w:rsidRPr="00FB5E80">
              <w:rPr>
                <w:b/>
                <w:bCs/>
                <w:sz w:val="18"/>
                <w:szCs w:val="18"/>
              </w:rPr>
              <w:t xml:space="preserve">Figure </w:t>
            </w:r>
            <w:r w:rsidR="00FB5E80" w:rsidRPr="00FB5E80">
              <w:rPr>
                <w:b/>
                <w:bCs/>
                <w:noProof/>
                <w:sz w:val="18"/>
                <w:szCs w:val="18"/>
              </w:rPr>
              <w:t>2</w:t>
            </w:r>
            <w:r w:rsidRPr="00AB2661">
              <w:rPr>
                <w:rFonts w:eastAsia="Times New Roman" w:cs="Arial"/>
                <w:b/>
                <w:bCs/>
                <w:color w:val="000000"/>
                <w:sz w:val="18"/>
                <w:szCs w:val="18"/>
              </w:rPr>
              <w:fldChar w:fldCharType="end"/>
            </w:r>
            <w:r w:rsidRPr="00AB2661">
              <w:rPr>
                <w:rFonts w:eastAsia="Times New Roman" w:cs="Arial"/>
                <w:b/>
                <w:bCs/>
                <w:color w:val="000000"/>
                <w:sz w:val="18"/>
                <w:szCs w:val="18"/>
              </w:rPr>
              <w:t>)</w:t>
            </w:r>
          </w:p>
        </w:tc>
        <w:tc>
          <w:tcPr>
            <w:tcW w:w="3913" w:type="dxa"/>
            <w:gridSpan w:val="8"/>
            <w:shd w:val="clear" w:color="auto" w:fill="DBE5F1" w:themeFill="accent1" w:themeFillTint="33"/>
            <w:vAlign w:val="center"/>
          </w:tcPr>
          <w:p w14:paraId="70601D52" w14:textId="6E412465" w:rsidR="008A545A" w:rsidRDefault="008A545A" w:rsidP="00CC09C5">
            <w:pPr>
              <w:spacing w:line="240" w:lineRule="atLeast"/>
              <w:jc w:val="center"/>
              <w:rPr>
                <w:rFonts w:eastAsia="Times New Roman" w:cs="Arial"/>
                <w:color w:val="000000"/>
                <w:szCs w:val="20"/>
              </w:rPr>
            </w:pPr>
            <w:r w:rsidRPr="00AB2661">
              <w:rPr>
                <w:rFonts w:eastAsia="Times New Roman" w:cs="Arial"/>
                <w:b/>
                <w:bCs/>
                <w:color w:val="000000"/>
                <w:sz w:val="18"/>
                <w:szCs w:val="18"/>
              </w:rPr>
              <w:t>PDC Mic Input</w:t>
            </w:r>
          </w:p>
        </w:tc>
        <w:tc>
          <w:tcPr>
            <w:tcW w:w="2340" w:type="dxa"/>
            <w:vMerge w:val="restart"/>
            <w:shd w:val="clear" w:color="auto" w:fill="DBE5F1" w:themeFill="accent1" w:themeFillTint="33"/>
            <w:noWrap/>
            <w:vAlign w:val="center"/>
          </w:tcPr>
          <w:p w14:paraId="0329261A" w14:textId="77777777" w:rsidR="008A545A" w:rsidRPr="00AB2661" w:rsidRDefault="008A545A" w:rsidP="00CC09C5">
            <w:pPr>
              <w:spacing w:line="240" w:lineRule="atLeast"/>
              <w:jc w:val="center"/>
              <w:rPr>
                <w:rFonts w:cs="Arial"/>
                <w:b/>
                <w:bCs/>
                <w:color w:val="000000"/>
                <w:sz w:val="18"/>
                <w:szCs w:val="18"/>
              </w:rPr>
            </w:pPr>
            <w:r w:rsidRPr="00AB2661">
              <w:rPr>
                <w:rFonts w:cs="Arial"/>
                <w:b/>
                <w:bCs/>
                <w:color w:val="000000"/>
                <w:sz w:val="18"/>
                <w:szCs w:val="18"/>
              </w:rPr>
              <w:t xml:space="preserve">PDC </w:t>
            </w:r>
            <w:proofErr w:type="spellStart"/>
            <w:r w:rsidRPr="00AB2661">
              <w:rPr>
                <w:rFonts w:cs="Arial"/>
                <w:b/>
                <w:bCs/>
                <w:color w:val="000000"/>
                <w:sz w:val="18"/>
                <w:szCs w:val="18"/>
              </w:rPr>
              <w:t>DExx</w:t>
            </w:r>
            <w:proofErr w:type="spellEnd"/>
            <w:r w:rsidRPr="00AB2661">
              <w:rPr>
                <w:rFonts w:cs="Arial"/>
                <w:b/>
                <w:bCs/>
                <w:color w:val="000000"/>
                <w:sz w:val="18"/>
                <w:szCs w:val="18"/>
              </w:rPr>
              <w:t xml:space="preserve"> configuration</w:t>
            </w:r>
          </w:p>
          <w:p w14:paraId="034B0987" w14:textId="6B4C1A95"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 xml:space="preserve">(Bits of DE0A, Byte 3 </w:t>
            </w:r>
            <w:proofErr w:type="gramStart"/>
            <w:r w:rsidRPr="00AB2661">
              <w:rPr>
                <w:rFonts w:cs="Arial"/>
                <w:color w:val="000000"/>
                <w:sz w:val="18"/>
                <w:szCs w:val="18"/>
              </w:rPr>
              <w:t>=</w:t>
            </w:r>
            <w:r w:rsidR="000528C6">
              <w:rPr>
                <w:rFonts w:cs="Arial"/>
                <w:color w:val="000000"/>
                <w:sz w:val="18"/>
                <w:szCs w:val="18"/>
              </w:rPr>
              <w:t xml:space="preserve"> </w:t>
            </w:r>
            <w:r w:rsidRPr="00AB2661">
              <w:rPr>
                <w:rFonts w:cs="Arial"/>
                <w:color w:val="000000"/>
                <w:sz w:val="18"/>
                <w:szCs w:val="18"/>
              </w:rPr>
              <w:t>)</w:t>
            </w:r>
            <w:proofErr w:type="gramEnd"/>
          </w:p>
        </w:tc>
      </w:tr>
      <w:tr w:rsidR="008A545A" w:rsidRPr="00653170" w14:paraId="0ED46E1D" w14:textId="77777777" w:rsidTr="008A545A">
        <w:trPr>
          <w:trHeight w:val="300"/>
          <w:jc w:val="center"/>
        </w:trPr>
        <w:tc>
          <w:tcPr>
            <w:tcW w:w="1577" w:type="dxa"/>
            <w:vMerge/>
            <w:shd w:val="clear" w:color="auto" w:fill="auto"/>
            <w:vAlign w:val="center"/>
          </w:tcPr>
          <w:p w14:paraId="0D47C65D" w14:textId="7329798E" w:rsidR="008A545A" w:rsidRPr="00653170" w:rsidRDefault="008A545A" w:rsidP="00CC09C5">
            <w:pPr>
              <w:spacing w:line="240" w:lineRule="atLeast"/>
              <w:jc w:val="center"/>
              <w:rPr>
                <w:rFonts w:eastAsia="Times New Roman" w:cs="Arial"/>
                <w:color w:val="000000"/>
                <w:szCs w:val="20"/>
              </w:rPr>
            </w:pPr>
          </w:p>
        </w:tc>
        <w:tc>
          <w:tcPr>
            <w:tcW w:w="1348" w:type="dxa"/>
            <w:gridSpan w:val="3"/>
            <w:shd w:val="clear" w:color="auto" w:fill="DBE5F1" w:themeFill="accent1" w:themeFillTint="33"/>
            <w:vAlign w:val="center"/>
          </w:tcPr>
          <w:p w14:paraId="4696DD5F" w14:textId="2886B814"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b/>
                <w:bCs/>
                <w:color w:val="000000"/>
                <w:sz w:val="18"/>
                <w:szCs w:val="18"/>
              </w:rPr>
              <w:t>Mic 1</w:t>
            </w:r>
          </w:p>
        </w:tc>
        <w:tc>
          <w:tcPr>
            <w:tcW w:w="932" w:type="dxa"/>
            <w:gridSpan w:val="2"/>
            <w:shd w:val="clear" w:color="auto" w:fill="DBE5F1" w:themeFill="accent1" w:themeFillTint="33"/>
            <w:vAlign w:val="center"/>
          </w:tcPr>
          <w:p w14:paraId="123FF954" w14:textId="5350995A"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b/>
                <w:bCs/>
                <w:color w:val="000000"/>
                <w:sz w:val="18"/>
                <w:szCs w:val="18"/>
              </w:rPr>
              <w:t>Mic 2</w:t>
            </w:r>
          </w:p>
        </w:tc>
        <w:tc>
          <w:tcPr>
            <w:tcW w:w="952" w:type="dxa"/>
            <w:gridSpan w:val="2"/>
            <w:shd w:val="clear" w:color="auto" w:fill="DBE5F1" w:themeFill="accent1" w:themeFillTint="33"/>
            <w:vAlign w:val="center"/>
          </w:tcPr>
          <w:p w14:paraId="7E98E7C7" w14:textId="5617F37A"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b/>
                <w:bCs/>
                <w:color w:val="000000"/>
                <w:sz w:val="18"/>
                <w:szCs w:val="18"/>
              </w:rPr>
              <w:t>Mic 3</w:t>
            </w:r>
          </w:p>
        </w:tc>
        <w:tc>
          <w:tcPr>
            <w:tcW w:w="681" w:type="dxa"/>
            <w:shd w:val="clear" w:color="auto" w:fill="DBE5F1" w:themeFill="accent1" w:themeFillTint="33"/>
            <w:vAlign w:val="center"/>
          </w:tcPr>
          <w:p w14:paraId="03B43E84" w14:textId="6FE46ABB"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b/>
                <w:bCs/>
                <w:color w:val="000000"/>
                <w:sz w:val="18"/>
                <w:szCs w:val="18"/>
              </w:rPr>
              <w:t>Mic 4</w:t>
            </w:r>
          </w:p>
        </w:tc>
        <w:tc>
          <w:tcPr>
            <w:tcW w:w="2340" w:type="dxa"/>
            <w:vMerge/>
            <w:shd w:val="clear" w:color="auto" w:fill="auto"/>
            <w:noWrap/>
            <w:vAlign w:val="center"/>
          </w:tcPr>
          <w:p w14:paraId="1591A0D9" w14:textId="3251B5B2" w:rsidR="008A545A" w:rsidRPr="00653170" w:rsidRDefault="008A545A" w:rsidP="00CC09C5">
            <w:pPr>
              <w:spacing w:line="240" w:lineRule="atLeast"/>
              <w:jc w:val="center"/>
              <w:rPr>
                <w:rFonts w:eastAsia="Times New Roman" w:cs="Arial"/>
                <w:color w:val="000000"/>
                <w:szCs w:val="20"/>
              </w:rPr>
            </w:pPr>
          </w:p>
        </w:tc>
      </w:tr>
      <w:tr w:rsidR="008A545A" w:rsidRPr="00653170" w14:paraId="72318324" w14:textId="77777777" w:rsidTr="008A545A">
        <w:trPr>
          <w:trHeight w:val="300"/>
          <w:jc w:val="center"/>
        </w:trPr>
        <w:tc>
          <w:tcPr>
            <w:tcW w:w="1577" w:type="dxa"/>
            <w:vMerge/>
            <w:shd w:val="clear" w:color="auto" w:fill="auto"/>
            <w:vAlign w:val="center"/>
          </w:tcPr>
          <w:p w14:paraId="3EAF590F" w14:textId="77777777" w:rsidR="008A545A" w:rsidRPr="00653170" w:rsidRDefault="008A545A" w:rsidP="00CC09C5">
            <w:pPr>
              <w:spacing w:line="240" w:lineRule="atLeast"/>
              <w:jc w:val="center"/>
              <w:rPr>
                <w:rFonts w:eastAsia="Times New Roman" w:cs="Arial"/>
                <w:color w:val="000000"/>
                <w:szCs w:val="20"/>
              </w:rPr>
            </w:pPr>
          </w:p>
        </w:tc>
        <w:tc>
          <w:tcPr>
            <w:tcW w:w="436" w:type="dxa"/>
            <w:shd w:val="clear" w:color="auto" w:fill="DBE5F1" w:themeFill="accent1" w:themeFillTint="33"/>
            <w:vAlign w:val="center"/>
          </w:tcPr>
          <w:p w14:paraId="67F86F07" w14:textId="073F9763"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LF</w:t>
            </w:r>
          </w:p>
        </w:tc>
        <w:tc>
          <w:tcPr>
            <w:tcW w:w="456" w:type="dxa"/>
            <w:shd w:val="clear" w:color="auto" w:fill="DBE5F1" w:themeFill="accent1" w:themeFillTint="33"/>
            <w:vAlign w:val="center"/>
          </w:tcPr>
          <w:p w14:paraId="40C84140" w14:textId="2D9F7620"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CF</w:t>
            </w:r>
          </w:p>
        </w:tc>
        <w:tc>
          <w:tcPr>
            <w:tcW w:w="456" w:type="dxa"/>
            <w:shd w:val="clear" w:color="auto" w:fill="DBE5F1" w:themeFill="accent1" w:themeFillTint="33"/>
            <w:vAlign w:val="center"/>
          </w:tcPr>
          <w:p w14:paraId="5D7C08B1" w14:textId="59837633"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LC</w:t>
            </w:r>
          </w:p>
        </w:tc>
        <w:tc>
          <w:tcPr>
            <w:tcW w:w="456" w:type="dxa"/>
            <w:shd w:val="clear" w:color="auto" w:fill="DBE5F1" w:themeFill="accent1" w:themeFillTint="33"/>
            <w:vAlign w:val="center"/>
          </w:tcPr>
          <w:p w14:paraId="7A666356" w14:textId="235A74CC"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RF</w:t>
            </w:r>
          </w:p>
        </w:tc>
        <w:tc>
          <w:tcPr>
            <w:tcW w:w="476" w:type="dxa"/>
            <w:shd w:val="clear" w:color="auto" w:fill="DBE5F1" w:themeFill="accent1" w:themeFillTint="33"/>
            <w:vAlign w:val="center"/>
          </w:tcPr>
          <w:p w14:paraId="44FDCFCE" w14:textId="603F69A9"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RC</w:t>
            </w:r>
          </w:p>
        </w:tc>
        <w:tc>
          <w:tcPr>
            <w:tcW w:w="476" w:type="dxa"/>
            <w:shd w:val="clear" w:color="auto" w:fill="DBE5F1" w:themeFill="accent1" w:themeFillTint="33"/>
            <w:vAlign w:val="center"/>
          </w:tcPr>
          <w:p w14:paraId="5819EB86" w14:textId="7BC55108"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RR</w:t>
            </w:r>
          </w:p>
        </w:tc>
        <w:tc>
          <w:tcPr>
            <w:tcW w:w="476" w:type="dxa"/>
            <w:shd w:val="clear" w:color="auto" w:fill="DBE5F1" w:themeFill="accent1" w:themeFillTint="33"/>
            <w:vAlign w:val="center"/>
          </w:tcPr>
          <w:p w14:paraId="756D5DC6" w14:textId="5BC29B89"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CR</w:t>
            </w:r>
          </w:p>
        </w:tc>
        <w:tc>
          <w:tcPr>
            <w:tcW w:w="681" w:type="dxa"/>
            <w:shd w:val="clear" w:color="auto" w:fill="DBE5F1" w:themeFill="accent1" w:themeFillTint="33"/>
            <w:vAlign w:val="center"/>
          </w:tcPr>
          <w:p w14:paraId="7FB37CEC" w14:textId="53D5CBE2" w:rsidR="008A545A" w:rsidRPr="008A545A" w:rsidRDefault="008A545A" w:rsidP="00CC09C5">
            <w:pPr>
              <w:spacing w:line="240" w:lineRule="atLeast"/>
              <w:jc w:val="center"/>
              <w:rPr>
                <w:rFonts w:eastAsia="Times New Roman" w:cs="Arial"/>
                <w:color w:val="000000"/>
                <w:szCs w:val="20"/>
              </w:rPr>
            </w:pPr>
            <w:r w:rsidRPr="008A545A">
              <w:rPr>
                <w:rFonts w:eastAsia="Times New Roman" w:cs="Arial"/>
                <w:color w:val="000000"/>
                <w:sz w:val="18"/>
                <w:szCs w:val="18"/>
              </w:rPr>
              <w:t>LR</w:t>
            </w:r>
          </w:p>
        </w:tc>
        <w:tc>
          <w:tcPr>
            <w:tcW w:w="2340" w:type="dxa"/>
            <w:vMerge/>
            <w:shd w:val="clear" w:color="auto" w:fill="auto"/>
            <w:noWrap/>
            <w:vAlign w:val="center"/>
          </w:tcPr>
          <w:p w14:paraId="23CC5DA7" w14:textId="77777777" w:rsidR="008A545A" w:rsidRPr="00653170" w:rsidRDefault="008A545A" w:rsidP="00CC09C5">
            <w:pPr>
              <w:spacing w:line="240" w:lineRule="atLeast"/>
              <w:jc w:val="center"/>
              <w:rPr>
                <w:rFonts w:eastAsia="Times New Roman" w:cs="Arial"/>
                <w:color w:val="000000"/>
                <w:szCs w:val="20"/>
              </w:rPr>
            </w:pPr>
          </w:p>
        </w:tc>
      </w:tr>
      <w:tr w:rsidR="008A545A" w:rsidRPr="00653170" w14:paraId="3EDCB501" w14:textId="77777777" w:rsidTr="008A545A">
        <w:trPr>
          <w:trHeight w:val="300"/>
          <w:jc w:val="center"/>
        </w:trPr>
        <w:tc>
          <w:tcPr>
            <w:tcW w:w="1577" w:type="dxa"/>
            <w:shd w:val="clear" w:color="auto" w:fill="auto"/>
            <w:vAlign w:val="center"/>
          </w:tcPr>
          <w:p w14:paraId="62FAB572" w14:textId="044ED014"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1A</w:t>
            </w:r>
          </w:p>
        </w:tc>
        <w:tc>
          <w:tcPr>
            <w:tcW w:w="436" w:type="dxa"/>
            <w:vAlign w:val="center"/>
          </w:tcPr>
          <w:p w14:paraId="470FC0BD" w14:textId="50B5CDE2"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X</w:t>
            </w:r>
          </w:p>
        </w:tc>
        <w:tc>
          <w:tcPr>
            <w:tcW w:w="456" w:type="dxa"/>
            <w:vAlign w:val="center"/>
          </w:tcPr>
          <w:p w14:paraId="4261E2D5"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4047ECDB"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2256617B"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66E66FF1"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31615C99"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7F2A3092" w14:textId="77777777" w:rsidR="008A545A" w:rsidRPr="00653170" w:rsidRDefault="008A545A" w:rsidP="00CC09C5">
            <w:pPr>
              <w:spacing w:line="240" w:lineRule="atLeast"/>
              <w:jc w:val="center"/>
              <w:rPr>
                <w:rFonts w:eastAsia="Times New Roman" w:cs="Arial"/>
                <w:color w:val="000000"/>
                <w:szCs w:val="20"/>
              </w:rPr>
            </w:pPr>
          </w:p>
        </w:tc>
        <w:tc>
          <w:tcPr>
            <w:tcW w:w="681" w:type="dxa"/>
            <w:vAlign w:val="center"/>
          </w:tcPr>
          <w:p w14:paraId="10964CD3" w14:textId="77777777" w:rsidR="008A545A" w:rsidRPr="00653170" w:rsidRDefault="008A545A" w:rsidP="00CC09C5">
            <w:pPr>
              <w:spacing w:line="240" w:lineRule="atLeast"/>
              <w:jc w:val="center"/>
              <w:rPr>
                <w:rFonts w:eastAsia="Times New Roman" w:cs="Arial"/>
                <w:color w:val="000000"/>
                <w:szCs w:val="20"/>
              </w:rPr>
            </w:pPr>
          </w:p>
        </w:tc>
        <w:tc>
          <w:tcPr>
            <w:tcW w:w="2340" w:type="dxa"/>
            <w:shd w:val="clear" w:color="auto" w:fill="auto"/>
            <w:noWrap/>
            <w:vAlign w:val="center"/>
          </w:tcPr>
          <w:p w14:paraId="710DF0D3" w14:textId="69A848D7"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xx1000xx</w:t>
            </w:r>
          </w:p>
        </w:tc>
      </w:tr>
      <w:tr w:rsidR="008A545A" w:rsidRPr="00653170" w14:paraId="54F9F61B" w14:textId="77777777" w:rsidTr="008A545A">
        <w:trPr>
          <w:trHeight w:val="300"/>
          <w:jc w:val="center"/>
        </w:trPr>
        <w:tc>
          <w:tcPr>
            <w:tcW w:w="1577" w:type="dxa"/>
            <w:shd w:val="clear" w:color="auto" w:fill="auto"/>
            <w:vAlign w:val="center"/>
          </w:tcPr>
          <w:p w14:paraId="69E8056D" w14:textId="5E9148CF"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2A</w:t>
            </w:r>
          </w:p>
        </w:tc>
        <w:tc>
          <w:tcPr>
            <w:tcW w:w="436" w:type="dxa"/>
            <w:vAlign w:val="center"/>
          </w:tcPr>
          <w:p w14:paraId="05251A11"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7B65AE20" w14:textId="77FF55F7"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X</w:t>
            </w:r>
          </w:p>
        </w:tc>
        <w:tc>
          <w:tcPr>
            <w:tcW w:w="456" w:type="dxa"/>
            <w:vAlign w:val="center"/>
          </w:tcPr>
          <w:p w14:paraId="06D60B6C"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5C80E335"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57995234"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2FF36896"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28001836" w14:textId="1991DA38"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X</w:t>
            </w:r>
          </w:p>
        </w:tc>
        <w:tc>
          <w:tcPr>
            <w:tcW w:w="681" w:type="dxa"/>
            <w:vAlign w:val="center"/>
          </w:tcPr>
          <w:p w14:paraId="26ADA1AA" w14:textId="77777777" w:rsidR="008A545A" w:rsidRPr="00653170" w:rsidRDefault="008A545A" w:rsidP="00CC09C5">
            <w:pPr>
              <w:spacing w:line="240" w:lineRule="atLeast"/>
              <w:jc w:val="center"/>
              <w:rPr>
                <w:rFonts w:eastAsia="Times New Roman" w:cs="Arial"/>
                <w:color w:val="000000"/>
                <w:szCs w:val="20"/>
              </w:rPr>
            </w:pPr>
          </w:p>
        </w:tc>
        <w:tc>
          <w:tcPr>
            <w:tcW w:w="2340" w:type="dxa"/>
            <w:shd w:val="clear" w:color="auto" w:fill="auto"/>
            <w:noWrap/>
            <w:vAlign w:val="center"/>
          </w:tcPr>
          <w:p w14:paraId="6E1FCCA0" w14:textId="0B6D68FE"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xx1010xx</w:t>
            </w:r>
          </w:p>
        </w:tc>
      </w:tr>
      <w:tr w:rsidR="008A545A" w:rsidRPr="00653170" w14:paraId="2425F2E6" w14:textId="77777777" w:rsidTr="008A545A">
        <w:trPr>
          <w:trHeight w:val="300"/>
          <w:jc w:val="center"/>
        </w:trPr>
        <w:tc>
          <w:tcPr>
            <w:tcW w:w="1577" w:type="dxa"/>
            <w:shd w:val="clear" w:color="auto" w:fill="auto"/>
            <w:vAlign w:val="center"/>
          </w:tcPr>
          <w:p w14:paraId="5F544C12" w14:textId="06A31A39"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2B</w:t>
            </w:r>
          </w:p>
        </w:tc>
        <w:tc>
          <w:tcPr>
            <w:tcW w:w="436" w:type="dxa"/>
            <w:vAlign w:val="center"/>
          </w:tcPr>
          <w:p w14:paraId="3FF73963" w14:textId="7F619928"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X</w:t>
            </w:r>
          </w:p>
        </w:tc>
        <w:tc>
          <w:tcPr>
            <w:tcW w:w="456" w:type="dxa"/>
            <w:vAlign w:val="center"/>
          </w:tcPr>
          <w:p w14:paraId="0A61658F"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5581C337"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6E2AEB85" w14:textId="5E3D9F45"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X</w:t>
            </w:r>
          </w:p>
        </w:tc>
        <w:tc>
          <w:tcPr>
            <w:tcW w:w="476" w:type="dxa"/>
            <w:vAlign w:val="center"/>
          </w:tcPr>
          <w:p w14:paraId="7F9A45A6"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5C6EE6B7"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2595EC99" w14:textId="77777777" w:rsidR="008A545A" w:rsidRPr="00653170" w:rsidRDefault="008A545A" w:rsidP="00CC09C5">
            <w:pPr>
              <w:spacing w:line="240" w:lineRule="atLeast"/>
              <w:jc w:val="center"/>
              <w:rPr>
                <w:rFonts w:eastAsia="Times New Roman" w:cs="Arial"/>
                <w:color w:val="000000"/>
                <w:szCs w:val="20"/>
              </w:rPr>
            </w:pPr>
          </w:p>
        </w:tc>
        <w:tc>
          <w:tcPr>
            <w:tcW w:w="681" w:type="dxa"/>
            <w:vAlign w:val="center"/>
          </w:tcPr>
          <w:p w14:paraId="03A27590" w14:textId="77777777" w:rsidR="008A545A" w:rsidRPr="00653170" w:rsidRDefault="008A545A" w:rsidP="00CC09C5">
            <w:pPr>
              <w:spacing w:line="240" w:lineRule="atLeast"/>
              <w:jc w:val="center"/>
              <w:rPr>
                <w:rFonts w:eastAsia="Times New Roman" w:cs="Arial"/>
                <w:color w:val="000000"/>
                <w:szCs w:val="20"/>
              </w:rPr>
            </w:pPr>
          </w:p>
        </w:tc>
        <w:tc>
          <w:tcPr>
            <w:tcW w:w="2340" w:type="dxa"/>
            <w:shd w:val="clear" w:color="auto" w:fill="auto"/>
            <w:noWrap/>
            <w:vAlign w:val="center"/>
          </w:tcPr>
          <w:p w14:paraId="0A84CFD6" w14:textId="7D141120"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xx1100xx</w:t>
            </w:r>
          </w:p>
        </w:tc>
      </w:tr>
      <w:tr w:rsidR="008A545A" w:rsidRPr="00653170" w14:paraId="606938FA" w14:textId="77777777" w:rsidTr="008A545A">
        <w:trPr>
          <w:trHeight w:val="300"/>
          <w:jc w:val="center"/>
        </w:trPr>
        <w:tc>
          <w:tcPr>
            <w:tcW w:w="1577" w:type="dxa"/>
            <w:shd w:val="clear" w:color="auto" w:fill="auto"/>
            <w:vAlign w:val="center"/>
          </w:tcPr>
          <w:p w14:paraId="28F0FA83" w14:textId="3A31BB33"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2C</w:t>
            </w:r>
          </w:p>
        </w:tc>
        <w:tc>
          <w:tcPr>
            <w:tcW w:w="436" w:type="dxa"/>
            <w:vAlign w:val="center"/>
          </w:tcPr>
          <w:p w14:paraId="3FC72BA3"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56E1E0F5"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3280018E" w14:textId="05E1EA85"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56" w:type="dxa"/>
            <w:vAlign w:val="center"/>
          </w:tcPr>
          <w:p w14:paraId="73C8634C"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69965C15" w14:textId="46EEA763"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76" w:type="dxa"/>
            <w:vAlign w:val="center"/>
          </w:tcPr>
          <w:p w14:paraId="48578D09"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61CA7253" w14:textId="77777777" w:rsidR="008A545A" w:rsidRPr="00653170" w:rsidRDefault="008A545A" w:rsidP="00CC09C5">
            <w:pPr>
              <w:spacing w:line="240" w:lineRule="atLeast"/>
              <w:jc w:val="center"/>
              <w:rPr>
                <w:rFonts w:eastAsia="Times New Roman" w:cs="Arial"/>
                <w:color w:val="000000"/>
                <w:szCs w:val="20"/>
              </w:rPr>
            </w:pPr>
          </w:p>
        </w:tc>
        <w:tc>
          <w:tcPr>
            <w:tcW w:w="681" w:type="dxa"/>
            <w:vAlign w:val="center"/>
          </w:tcPr>
          <w:p w14:paraId="2E90D51C" w14:textId="77777777" w:rsidR="008A545A" w:rsidRPr="00653170" w:rsidRDefault="008A545A" w:rsidP="00CC09C5">
            <w:pPr>
              <w:spacing w:line="240" w:lineRule="atLeast"/>
              <w:jc w:val="center"/>
              <w:rPr>
                <w:rFonts w:eastAsia="Times New Roman" w:cs="Arial"/>
                <w:color w:val="000000"/>
                <w:szCs w:val="20"/>
              </w:rPr>
            </w:pPr>
          </w:p>
        </w:tc>
        <w:tc>
          <w:tcPr>
            <w:tcW w:w="2340" w:type="dxa"/>
            <w:shd w:val="clear" w:color="auto" w:fill="auto"/>
            <w:noWrap/>
            <w:vAlign w:val="center"/>
          </w:tcPr>
          <w:p w14:paraId="054C6FCA" w14:textId="4C986E36"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xx1100xx</w:t>
            </w:r>
          </w:p>
        </w:tc>
      </w:tr>
      <w:tr w:rsidR="008A545A" w:rsidRPr="00653170" w14:paraId="40A68FD5" w14:textId="77777777" w:rsidTr="008A545A">
        <w:trPr>
          <w:trHeight w:val="300"/>
          <w:jc w:val="center"/>
        </w:trPr>
        <w:tc>
          <w:tcPr>
            <w:tcW w:w="1577" w:type="dxa"/>
            <w:shd w:val="clear" w:color="auto" w:fill="auto"/>
            <w:vAlign w:val="center"/>
          </w:tcPr>
          <w:p w14:paraId="277911F0" w14:textId="20E759BD"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2D</w:t>
            </w:r>
          </w:p>
        </w:tc>
        <w:tc>
          <w:tcPr>
            <w:tcW w:w="436" w:type="dxa"/>
            <w:vAlign w:val="center"/>
          </w:tcPr>
          <w:p w14:paraId="6AB1FBC7"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4914E818"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4218C2A6"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4AF043A7"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7E604657"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4E776E4B" w14:textId="0EC8E104"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76" w:type="dxa"/>
            <w:vAlign w:val="center"/>
          </w:tcPr>
          <w:p w14:paraId="56CF024B" w14:textId="77777777" w:rsidR="008A545A" w:rsidRPr="00653170" w:rsidRDefault="008A545A" w:rsidP="00CC09C5">
            <w:pPr>
              <w:spacing w:line="240" w:lineRule="atLeast"/>
              <w:jc w:val="center"/>
              <w:rPr>
                <w:rFonts w:eastAsia="Times New Roman" w:cs="Arial"/>
                <w:color w:val="000000"/>
                <w:szCs w:val="20"/>
              </w:rPr>
            </w:pPr>
          </w:p>
        </w:tc>
        <w:tc>
          <w:tcPr>
            <w:tcW w:w="681" w:type="dxa"/>
            <w:vAlign w:val="center"/>
          </w:tcPr>
          <w:p w14:paraId="5E97E949" w14:textId="4B6D104C"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2340" w:type="dxa"/>
            <w:shd w:val="clear" w:color="auto" w:fill="auto"/>
            <w:noWrap/>
            <w:vAlign w:val="center"/>
          </w:tcPr>
          <w:p w14:paraId="04DD80E5" w14:textId="32171624"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xx0011xx</w:t>
            </w:r>
          </w:p>
        </w:tc>
      </w:tr>
      <w:tr w:rsidR="008A545A" w:rsidRPr="00653170" w14:paraId="6A45E973" w14:textId="77777777" w:rsidTr="008A545A">
        <w:trPr>
          <w:trHeight w:val="300"/>
          <w:jc w:val="center"/>
        </w:trPr>
        <w:tc>
          <w:tcPr>
            <w:tcW w:w="1577" w:type="dxa"/>
            <w:shd w:val="clear" w:color="auto" w:fill="auto"/>
            <w:vAlign w:val="center"/>
          </w:tcPr>
          <w:p w14:paraId="38F59557" w14:textId="666A62B4"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3A</w:t>
            </w:r>
          </w:p>
        </w:tc>
        <w:tc>
          <w:tcPr>
            <w:tcW w:w="436" w:type="dxa"/>
            <w:vAlign w:val="center"/>
          </w:tcPr>
          <w:p w14:paraId="406EF755" w14:textId="3AB93773"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56" w:type="dxa"/>
            <w:vAlign w:val="center"/>
          </w:tcPr>
          <w:p w14:paraId="7C1351B7"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0C32D185"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149C8E7F" w14:textId="6E90FE7B"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76" w:type="dxa"/>
            <w:vAlign w:val="center"/>
          </w:tcPr>
          <w:p w14:paraId="551353EF"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6187E1B2"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34EA5CC1" w14:textId="4B7FAE5E"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681" w:type="dxa"/>
            <w:vAlign w:val="center"/>
          </w:tcPr>
          <w:p w14:paraId="1DF531F4" w14:textId="77777777" w:rsidR="008A545A" w:rsidRPr="00653170" w:rsidRDefault="008A545A" w:rsidP="00CC09C5">
            <w:pPr>
              <w:spacing w:line="240" w:lineRule="atLeast"/>
              <w:jc w:val="center"/>
              <w:rPr>
                <w:rFonts w:eastAsia="Times New Roman" w:cs="Arial"/>
                <w:color w:val="000000"/>
                <w:szCs w:val="20"/>
              </w:rPr>
            </w:pPr>
          </w:p>
        </w:tc>
        <w:tc>
          <w:tcPr>
            <w:tcW w:w="2340" w:type="dxa"/>
            <w:shd w:val="clear" w:color="auto" w:fill="auto"/>
            <w:noWrap/>
            <w:vAlign w:val="center"/>
          </w:tcPr>
          <w:p w14:paraId="628A2F50" w14:textId="7C512562"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xx1110xx</w:t>
            </w:r>
          </w:p>
        </w:tc>
      </w:tr>
      <w:tr w:rsidR="008A545A" w:rsidRPr="00653170" w14:paraId="7E855BEF" w14:textId="77777777" w:rsidTr="008A545A">
        <w:trPr>
          <w:trHeight w:val="300"/>
          <w:jc w:val="center"/>
        </w:trPr>
        <w:tc>
          <w:tcPr>
            <w:tcW w:w="1577" w:type="dxa"/>
            <w:shd w:val="clear" w:color="auto" w:fill="auto"/>
            <w:vAlign w:val="center"/>
          </w:tcPr>
          <w:p w14:paraId="2CBFEED6" w14:textId="1A597254"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3B</w:t>
            </w:r>
          </w:p>
        </w:tc>
        <w:tc>
          <w:tcPr>
            <w:tcW w:w="436" w:type="dxa"/>
            <w:vAlign w:val="center"/>
          </w:tcPr>
          <w:p w14:paraId="5A3A4C73"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0993C746" w14:textId="50142D9E"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56" w:type="dxa"/>
            <w:vAlign w:val="center"/>
          </w:tcPr>
          <w:p w14:paraId="055086B3"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7D4C3254"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6F33AE48"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2CB20468" w14:textId="3126DA8B"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76" w:type="dxa"/>
            <w:vAlign w:val="center"/>
          </w:tcPr>
          <w:p w14:paraId="445FD42F" w14:textId="77777777" w:rsidR="008A545A" w:rsidRPr="00653170" w:rsidRDefault="008A545A" w:rsidP="00CC09C5">
            <w:pPr>
              <w:spacing w:line="240" w:lineRule="atLeast"/>
              <w:jc w:val="center"/>
              <w:rPr>
                <w:rFonts w:eastAsia="Times New Roman" w:cs="Arial"/>
                <w:color w:val="000000"/>
                <w:szCs w:val="20"/>
              </w:rPr>
            </w:pPr>
          </w:p>
        </w:tc>
        <w:tc>
          <w:tcPr>
            <w:tcW w:w="681" w:type="dxa"/>
            <w:vAlign w:val="center"/>
          </w:tcPr>
          <w:p w14:paraId="2B5BF714" w14:textId="3A9ADFA9"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2340" w:type="dxa"/>
            <w:shd w:val="clear" w:color="auto" w:fill="auto"/>
            <w:noWrap/>
            <w:vAlign w:val="center"/>
          </w:tcPr>
          <w:p w14:paraId="0222723E" w14:textId="62833614"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xx1011xx</w:t>
            </w:r>
          </w:p>
        </w:tc>
      </w:tr>
      <w:tr w:rsidR="008A545A" w:rsidRPr="00653170" w14:paraId="6E8C37A4" w14:textId="77777777" w:rsidTr="008A545A">
        <w:trPr>
          <w:trHeight w:val="300"/>
          <w:jc w:val="center"/>
        </w:trPr>
        <w:tc>
          <w:tcPr>
            <w:tcW w:w="1577" w:type="dxa"/>
            <w:shd w:val="clear" w:color="auto" w:fill="auto"/>
            <w:vAlign w:val="center"/>
          </w:tcPr>
          <w:p w14:paraId="48D70D5E" w14:textId="7483B94F" w:rsidR="008A545A" w:rsidRPr="00653170" w:rsidRDefault="008A545A" w:rsidP="00CC09C5">
            <w:pPr>
              <w:spacing w:line="240" w:lineRule="atLeast"/>
              <w:jc w:val="center"/>
              <w:rPr>
                <w:rFonts w:eastAsia="Times New Roman" w:cs="Arial"/>
                <w:color w:val="000000"/>
                <w:szCs w:val="20"/>
              </w:rPr>
            </w:pPr>
            <w:r w:rsidRPr="00AB2661">
              <w:rPr>
                <w:rFonts w:eastAsia="Times New Roman" w:cs="Arial"/>
                <w:color w:val="000000"/>
                <w:sz w:val="18"/>
                <w:szCs w:val="18"/>
              </w:rPr>
              <w:t>4A</w:t>
            </w:r>
          </w:p>
        </w:tc>
        <w:tc>
          <w:tcPr>
            <w:tcW w:w="436" w:type="dxa"/>
            <w:vAlign w:val="center"/>
          </w:tcPr>
          <w:p w14:paraId="7D28B486" w14:textId="5EBE7561"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56" w:type="dxa"/>
            <w:vAlign w:val="center"/>
          </w:tcPr>
          <w:p w14:paraId="1DA26FAB"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7BA2B7AD" w14:textId="77777777" w:rsidR="008A545A" w:rsidRPr="00653170" w:rsidRDefault="008A545A" w:rsidP="00CC09C5">
            <w:pPr>
              <w:spacing w:line="240" w:lineRule="atLeast"/>
              <w:jc w:val="center"/>
              <w:rPr>
                <w:rFonts w:eastAsia="Times New Roman" w:cs="Arial"/>
                <w:color w:val="000000"/>
                <w:szCs w:val="20"/>
              </w:rPr>
            </w:pPr>
          </w:p>
        </w:tc>
        <w:tc>
          <w:tcPr>
            <w:tcW w:w="456" w:type="dxa"/>
            <w:vAlign w:val="center"/>
          </w:tcPr>
          <w:p w14:paraId="2C6D6FC5" w14:textId="4BA9FB74"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76" w:type="dxa"/>
            <w:vAlign w:val="center"/>
          </w:tcPr>
          <w:p w14:paraId="7D659F38" w14:textId="77777777" w:rsidR="008A545A" w:rsidRPr="00653170" w:rsidRDefault="008A545A" w:rsidP="00CC09C5">
            <w:pPr>
              <w:spacing w:line="240" w:lineRule="atLeast"/>
              <w:jc w:val="center"/>
              <w:rPr>
                <w:rFonts w:eastAsia="Times New Roman" w:cs="Arial"/>
                <w:color w:val="000000"/>
                <w:szCs w:val="20"/>
              </w:rPr>
            </w:pPr>
          </w:p>
        </w:tc>
        <w:tc>
          <w:tcPr>
            <w:tcW w:w="476" w:type="dxa"/>
            <w:vAlign w:val="center"/>
          </w:tcPr>
          <w:p w14:paraId="3E9A3290" w14:textId="53207C96"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476" w:type="dxa"/>
            <w:vAlign w:val="center"/>
          </w:tcPr>
          <w:p w14:paraId="3C9284AC" w14:textId="77777777" w:rsidR="008A545A" w:rsidRPr="00653170" w:rsidRDefault="008A545A" w:rsidP="00CC09C5">
            <w:pPr>
              <w:spacing w:line="240" w:lineRule="atLeast"/>
              <w:jc w:val="center"/>
              <w:rPr>
                <w:rFonts w:eastAsia="Times New Roman" w:cs="Arial"/>
                <w:color w:val="000000"/>
                <w:szCs w:val="20"/>
              </w:rPr>
            </w:pPr>
          </w:p>
        </w:tc>
        <w:tc>
          <w:tcPr>
            <w:tcW w:w="681" w:type="dxa"/>
            <w:vAlign w:val="center"/>
          </w:tcPr>
          <w:p w14:paraId="5BF88377" w14:textId="20587277" w:rsidR="008A545A" w:rsidRPr="00653170" w:rsidRDefault="008A545A" w:rsidP="00CC09C5">
            <w:pPr>
              <w:spacing w:line="240" w:lineRule="atLeast"/>
              <w:jc w:val="center"/>
              <w:rPr>
                <w:rFonts w:eastAsia="Times New Roman" w:cs="Arial"/>
                <w:color w:val="000000"/>
                <w:szCs w:val="20"/>
              </w:rPr>
            </w:pPr>
            <w:r>
              <w:rPr>
                <w:rFonts w:eastAsia="Times New Roman" w:cs="Arial"/>
                <w:color w:val="000000"/>
                <w:sz w:val="18"/>
                <w:szCs w:val="18"/>
              </w:rPr>
              <w:t>X</w:t>
            </w:r>
          </w:p>
        </w:tc>
        <w:tc>
          <w:tcPr>
            <w:tcW w:w="2340" w:type="dxa"/>
            <w:shd w:val="clear" w:color="auto" w:fill="auto"/>
            <w:noWrap/>
            <w:vAlign w:val="center"/>
          </w:tcPr>
          <w:p w14:paraId="67D842EC" w14:textId="7C2C0F40" w:rsidR="008A545A" w:rsidRPr="00653170" w:rsidRDefault="008A545A" w:rsidP="00CC09C5">
            <w:pPr>
              <w:spacing w:line="240" w:lineRule="atLeast"/>
              <w:jc w:val="center"/>
              <w:rPr>
                <w:rFonts w:eastAsia="Times New Roman" w:cs="Arial"/>
                <w:color w:val="000000"/>
                <w:szCs w:val="20"/>
              </w:rPr>
            </w:pPr>
            <w:r w:rsidRPr="00AB2661">
              <w:rPr>
                <w:rFonts w:cs="Arial"/>
                <w:color w:val="000000"/>
                <w:sz w:val="18"/>
                <w:szCs w:val="18"/>
              </w:rPr>
              <w:t>xx1111xx</w:t>
            </w:r>
          </w:p>
        </w:tc>
      </w:tr>
    </w:tbl>
    <w:p w14:paraId="78922024" w14:textId="77777777" w:rsidR="00AB2661" w:rsidRDefault="00AB2661" w:rsidP="00CC09C5">
      <w:pPr>
        <w:pStyle w:val="NoSpacing"/>
        <w:tabs>
          <w:tab w:val="left" w:pos="1710"/>
        </w:tabs>
        <w:spacing w:line="240" w:lineRule="atLeast"/>
      </w:pPr>
    </w:p>
    <w:p w14:paraId="241C03C9" w14:textId="61CA0C43" w:rsidR="00943CBF" w:rsidRDefault="00943CBF" w:rsidP="00CC09C5">
      <w:pPr>
        <w:pStyle w:val="NoSpacing"/>
        <w:tabs>
          <w:tab w:val="left" w:pos="1710"/>
        </w:tabs>
        <w:spacing w:line="240" w:lineRule="atLeast"/>
      </w:pPr>
    </w:p>
    <w:p w14:paraId="1F4542CE" w14:textId="2E629296" w:rsidR="00943CBF" w:rsidRDefault="00943CBF" w:rsidP="00CC09C5">
      <w:pPr>
        <w:pStyle w:val="NoSpacing"/>
        <w:tabs>
          <w:tab w:val="left" w:pos="1710"/>
        </w:tabs>
        <w:spacing w:line="240" w:lineRule="atLeast"/>
        <w:jc w:val="center"/>
        <w:rPr>
          <w:b/>
          <w:bCs/>
        </w:rPr>
      </w:pPr>
      <w:bookmarkStart w:id="1731" w:name="_Ref89195175"/>
      <w:r w:rsidRPr="00943CBF">
        <w:rPr>
          <w:b/>
          <w:bCs/>
        </w:rPr>
        <w:t xml:space="preserve">Figure </w:t>
      </w:r>
      <w:r w:rsidRPr="00943CBF">
        <w:rPr>
          <w:b/>
          <w:bCs/>
        </w:rPr>
        <w:fldChar w:fldCharType="begin"/>
      </w:r>
      <w:r w:rsidRPr="00943CBF">
        <w:rPr>
          <w:b/>
          <w:bCs/>
        </w:rPr>
        <w:instrText xml:space="preserve"> SEQ Figure \* ARABIC </w:instrText>
      </w:r>
      <w:r w:rsidRPr="00943CBF">
        <w:rPr>
          <w:b/>
          <w:bCs/>
        </w:rPr>
        <w:fldChar w:fldCharType="separate"/>
      </w:r>
      <w:r w:rsidR="00FB5E80">
        <w:rPr>
          <w:b/>
          <w:bCs/>
          <w:noProof/>
        </w:rPr>
        <w:t>2</w:t>
      </w:r>
      <w:r w:rsidRPr="00943CBF">
        <w:rPr>
          <w:b/>
          <w:bCs/>
          <w:noProof/>
        </w:rPr>
        <w:fldChar w:fldCharType="end"/>
      </w:r>
      <w:bookmarkEnd w:id="1731"/>
      <w:r w:rsidRPr="00943CBF">
        <w:rPr>
          <w:b/>
          <w:bCs/>
        </w:rPr>
        <w:t>:  PDC Microphone Input to In-Vehicle Placement Diagrams</w:t>
      </w:r>
    </w:p>
    <w:p w14:paraId="169E4EAD" w14:textId="389B3E0E" w:rsidR="00E01203" w:rsidRPr="00943CBF" w:rsidRDefault="00E01203" w:rsidP="00CC09C5">
      <w:pPr>
        <w:pStyle w:val="NoSpacing"/>
        <w:tabs>
          <w:tab w:val="left" w:pos="1710"/>
        </w:tabs>
        <w:spacing w:line="240" w:lineRule="atLeast"/>
        <w:jc w:val="center"/>
        <w:rPr>
          <w:b/>
          <w:bCs/>
        </w:rPr>
      </w:pPr>
      <w:r>
        <w:rPr>
          <w:b/>
          <w:bCs/>
        </w:rPr>
        <w:t>Per file “ANC Mic input Config-location info – 11-30-21”</w:t>
      </w:r>
    </w:p>
    <w:p w14:paraId="5F88612A" w14:textId="77777777" w:rsidR="00943CBF" w:rsidRDefault="00943CBF" w:rsidP="00CC09C5">
      <w:pPr>
        <w:pStyle w:val="NoSpacing"/>
        <w:tabs>
          <w:tab w:val="left" w:pos="1710"/>
        </w:tabs>
        <w:spacing w:line="240" w:lineRule="atLeast"/>
      </w:pPr>
    </w:p>
    <w:p w14:paraId="6AC9AE1A" w14:textId="78F91C0C" w:rsidR="00AE47B3" w:rsidRDefault="00F1425B" w:rsidP="00CC09C5">
      <w:pPr>
        <w:pStyle w:val="NoSpacing"/>
        <w:tabs>
          <w:tab w:val="left" w:pos="1710"/>
        </w:tabs>
        <w:spacing w:line="240" w:lineRule="atLeast"/>
        <w:jc w:val="center"/>
      </w:pPr>
      <w:r>
        <w:object w:dxaOrig="8713" w:dyaOrig="10128" w14:anchorId="7520736D">
          <v:shape id="_x0000_i1029" type="#_x0000_t75" style="width:437pt;height:7in" o:ole="">
            <v:imagedata r:id="rId21" o:title=""/>
          </v:shape>
          <o:OLEObject Type="Embed" ProgID="Visio.Drawing.15" ShapeID="_x0000_i1029" DrawAspect="Content" ObjectID="_1730894249" r:id="rId22"/>
        </w:object>
      </w:r>
    </w:p>
    <w:p w14:paraId="65AA5360" w14:textId="53866B3C" w:rsidR="006B3276" w:rsidRDefault="00AE47B3" w:rsidP="00CC09C5">
      <w:pPr>
        <w:pStyle w:val="NoSpacing"/>
        <w:tabs>
          <w:tab w:val="left" w:pos="1710"/>
        </w:tabs>
        <w:spacing w:line="240" w:lineRule="atLeast"/>
      </w:pPr>
      <w:r>
        <w:t xml:space="preserve"> </w:t>
      </w:r>
    </w:p>
    <w:p w14:paraId="15E69D09" w14:textId="4B232EB2" w:rsidR="008A5212" w:rsidRDefault="008A5212" w:rsidP="00CC09C5">
      <w:pPr>
        <w:pStyle w:val="NoSpacing"/>
        <w:tabs>
          <w:tab w:val="left" w:pos="1710"/>
        </w:tabs>
        <w:spacing w:line="240" w:lineRule="atLeast"/>
      </w:pPr>
    </w:p>
    <w:p w14:paraId="1FC346FF" w14:textId="7EF43949" w:rsidR="008A5212" w:rsidRDefault="00677934" w:rsidP="00CC09C5">
      <w:pPr>
        <w:pStyle w:val="Heading3"/>
        <w:spacing w:line="240" w:lineRule="atLeast"/>
      </w:pPr>
      <w:bookmarkStart w:id="1732" w:name="_Ref96421684"/>
      <w:bookmarkStart w:id="1733" w:name="_Toc105779416"/>
      <w:r>
        <w:t>PDC Mic Input/ Library Mic Input Relationship</w:t>
      </w:r>
      <w:bookmarkEnd w:id="1732"/>
      <w:bookmarkEnd w:id="1733"/>
    </w:p>
    <w:p w14:paraId="5450CADE" w14:textId="3A838416" w:rsidR="00B05EB4" w:rsidRDefault="00B05EB4" w:rsidP="00CC09C5">
      <w:pPr>
        <w:pStyle w:val="NoSpacing"/>
        <w:tabs>
          <w:tab w:val="left" w:pos="1710"/>
        </w:tabs>
        <w:spacing w:line="240" w:lineRule="atLeast"/>
      </w:pPr>
    </w:p>
    <w:p w14:paraId="6E68D7E2" w14:textId="207407C8" w:rsidR="00AE47B3" w:rsidRDefault="00677934" w:rsidP="00CC09C5">
      <w:pPr>
        <w:pStyle w:val="NoSpacing"/>
        <w:tabs>
          <w:tab w:val="left" w:pos="1710"/>
        </w:tabs>
        <w:spacing w:line="240" w:lineRule="atLeast"/>
        <w:jc w:val="center"/>
      </w:pPr>
      <w:bookmarkStart w:id="1734" w:name="_Ref96421655"/>
      <w:r w:rsidRPr="00F40C6E">
        <w:rPr>
          <w:b/>
          <w:bCs/>
        </w:rPr>
        <w:t>Table</w:t>
      </w:r>
      <w:r w:rsidR="00B569F4">
        <w:rPr>
          <w:b/>
          <w:bCs/>
        </w:rPr>
        <w:t>-6</w:t>
      </w:r>
      <w:bookmarkEnd w:id="1734"/>
      <w:r w:rsidRPr="00F40C6E">
        <w:rPr>
          <w:b/>
          <w:bCs/>
        </w:rPr>
        <w:t xml:space="preserve"> </w:t>
      </w:r>
      <w:r>
        <w:rPr>
          <w:b/>
          <w:bCs/>
        </w:rPr>
        <w:t>PDC Mic Input/ Library Mic Input Relationship</w:t>
      </w:r>
    </w:p>
    <w:p w14:paraId="492CEE21" w14:textId="5BB85528" w:rsidR="00677934" w:rsidRDefault="00677934" w:rsidP="00CC09C5">
      <w:pPr>
        <w:pStyle w:val="NoSpacing"/>
        <w:tabs>
          <w:tab w:val="left" w:pos="1710"/>
        </w:tabs>
        <w:spacing w:line="240" w:lineRule="atLeast"/>
      </w:pPr>
    </w:p>
    <w:tbl>
      <w:tblPr>
        <w:tblStyle w:val="TableGrid"/>
        <w:tblW w:w="0" w:type="auto"/>
        <w:jc w:val="center"/>
        <w:tblLook w:val="04A0" w:firstRow="1" w:lastRow="0" w:firstColumn="1" w:lastColumn="0" w:noHBand="0" w:noVBand="1"/>
      </w:tblPr>
      <w:tblGrid>
        <w:gridCol w:w="990"/>
        <w:gridCol w:w="1255"/>
      </w:tblGrid>
      <w:tr w:rsidR="00677934" w14:paraId="402A45F5" w14:textId="77777777" w:rsidTr="00677934">
        <w:trPr>
          <w:jc w:val="center"/>
        </w:trPr>
        <w:tc>
          <w:tcPr>
            <w:tcW w:w="990" w:type="dxa"/>
            <w:shd w:val="clear" w:color="auto" w:fill="DBE5F1" w:themeFill="accent1" w:themeFillTint="33"/>
          </w:tcPr>
          <w:p w14:paraId="20700422" w14:textId="1F1A6842" w:rsidR="00677934" w:rsidRPr="00905462" w:rsidRDefault="00677934" w:rsidP="00CC09C5">
            <w:pPr>
              <w:pStyle w:val="NoSpacing"/>
              <w:tabs>
                <w:tab w:val="left" w:pos="1710"/>
              </w:tabs>
              <w:spacing w:line="240" w:lineRule="atLeast"/>
              <w:rPr>
                <w:b/>
                <w:bCs/>
              </w:rPr>
            </w:pPr>
            <w:r>
              <w:rPr>
                <w:b/>
                <w:bCs/>
              </w:rPr>
              <w:t>PDC ANC Mic Input</w:t>
            </w:r>
          </w:p>
        </w:tc>
        <w:tc>
          <w:tcPr>
            <w:tcW w:w="1255" w:type="dxa"/>
            <w:shd w:val="clear" w:color="auto" w:fill="DBE5F1" w:themeFill="accent1" w:themeFillTint="33"/>
          </w:tcPr>
          <w:p w14:paraId="045B5DCD" w14:textId="7156ABB7" w:rsidR="00677934" w:rsidRPr="00905462" w:rsidRDefault="00677934" w:rsidP="00CC09C5">
            <w:pPr>
              <w:pStyle w:val="NoSpacing"/>
              <w:tabs>
                <w:tab w:val="left" w:pos="1710"/>
              </w:tabs>
              <w:spacing w:line="240" w:lineRule="atLeast"/>
              <w:rPr>
                <w:b/>
                <w:bCs/>
              </w:rPr>
            </w:pPr>
            <w:r>
              <w:rPr>
                <w:b/>
                <w:bCs/>
              </w:rPr>
              <w:t>Library Mic Input</w:t>
            </w:r>
          </w:p>
        </w:tc>
      </w:tr>
      <w:tr w:rsidR="00677934" w14:paraId="3E9646D9" w14:textId="77777777" w:rsidTr="00677934">
        <w:trPr>
          <w:jc w:val="center"/>
        </w:trPr>
        <w:tc>
          <w:tcPr>
            <w:tcW w:w="990" w:type="dxa"/>
          </w:tcPr>
          <w:p w14:paraId="68CC6BD8" w14:textId="531E6CA4" w:rsidR="00677934" w:rsidRDefault="00677934" w:rsidP="00CC09C5">
            <w:pPr>
              <w:pStyle w:val="NoSpacing"/>
              <w:tabs>
                <w:tab w:val="left" w:pos="1710"/>
              </w:tabs>
              <w:spacing w:line="240" w:lineRule="atLeast"/>
            </w:pPr>
            <w:r>
              <w:t>1</w:t>
            </w:r>
          </w:p>
        </w:tc>
        <w:tc>
          <w:tcPr>
            <w:tcW w:w="1255" w:type="dxa"/>
          </w:tcPr>
          <w:p w14:paraId="05523A61" w14:textId="038CDF5F" w:rsidR="00677934" w:rsidRDefault="00677934" w:rsidP="00CC09C5">
            <w:pPr>
              <w:pStyle w:val="NoSpacing"/>
              <w:tabs>
                <w:tab w:val="left" w:pos="1710"/>
              </w:tabs>
              <w:spacing w:line="240" w:lineRule="atLeast"/>
            </w:pPr>
            <w:r>
              <w:t>mic_0</w:t>
            </w:r>
          </w:p>
        </w:tc>
      </w:tr>
      <w:tr w:rsidR="00677934" w14:paraId="551DDD5B" w14:textId="77777777" w:rsidTr="00677934">
        <w:trPr>
          <w:jc w:val="center"/>
        </w:trPr>
        <w:tc>
          <w:tcPr>
            <w:tcW w:w="990" w:type="dxa"/>
          </w:tcPr>
          <w:p w14:paraId="049D070B" w14:textId="513AA00D" w:rsidR="00677934" w:rsidRDefault="00677934" w:rsidP="00CC09C5">
            <w:pPr>
              <w:pStyle w:val="NoSpacing"/>
              <w:tabs>
                <w:tab w:val="left" w:pos="1710"/>
              </w:tabs>
              <w:spacing w:line="240" w:lineRule="atLeast"/>
            </w:pPr>
            <w:r>
              <w:t>2</w:t>
            </w:r>
          </w:p>
        </w:tc>
        <w:tc>
          <w:tcPr>
            <w:tcW w:w="1255" w:type="dxa"/>
          </w:tcPr>
          <w:p w14:paraId="1723D7E3" w14:textId="3B65AA9E" w:rsidR="00677934" w:rsidRDefault="00677934" w:rsidP="00CC09C5">
            <w:pPr>
              <w:pStyle w:val="NoSpacing"/>
              <w:tabs>
                <w:tab w:val="left" w:pos="1710"/>
              </w:tabs>
              <w:spacing w:line="240" w:lineRule="atLeast"/>
            </w:pPr>
            <w:r>
              <w:t>mic_1</w:t>
            </w:r>
          </w:p>
        </w:tc>
      </w:tr>
      <w:tr w:rsidR="00677934" w14:paraId="25816CBE" w14:textId="77777777" w:rsidTr="00677934">
        <w:trPr>
          <w:jc w:val="center"/>
        </w:trPr>
        <w:tc>
          <w:tcPr>
            <w:tcW w:w="990" w:type="dxa"/>
          </w:tcPr>
          <w:p w14:paraId="260597E7" w14:textId="511AEFB5" w:rsidR="00677934" w:rsidRDefault="00677934" w:rsidP="00CC09C5">
            <w:pPr>
              <w:pStyle w:val="NoSpacing"/>
              <w:tabs>
                <w:tab w:val="left" w:pos="1710"/>
              </w:tabs>
              <w:spacing w:line="240" w:lineRule="atLeast"/>
            </w:pPr>
            <w:r>
              <w:t>3</w:t>
            </w:r>
          </w:p>
        </w:tc>
        <w:tc>
          <w:tcPr>
            <w:tcW w:w="1255" w:type="dxa"/>
          </w:tcPr>
          <w:p w14:paraId="3FA12E7E" w14:textId="682FD80F" w:rsidR="00677934" w:rsidRDefault="00677934" w:rsidP="00CC09C5">
            <w:pPr>
              <w:pStyle w:val="NoSpacing"/>
              <w:tabs>
                <w:tab w:val="left" w:pos="1710"/>
              </w:tabs>
              <w:spacing w:line="240" w:lineRule="atLeast"/>
            </w:pPr>
            <w:r>
              <w:t>mic_2</w:t>
            </w:r>
          </w:p>
        </w:tc>
      </w:tr>
      <w:tr w:rsidR="00677934" w14:paraId="5F018BE3" w14:textId="77777777" w:rsidTr="00677934">
        <w:trPr>
          <w:jc w:val="center"/>
        </w:trPr>
        <w:tc>
          <w:tcPr>
            <w:tcW w:w="990" w:type="dxa"/>
          </w:tcPr>
          <w:p w14:paraId="2E99C740" w14:textId="116ADC8E" w:rsidR="00677934" w:rsidRDefault="00677934" w:rsidP="00CC09C5">
            <w:pPr>
              <w:pStyle w:val="NoSpacing"/>
              <w:tabs>
                <w:tab w:val="left" w:pos="1710"/>
              </w:tabs>
              <w:spacing w:line="240" w:lineRule="atLeast"/>
            </w:pPr>
            <w:r>
              <w:t>4</w:t>
            </w:r>
          </w:p>
        </w:tc>
        <w:tc>
          <w:tcPr>
            <w:tcW w:w="1255" w:type="dxa"/>
          </w:tcPr>
          <w:p w14:paraId="5C7DBE7C" w14:textId="76D983F7" w:rsidR="00677934" w:rsidRDefault="00677934" w:rsidP="00CC09C5">
            <w:pPr>
              <w:pStyle w:val="NoSpacing"/>
              <w:tabs>
                <w:tab w:val="left" w:pos="1710"/>
              </w:tabs>
              <w:spacing w:line="240" w:lineRule="atLeast"/>
            </w:pPr>
            <w:r>
              <w:t>mic_3</w:t>
            </w:r>
          </w:p>
        </w:tc>
      </w:tr>
    </w:tbl>
    <w:p w14:paraId="49A7D252" w14:textId="463C781E" w:rsidR="00677934" w:rsidRDefault="00677934" w:rsidP="00CC09C5">
      <w:pPr>
        <w:pStyle w:val="NoSpacing"/>
        <w:tabs>
          <w:tab w:val="left" w:pos="1710"/>
        </w:tabs>
        <w:spacing w:line="240" w:lineRule="atLeast"/>
      </w:pPr>
    </w:p>
    <w:p w14:paraId="5AE0E2C1" w14:textId="77777777" w:rsidR="00755282" w:rsidRPr="00442914" w:rsidRDefault="00755282" w:rsidP="00CC09C5">
      <w:pPr>
        <w:pStyle w:val="NoSpacing"/>
        <w:tabs>
          <w:tab w:val="left" w:pos="1710"/>
        </w:tabs>
        <w:spacing w:line="240" w:lineRule="atLeast"/>
      </w:pPr>
    </w:p>
    <w:p w14:paraId="6DAABFD0" w14:textId="77777777" w:rsidR="00737D58" w:rsidRPr="00442914" w:rsidRDefault="00737D58" w:rsidP="00CC09C5">
      <w:pPr>
        <w:pStyle w:val="Heading2"/>
        <w:spacing w:line="240" w:lineRule="atLeast"/>
      </w:pPr>
      <w:bookmarkStart w:id="1735" w:name="_Toc70876729"/>
      <w:bookmarkStart w:id="1736" w:name="_Toc70877932"/>
      <w:bookmarkStart w:id="1737" w:name="_Toc70895840"/>
      <w:bookmarkStart w:id="1738" w:name="_Toc70923218"/>
      <w:bookmarkStart w:id="1739" w:name="_Toc70933173"/>
      <w:bookmarkStart w:id="1740" w:name="_Toc70936392"/>
      <w:bookmarkStart w:id="1741" w:name="_Toc70942454"/>
      <w:bookmarkStart w:id="1742" w:name="_Toc70761510"/>
      <w:bookmarkStart w:id="1743" w:name="_Toc70764297"/>
      <w:bookmarkStart w:id="1744" w:name="_Toc70796819"/>
      <w:bookmarkStart w:id="1745" w:name="_Toc70805964"/>
      <w:bookmarkStart w:id="1746" w:name="_Toc70806432"/>
      <w:bookmarkStart w:id="1747" w:name="_Toc70835766"/>
      <w:bookmarkStart w:id="1748" w:name="_Toc70858966"/>
      <w:bookmarkStart w:id="1749" w:name="_Toc70876730"/>
      <w:bookmarkStart w:id="1750" w:name="_Toc70877933"/>
      <w:bookmarkStart w:id="1751" w:name="_Toc70895841"/>
      <w:bookmarkStart w:id="1752" w:name="_Toc70923219"/>
      <w:bookmarkStart w:id="1753" w:name="_Toc70933174"/>
      <w:bookmarkStart w:id="1754" w:name="_Toc70936393"/>
      <w:bookmarkStart w:id="1755" w:name="_Toc70942455"/>
      <w:bookmarkStart w:id="1756" w:name="_Toc70761511"/>
      <w:bookmarkStart w:id="1757" w:name="_Toc70764298"/>
      <w:bookmarkStart w:id="1758" w:name="_Toc70796820"/>
      <w:bookmarkStart w:id="1759" w:name="_Toc70805965"/>
      <w:bookmarkStart w:id="1760" w:name="_Toc70806433"/>
      <w:bookmarkStart w:id="1761" w:name="_Toc70835767"/>
      <w:bookmarkStart w:id="1762" w:name="_Toc70858967"/>
      <w:bookmarkStart w:id="1763" w:name="_Toc70876731"/>
      <w:bookmarkStart w:id="1764" w:name="_Toc70877934"/>
      <w:bookmarkStart w:id="1765" w:name="_Toc70895842"/>
      <w:bookmarkStart w:id="1766" w:name="_Toc70923220"/>
      <w:bookmarkStart w:id="1767" w:name="_Toc70933175"/>
      <w:bookmarkStart w:id="1768" w:name="_Toc70936394"/>
      <w:bookmarkStart w:id="1769" w:name="_Toc70942456"/>
      <w:bookmarkStart w:id="1770" w:name="_Toc70761512"/>
      <w:bookmarkStart w:id="1771" w:name="_Toc70764299"/>
      <w:bookmarkStart w:id="1772" w:name="_Toc70796821"/>
      <w:bookmarkStart w:id="1773" w:name="_Toc70805966"/>
      <w:bookmarkStart w:id="1774" w:name="_Toc70806434"/>
      <w:bookmarkStart w:id="1775" w:name="_Toc70835768"/>
      <w:bookmarkStart w:id="1776" w:name="_Toc70858968"/>
      <w:bookmarkStart w:id="1777" w:name="_Toc70876732"/>
      <w:bookmarkStart w:id="1778" w:name="_Toc70877935"/>
      <w:bookmarkStart w:id="1779" w:name="_Toc70895843"/>
      <w:bookmarkStart w:id="1780" w:name="_Toc70923221"/>
      <w:bookmarkStart w:id="1781" w:name="_Toc70933176"/>
      <w:bookmarkStart w:id="1782" w:name="_Toc70936395"/>
      <w:bookmarkStart w:id="1783" w:name="_Toc70942457"/>
      <w:bookmarkStart w:id="1784" w:name="_Toc70761513"/>
      <w:bookmarkStart w:id="1785" w:name="_Toc70764300"/>
      <w:bookmarkStart w:id="1786" w:name="_Toc70796822"/>
      <w:bookmarkStart w:id="1787" w:name="_Toc70805967"/>
      <w:bookmarkStart w:id="1788" w:name="_Toc70806435"/>
      <w:bookmarkStart w:id="1789" w:name="_Toc70835769"/>
      <w:bookmarkStart w:id="1790" w:name="_Toc70858969"/>
      <w:bookmarkStart w:id="1791" w:name="_Toc70876733"/>
      <w:bookmarkStart w:id="1792" w:name="_Toc70877936"/>
      <w:bookmarkStart w:id="1793" w:name="_Toc70895844"/>
      <w:bookmarkStart w:id="1794" w:name="_Toc70923222"/>
      <w:bookmarkStart w:id="1795" w:name="_Toc70933177"/>
      <w:bookmarkStart w:id="1796" w:name="_Toc70936396"/>
      <w:bookmarkStart w:id="1797" w:name="_Toc70942458"/>
      <w:bookmarkStart w:id="1798" w:name="_Toc70761514"/>
      <w:bookmarkStart w:id="1799" w:name="_Toc70764301"/>
      <w:bookmarkStart w:id="1800" w:name="_Toc70796823"/>
      <w:bookmarkStart w:id="1801" w:name="_Toc70805968"/>
      <w:bookmarkStart w:id="1802" w:name="_Toc70806436"/>
      <w:bookmarkStart w:id="1803" w:name="_Toc70835770"/>
      <w:bookmarkStart w:id="1804" w:name="_Toc70858970"/>
      <w:bookmarkStart w:id="1805" w:name="_Toc70876734"/>
      <w:bookmarkStart w:id="1806" w:name="_Toc70877937"/>
      <w:bookmarkStart w:id="1807" w:name="_Toc70895845"/>
      <w:bookmarkStart w:id="1808" w:name="_Toc70923223"/>
      <w:bookmarkStart w:id="1809" w:name="_Toc70933178"/>
      <w:bookmarkStart w:id="1810" w:name="_Toc70936397"/>
      <w:bookmarkStart w:id="1811" w:name="_Toc70942459"/>
      <w:bookmarkStart w:id="1812" w:name="_Toc70761515"/>
      <w:bookmarkStart w:id="1813" w:name="_Toc70764302"/>
      <w:bookmarkStart w:id="1814" w:name="_Toc70796824"/>
      <w:bookmarkStart w:id="1815" w:name="_Toc70805969"/>
      <w:bookmarkStart w:id="1816" w:name="_Toc70806437"/>
      <w:bookmarkStart w:id="1817" w:name="_Toc70835771"/>
      <w:bookmarkStart w:id="1818" w:name="_Toc70858971"/>
      <w:bookmarkStart w:id="1819" w:name="_Toc70876735"/>
      <w:bookmarkStart w:id="1820" w:name="_Toc70877938"/>
      <w:bookmarkStart w:id="1821" w:name="_Toc70895846"/>
      <w:bookmarkStart w:id="1822" w:name="_Toc70923224"/>
      <w:bookmarkStart w:id="1823" w:name="_Toc70933179"/>
      <w:bookmarkStart w:id="1824" w:name="_Toc70936398"/>
      <w:bookmarkStart w:id="1825" w:name="_Toc70942460"/>
      <w:bookmarkStart w:id="1826" w:name="_Toc70761516"/>
      <w:bookmarkStart w:id="1827" w:name="_Toc70764303"/>
      <w:bookmarkStart w:id="1828" w:name="_Toc70796825"/>
      <w:bookmarkStart w:id="1829" w:name="_Toc70805970"/>
      <w:bookmarkStart w:id="1830" w:name="_Toc70806438"/>
      <w:bookmarkStart w:id="1831" w:name="_Toc70835772"/>
      <w:bookmarkStart w:id="1832" w:name="_Toc70858972"/>
      <w:bookmarkStart w:id="1833" w:name="_Toc70876736"/>
      <w:bookmarkStart w:id="1834" w:name="_Toc70877939"/>
      <w:bookmarkStart w:id="1835" w:name="_Toc70895847"/>
      <w:bookmarkStart w:id="1836" w:name="_Toc70923225"/>
      <w:bookmarkStart w:id="1837" w:name="_Toc70933180"/>
      <w:bookmarkStart w:id="1838" w:name="_Toc70936399"/>
      <w:bookmarkStart w:id="1839" w:name="_Toc70942461"/>
      <w:bookmarkStart w:id="1840" w:name="_Toc70616920"/>
      <w:bookmarkStart w:id="1841" w:name="_Ref70868328"/>
      <w:bookmarkStart w:id="1842" w:name="_Toc105779417"/>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r w:rsidRPr="00442914">
        <w:t>Audio Outputs</w:t>
      </w:r>
      <w:bookmarkEnd w:id="1840"/>
      <w:bookmarkEnd w:id="1841"/>
      <w:bookmarkEnd w:id="1842"/>
    </w:p>
    <w:p w14:paraId="30522D7E" w14:textId="2A780A6F" w:rsidR="00737D58" w:rsidRDefault="00737D58" w:rsidP="00CC09C5">
      <w:pPr>
        <w:pStyle w:val="NoSpacing"/>
        <w:tabs>
          <w:tab w:val="left" w:pos="1710"/>
        </w:tabs>
        <w:spacing w:line="240" w:lineRule="atLeast"/>
      </w:pPr>
    </w:p>
    <w:p w14:paraId="51842CFE" w14:textId="225FB2A4" w:rsidR="00905462" w:rsidRDefault="00905462" w:rsidP="00CC09C5">
      <w:pPr>
        <w:pStyle w:val="Heading3"/>
        <w:spacing w:line="240" w:lineRule="atLeast"/>
      </w:pPr>
      <w:bookmarkStart w:id="1843" w:name="_Toc105779418"/>
      <w:bookmarkStart w:id="1844" w:name="_Hlk70434485"/>
      <w:r>
        <w:t>Characteristics</w:t>
      </w:r>
      <w:bookmarkEnd w:id="1843"/>
    </w:p>
    <w:p w14:paraId="4C54FF4A" w14:textId="05737E77" w:rsidR="00905462" w:rsidRDefault="00905462" w:rsidP="00CC09C5">
      <w:pPr>
        <w:pStyle w:val="NoSpacing"/>
        <w:tabs>
          <w:tab w:val="left" w:pos="1710"/>
        </w:tabs>
        <w:spacing w:line="240" w:lineRule="atLeast"/>
      </w:pPr>
    </w:p>
    <w:p w14:paraId="3AC75B98" w14:textId="66709AF8" w:rsidR="00905462" w:rsidRDefault="00905462" w:rsidP="00CC09C5">
      <w:pPr>
        <w:pStyle w:val="NoSpacing"/>
        <w:numPr>
          <w:ilvl w:val="0"/>
          <w:numId w:val="16"/>
        </w:numPr>
        <w:tabs>
          <w:tab w:val="left" w:pos="1710"/>
        </w:tabs>
        <w:spacing w:line="240" w:lineRule="atLeast"/>
      </w:pPr>
      <w:r>
        <w:t>Number of channels:  6 (independently controlled). (Outputs are shared between ANC and PS whenever the features are offered together.</w:t>
      </w:r>
      <w:del w:id="1845" w:author="Podhorsky, Milan (M.)" w:date="2022-03-30T10:52:00Z">
        <w:r w:rsidDel="00E750BD">
          <w:delText xml:space="preserve">  </w:delText>
        </w:r>
      </w:del>
    </w:p>
    <w:p w14:paraId="564D9A0D" w14:textId="79DD585E" w:rsidR="00905462" w:rsidRDefault="00905462" w:rsidP="00CC09C5">
      <w:pPr>
        <w:pStyle w:val="NoSpacing"/>
        <w:numPr>
          <w:ilvl w:val="0"/>
          <w:numId w:val="16"/>
        </w:numPr>
        <w:tabs>
          <w:tab w:val="left" w:pos="1710"/>
        </w:tabs>
        <w:spacing w:line="240" w:lineRule="atLeast"/>
      </w:pPr>
      <w:r>
        <w:t>ANC Bandwidth:  20 - 300Hz</w:t>
      </w:r>
    </w:p>
    <w:p w14:paraId="08D9E37E" w14:textId="37C3F328" w:rsidR="00905462" w:rsidRDefault="00905462" w:rsidP="00CC09C5">
      <w:pPr>
        <w:pStyle w:val="NoSpacing"/>
        <w:numPr>
          <w:ilvl w:val="0"/>
          <w:numId w:val="16"/>
        </w:numPr>
        <w:tabs>
          <w:tab w:val="left" w:pos="1710"/>
        </w:tabs>
        <w:spacing w:line="240" w:lineRule="atLeast"/>
      </w:pPr>
      <w:r>
        <w:t>PS Bandwidth:  20 - 6kHz</w:t>
      </w:r>
    </w:p>
    <w:p w14:paraId="7281BF0B" w14:textId="1916C533" w:rsidR="00905462" w:rsidRDefault="00511874" w:rsidP="00CC09C5">
      <w:pPr>
        <w:pStyle w:val="Heading3"/>
        <w:spacing w:line="240" w:lineRule="atLeast"/>
      </w:pPr>
      <w:bookmarkStart w:id="1846" w:name="_Ref92958126"/>
      <w:bookmarkStart w:id="1847" w:name="_Toc105779419"/>
      <w:r>
        <w:t>Library/ A2B Stream/ Speaker Channel Relationships</w:t>
      </w:r>
      <w:bookmarkEnd w:id="1846"/>
      <w:bookmarkEnd w:id="1847"/>
    </w:p>
    <w:p w14:paraId="4CFE5185" w14:textId="77777777" w:rsidR="00905462" w:rsidRDefault="00905462" w:rsidP="00CC09C5">
      <w:pPr>
        <w:pStyle w:val="NoSpacing"/>
        <w:tabs>
          <w:tab w:val="left" w:pos="1710"/>
        </w:tabs>
        <w:spacing w:line="240" w:lineRule="atLeast"/>
      </w:pPr>
    </w:p>
    <w:p w14:paraId="5BA7F537" w14:textId="534BBDAC" w:rsidR="00737D58" w:rsidRDefault="00737D58" w:rsidP="00CC09C5">
      <w:pPr>
        <w:pStyle w:val="NoSpacing"/>
        <w:tabs>
          <w:tab w:val="left" w:pos="1710"/>
        </w:tabs>
        <w:spacing w:line="240" w:lineRule="atLeast"/>
      </w:pPr>
      <w:r w:rsidRPr="00442914">
        <w:t xml:space="preserve">The PDC and ANC/ PS </w:t>
      </w:r>
      <w:r w:rsidR="004872C0" w:rsidRPr="00442914">
        <w:t>Library</w:t>
      </w:r>
      <w:r w:rsidRPr="00442914">
        <w:t xml:space="preserve"> shall support 6 ANC </w:t>
      </w:r>
      <w:proofErr w:type="gramStart"/>
      <w:r w:rsidR="005078A6">
        <w:t>independently-controlled</w:t>
      </w:r>
      <w:proofErr w:type="gramEnd"/>
      <w:r w:rsidR="005078A6">
        <w:t xml:space="preserve"> </w:t>
      </w:r>
      <w:r w:rsidRPr="00442914">
        <w:t xml:space="preserve">outputs, provided </w:t>
      </w:r>
      <w:r w:rsidRPr="00511874">
        <w:t>as A2B streams</w:t>
      </w:r>
      <w:r w:rsidR="00195F78" w:rsidRPr="00442914">
        <w:t xml:space="preserve"> to the PAC for unbranded systems, or DSP Amp for branded systems,</w:t>
      </w:r>
      <w:r w:rsidRPr="00442914">
        <w:t xml:space="preserve"> with the routings fixed in the following manner:</w:t>
      </w:r>
    </w:p>
    <w:p w14:paraId="649B0768" w14:textId="429814C6" w:rsidR="005078A6" w:rsidRDefault="005078A6" w:rsidP="00CC09C5">
      <w:pPr>
        <w:pStyle w:val="NoSpacing"/>
        <w:tabs>
          <w:tab w:val="left" w:pos="1710"/>
        </w:tabs>
        <w:spacing w:line="240" w:lineRule="atLeast"/>
      </w:pPr>
    </w:p>
    <w:p w14:paraId="5F61BE74" w14:textId="334A0632" w:rsidR="00905462" w:rsidRPr="00442914" w:rsidRDefault="00905462" w:rsidP="00CC09C5">
      <w:pPr>
        <w:spacing w:line="240" w:lineRule="atLeast"/>
        <w:jc w:val="center"/>
      </w:pPr>
      <w:bookmarkStart w:id="1848" w:name="_Ref96421310"/>
      <w:r w:rsidRPr="00F40C6E">
        <w:rPr>
          <w:b/>
          <w:bCs/>
        </w:rPr>
        <w:t>Table</w:t>
      </w:r>
      <w:r w:rsidR="00B569F4">
        <w:rPr>
          <w:b/>
          <w:bCs/>
        </w:rPr>
        <w:t>-7</w:t>
      </w:r>
      <w:bookmarkEnd w:id="1848"/>
      <w:r w:rsidRPr="00F40C6E">
        <w:rPr>
          <w:b/>
          <w:bCs/>
        </w:rPr>
        <w:t xml:space="preserve"> </w:t>
      </w:r>
      <w:r>
        <w:rPr>
          <w:b/>
          <w:bCs/>
        </w:rPr>
        <w:t>Library/ A2B Stream/ Channel Routing Relationship</w:t>
      </w:r>
    </w:p>
    <w:p w14:paraId="582CF223" w14:textId="165C0CA0" w:rsidR="00737D58" w:rsidRDefault="00737D58" w:rsidP="00CC09C5">
      <w:pPr>
        <w:pStyle w:val="NoSpacing"/>
        <w:tabs>
          <w:tab w:val="left" w:pos="1710"/>
        </w:tabs>
        <w:spacing w:line="240" w:lineRule="atLeast"/>
      </w:pPr>
    </w:p>
    <w:tbl>
      <w:tblPr>
        <w:tblStyle w:val="TableGrid"/>
        <w:tblW w:w="0" w:type="auto"/>
        <w:jc w:val="center"/>
        <w:tblLook w:val="04A0" w:firstRow="1" w:lastRow="0" w:firstColumn="1" w:lastColumn="0" w:noHBand="0" w:noVBand="1"/>
      </w:tblPr>
      <w:tblGrid>
        <w:gridCol w:w="1080"/>
        <w:gridCol w:w="990"/>
        <w:gridCol w:w="1620"/>
      </w:tblGrid>
      <w:tr w:rsidR="00905462" w14:paraId="3E7AF86B" w14:textId="3344F223" w:rsidTr="00511874">
        <w:trPr>
          <w:jc w:val="center"/>
        </w:trPr>
        <w:tc>
          <w:tcPr>
            <w:tcW w:w="1080" w:type="dxa"/>
            <w:shd w:val="clear" w:color="auto" w:fill="DBE5F1" w:themeFill="accent1" w:themeFillTint="33"/>
            <w:vAlign w:val="center"/>
          </w:tcPr>
          <w:p w14:paraId="5CF0B49E" w14:textId="1615ADDE" w:rsidR="00905462" w:rsidRPr="00905462" w:rsidRDefault="00905462" w:rsidP="00CC09C5">
            <w:pPr>
              <w:pStyle w:val="NoSpacing"/>
              <w:tabs>
                <w:tab w:val="left" w:pos="1710"/>
              </w:tabs>
              <w:spacing w:line="240" w:lineRule="atLeast"/>
              <w:jc w:val="center"/>
              <w:rPr>
                <w:b/>
                <w:bCs/>
              </w:rPr>
            </w:pPr>
            <w:r w:rsidRPr="00905462">
              <w:rPr>
                <w:b/>
                <w:bCs/>
              </w:rPr>
              <w:t>Library Output</w:t>
            </w:r>
          </w:p>
        </w:tc>
        <w:tc>
          <w:tcPr>
            <w:tcW w:w="990" w:type="dxa"/>
            <w:shd w:val="clear" w:color="auto" w:fill="DBE5F1" w:themeFill="accent1" w:themeFillTint="33"/>
            <w:vAlign w:val="center"/>
          </w:tcPr>
          <w:p w14:paraId="5FFB15AA" w14:textId="18839A1F" w:rsidR="00905462" w:rsidRPr="00905462" w:rsidRDefault="00905462" w:rsidP="00CC09C5">
            <w:pPr>
              <w:pStyle w:val="NoSpacing"/>
              <w:tabs>
                <w:tab w:val="left" w:pos="1710"/>
              </w:tabs>
              <w:spacing w:line="240" w:lineRule="atLeast"/>
              <w:jc w:val="center"/>
              <w:rPr>
                <w:b/>
                <w:bCs/>
              </w:rPr>
            </w:pPr>
            <w:r w:rsidRPr="00905462">
              <w:rPr>
                <w:b/>
                <w:bCs/>
              </w:rPr>
              <w:t>ANC/ PS A2B Stream</w:t>
            </w:r>
          </w:p>
        </w:tc>
        <w:tc>
          <w:tcPr>
            <w:tcW w:w="1620" w:type="dxa"/>
            <w:shd w:val="clear" w:color="auto" w:fill="DBE5F1" w:themeFill="accent1" w:themeFillTint="33"/>
            <w:vAlign w:val="center"/>
          </w:tcPr>
          <w:p w14:paraId="57B6B4B2" w14:textId="77777777" w:rsidR="00511874" w:rsidRDefault="00511874" w:rsidP="00CC09C5">
            <w:pPr>
              <w:pStyle w:val="NoSpacing"/>
              <w:tabs>
                <w:tab w:val="left" w:pos="1710"/>
              </w:tabs>
              <w:spacing w:line="240" w:lineRule="atLeast"/>
              <w:jc w:val="center"/>
              <w:rPr>
                <w:b/>
                <w:bCs/>
              </w:rPr>
            </w:pPr>
            <w:r>
              <w:rPr>
                <w:b/>
                <w:bCs/>
              </w:rPr>
              <w:t>Speaker</w:t>
            </w:r>
          </w:p>
          <w:p w14:paraId="7709F729" w14:textId="6E3A9017" w:rsidR="00905462" w:rsidRPr="00905462" w:rsidRDefault="00905462" w:rsidP="00CC09C5">
            <w:pPr>
              <w:pStyle w:val="NoSpacing"/>
              <w:tabs>
                <w:tab w:val="left" w:pos="1710"/>
              </w:tabs>
              <w:spacing w:line="240" w:lineRule="atLeast"/>
              <w:jc w:val="center"/>
              <w:rPr>
                <w:b/>
                <w:bCs/>
              </w:rPr>
            </w:pPr>
            <w:r w:rsidRPr="00905462">
              <w:rPr>
                <w:b/>
                <w:bCs/>
              </w:rPr>
              <w:t>Channel Routing</w:t>
            </w:r>
          </w:p>
        </w:tc>
      </w:tr>
      <w:tr w:rsidR="00905462" w14:paraId="24CA766E" w14:textId="545BE6EA" w:rsidTr="00905462">
        <w:trPr>
          <w:jc w:val="center"/>
        </w:trPr>
        <w:tc>
          <w:tcPr>
            <w:tcW w:w="1080" w:type="dxa"/>
          </w:tcPr>
          <w:p w14:paraId="0E98FCA9" w14:textId="0F3EBDB4" w:rsidR="00905462" w:rsidRDefault="00677934" w:rsidP="00CC09C5">
            <w:pPr>
              <w:pStyle w:val="NoSpacing"/>
              <w:tabs>
                <w:tab w:val="left" w:pos="1710"/>
              </w:tabs>
              <w:spacing w:line="240" w:lineRule="atLeast"/>
            </w:pPr>
            <w:r>
              <w:t>ctrl_0</w:t>
            </w:r>
          </w:p>
        </w:tc>
        <w:tc>
          <w:tcPr>
            <w:tcW w:w="990" w:type="dxa"/>
          </w:tcPr>
          <w:p w14:paraId="0BFA84EF" w14:textId="51ABA4E9" w:rsidR="00905462" w:rsidRDefault="00905462" w:rsidP="00CC09C5">
            <w:pPr>
              <w:pStyle w:val="NoSpacing"/>
              <w:tabs>
                <w:tab w:val="left" w:pos="1710"/>
              </w:tabs>
              <w:spacing w:line="240" w:lineRule="atLeast"/>
            </w:pPr>
            <w:r>
              <w:t>62</w:t>
            </w:r>
          </w:p>
        </w:tc>
        <w:tc>
          <w:tcPr>
            <w:tcW w:w="1620" w:type="dxa"/>
          </w:tcPr>
          <w:p w14:paraId="64B68522" w14:textId="415B9025" w:rsidR="00905462" w:rsidRDefault="00905462" w:rsidP="00CC09C5">
            <w:pPr>
              <w:pStyle w:val="NoSpacing"/>
              <w:tabs>
                <w:tab w:val="left" w:pos="1710"/>
              </w:tabs>
              <w:spacing w:line="240" w:lineRule="atLeast"/>
            </w:pPr>
            <w:r>
              <w:t>Left Front</w:t>
            </w:r>
          </w:p>
        </w:tc>
      </w:tr>
      <w:tr w:rsidR="00905462" w14:paraId="62727856" w14:textId="491E594B" w:rsidTr="00905462">
        <w:trPr>
          <w:jc w:val="center"/>
        </w:trPr>
        <w:tc>
          <w:tcPr>
            <w:tcW w:w="1080" w:type="dxa"/>
          </w:tcPr>
          <w:p w14:paraId="062E16E2" w14:textId="3C2F9F69" w:rsidR="00905462" w:rsidRDefault="00677934" w:rsidP="00CC09C5">
            <w:pPr>
              <w:pStyle w:val="NoSpacing"/>
              <w:tabs>
                <w:tab w:val="left" w:pos="1710"/>
              </w:tabs>
              <w:spacing w:line="240" w:lineRule="atLeast"/>
            </w:pPr>
            <w:r>
              <w:t>ctrl_1</w:t>
            </w:r>
          </w:p>
        </w:tc>
        <w:tc>
          <w:tcPr>
            <w:tcW w:w="990" w:type="dxa"/>
          </w:tcPr>
          <w:p w14:paraId="2D20E809" w14:textId="454CCB86" w:rsidR="00905462" w:rsidRDefault="00905462" w:rsidP="00CC09C5">
            <w:pPr>
              <w:pStyle w:val="NoSpacing"/>
              <w:tabs>
                <w:tab w:val="left" w:pos="1710"/>
              </w:tabs>
              <w:spacing w:line="240" w:lineRule="atLeast"/>
            </w:pPr>
            <w:r>
              <w:t>63</w:t>
            </w:r>
          </w:p>
        </w:tc>
        <w:tc>
          <w:tcPr>
            <w:tcW w:w="1620" w:type="dxa"/>
          </w:tcPr>
          <w:p w14:paraId="2C547A53" w14:textId="70B5BE45" w:rsidR="00905462" w:rsidRDefault="00905462" w:rsidP="00CC09C5">
            <w:pPr>
              <w:pStyle w:val="NoSpacing"/>
              <w:tabs>
                <w:tab w:val="left" w:pos="1710"/>
              </w:tabs>
              <w:spacing w:line="240" w:lineRule="atLeast"/>
            </w:pPr>
            <w:r>
              <w:t>Right Front</w:t>
            </w:r>
          </w:p>
        </w:tc>
      </w:tr>
      <w:tr w:rsidR="00905462" w14:paraId="2B93F3E8" w14:textId="3FE58118" w:rsidTr="00905462">
        <w:trPr>
          <w:jc w:val="center"/>
        </w:trPr>
        <w:tc>
          <w:tcPr>
            <w:tcW w:w="1080" w:type="dxa"/>
          </w:tcPr>
          <w:p w14:paraId="5C7F57A1" w14:textId="3ED27DB3" w:rsidR="00905462" w:rsidRDefault="00677934" w:rsidP="00CC09C5">
            <w:pPr>
              <w:pStyle w:val="NoSpacing"/>
              <w:tabs>
                <w:tab w:val="left" w:pos="1710"/>
              </w:tabs>
              <w:spacing w:line="240" w:lineRule="atLeast"/>
            </w:pPr>
            <w:r>
              <w:t>ctrl_2</w:t>
            </w:r>
          </w:p>
        </w:tc>
        <w:tc>
          <w:tcPr>
            <w:tcW w:w="990" w:type="dxa"/>
          </w:tcPr>
          <w:p w14:paraId="00A3EBA6" w14:textId="676AD1F2" w:rsidR="00905462" w:rsidRDefault="00905462" w:rsidP="00CC09C5">
            <w:pPr>
              <w:pStyle w:val="NoSpacing"/>
              <w:tabs>
                <w:tab w:val="left" w:pos="1710"/>
              </w:tabs>
              <w:spacing w:line="240" w:lineRule="atLeast"/>
            </w:pPr>
            <w:r>
              <w:t>64</w:t>
            </w:r>
          </w:p>
        </w:tc>
        <w:tc>
          <w:tcPr>
            <w:tcW w:w="1620" w:type="dxa"/>
          </w:tcPr>
          <w:p w14:paraId="62963F5F" w14:textId="07514D50" w:rsidR="00905462" w:rsidRDefault="00905462" w:rsidP="00CC09C5">
            <w:pPr>
              <w:pStyle w:val="NoSpacing"/>
              <w:tabs>
                <w:tab w:val="left" w:pos="1710"/>
              </w:tabs>
              <w:spacing w:line="240" w:lineRule="atLeast"/>
            </w:pPr>
            <w:r>
              <w:t>Right Rear</w:t>
            </w:r>
          </w:p>
        </w:tc>
      </w:tr>
      <w:tr w:rsidR="00905462" w14:paraId="3A6FA8CC" w14:textId="390A0E8E" w:rsidTr="00905462">
        <w:trPr>
          <w:jc w:val="center"/>
        </w:trPr>
        <w:tc>
          <w:tcPr>
            <w:tcW w:w="1080" w:type="dxa"/>
          </w:tcPr>
          <w:p w14:paraId="6600D263" w14:textId="593C70DA" w:rsidR="00905462" w:rsidRDefault="00677934" w:rsidP="00CC09C5">
            <w:pPr>
              <w:pStyle w:val="NoSpacing"/>
              <w:tabs>
                <w:tab w:val="left" w:pos="1710"/>
              </w:tabs>
              <w:spacing w:line="240" w:lineRule="atLeast"/>
            </w:pPr>
            <w:r>
              <w:t>ctrl_3</w:t>
            </w:r>
          </w:p>
        </w:tc>
        <w:tc>
          <w:tcPr>
            <w:tcW w:w="990" w:type="dxa"/>
          </w:tcPr>
          <w:p w14:paraId="73C728A8" w14:textId="489F1010" w:rsidR="00905462" w:rsidRDefault="00905462" w:rsidP="00CC09C5">
            <w:pPr>
              <w:pStyle w:val="NoSpacing"/>
              <w:tabs>
                <w:tab w:val="left" w:pos="1710"/>
              </w:tabs>
              <w:spacing w:line="240" w:lineRule="atLeast"/>
            </w:pPr>
            <w:r>
              <w:t>65</w:t>
            </w:r>
          </w:p>
        </w:tc>
        <w:tc>
          <w:tcPr>
            <w:tcW w:w="1620" w:type="dxa"/>
          </w:tcPr>
          <w:p w14:paraId="51DD3EC4" w14:textId="550FAD6F" w:rsidR="00905462" w:rsidRDefault="00905462" w:rsidP="00CC09C5">
            <w:pPr>
              <w:pStyle w:val="NoSpacing"/>
              <w:tabs>
                <w:tab w:val="left" w:pos="1710"/>
              </w:tabs>
              <w:spacing w:line="240" w:lineRule="atLeast"/>
            </w:pPr>
            <w:r>
              <w:t>Left Rear</w:t>
            </w:r>
          </w:p>
        </w:tc>
      </w:tr>
      <w:tr w:rsidR="00905462" w14:paraId="76E8A8FC" w14:textId="2FBDD599" w:rsidTr="00905462">
        <w:trPr>
          <w:jc w:val="center"/>
        </w:trPr>
        <w:tc>
          <w:tcPr>
            <w:tcW w:w="1080" w:type="dxa"/>
          </w:tcPr>
          <w:p w14:paraId="6385FB57" w14:textId="7F05C312" w:rsidR="00905462" w:rsidRDefault="00677934" w:rsidP="00CC09C5">
            <w:pPr>
              <w:pStyle w:val="NoSpacing"/>
              <w:tabs>
                <w:tab w:val="left" w:pos="1710"/>
              </w:tabs>
              <w:spacing w:line="240" w:lineRule="atLeast"/>
            </w:pPr>
            <w:r>
              <w:t>ctrl_4</w:t>
            </w:r>
          </w:p>
        </w:tc>
        <w:tc>
          <w:tcPr>
            <w:tcW w:w="990" w:type="dxa"/>
          </w:tcPr>
          <w:p w14:paraId="228F84DC" w14:textId="18BFD431" w:rsidR="00905462" w:rsidRDefault="00905462" w:rsidP="00CC09C5">
            <w:pPr>
              <w:pStyle w:val="NoSpacing"/>
              <w:tabs>
                <w:tab w:val="left" w:pos="1710"/>
              </w:tabs>
              <w:spacing w:line="240" w:lineRule="atLeast"/>
            </w:pPr>
            <w:r>
              <w:t>66</w:t>
            </w:r>
          </w:p>
        </w:tc>
        <w:tc>
          <w:tcPr>
            <w:tcW w:w="1620" w:type="dxa"/>
          </w:tcPr>
          <w:p w14:paraId="20B813BE" w14:textId="557D5E14" w:rsidR="00905462" w:rsidRDefault="00905462" w:rsidP="00CC09C5">
            <w:pPr>
              <w:pStyle w:val="NoSpacing"/>
              <w:tabs>
                <w:tab w:val="left" w:pos="1710"/>
              </w:tabs>
              <w:spacing w:line="240" w:lineRule="atLeast"/>
            </w:pPr>
            <w:r>
              <w:t>Center Front</w:t>
            </w:r>
          </w:p>
        </w:tc>
      </w:tr>
      <w:tr w:rsidR="00905462" w14:paraId="6E56B579" w14:textId="50DA2C99" w:rsidTr="00905462">
        <w:trPr>
          <w:jc w:val="center"/>
        </w:trPr>
        <w:tc>
          <w:tcPr>
            <w:tcW w:w="1080" w:type="dxa"/>
          </w:tcPr>
          <w:p w14:paraId="56E97889" w14:textId="7E514B11" w:rsidR="00905462" w:rsidRDefault="00677934" w:rsidP="00CC09C5">
            <w:pPr>
              <w:pStyle w:val="NoSpacing"/>
              <w:tabs>
                <w:tab w:val="left" w:pos="1710"/>
              </w:tabs>
              <w:spacing w:line="240" w:lineRule="atLeast"/>
            </w:pPr>
            <w:r>
              <w:t>ctrl_5</w:t>
            </w:r>
          </w:p>
        </w:tc>
        <w:tc>
          <w:tcPr>
            <w:tcW w:w="990" w:type="dxa"/>
          </w:tcPr>
          <w:p w14:paraId="0FB6AEA5" w14:textId="29811629" w:rsidR="00905462" w:rsidRDefault="00905462" w:rsidP="00CC09C5">
            <w:pPr>
              <w:pStyle w:val="NoSpacing"/>
              <w:tabs>
                <w:tab w:val="left" w:pos="1710"/>
              </w:tabs>
              <w:spacing w:line="240" w:lineRule="atLeast"/>
            </w:pPr>
            <w:r>
              <w:t>67</w:t>
            </w:r>
          </w:p>
        </w:tc>
        <w:tc>
          <w:tcPr>
            <w:tcW w:w="1620" w:type="dxa"/>
          </w:tcPr>
          <w:p w14:paraId="5CEDDBD9" w14:textId="458F0E8A" w:rsidR="00905462" w:rsidRDefault="00905462" w:rsidP="00CC09C5">
            <w:pPr>
              <w:pStyle w:val="NoSpacing"/>
              <w:tabs>
                <w:tab w:val="left" w:pos="1710"/>
              </w:tabs>
              <w:spacing w:line="240" w:lineRule="atLeast"/>
            </w:pPr>
            <w:r>
              <w:t>Subwoofer</w:t>
            </w:r>
          </w:p>
        </w:tc>
      </w:tr>
    </w:tbl>
    <w:p w14:paraId="645D0567" w14:textId="5FA531DC" w:rsidR="00EE60E3" w:rsidRDefault="00EE60E3" w:rsidP="00CC09C5">
      <w:pPr>
        <w:pStyle w:val="NoSpacing"/>
        <w:tabs>
          <w:tab w:val="left" w:pos="1710"/>
        </w:tabs>
        <w:spacing w:line="240" w:lineRule="atLeast"/>
      </w:pPr>
    </w:p>
    <w:p w14:paraId="3B10DABA" w14:textId="7ABEA2B1" w:rsidR="00BC544A" w:rsidRPr="00905462" w:rsidRDefault="00BC544A" w:rsidP="00CC09C5">
      <w:pPr>
        <w:pStyle w:val="NoSpacing"/>
        <w:tabs>
          <w:tab w:val="left" w:pos="1710"/>
        </w:tabs>
        <w:spacing w:line="240" w:lineRule="atLeast"/>
      </w:pPr>
      <w:proofErr w:type="gramStart"/>
      <w:r w:rsidRPr="00905462">
        <w:t>Similar to</w:t>
      </w:r>
      <w:proofErr w:type="gramEnd"/>
      <w:r w:rsidRPr="00905462">
        <w:t xml:space="preserve"> the microphone placement discussed in section </w:t>
      </w:r>
      <w:r w:rsidR="005078A6" w:rsidRPr="00905462">
        <w:fldChar w:fldCharType="begin"/>
      </w:r>
      <w:r w:rsidR="005078A6" w:rsidRPr="00905462">
        <w:instrText xml:space="preserve"> REF _Ref90037445 \r \h </w:instrText>
      </w:r>
      <w:r w:rsidR="00905462">
        <w:instrText xml:space="preserve"> \* MERGEFORMAT </w:instrText>
      </w:r>
      <w:r w:rsidR="005078A6" w:rsidRPr="00905462">
        <w:fldChar w:fldCharType="separate"/>
      </w:r>
      <w:r w:rsidR="00FB5E80">
        <w:t>8.2.1</w:t>
      </w:r>
      <w:r w:rsidR="005078A6" w:rsidRPr="00905462">
        <w:fldChar w:fldCharType="end"/>
      </w:r>
      <w:r w:rsidRPr="00905462">
        <w:t xml:space="preserve">, the intention of this </w:t>
      </w:r>
      <w:r w:rsidR="00905462" w:rsidRPr="00905462">
        <w:t xml:space="preserve">channel routing </w:t>
      </w:r>
      <w:r w:rsidRPr="00905462">
        <w:t>scheme is to traverse the vehicle</w:t>
      </w:r>
      <w:r w:rsidR="005078A6" w:rsidRPr="00905462">
        <w:t xml:space="preserve">'s main speakers in a clockwise fashion (when looking down from top of vehicle), then center front speaker and subwoofer.  </w:t>
      </w:r>
    </w:p>
    <w:p w14:paraId="36656A9F" w14:textId="77777777" w:rsidR="00BC544A" w:rsidRPr="00905462" w:rsidRDefault="00BC544A" w:rsidP="00CC09C5">
      <w:pPr>
        <w:pStyle w:val="NoSpacing"/>
        <w:tabs>
          <w:tab w:val="left" w:pos="1710"/>
        </w:tabs>
        <w:spacing w:line="240" w:lineRule="atLeast"/>
      </w:pPr>
    </w:p>
    <w:bookmarkEnd w:id="1844"/>
    <w:p w14:paraId="53214DEE" w14:textId="77777777" w:rsidR="00BF3867" w:rsidRDefault="00737D58" w:rsidP="00CC09C5">
      <w:pPr>
        <w:tabs>
          <w:tab w:val="left" w:pos="1710"/>
        </w:tabs>
        <w:spacing w:line="240" w:lineRule="atLeast"/>
      </w:pPr>
      <w:r w:rsidRPr="00905462">
        <w:t>The output streams</w:t>
      </w:r>
      <w:r w:rsidR="000A348E" w:rsidRPr="00905462">
        <w:t xml:space="preserve"> shall be</w:t>
      </w:r>
      <w:r w:rsidRPr="00905462">
        <w:t xml:space="preserve"> mixed, post-EQ (</w:t>
      </w:r>
      <w:proofErr w:type="gramStart"/>
      <w:r w:rsidRPr="00905462">
        <w:t>i.e.</w:t>
      </w:r>
      <w:proofErr w:type="gramEnd"/>
      <w:r w:rsidRPr="00905462">
        <w:t xml:space="preserve"> EQ does NOT affect the ANC/ PS signals) with other audio </w:t>
      </w:r>
      <w:r w:rsidR="00EF35FB" w:rsidRPr="00905462">
        <w:t>sources and</w:t>
      </w:r>
      <w:r w:rsidRPr="00905462">
        <w:t xml:space="preserve"> routed to the appropriate speakers per the aforementioned generic routings</w:t>
      </w:r>
      <w:r w:rsidR="002A53A1">
        <w:t xml:space="preserve">.  </w:t>
      </w:r>
    </w:p>
    <w:p w14:paraId="7E06BC5D" w14:textId="77777777" w:rsidR="00BF3867" w:rsidRDefault="00BF3867" w:rsidP="00CC09C5">
      <w:pPr>
        <w:tabs>
          <w:tab w:val="left" w:pos="1710"/>
        </w:tabs>
        <w:spacing w:line="240" w:lineRule="atLeast"/>
      </w:pPr>
    </w:p>
    <w:p w14:paraId="2E87593E" w14:textId="07C689E0" w:rsidR="00737D58" w:rsidRDefault="002A53A1" w:rsidP="00CC09C5">
      <w:pPr>
        <w:tabs>
          <w:tab w:val="left" w:pos="1710"/>
        </w:tabs>
        <w:spacing w:line="240" w:lineRule="atLeast"/>
      </w:pPr>
      <w:r>
        <w:t>Specific details about the routing of each stream, per vehicle line/ audio system are captured in the document "</w:t>
      </w:r>
      <w:r w:rsidRPr="002A53A1">
        <w:t>Phoenix Audio Channel Usage Summary</w:t>
      </w:r>
      <w:r>
        <w:t>…</w:t>
      </w:r>
      <w:r w:rsidRPr="002A53A1">
        <w:t xml:space="preserve"> </w:t>
      </w:r>
      <w:r>
        <w:t>" Excel file.  This file indicates such things as which components are used as audio amplifiers (PAC, DSP Amp, auxiliary amps), what speaker(s) each channel power</w:t>
      </w:r>
      <w:r w:rsidR="002F3CDC">
        <w:t>s</w:t>
      </w:r>
      <w:r>
        <w:t xml:space="preserve">, </w:t>
      </w:r>
      <w:proofErr w:type="gramStart"/>
      <w:r>
        <w:t>and also</w:t>
      </w:r>
      <w:proofErr w:type="gramEnd"/>
      <w:r>
        <w:t xml:space="preserve"> which ANC/ PS streams are </w:t>
      </w:r>
      <w:r w:rsidR="002F3CDC">
        <w:t>routed to each channel.</w:t>
      </w:r>
    </w:p>
    <w:p w14:paraId="197767FB" w14:textId="77777777" w:rsidR="00737D58" w:rsidRPr="00442914" w:rsidRDefault="00737D58" w:rsidP="00CC09C5">
      <w:pPr>
        <w:tabs>
          <w:tab w:val="left" w:pos="1710"/>
        </w:tabs>
        <w:spacing w:line="240" w:lineRule="atLeast"/>
      </w:pPr>
    </w:p>
    <w:p w14:paraId="14DCD477" w14:textId="2792866B" w:rsidR="00737D58" w:rsidRPr="00442914" w:rsidRDefault="00737D58" w:rsidP="00CC09C5">
      <w:pPr>
        <w:tabs>
          <w:tab w:val="left" w:pos="1710"/>
        </w:tabs>
        <w:spacing w:line="240" w:lineRule="atLeast"/>
      </w:pPr>
      <w:r w:rsidRPr="00442914">
        <w:t>Higher frequency content of PS signals</w:t>
      </w:r>
      <w:r w:rsidR="00195F78" w:rsidRPr="00442914">
        <w:t xml:space="preserve"> </w:t>
      </w:r>
      <w:r w:rsidRPr="00442914">
        <w:t>shall be provided through</w:t>
      </w:r>
    </w:p>
    <w:p w14:paraId="76CF8942" w14:textId="148299C9" w:rsidR="00737D58" w:rsidRPr="00442914" w:rsidRDefault="00737D58" w:rsidP="00CC09C5">
      <w:pPr>
        <w:pStyle w:val="ListParagraph"/>
        <w:numPr>
          <w:ilvl w:val="0"/>
          <w:numId w:val="8"/>
        </w:numPr>
        <w:tabs>
          <w:tab w:val="left" w:pos="1710"/>
        </w:tabs>
        <w:spacing w:line="240" w:lineRule="atLeast"/>
        <w:ind w:leftChars="0"/>
      </w:pPr>
      <w:r w:rsidRPr="00442914">
        <w:t xml:space="preserve">Passive crossover networks in the woofers (applies to </w:t>
      </w:r>
      <w:r w:rsidR="00195F78" w:rsidRPr="00442914">
        <w:t xml:space="preserve">tweeters in </w:t>
      </w:r>
      <w:r w:rsidRPr="00442914">
        <w:t>unbranded audio systems)</w:t>
      </w:r>
    </w:p>
    <w:p w14:paraId="12D19361" w14:textId="77777777" w:rsidR="00737D58" w:rsidRPr="00442914" w:rsidRDefault="00737D58" w:rsidP="00CC09C5">
      <w:pPr>
        <w:pStyle w:val="ListParagraph"/>
        <w:numPr>
          <w:ilvl w:val="0"/>
          <w:numId w:val="8"/>
        </w:numPr>
        <w:tabs>
          <w:tab w:val="left" w:pos="1710"/>
        </w:tabs>
        <w:spacing w:line="240" w:lineRule="atLeast"/>
        <w:ind w:leftChars="0"/>
      </w:pPr>
      <w:r w:rsidRPr="00442914">
        <w:t>Active crossover networks in the DSP amp (applies to branded audio systems)</w:t>
      </w:r>
    </w:p>
    <w:p w14:paraId="6EA3A4F8" w14:textId="77777777" w:rsidR="007A283B" w:rsidRPr="00442914" w:rsidRDefault="007A283B" w:rsidP="00CC09C5">
      <w:pPr>
        <w:tabs>
          <w:tab w:val="left" w:pos="1710"/>
        </w:tabs>
        <w:spacing w:line="240" w:lineRule="atLeast"/>
      </w:pPr>
    </w:p>
    <w:p w14:paraId="1BA55F0B" w14:textId="77777777" w:rsidR="005B7C55" w:rsidRPr="00442914" w:rsidRDefault="005B7C55" w:rsidP="00CC09C5">
      <w:pPr>
        <w:spacing w:line="240" w:lineRule="atLeast"/>
      </w:pPr>
    </w:p>
    <w:p w14:paraId="668D2501" w14:textId="23038EAF" w:rsidR="00646818" w:rsidRPr="00EC45E1" w:rsidRDefault="00646818" w:rsidP="00CC09C5">
      <w:pPr>
        <w:pStyle w:val="Heading1"/>
        <w:spacing w:line="240" w:lineRule="atLeast"/>
      </w:pPr>
      <w:bookmarkStart w:id="1849" w:name="_Ref94783579"/>
      <w:bookmarkStart w:id="1850" w:name="_Toc105779420"/>
      <w:bookmarkStart w:id="1851" w:name="_Ref70429841"/>
      <w:bookmarkStart w:id="1852" w:name="_Toc70616924"/>
      <w:bookmarkStart w:id="1853" w:name="_Ref70935055"/>
      <w:bookmarkStart w:id="1854" w:name="_Ref70935062"/>
      <w:bookmarkStart w:id="1855" w:name="_Ref90106904"/>
      <w:r>
        <w:t>M</w:t>
      </w:r>
      <w:r w:rsidR="000A5F70">
        <w:t>aster</w:t>
      </w:r>
      <w:r>
        <w:t xml:space="preserve"> VIN </w:t>
      </w:r>
      <w:r w:rsidR="000A5F70">
        <w:t>List</w:t>
      </w:r>
      <w:r>
        <w:t xml:space="preserve">/ </w:t>
      </w:r>
      <w:r w:rsidRPr="00EC45E1">
        <w:t xml:space="preserve">CAN </w:t>
      </w:r>
      <w:r w:rsidR="000A5F70" w:rsidRPr="00EC45E1">
        <w:t>S</w:t>
      </w:r>
      <w:r w:rsidR="000A5F70">
        <w:t>ignal</w:t>
      </w:r>
      <w:r w:rsidR="000A5F70" w:rsidRPr="00EC45E1">
        <w:t xml:space="preserve"> R</w:t>
      </w:r>
      <w:r w:rsidR="000A5F70">
        <w:t>elationship</w:t>
      </w:r>
      <w:r w:rsidR="000A5F70" w:rsidRPr="00EC45E1">
        <w:t xml:space="preserve"> T</w:t>
      </w:r>
      <w:r w:rsidR="000A5F70">
        <w:t>able</w:t>
      </w:r>
      <w:bookmarkEnd w:id="1849"/>
      <w:bookmarkEnd w:id="1850"/>
    </w:p>
    <w:p w14:paraId="4FD197F1" w14:textId="77777777" w:rsidR="00646818" w:rsidRPr="00EC45E1" w:rsidRDefault="00646818" w:rsidP="00CC09C5">
      <w:pPr>
        <w:spacing w:line="240" w:lineRule="atLeast"/>
      </w:pPr>
    </w:p>
    <w:p w14:paraId="2E9DD848" w14:textId="3002BCD8" w:rsidR="00FC2D52" w:rsidRDefault="00FC2D52" w:rsidP="00CC09C5">
      <w:pPr>
        <w:spacing w:line="240" w:lineRule="atLeast"/>
      </w:pPr>
      <w:r>
        <w:t xml:space="preserve">The relationship between vehicle signals and the associated VINs are captured in a reference document </w:t>
      </w:r>
      <w:r w:rsidRPr="00FC2D52">
        <w:t>“NVH Features Master CAN signal and VIN id list”</w:t>
      </w:r>
      <w:r>
        <w:t xml:space="preserve"> excel spreadsheet. </w:t>
      </w:r>
    </w:p>
    <w:p w14:paraId="7413825B" w14:textId="2B7CDFBC" w:rsidR="00FC2D52" w:rsidRDefault="00FC2D52" w:rsidP="00CC09C5">
      <w:pPr>
        <w:spacing w:line="240" w:lineRule="atLeast"/>
      </w:pPr>
    </w:p>
    <w:p w14:paraId="70A000BE" w14:textId="4089A3DC" w:rsidR="00FC2D52" w:rsidRDefault="00FC2D52" w:rsidP="00CC09C5">
      <w:pPr>
        <w:spacing w:line="240" w:lineRule="atLeast"/>
      </w:pPr>
      <w:r>
        <w:t>The spreadsheet is organized in the following tabs:</w:t>
      </w:r>
    </w:p>
    <w:p w14:paraId="7B5FFF2B" w14:textId="2CCD0311" w:rsidR="00FC2D52" w:rsidRDefault="00FC2D52" w:rsidP="00CC09C5">
      <w:pPr>
        <w:spacing w:line="240" w:lineRule="atLeast"/>
      </w:pPr>
    </w:p>
    <w:p w14:paraId="4FFB7320" w14:textId="3CC4FAE9" w:rsidR="00FC2D52" w:rsidRDefault="00FC2D52" w:rsidP="00CC09C5">
      <w:pPr>
        <w:pStyle w:val="ListParagraph"/>
        <w:numPr>
          <w:ilvl w:val="0"/>
          <w:numId w:val="18"/>
        </w:numPr>
        <w:spacing w:line="240" w:lineRule="atLeast"/>
        <w:ind w:leftChars="0"/>
      </w:pPr>
      <w:r>
        <w:t>ANC-PS CAN signals</w:t>
      </w:r>
    </w:p>
    <w:p w14:paraId="6BDA8446" w14:textId="4518DC48" w:rsidR="00FC2D52" w:rsidRDefault="00FC2D52" w:rsidP="00CC09C5">
      <w:pPr>
        <w:pStyle w:val="ListParagraph"/>
        <w:numPr>
          <w:ilvl w:val="1"/>
          <w:numId w:val="18"/>
        </w:numPr>
        <w:spacing w:line="240" w:lineRule="atLeast"/>
        <w:ind w:leftChars="0"/>
      </w:pPr>
      <w:r>
        <w:t xml:space="preserve">This table captures the vehicle CAN signals required for the feature to function. </w:t>
      </w:r>
    </w:p>
    <w:p w14:paraId="37D12F55" w14:textId="28F3FE94" w:rsidR="00FC2D52" w:rsidRDefault="00FC2D52" w:rsidP="00CC09C5">
      <w:pPr>
        <w:pStyle w:val="ListParagraph"/>
        <w:numPr>
          <w:ilvl w:val="1"/>
          <w:numId w:val="18"/>
        </w:numPr>
        <w:spacing w:line="240" w:lineRule="atLeast"/>
        <w:ind w:leftChars="0"/>
      </w:pPr>
      <w:r>
        <w:t>Each signal is associated with a specific DE configuration which corresponds to a specific sub feature ANC/PS/AVAS</w:t>
      </w:r>
      <w:r w:rsidR="00EA489C">
        <w:t>.</w:t>
      </w:r>
    </w:p>
    <w:p w14:paraId="63DA47F3" w14:textId="337A4C7B" w:rsidR="00FC2D52" w:rsidRDefault="00FC2D52" w:rsidP="00CC09C5">
      <w:pPr>
        <w:pStyle w:val="ListParagraph"/>
        <w:numPr>
          <w:ilvl w:val="1"/>
          <w:numId w:val="18"/>
        </w:numPr>
        <w:spacing w:line="240" w:lineRule="atLeast"/>
        <w:ind w:leftChars="0"/>
      </w:pPr>
      <w:r>
        <w:t xml:space="preserve">The NVH Service will subscribe to the corresponding enabled vehicle signals from </w:t>
      </w:r>
      <w:proofErr w:type="spellStart"/>
      <w:r>
        <w:t>vehicle_signal</w:t>
      </w:r>
      <w:proofErr w:type="spellEnd"/>
      <w:r>
        <w:t xml:space="preserve"> component</w:t>
      </w:r>
      <w:r w:rsidR="00EA489C">
        <w:t>.</w:t>
      </w:r>
    </w:p>
    <w:p w14:paraId="5FFED8F6" w14:textId="4685FE91" w:rsidR="00FC2D52" w:rsidRDefault="00DB3709" w:rsidP="00CC09C5">
      <w:pPr>
        <w:pStyle w:val="ListParagraph"/>
        <w:numPr>
          <w:ilvl w:val="1"/>
          <w:numId w:val="18"/>
        </w:numPr>
        <w:spacing w:line="240" w:lineRule="atLeast"/>
        <w:ind w:leftChars="0"/>
      </w:pPr>
      <w:ins w:id="1856" w:author="Podhorsky, Milan (M.)" w:date="2022-05-13T11:03:00Z">
        <w:r>
          <w:t xml:space="preserve">Missing message </w:t>
        </w:r>
        <w:r w:rsidR="00233126">
          <w:t xml:space="preserve">DTC(s) should be set </w:t>
        </w:r>
      </w:ins>
      <w:ins w:id="1857" w:author="Podhorsky, Milan (M.)" w:date="2022-05-13T11:07:00Z">
        <w:r w:rsidR="00F85B84">
          <w:t>for enabled signals</w:t>
        </w:r>
        <w:r w:rsidR="00C92E59">
          <w:t xml:space="preserve"> </w:t>
        </w:r>
        <w:r w:rsidR="004D75AF">
          <w:t>which exc</w:t>
        </w:r>
      </w:ins>
      <w:ins w:id="1858" w:author="Podhorsky, Milan (M.)" w:date="2022-05-13T11:08:00Z">
        <w:r w:rsidR="004D75AF">
          <w:t xml:space="preserve">eed </w:t>
        </w:r>
      </w:ins>
      <w:del w:id="1859" w:author="Podhorsky, Milan (M.)" w:date="2022-05-13T11:08:00Z">
        <w:r w:rsidR="00FC2D52" w:rsidDel="004D75AF">
          <w:delText xml:space="preserve">It will be the responsibility of the Diagnostics </w:delText>
        </w:r>
        <w:r w:rsidR="001A5227" w:rsidDel="004D75AF">
          <w:delText xml:space="preserve">component to also look at this DE configuration and set the corresponding DTCs for a missing </w:delText>
        </w:r>
      </w:del>
      <w:r w:rsidR="001A5227">
        <w:t>message timeout condition.</w:t>
      </w:r>
      <w:del w:id="1860" w:author="Podhorsky, Milan (M.)" w:date="2022-05-13T11:08:00Z">
        <w:r w:rsidR="001A5227" w:rsidDel="00534D94">
          <w:delText xml:space="preserve"> </w:delText>
        </w:r>
      </w:del>
    </w:p>
    <w:p w14:paraId="3FFB0BE7" w14:textId="77777777" w:rsidR="008546C8" w:rsidRDefault="008546C8" w:rsidP="00CC09C5">
      <w:pPr>
        <w:pStyle w:val="ListParagraph"/>
        <w:spacing w:line="240" w:lineRule="atLeast"/>
        <w:ind w:leftChars="0" w:left="1440"/>
      </w:pPr>
    </w:p>
    <w:p w14:paraId="4285BE24" w14:textId="2FFDF022" w:rsidR="00841259" w:rsidRDefault="00841259" w:rsidP="00CC09C5">
      <w:pPr>
        <w:pStyle w:val="ListParagraph"/>
        <w:numPr>
          <w:ilvl w:val="0"/>
          <w:numId w:val="18"/>
        </w:numPr>
        <w:spacing w:line="240" w:lineRule="atLeast"/>
        <w:ind w:leftChars="0"/>
      </w:pPr>
      <w:r>
        <w:t>Master VIN list</w:t>
      </w:r>
    </w:p>
    <w:p w14:paraId="3BF222DE" w14:textId="1CEC0A85" w:rsidR="00841259" w:rsidRDefault="00841259" w:rsidP="00CC09C5">
      <w:pPr>
        <w:pStyle w:val="ListParagraph"/>
        <w:numPr>
          <w:ilvl w:val="1"/>
          <w:numId w:val="18"/>
        </w:numPr>
        <w:spacing w:line="240" w:lineRule="atLeast"/>
        <w:ind w:leftChars="0"/>
      </w:pPr>
      <w:r>
        <w:t xml:space="preserve">This table captures the VIN ID for each CAN signal and it’s corresponding </w:t>
      </w:r>
      <w:proofErr w:type="spellStart"/>
      <w:r>
        <w:t>LiveAMP</w:t>
      </w:r>
      <w:proofErr w:type="spellEnd"/>
      <w:r>
        <w:t xml:space="preserve"> name. </w:t>
      </w:r>
    </w:p>
    <w:p w14:paraId="265C4751" w14:textId="03ABB638" w:rsidR="00841259" w:rsidRDefault="00EA489C" w:rsidP="00CC09C5">
      <w:pPr>
        <w:pStyle w:val="ListParagraph"/>
        <w:numPr>
          <w:ilvl w:val="1"/>
          <w:numId w:val="18"/>
        </w:numPr>
        <w:spacing w:line="240" w:lineRule="atLeast"/>
        <w:ind w:leftChars="0"/>
      </w:pPr>
      <w:r>
        <w:t>The relationship between the VIN ID and the corresponding CAN signal(s).</w:t>
      </w:r>
    </w:p>
    <w:p w14:paraId="65DD1D29" w14:textId="6D7A24BC" w:rsidR="00EA489C" w:rsidRDefault="00EA489C" w:rsidP="00CC09C5">
      <w:pPr>
        <w:pStyle w:val="ListParagraph"/>
        <w:numPr>
          <w:ilvl w:val="1"/>
          <w:numId w:val="18"/>
        </w:numPr>
        <w:spacing w:line="240" w:lineRule="atLeast"/>
        <w:ind w:leftChars="0"/>
      </w:pPr>
      <w:r>
        <w:t xml:space="preserve">Feature fault response on a per signal basis. </w:t>
      </w:r>
    </w:p>
    <w:p w14:paraId="4089A356" w14:textId="316EE9AC" w:rsidR="00EA489C" w:rsidRDefault="00EA489C" w:rsidP="00CC09C5">
      <w:pPr>
        <w:pStyle w:val="ListParagraph"/>
        <w:numPr>
          <w:ilvl w:val="1"/>
          <w:numId w:val="18"/>
        </w:numPr>
        <w:spacing w:line="240" w:lineRule="atLeast"/>
        <w:ind w:leftChars="0"/>
      </w:pPr>
      <w:r>
        <w:t xml:space="preserve">Derived VINs within the </w:t>
      </w:r>
      <w:proofErr w:type="spellStart"/>
      <w:r>
        <w:t>LiveAMP</w:t>
      </w:r>
      <w:proofErr w:type="spellEnd"/>
      <w:r>
        <w:t xml:space="preserve"> configuration to be read by the NVH service.</w:t>
      </w:r>
    </w:p>
    <w:p w14:paraId="07072F4C" w14:textId="4FEC40D5" w:rsidR="002B2369" w:rsidRDefault="002B2369" w:rsidP="00CC09C5">
      <w:pPr>
        <w:pStyle w:val="ListParagraph"/>
        <w:numPr>
          <w:ilvl w:val="1"/>
          <w:numId w:val="18"/>
        </w:numPr>
        <w:spacing w:line="240" w:lineRule="atLeast"/>
        <w:ind w:leftChars="0"/>
      </w:pPr>
      <w:r>
        <w:t>VINs related to Diagnostic modes</w:t>
      </w:r>
    </w:p>
    <w:p w14:paraId="35800B83" w14:textId="51091059" w:rsidR="002B2369" w:rsidRDefault="002B2369" w:rsidP="00CC09C5">
      <w:pPr>
        <w:pStyle w:val="ListParagraph"/>
        <w:numPr>
          <w:ilvl w:val="1"/>
          <w:numId w:val="18"/>
        </w:numPr>
        <w:spacing w:line="240" w:lineRule="atLeast"/>
        <w:ind w:leftChars="0"/>
      </w:pPr>
      <w:r>
        <w:t>Reserved VINs for potential future changes</w:t>
      </w:r>
    </w:p>
    <w:p w14:paraId="516C09B4" w14:textId="77777777" w:rsidR="008546C8" w:rsidRDefault="008546C8" w:rsidP="00CC09C5">
      <w:pPr>
        <w:pStyle w:val="ListParagraph"/>
        <w:spacing w:line="240" w:lineRule="atLeast"/>
        <w:ind w:leftChars="0" w:left="1440"/>
      </w:pPr>
    </w:p>
    <w:p w14:paraId="2CE1AD80" w14:textId="6E92CDB0" w:rsidR="00EA489C" w:rsidRDefault="00EA489C" w:rsidP="00CC09C5">
      <w:pPr>
        <w:pStyle w:val="ListParagraph"/>
        <w:numPr>
          <w:ilvl w:val="0"/>
          <w:numId w:val="18"/>
        </w:numPr>
        <w:spacing w:line="240" w:lineRule="atLeast"/>
        <w:ind w:leftChars="0"/>
      </w:pPr>
      <w:r>
        <w:t>Logical Variables</w:t>
      </w:r>
    </w:p>
    <w:p w14:paraId="10E9C8CF" w14:textId="6856A276" w:rsidR="00EA489C" w:rsidDel="007132BC" w:rsidRDefault="00EA489C" w:rsidP="00CC09C5">
      <w:pPr>
        <w:pStyle w:val="ListParagraph"/>
        <w:numPr>
          <w:ilvl w:val="1"/>
          <w:numId w:val="18"/>
        </w:numPr>
        <w:spacing w:line="240" w:lineRule="atLeast"/>
        <w:ind w:leftChars="0"/>
        <w:rPr>
          <w:del w:id="1861" w:author="Podhorsky, Milan (M.)" w:date="2022-03-30T10:53:00Z"/>
        </w:rPr>
      </w:pPr>
      <w:r>
        <w:t xml:space="preserve">This table captures the logical relationship for NVH Service generated VINs. </w:t>
      </w:r>
    </w:p>
    <w:p w14:paraId="74BC2DCA" w14:textId="77777777" w:rsidR="007A283B" w:rsidRDefault="007A283B" w:rsidP="00CC09C5">
      <w:pPr>
        <w:pStyle w:val="ListParagraph"/>
        <w:numPr>
          <w:ilvl w:val="1"/>
          <w:numId w:val="18"/>
        </w:numPr>
        <w:spacing w:line="240" w:lineRule="atLeast"/>
        <w:ind w:leftChars="0"/>
      </w:pPr>
      <w:bookmarkStart w:id="1862" w:name="_Toc95208877"/>
      <w:bookmarkStart w:id="1863" w:name="_Toc95388477"/>
      <w:bookmarkStart w:id="1864" w:name="_Toc95497461"/>
      <w:bookmarkStart w:id="1865" w:name="_Toc95585733"/>
      <w:bookmarkStart w:id="1866" w:name="_Toc95634198"/>
      <w:bookmarkStart w:id="1867" w:name="_Toc95643161"/>
      <w:bookmarkStart w:id="1868" w:name="_Toc95667298"/>
      <w:bookmarkStart w:id="1869" w:name="_Toc95668248"/>
      <w:bookmarkStart w:id="1870" w:name="_Toc95690819"/>
      <w:bookmarkStart w:id="1871" w:name="_Toc95208878"/>
      <w:bookmarkStart w:id="1872" w:name="_Toc95388478"/>
      <w:bookmarkStart w:id="1873" w:name="_Toc95497462"/>
      <w:bookmarkStart w:id="1874" w:name="_Toc95585734"/>
      <w:bookmarkStart w:id="1875" w:name="_Toc95634199"/>
      <w:bookmarkStart w:id="1876" w:name="_Toc95643162"/>
      <w:bookmarkStart w:id="1877" w:name="_Toc95667299"/>
      <w:bookmarkStart w:id="1878" w:name="_Toc95668249"/>
      <w:bookmarkStart w:id="1879" w:name="_Toc95690820"/>
      <w:bookmarkStart w:id="1880" w:name="_Toc95208879"/>
      <w:bookmarkStart w:id="1881" w:name="_Toc95388479"/>
      <w:bookmarkStart w:id="1882" w:name="_Toc95497463"/>
      <w:bookmarkStart w:id="1883" w:name="_Toc95585735"/>
      <w:bookmarkStart w:id="1884" w:name="_Toc95634200"/>
      <w:bookmarkStart w:id="1885" w:name="_Toc95643163"/>
      <w:bookmarkStart w:id="1886" w:name="_Toc95667300"/>
      <w:bookmarkStart w:id="1887" w:name="_Toc95668250"/>
      <w:bookmarkStart w:id="1888" w:name="_Toc95690821"/>
      <w:bookmarkStart w:id="1889" w:name="_Toc95208880"/>
      <w:bookmarkStart w:id="1890" w:name="_Toc95388480"/>
      <w:bookmarkStart w:id="1891" w:name="_Toc95497464"/>
      <w:bookmarkStart w:id="1892" w:name="_Toc95585736"/>
      <w:bookmarkStart w:id="1893" w:name="_Toc95634201"/>
      <w:bookmarkStart w:id="1894" w:name="_Toc95643164"/>
      <w:bookmarkStart w:id="1895" w:name="_Toc95667301"/>
      <w:bookmarkStart w:id="1896" w:name="_Toc95668251"/>
      <w:bookmarkStart w:id="1897" w:name="_Toc95690822"/>
      <w:bookmarkStart w:id="1898" w:name="_Toc95208881"/>
      <w:bookmarkStart w:id="1899" w:name="_Toc95388481"/>
      <w:bookmarkStart w:id="1900" w:name="_Toc95497465"/>
      <w:bookmarkStart w:id="1901" w:name="_Toc95585737"/>
      <w:bookmarkStart w:id="1902" w:name="_Toc95634202"/>
      <w:bookmarkStart w:id="1903" w:name="_Toc95643165"/>
      <w:bookmarkStart w:id="1904" w:name="_Toc95667302"/>
      <w:bookmarkStart w:id="1905" w:name="_Toc95668252"/>
      <w:bookmarkStart w:id="1906" w:name="_Toc95690823"/>
      <w:bookmarkStart w:id="1907" w:name="_Toc95208882"/>
      <w:bookmarkStart w:id="1908" w:name="_Toc95388482"/>
      <w:bookmarkStart w:id="1909" w:name="_Toc95497466"/>
      <w:bookmarkStart w:id="1910" w:name="_Toc95585738"/>
      <w:bookmarkStart w:id="1911" w:name="_Toc95634203"/>
      <w:bookmarkStart w:id="1912" w:name="_Toc95643166"/>
      <w:bookmarkStart w:id="1913" w:name="_Toc95667303"/>
      <w:bookmarkStart w:id="1914" w:name="_Toc95668253"/>
      <w:bookmarkStart w:id="1915" w:name="_Toc95690824"/>
      <w:bookmarkStart w:id="1916" w:name="_Toc95208883"/>
      <w:bookmarkStart w:id="1917" w:name="_Toc95388483"/>
      <w:bookmarkStart w:id="1918" w:name="_Toc95497467"/>
      <w:bookmarkStart w:id="1919" w:name="_Toc95585739"/>
      <w:bookmarkStart w:id="1920" w:name="_Toc95634204"/>
      <w:bookmarkStart w:id="1921" w:name="_Toc95643167"/>
      <w:bookmarkStart w:id="1922" w:name="_Toc95667304"/>
      <w:bookmarkStart w:id="1923" w:name="_Toc95668254"/>
      <w:bookmarkStart w:id="1924" w:name="_Toc95690825"/>
      <w:bookmarkStart w:id="1925" w:name="_Toc95208884"/>
      <w:bookmarkStart w:id="1926" w:name="_Toc95388484"/>
      <w:bookmarkStart w:id="1927" w:name="_Toc95497468"/>
      <w:bookmarkStart w:id="1928" w:name="_Toc95585740"/>
      <w:bookmarkStart w:id="1929" w:name="_Toc95634205"/>
      <w:bookmarkStart w:id="1930" w:name="_Toc95643168"/>
      <w:bookmarkStart w:id="1931" w:name="_Toc95667305"/>
      <w:bookmarkStart w:id="1932" w:name="_Toc95668255"/>
      <w:bookmarkStart w:id="1933" w:name="_Toc95690826"/>
      <w:bookmarkStart w:id="1934" w:name="_Toc95208885"/>
      <w:bookmarkStart w:id="1935" w:name="_Toc95388485"/>
      <w:bookmarkStart w:id="1936" w:name="_Toc95497469"/>
      <w:bookmarkStart w:id="1937" w:name="_Toc95585741"/>
      <w:bookmarkStart w:id="1938" w:name="_Toc95634206"/>
      <w:bookmarkStart w:id="1939" w:name="_Toc95643169"/>
      <w:bookmarkStart w:id="1940" w:name="_Toc95667306"/>
      <w:bookmarkStart w:id="1941" w:name="_Toc95668256"/>
      <w:bookmarkStart w:id="1942" w:name="_Toc95690827"/>
      <w:bookmarkStart w:id="1943" w:name="_Toc95208886"/>
      <w:bookmarkStart w:id="1944" w:name="_Toc95388486"/>
      <w:bookmarkStart w:id="1945" w:name="_Toc95497470"/>
      <w:bookmarkStart w:id="1946" w:name="_Toc95585742"/>
      <w:bookmarkStart w:id="1947" w:name="_Toc95634207"/>
      <w:bookmarkStart w:id="1948" w:name="_Toc95643170"/>
      <w:bookmarkStart w:id="1949" w:name="_Toc95667307"/>
      <w:bookmarkStart w:id="1950" w:name="_Toc95668257"/>
      <w:bookmarkStart w:id="1951" w:name="_Toc95690828"/>
      <w:bookmarkStart w:id="1952" w:name="_Toc95208887"/>
      <w:bookmarkStart w:id="1953" w:name="_Toc95388487"/>
      <w:bookmarkStart w:id="1954" w:name="_Toc95497471"/>
      <w:bookmarkStart w:id="1955" w:name="_Toc95585743"/>
      <w:bookmarkStart w:id="1956" w:name="_Toc95634208"/>
      <w:bookmarkStart w:id="1957" w:name="_Toc95643171"/>
      <w:bookmarkStart w:id="1958" w:name="_Toc95667308"/>
      <w:bookmarkStart w:id="1959" w:name="_Toc95668258"/>
      <w:bookmarkStart w:id="1960" w:name="_Toc95690829"/>
      <w:bookmarkStart w:id="1961" w:name="_Toc95208888"/>
      <w:bookmarkStart w:id="1962" w:name="_Toc95388488"/>
      <w:bookmarkStart w:id="1963" w:name="_Toc95497472"/>
      <w:bookmarkStart w:id="1964" w:name="_Toc95585744"/>
      <w:bookmarkStart w:id="1965" w:name="_Toc95634209"/>
      <w:bookmarkStart w:id="1966" w:name="_Toc95643172"/>
      <w:bookmarkStart w:id="1967" w:name="_Toc95667309"/>
      <w:bookmarkStart w:id="1968" w:name="_Toc95668259"/>
      <w:bookmarkStart w:id="1969" w:name="_Toc95690830"/>
      <w:bookmarkStart w:id="1970" w:name="_Toc95208889"/>
      <w:bookmarkStart w:id="1971" w:name="_Toc95388489"/>
      <w:bookmarkStart w:id="1972" w:name="_Toc95497473"/>
      <w:bookmarkStart w:id="1973" w:name="_Toc95585745"/>
      <w:bookmarkStart w:id="1974" w:name="_Toc95634210"/>
      <w:bookmarkStart w:id="1975" w:name="_Toc95643173"/>
      <w:bookmarkStart w:id="1976" w:name="_Toc95667310"/>
      <w:bookmarkStart w:id="1977" w:name="_Toc95668260"/>
      <w:bookmarkStart w:id="1978" w:name="_Toc95690831"/>
      <w:bookmarkStart w:id="1979" w:name="_Toc95208890"/>
      <w:bookmarkStart w:id="1980" w:name="_Toc95388490"/>
      <w:bookmarkStart w:id="1981" w:name="_Toc95497474"/>
      <w:bookmarkStart w:id="1982" w:name="_Toc95585746"/>
      <w:bookmarkStart w:id="1983" w:name="_Toc95634211"/>
      <w:bookmarkStart w:id="1984" w:name="_Toc95643174"/>
      <w:bookmarkStart w:id="1985" w:name="_Toc95667311"/>
      <w:bookmarkStart w:id="1986" w:name="_Toc95668261"/>
      <w:bookmarkStart w:id="1987" w:name="_Toc95690832"/>
      <w:bookmarkStart w:id="1988" w:name="_Toc95208891"/>
      <w:bookmarkStart w:id="1989" w:name="_Toc95388491"/>
      <w:bookmarkStart w:id="1990" w:name="_Toc95497475"/>
      <w:bookmarkStart w:id="1991" w:name="_Toc95585747"/>
      <w:bookmarkStart w:id="1992" w:name="_Toc95634212"/>
      <w:bookmarkStart w:id="1993" w:name="_Toc95643175"/>
      <w:bookmarkStart w:id="1994" w:name="_Toc95667312"/>
      <w:bookmarkStart w:id="1995" w:name="_Toc95668262"/>
      <w:bookmarkStart w:id="1996" w:name="_Toc95690833"/>
      <w:bookmarkStart w:id="1997" w:name="_Toc95208892"/>
      <w:bookmarkStart w:id="1998" w:name="_Toc95388492"/>
      <w:bookmarkStart w:id="1999" w:name="_Toc95497476"/>
      <w:bookmarkStart w:id="2000" w:name="_Toc95585748"/>
      <w:bookmarkStart w:id="2001" w:name="_Toc95634213"/>
      <w:bookmarkStart w:id="2002" w:name="_Toc95643176"/>
      <w:bookmarkStart w:id="2003" w:name="_Toc95667313"/>
      <w:bookmarkStart w:id="2004" w:name="_Toc95668263"/>
      <w:bookmarkStart w:id="2005" w:name="_Toc95690834"/>
      <w:bookmarkStart w:id="2006" w:name="_Toc95208893"/>
      <w:bookmarkStart w:id="2007" w:name="_Toc95388493"/>
      <w:bookmarkStart w:id="2008" w:name="_Toc95497477"/>
      <w:bookmarkStart w:id="2009" w:name="_Toc95585749"/>
      <w:bookmarkStart w:id="2010" w:name="_Toc95634214"/>
      <w:bookmarkStart w:id="2011" w:name="_Toc95643177"/>
      <w:bookmarkStart w:id="2012" w:name="_Toc95667314"/>
      <w:bookmarkStart w:id="2013" w:name="_Toc95668264"/>
      <w:bookmarkStart w:id="2014" w:name="_Toc95690835"/>
      <w:bookmarkStart w:id="2015" w:name="_Toc95208894"/>
      <w:bookmarkStart w:id="2016" w:name="_Toc95388494"/>
      <w:bookmarkStart w:id="2017" w:name="_Toc95497478"/>
      <w:bookmarkStart w:id="2018" w:name="_Toc95585750"/>
      <w:bookmarkStart w:id="2019" w:name="_Toc95634215"/>
      <w:bookmarkStart w:id="2020" w:name="_Toc95643178"/>
      <w:bookmarkStart w:id="2021" w:name="_Toc95667315"/>
      <w:bookmarkStart w:id="2022" w:name="_Toc95668265"/>
      <w:bookmarkStart w:id="2023" w:name="_Toc95690836"/>
      <w:bookmarkStart w:id="2024" w:name="_Toc95208895"/>
      <w:bookmarkStart w:id="2025" w:name="_Toc95388495"/>
      <w:bookmarkStart w:id="2026" w:name="_Toc95497479"/>
      <w:bookmarkStart w:id="2027" w:name="_Toc95585751"/>
      <w:bookmarkStart w:id="2028" w:name="_Toc95634216"/>
      <w:bookmarkStart w:id="2029" w:name="_Toc95643179"/>
      <w:bookmarkStart w:id="2030" w:name="_Toc95667316"/>
      <w:bookmarkStart w:id="2031" w:name="_Toc95668266"/>
      <w:bookmarkStart w:id="2032" w:name="_Toc95690837"/>
      <w:bookmarkStart w:id="2033" w:name="_Toc95208896"/>
      <w:bookmarkStart w:id="2034" w:name="_Toc95388496"/>
      <w:bookmarkStart w:id="2035" w:name="_Toc95497480"/>
      <w:bookmarkStart w:id="2036" w:name="_Toc95585752"/>
      <w:bookmarkStart w:id="2037" w:name="_Toc95634217"/>
      <w:bookmarkStart w:id="2038" w:name="_Toc95643180"/>
      <w:bookmarkStart w:id="2039" w:name="_Toc95667317"/>
      <w:bookmarkStart w:id="2040" w:name="_Toc95668267"/>
      <w:bookmarkStart w:id="2041" w:name="_Toc95690838"/>
      <w:bookmarkStart w:id="2042" w:name="_Toc95208897"/>
      <w:bookmarkStart w:id="2043" w:name="_Toc95388497"/>
      <w:bookmarkStart w:id="2044" w:name="_Toc95497481"/>
      <w:bookmarkStart w:id="2045" w:name="_Toc95585753"/>
      <w:bookmarkStart w:id="2046" w:name="_Toc95634218"/>
      <w:bookmarkStart w:id="2047" w:name="_Toc95643181"/>
      <w:bookmarkStart w:id="2048" w:name="_Toc95667318"/>
      <w:bookmarkStart w:id="2049" w:name="_Toc95668268"/>
      <w:bookmarkStart w:id="2050" w:name="_Toc95690839"/>
      <w:bookmarkStart w:id="2051" w:name="_Toc95208898"/>
      <w:bookmarkStart w:id="2052" w:name="_Toc95388498"/>
      <w:bookmarkStart w:id="2053" w:name="_Toc95497482"/>
      <w:bookmarkStart w:id="2054" w:name="_Toc95585754"/>
      <w:bookmarkStart w:id="2055" w:name="_Toc95634219"/>
      <w:bookmarkStart w:id="2056" w:name="_Toc95643182"/>
      <w:bookmarkStart w:id="2057" w:name="_Toc95667319"/>
      <w:bookmarkStart w:id="2058" w:name="_Toc95668269"/>
      <w:bookmarkStart w:id="2059" w:name="_Toc95690840"/>
      <w:bookmarkStart w:id="2060" w:name="_Toc95208910"/>
      <w:bookmarkStart w:id="2061" w:name="_Toc95388510"/>
      <w:bookmarkStart w:id="2062" w:name="_Toc95497494"/>
      <w:bookmarkStart w:id="2063" w:name="_Toc95585766"/>
      <w:bookmarkStart w:id="2064" w:name="_Toc95634231"/>
      <w:bookmarkStart w:id="2065" w:name="_Toc95643194"/>
      <w:bookmarkStart w:id="2066" w:name="_Toc95667331"/>
      <w:bookmarkStart w:id="2067" w:name="_Toc95668281"/>
      <w:bookmarkStart w:id="2068" w:name="_Toc95690852"/>
      <w:bookmarkStart w:id="2069" w:name="_Toc95209304"/>
      <w:bookmarkStart w:id="2070" w:name="_Toc95388904"/>
      <w:bookmarkStart w:id="2071" w:name="_Toc95497888"/>
      <w:bookmarkStart w:id="2072" w:name="_Toc95586160"/>
      <w:bookmarkStart w:id="2073" w:name="_Toc95634625"/>
      <w:bookmarkStart w:id="2074" w:name="_Toc95643588"/>
      <w:bookmarkStart w:id="2075" w:name="_Toc95667725"/>
      <w:bookmarkStart w:id="2076" w:name="_Toc95668675"/>
      <w:bookmarkStart w:id="2077" w:name="_Toc95691246"/>
      <w:bookmarkStart w:id="2078" w:name="_Toc96473810"/>
      <w:bookmarkStart w:id="2079" w:name="_Toc96473815"/>
      <w:bookmarkStart w:id="2080" w:name="_Toc96473821"/>
      <w:bookmarkStart w:id="2081" w:name="_Toc96473828"/>
      <w:bookmarkStart w:id="2082" w:name="_Toc96473829"/>
      <w:bookmarkStart w:id="2083" w:name="_Toc96473830"/>
      <w:bookmarkStart w:id="2084" w:name="_Toc96473831"/>
      <w:bookmarkStart w:id="2085" w:name="_Toc96473832"/>
      <w:bookmarkStart w:id="2086" w:name="_Toc96473833"/>
      <w:bookmarkStart w:id="2087" w:name="_Toc96473834"/>
      <w:bookmarkStart w:id="2088" w:name="_Toc96473856"/>
      <w:bookmarkStart w:id="2089" w:name="_Toc96473857"/>
      <w:bookmarkStart w:id="2090" w:name="_Toc96473858"/>
      <w:bookmarkStart w:id="2091" w:name="_Toc96473859"/>
      <w:bookmarkStart w:id="2092" w:name="_Toc96473881"/>
      <w:bookmarkStart w:id="2093" w:name="_Toc96473882"/>
      <w:bookmarkStart w:id="2094" w:name="_Toc95586184"/>
      <w:bookmarkStart w:id="2095" w:name="_Toc95634649"/>
      <w:bookmarkStart w:id="2096" w:name="_Toc95643612"/>
      <w:bookmarkStart w:id="2097" w:name="_Toc95667749"/>
      <w:bookmarkStart w:id="2098" w:name="_Toc95668699"/>
      <w:bookmarkStart w:id="2099" w:name="_Toc95691270"/>
      <w:bookmarkStart w:id="2100" w:name="_Toc95586185"/>
      <w:bookmarkStart w:id="2101" w:name="_Toc95634650"/>
      <w:bookmarkStart w:id="2102" w:name="_Toc95643613"/>
      <w:bookmarkStart w:id="2103" w:name="_Toc95667750"/>
      <w:bookmarkStart w:id="2104" w:name="_Toc95668700"/>
      <w:bookmarkStart w:id="2105" w:name="_Toc95691271"/>
      <w:bookmarkStart w:id="2106" w:name="_Toc95586188"/>
      <w:bookmarkStart w:id="2107" w:name="_Toc95634653"/>
      <w:bookmarkStart w:id="2108" w:name="_Toc95643616"/>
      <w:bookmarkStart w:id="2109" w:name="_Toc95667753"/>
      <w:bookmarkStart w:id="2110" w:name="_Toc95668703"/>
      <w:bookmarkStart w:id="2111" w:name="_Toc95691274"/>
      <w:bookmarkStart w:id="2112" w:name="_Toc95497915"/>
      <w:bookmarkStart w:id="2113" w:name="_Toc95586190"/>
      <w:bookmarkStart w:id="2114" w:name="_Toc95634655"/>
      <w:bookmarkStart w:id="2115" w:name="_Toc95643618"/>
      <w:bookmarkStart w:id="2116" w:name="_Toc95667755"/>
      <w:bookmarkStart w:id="2117" w:name="_Toc95668705"/>
      <w:bookmarkStart w:id="2118" w:name="_Toc95691276"/>
      <w:bookmarkStart w:id="2119" w:name="_Toc95497916"/>
      <w:bookmarkStart w:id="2120" w:name="_Toc95586191"/>
      <w:bookmarkStart w:id="2121" w:name="_Toc95634656"/>
      <w:bookmarkStart w:id="2122" w:name="_Toc95643619"/>
      <w:bookmarkStart w:id="2123" w:name="_Toc95667756"/>
      <w:bookmarkStart w:id="2124" w:name="_Toc95668706"/>
      <w:bookmarkStart w:id="2125" w:name="_Toc95691277"/>
      <w:bookmarkStart w:id="2126" w:name="_Toc95497917"/>
      <w:bookmarkStart w:id="2127" w:name="_Toc95586192"/>
      <w:bookmarkStart w:id="2128" w:name="_Toc95634657"/>
      <w:bookmarkStart w:id="2129" w:name="_Toc95643620"/>
      <w:bookmarkStart w:id="2130" w:name="_Toc95667757"/>
      <w:bookmarkStart w:id="2131" w:name="_Toc95668707"/>
      <w:bookmarkStart w:id="2132" w:name="_Toc95691278"/>
      <w:bookmarkStart w:id="2133" w:name="_Toc95497918"/>
      <w:bookmarkStart w:id="2134" w:name="_Toc95586193"/>
      <w:bookmarkStart w:id="2135" w:name="_Toc95634658"/>
      <w:bookmarkStart w:id="2136" w:name="_Toc95643621"/>
      <w:bookmarkStart w:id="2137" w:name="_Toc95667758"/>
      <w:bookmarkStart w:id="2138" w:name="_Toc95668708"/>
      <w:bookmarkStart w:id="2139" w:name="_Toc95691279"/>
      <w:bookmarkStart w:id="2140" w:name="_Toc70616930"/>
      <w:bookmarkEnd w:id="1851"/>
      <w:bookmarkEnd w:id="1852"/>
      <w:bookmarkEnd w:id="1853"/>
      <w:bookmarkEnd w:id="1854"/>
      <w:bookmarkEnd w:id="1855"/>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14:paraId="00655D0B" w14:textId="6BD2D59A" w:rsidR="004C60BD" w:rsidRDefault="004C60BD" w:rsidP="00CC09C5">
      <w:pPr>
        <w:pStyle w:val="NoSpacing"/>
        <w:spacing w:line="240" w:lineRule="atLeast"/>
        <w:rPr>
          <w:ins w:id="2141" w:author="Podhorsky, Milan (M.)" w:date="2022-03-30T10:53:00Z"/>
        </w:rPr>
      </w:pPr>
      <w:bookmarkStart w:id="2142" w:name="_Toc96473901"/>
      <w:bookmarkStart w:id="2143" w:name="_Toc96473902"/>
      <w:bookmarkStart w:id="2144" w:name="_Toc70616963"/>
      <w:bookmarkEnd w:id="2140"/>
      <w:bookmarkEnd w:id="2142"/>
      <w:bookmarkEnd w:id="2143"/>
    </w:p>
    <w:p w14:paraId="125966D7" w14:textId="77777777" w:rsidR="007132BC" w:rsidRDefault="007132BC" w:rsidP="00CC09C5">
      <w:pPr>
        <w:pStyle w:val="NoSpacing"/>
        <w:spacing w:line="240" w:lineRule="atLeast"/>
      </w:pPr>
    </w:p>
    <w:p w14:paraId="171C3EB5" w14:textId="5774DCF4" w:rsidR="004C60BD" w:rsidRPr="00442914" w:rsidRDefault="000C0B58" w:rsidP="00CC09C5">
      <w:pPr>
        <w:pStyle w:val="Heading1"/>
        <w:spacing w:line="240" w:lineRule="atLeast"/>
      </w:pPr>
      <w:bookmarkStart w:id="2145" w:name="_Toc105779421"/>
      <w:r>
        <w:t xml:space="preserve">Vehicle Signal </w:t>
      </w:r>
      <w:r w:rsidR="008F3D19">
        <w:t>-</w:t>
      </w:r>
      <w:r>
        <w:t xml:space="preserve"> VIN - </w:t>
      </w:r>
      <w:r w:rsidR="00D71A5C">
        <w:t xml:space="preserve">Tuning </w:t>
      </w:r>
      <w:r>
        <w:t>T</w:t>
      </w:r>
      <w:r w:rsidR="00D71A5C">
        <w:t xml:space="preserve">ool </w:t>
      </w:r>
      <w:r>
        <w:t>S</w:t>
      </w:r>
      <w:r w:rsidR="00D71A5C">
        <w:t xml:space="preserve">ignal </w:t>
      </w:r>
      <w:r>
        <w:t>R</w:t>
      </w:r>
      <w:r w:rsidR="00D71A5C">
        <w:t>elationship</w:t>
      </w:r>
      <w:bookmarkEnd w:id="2145"/>
    </w:p>
    <w:p w14:paraId="6746E137" w14:textId="77777777" w:rsidR="00C03AB1" w:rsidRPr="00442914" w:rsidRDefault="00C03AB1" w:rsidP="00CC09C5">
      <w:pPr>
        <w:spacing w:line="240" w:lineRule="atLeast"/>
        <w:rPr>
          <w:rFonts w:eastAsiaTheme="minorHAnsi"/>
        </w:rPr>
      </w:pPr>
    </w:p>
    <w:bookmarkEnd w:id="2144"/>
    <w:p w14:paraId="4721FA19" w14:textId="46EB4B56" w:rsidR="007F1DE8" w:rsidRDefault="003F1AEE" w:rsidP="00CC09C5">
      <w:pPr>
        <w:spacing w:line="240" w:lineRule="atLeast"/>
      </w:pPr>
      <w:r w:rsidRPr="003F1AEE">
        <w:t>The</w:t>
      </w:r>
      <w:r w:rsidR="00C03AB1">
        <w:t xml:space="preserve"> following subsections will detail the </w:t>
      </w:r>
      <w:r w:rsidR="00DD2A32">
        <w:t xml:space="preserve">relationship between a </w:t>
      </w:r>
      <w:r w:rsidR="009E13B3">
        <w:t xml:space="preserve">CAN signal </w:t>
      </w:r>
      <w:r w:rsidR="00EC7DDE">
        <w:t>notified</w:t>
      </w:r>
      <w:r w:rsidR="009E13B3">
        <w:t xml:space="preserve"> by </w:t>
      </w:r>
      <w:proofErr w:type="spellStart"/>
      <w:r w:rsidR="00723B0C">
        <w:t>vehicle_signal</w:t>
      </w:r>
      <w:proofErr w:type="spellEnd"/>
      <w:r w:rsidR="00723B0C">
        <w:t xml:space="preserve"> component</w:t>
      </w:r>
      <w:r w:rsidR="005D1F90">
        <w:t xml:space="preserve">, scaling to VIN </w:t>
      </w:r>
      <w:r w:rsidR="007D58D6">
        <w:t xml:space="preserve">value and </w:t>
      </w:r>
      <w:r w:rsidR="00225315">
        <w:t>interactions with the tuning tool.</w:t>
      </w:r>
    </w:p>
    <w:p w14:paraId="59D918E1" w14:textId="4004E350" w:rsidR="007F1DE8" w:rsidRDefault="007F1DE8" w:rsidP="00CC09C5">
      <w:pPr>
        <w:spacing w:line="240" w:lineRule="atLeast"/>
      </w:pPr>
    </w:p>
    <w:p w14:paraId="16914A02" w14:textId="7FF8D718" w:rsidR="00225315" w:rsidRDefault="00A04B13" w:rsidP="00CC09C5">
      <w:pPr>
        <w:spacing w:line="240" w:lineRule="atLeast"/>
      </w:pPr>
      <w:r>
        <w:t xml:space="preserve">The vehicle signal VINs are conveyed to the library by the NVH Service. This occurs when the corresponding CAN signal value changes, as notified by the </w:t>
      </w:r>
      <w:proofErr w:type="spellStart"/>
      <w:r>
        <w:t>vehicle_signal</w:t>
      </w:r>
      <w:proofErr w:type="spellEnd"/>
      <w:r>
        <w:t xml:space="preserve"> component.  </w:t>
      </w:r>
      <w:r w:rsidR="00E166E2">
        <w:t>These signal values</w:t>
      </w:r>
      <w:r w:rsidR="00B310A8">
        <w:t xml:space="preserve"> are represented in engineering units</w:t>
      </w:r>
      <w:r w:rsidR="001F1768">
        <w:t xml:space="preserve"> where applicable</w:t>
      </w:r>
      <w:r w:rsidR="00B310A8">
        <w:t>.</w:t>
      </w:r>
    </w:p>
    <w:p w14:paraId="1079BFEF" w14:textId="77777777" w:rsidR="00225315" w:rsidRDefault="00225315" w:rsidP="00CC09C5">
      <w:pPr>
        <w:spacing w:line="240" w:lineRule="atLeast"/>
      </w:pPr>
    </w:p>
    <w:p w14:paraId="043F0728" w14:textId="055E655D" w:rsidR="00EB68A5" w:rsidRDefault="00EB68A5" w:rsidP="00CC09C5">
      <w:pPr>
        <w:pStyle w:val="NoSpacing"/>
        <w:spacing w:line="240" w:lineRule="atLeast"/>
      </w:pPr>
      <w:r>
        <w:rPr>
          <w:rFonts w:cs="Arial"/>
          <w:szCs w:val="20"/>
        </w:rPr>
        <w:t>All values written to the vehicle signal VINs shall be represented as 16-bit signed integers</w:t>
      </w:r>
      <w:r w:rsidR="0044795D">
        <w:rPr>
          <w:rFonts w:cs="Arial"/>
          <w:szCs w:val="20"/>
        </w:rPr>
        <w:t xml:space="preserve"> (S16)</w:t>
      </w:r>
      <w:r>
        <w:rPr>
          <w:rFonts w:cs="Arial"/>
          <w:szCs w:val="20"/>
        </w:rPr>
        <w:t xml:space="preserve">. </w:t>
      </w:r>
      <w:r>
        <w:t>For each vehicle signal</w:t>
      </w:r>
      <w:r w:rsidR="00D85E08">
        <w:t xml:space="preserve"> conveyed</w:t>
      </w:r>
      <w:r>
        <w:t xml:space="preserve">, the NVH Service needs to coerce the values within the specified range as well as apply the specified multiplier and </w:t>
      </w:r>
      <w:r w:rsidR="002D7938">
        <w:t xml:space="preserve">finally </w:t>
      </w:r>
      <w:r>
        <w:t xml:space="preserve">write to the corresponding VIN. The ranges and multipliers are detailed in the </w:t>
      </w:r>
      <w:r w:rsidR="004B5AD8">
        <w:t>sub</w:t>
      </w:r>
      <w:r>
        <w:t>sections below.</w:t>
      </w:r>
    </w:p>
    <w:p w14:paraId="23CCD61E" w14:textId="77777777" w:rsidR="00EB68A5" w:rsidRDefault="00EB68A5" w:rsidP="00CC09C5">
      <w:pPr>
        <w:spacing w:line="240" w:lineRule="atLeast"/>
      </w:pPr>
    </w:p>
    <w:p w14:paraId="7ED26E8C" w14:textId="0029E0C2" w:rsidR="000048FF" w:rsidRDefault="0044795D" w:rsidP="00CC09C5">
      <w:pPr>
        <w:spacing w:line="240" w:lineRule="atLeast"/>
      </w:pPr>
      <w:r>
        <w:t xml:space="preserve">The Tuning Tool </w:t>
      </w:r>
      <w:r w:rsidR="0030331B">
        <w:t xml:space="preserve">internally also uses the S16 </w:t>
      </w:r>
      <w:proofErr w:type="gramStart"/>
      <w:r w:rsidR="0030331B">
        <w:t>format, but</w:t>
      </w:r>
      <w:proofErr w:type="gramEnd"/>
      <w:r w:rsidR="00141F79">
        <w:t xml:space="preserve"> will convert these</w:t>
      </w:r>
      <w:r w:rsidR="00732422">
        <w:t xml:space="preserve"> back to engineering units through a scale facto</w:t>
      </w:r>
      <w:r w:rsidR="00AD13F1">
        <w:t>r</w:t>
      </w:r>
      <w:r w:rsidR="009D303B">
        <w:t xml:space="preserve"> for all user interactions.  This multiplier is also detailed in the following subsections.</w:t>
      </w:r>
    </w:p>
    <w:p w14:paraId="6FB0B2EC" w14:textId="68CD0D8E" w:rsidR="002D7938" w:rsidRDefault="002D7938" w:rsidP="00CC09C5">
      <w:pPr>
        <w:spacing w:line="240" w:lineRule="atLeast"/>
      </w:pPr>
    </w:p>
    <w:p w14:paraId="4F86F900" w14:textId="72D29DD8" w:rsidR="003A6694" w:rsidRDefault="00F135D4" w:rsidP="00CC09C5">
      <w:pPr>
        <w:pStyle w:val="Heading2"/>
        <w:spacing w:line="240" w:lineRule="atLeast"/>
      </w:pPr>
      <w:bookmarkStart w:id="2146" w:name="_Toc99024705"/>
      <w:bookmarkStart w:id="2147" w:name="_Toc99024706"/>
      <w:bookmarkStart w:id="2148" w:name="_Toc99024707"/>
      <w:bookmarkStart w:id="2149" w:name="_Toc70764361"/>
      <w:bookmarkStart w:id="2150" w:name="_Toc70796883"/>
      <w:bookmarkStart w:id="2151" w:name="_Toc70806028"/>
      <w:bookmarkStart w:id="2152" w:name="_Toc70806496"/>
      <w:bookmarkStart w:id="2153" w:name="_Toc70835830"/>
      <w:bookmarkStart w:id="2154" w:name="_Toc70859030"/>
      <w:bookmarkStart w:id="2155" w:name="_Toc70876794"/>
      <w:bookmarkStart w:id="2156" w:name="_Toc70877996"/>
      <w:bookmarkStart w:id="2157" w:name="_Toc70895904"/>
      <w:bookmarkStart w:id="2158" w:name="_Toc70923282"/>
      <w:bookmarkStart w:id="2159" w:name="_Toc70933237"/>
      <w:bookmarkStart w:id="2160" w:name="_Toc70936456"/>
      <w:bookmarkStart w:id="2161" w:name="_Toc70942518"/>
      <w:bookmarkStart w:id="2162" w:name="_Toc99024708"/>
      <w:bookmarkStart w:id="2163" w:name="_Toc99024709"/>
      <w:bookmarkStart w:id="2164" w:name="_Toc99024712"/>
      <w:bookmarkStart w:id="2165" w:name="_Toc99024713"/>
      <w:bookmarkStart w:id="2166" w:name="_Toc99024714"/>
      <w:bookmarkStart w:id="2167" w:name="_Toc99024715"/>
      <w:bookmarkStart w:id="2168" w:name="_Toc99024716"/>
      <w:bookmarkStart w:id="2169" w:name="_Toc99024717"/>
      <w:bookmarkStart w:id="2170" w:name="_Toc99024718"/>
      <w:bookmarkStart w:id="2171" w:name="_Toc99024719"/>
      <w:bookmarkStart w:id="2172" w:name="_Toc99024720"/>
      <w:bookmarkStart w:id="2173" w:name="_Toc99024721"/>
      <w:bookmarkStart w:id="2174" w:name="_Toc99024722"/>
      <w:bookmarkStart w:id="2175" w:name="_Toc99024723"/>
      <w:bookmarkStart w:id="2176" w:name="_Toc99024724"/>
      <w:bookmarkStart w:id="2177" w:name="_Toc99024725"/>
      <w:bookmarkStart w:id="2178" w:name="_Toc99024726"/>
      <w:bookmarkStart w:id="2179" w:name="_Toc105779422"/>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r>
        <w:t>Limit and Scaling Tables</w:t>
      </w:r>
      <w:bookmarkEnd w:id="2179"/>
    </w:p>
    <w:p w14:paraId="081290BD" w14:textId="2F91529F" w:rsidR="00D35924" w:rsidRDefault="00D35924" w:rsidP="00CC09C5">
      <w:pPr>
        <w:pStyle w:val="NoSpacing"/>
        <w:spacing w:line="240" w:lineRule="atLeast"/>
      </w:pPr>
      <w:r>
        <w:t>The Vehicle signals/VINs in this subsection are listed with the following information:</w:t>
      </w:r>
    </w:p>
    <w:p w14:paraId="751B5D39" w14:textId="35D44E24" w:rsidR="00D35924" w:rsidRDefault="00D35924" w:rsidP="00CC09C5">
      <w:pPr>
        <w:pStyle w:val="NoSpacing"/>
        <w:spacing w:line="240" w:lineRule="atLeast"/>
      </w:pPr>
    </w:p>
    <w:p w14:paraId="4D508F10" w14:textId="77777777" w:rsidR="00D35924" w:rsidRDefault="00D35924" w:rsidP="00CC09C5">
      <w:pPr>
        <w:pStyle w:val="ListParagraph"/>
        <w:numPr>
          <w:ilvl w:val="0"/>
          <w:numId w:val="14"/>
        </w:numPr>
        <w:spacing w:line="240" w:lineRule="atLeast"/>
        <w:ind w:leftChars="0"/>
      </w:pPr>
      <w:r>
        <w:t xml:space="preserve">The minimum and maximum values for the data passed to the NVH Service.  </w:t>
      </w:r>
    </w:p>
    <w:p w14:paraId="268D44B6" w14:textId="77777777" w:rsidR="00D35924" w:rsidRDefault="00D35924" w:rsidP="00CC09C5">
      <w:pPr>
        <w:pStyle w:val="ListParagraph"/>
        <w:numPr>
          <w:ilvl w:val="0"/>
          <w:numId w:val="14"/>
        </w:numPr>
        <w:spacing w:line="240" w:lineRule="atLeast"/>
        <w:ind w:leftChars="0"/>
      </w:pPr>
      <w:r>
        <w:t>The multiplier the NVH Service is to apply to the data passed to the NVH Service</w:t>
      </w:r>
    </w:p>
    <w:p w14:paraId="1491C32D" w14:textId="77777777" w:rsidR="00D35924" w:rsidRDefault="00D35924" w:rsidP="00CC09C5">
      <w:pPr>
        <w:pStyle w:val="ListParagraph"/>
        <w:numPr>
          <w:ilvl w:val="0"/>
          <w:numId w:val="14"/>
        </w:numPr>
        <w:spacing w:line="240" w:lineRule="atLeast"/>
        <w:ind w:leftChars="0"/>
      </w:pPr>
      <w:r>
        <w:t>The data written to the VIN by the NVH Service</w:t>
      </w:r>
    </w:p>
    <w:p w14:paraId="36F94CA5" w14:textId="75E65438" w:rsidR="00D35924" w:rsidRDefault="00D35924" w:rsidP="00CC09C5">
      <w:pPr>
        <w:pStyle w:val="ListParagraph"/>
        <w:numPr>
          <w:ilvl w:val="0"/>
          <w:numId w:val="14"/>
        </w:numPr>
        <w:spacing w:line="240" w:lineRule="atLeast"/>
        <w:ind w:leftChars="0"/>
      </w:pPr>
      <w:r>
        <w:t>The multiplier that the tuning tool applies to the value written to the VIN data.  (This multiplier is applied for unit conversion or to make the data more intelligible to the</w:t>
      </w:r>
      <w:r w:rsidR="00CC1B24">
        <w:t xml:space="preserve"> </w:t>
      </w:r>
      <w:r>
        <w:t>NVH tuning engineer.)</w:t>
      </w:r>
    </w:p>
    <w:p w14:paraId="14FE31BB" w14:textId="76C699F6" w:rsidR="00D35924" w:rsidRDefault="00D35924" w:rsidP="00CC09C5">
      <w:pPr>
        <w:pStyle w:val="ListParagraph"/>
        <w:numPr>
          <w:ilvl w:val="0"/>
          <w:numId w:val="14"/>
        </w:numPr>
        <w:spacing w:line="240" w:lineRule="atLeast"/>
        <w:ind w:leftChars="0"/>
      </w:pPr>
      <w:r>
        <w:t xml:space="preserve">The resulting value for the tuning tool after the tuning tool multiplier has been applied. </w:t>
      </w:r>
    </w:p>
    <w:p w14:paraId="277AFF8C" w14:textId="77777777" w:rsidR="007A6B85" w:rsidRDefault="007A6B85" w:rsidP="00CC09C5">
      <w:pPr>
        <w:pStyle w:val="NoSpacing"/>
        <w:spacing w:line="240" w:lineRule="atLeast"/>
      </w:pPr>
    </w:p>
    <w:p w14:paraId="34AA61BF" w14:textId="3C72451C" w:rsidR="007A6B85" w:rsidRDefault="00975499" w:rsidP="00CC09C5">
      <w:pPr>
        <w:spacing w:line="240" w:lineRule="atLeast"/>
      </w:pPr>
      <w:r>
        <w:t xml:space="preserve">Within these subsections are </w:t>
      </w:r>
      <w:r w:rsidR="007A6B85">
        <w:t>tables that provide the characteristics for each base VIN, including:</w:t>
      </w:r>
    </w:p>
    <w:p w14:paraId="57CD07C8" w14:textId="4EB0F651" w:rsidR="007A6B85" w:rsidRDefault="007A6B85" w:rsidP="00CC09C5">
      <w:pPr>
        <w:spacing w:line="240" w:lineRule="atLeast"/>
      </w:pPr>
    </w:p>
    <w:p w14:paraId="6FB06D74" w14:textId="03DD07AA" w:rsidR="007A6B85" w:rsidRDefault="007A6B85" w:rsidP="00CC09C5">
      <w:pPr>
        <w:spacing w:line="240" w:lineRule="atLeast"/>
        <w:rPr>
          <w:rFonts w:cs="Arial"/>
          <w:szCs w:val="20"/>
        </w:rPr>
      </w:pPr>
      <w:r>
        <w:rPr>
          <w:rFonts w:cs="Arial"/>
          <w:szCs w:val="20"/>
        </w:rPr>
        <w:t xml:space="preserve">Other applicable rules for the NVH Service's handling of each VIN are also specified, including any additional logic, fault detection requirements, </w:t>
      </w:r>
      <w:proofErr w:type="gramStart"/>
      <w:r>
        <w:rPr>
          <w:rFonts w:cs="Arial"/>
          <w:szCs w:val="20"/>
        </w:rPr>
        <w:t>etc..</w:t>
      </w:r>
      <w:proofErr w:type="gramEnd"/>
    </w:p>
    <w:p w14:paraId="4599DA6A" w14:textId="3A5CE103" w:rsidR="0090355B" w:rsidRDefault="0090355B" w:rsidP="00CC09C5">
      <w:pPr>
        <w:spacing w:line="240" w:lineRule="atLeast"/>
        <w:rPr>
          <w:rFonts w:cs="Arial"/>
          <w:szCs w:val="20"/>
        </w:rPr>
      </w:pPr>
    </w:p>
    <w:p w14:paraId="1830F507" w14:textId="4B4DA820" w:rsidR="0090355B" w:rsidRDefault="0090355B" w:rsidP="00CC09C5">
      <w:pPr>
        <w:spacing w:line="240" w:lineRule="atLeast"/>
        <w:rPr>
          <w:rFonts w:cs="Arial"/>
          <w:szCs w:val="20"/>
        </w:rPr>
      </w:pPr>
      <w:r>
        <w:rPr>
          <w:rFonts w:cs="Arial"/>
          <w:szCs w:val="20"/>
        </w:rPr>
        <w:t xml:space="preserve">Throughout </w:t>
      </w:r>
      <w:r>
        <w:t>th</w:t>
      </w:r>
      <w:r w:rsidR="00967ECF">
        <w:t>is</w:t>
      </w:r>
      <w:r>
        <w:t xml:space="preserve"> subsections VIN IDs are underlined and associated CAN signals are in italics.  </w:t>
      </w:r>
    </w:p>
    <w:p w14:paraId="1394D8AB" w14:textId="77777777" w:rsidR="00F06603" w:rsidRDefault="00F06603" w:rsidP="00CC09C5">
      <w:pPr>
        <w:spacing w:line="240" w:lineRule="atLeast"/>
      </w:pPr>
    </w:p>
    <w:p w14:paraId="3F692CD7" w14:textId="4069CAA9" w:rsidR="00674D9D" w:rsidRPr="00BF64F3" w:rsidRDefault="00D4714B" w:rsidP="00CC09C5">
      <w:pPr>
        <w:pStyle w:val="Heading3"/>
        <w:spacing w:line="240" w:lineRule="atLeast"/>
        <w:rPr>
          <w:strike/>
        </w:rPr>
      </w:pPr>
      <w:bookmarkStart w:id="2180" w:name="_Ref89544871"/>
      <w:bookmarkStart w:id="2181" w:name="_Ref95558725"/>
      <w:bookmarkStart w:id="2182" w:name="_Ref89892721"/>
      <w:bookmarkStart w:id="2183" w:name="_Toc105779423"/>
      <w:r w:rsidRPr="00BF64F3">
        <w:rPr>
          <w:strike/>
          <w:color w:val="000000"/>
          <w:szCs w:val="20"/>
          <w:u w:val="single"/>
        </w:rPr>
        <w:t xml:space="preserve">Accel </w:t>
      </w:r>
      <w:proofErr w:type="spellStart"/>
      <w:r w:rsidRPr="00BF64F3">
        <w:rPr>
          <w:strike/>
          <w:color w:val="000000"/>
          <w:szCs w:val="20"/>
          <w:u w:val="single"/>
        </w:rPr>
        <w:t>PdlPos</w:t>
      </w:r>
      <w:proofErr w:type="spellEnd"/>
      <w:r w:rsidRPr="00BF64F3">
        <w:rPr>
          <w:strike/>
          <w:color w:val="000000"/>
          <w:szCs w:val="20"/>
          <w:u w:val="single"/>
        </w:rPr>
        <w:t xml:space="preserve"> (%)</w:t>
      </w:r>
      <w:r w:rsidRPr="00BF64F3">
        <w:rPr>
          <w:strike/>
          <w:color w:val="000000"/>
          <w:szCs w:val="20"/>
        </w:rPr>
        <w:t xml:space="preserve"> (</w:t>
      </w:r>
      <w:r w:rsidR="00983793" w:rsidRPr="00BF64F3">
        <w:rPr>
          <w:strike/>
        </w:rPr>
        <w:t>A</w:t>
      </w:r>
      <w:r w:rsidR="00621287" w:rsidRPr="00BF64F3">
        <w:rPr>
          <w:strike/>
        </w:rPr>
        <w:t>ccelerator pedal position</w:t>
      </w:r>
      <w:bookmarkEnd w:id="2180"/>
      <w:r w:rsidRPr="00BF64F3">
        <w:rPr>
          <w:strike/>
        </w:rPr>
        <w:t>)</w:t>
      </w:r>
      <w:bookmarkEnd w:id="2181"/>
      <w:bookmarkEnd w:id="2182"/>
      <w:bookmarkEnd w:id="2183"/>
    </w:p>
    <w:p w14:paraId="359089D7" w14:textId="0504CBC9" w:rsidR="00A62C0F" w:rsidRPr="00BF64F3" w:rsidRDefault="00A62C0F" w:rsidP="00CC09C5">
      <w:pPr>
        <w:spacing w:line="240" w:lineRule="atLeast"/>
        <w:rPr>
          <w:strike/>
        </w:rPr>
      </w:pPr>
    </w:p>
    <w:p w14:paraId="240A86DC" w14:textId="7F2F2C6C" w:rsidR="00A62C0F" w:rsidRPr="00BF64F3" w:rsidRDefault="00A62C0F" w:rsidP="00CC09C5">
      <w:pPr>
        <w:spacing w:line="240" w:lineRule="atLeast"/>
        <w:ind w:left="360"/>
        <w:rPr>
          <w:strike/>
        </w:rPr>
      </w:pPr>
      <w:r w:rsidRPr="00BF64F3">
        <w:rPr>
          <w:strike/>
        </w:rPr>
        <w:t>The NVH Service shall update the corresponding VIN only when the Quality Factor signal “</w:t>
      </w:r>
      <w:proofErr w:type="spellStart"/>
      <w:r w:rsidRPr="00BF64F3">
        <w:rPr>
          <w:rFonts w:eastAsia="Times New Roman" w:cs="Arial"/>
          <w:i/>
          <w:iCs/>
          <w:strike/>
          <w:color w:val="000000"/>
          <w:szCs w:val="20"/>
        </w:rPr>
        <w:t>ApedPosPcActl_D_Qf</w:t>
      </w:r>
      <w:proofErr w:type="spellEnd"/>
      <w:r w:rsidRPr="00BF64F3">
        <w:rPr>
          <w:rFonts w:eastAsia="Times New Roman" w:cs="Arial"/>
          <w:i/>
          <w:iCs/>
          <w:strike/>
          <w:color w:val="000000"/>
          <w:szCs w:val="20"/>
        </w:rPr>
        <w:t>”</w:t>
      </w:r>
      <w:r w:rsidRPr="00BF64F3">
        <w:rPr>
          <w:strike/>
          <w:szCs w:val="20"/>
        </w:rPr>
        <w:t xml:space="preserve"> has a value of “OK”.</w:t>
      </w:r>
    </w:p>
    <w:p w14:paraId="79F23AAE" w14:textId="77777777" w:rsidR="00D87BBC" w:rsidRPr="00BF64F3" w:rsidRDefault="00D87BBC" w:rsidP="00CC09C5">
      <w:pPr>
        <w:pStyle w:val="NoSpacing"/>
        <w:spacing w:line="240" w:lineRule="atLeast"/>
        <w:rPr>
          <w:rFonts w:eastAsia="Times New Roman" w:cs="Arial"/>
          <w:strike/>
          <w:szCs w:val="20"/>
        </w:rPr>
      </w:pPr>
    </w:p>
    <w:p w14:paraId="5F09AF02" w14:textId="2A2385D7" w:rsidR="00FE2DFA" w:rsidRPr="00BF64F3" w:rsidRDefault="00FE2DFA" w:rsidP="00CC09C5">
      <w:pPr>
        <w:spacing w:line="240" w:lineRule="atLeast"/>
        <w:jc w:val="center"/>
        <w:rPr>
          <w:b/>
          <w:bCs/>
          <w:strike/>
        </w:rPr>
      </w:pPr>
      <w:bookmarkStart w:id="2184" w:name="_Ref90131072"/>
      <w:r w:rsidRPr="00BF64F3">
        <w:rPr>
          <w:b/>
          <w:bCs/>
          <w:strike/>
        </w:rPr>
        <w:t>Tabl</w:t>
      </w:r>
      <w:r w:rsidR="00B569F4" w:rsidRPr="00BF64F3">
        <w:rPr>
          <w:b/>
          <w:bCs/>
          <w:strike/>
        </w:rPr>
        <w:t>e-8</w:t>
      </w:r>
      <w:bookmarkEnd w:id="2184"/>
      <w:r w:rsidRPr="00BF64F3">
        <w:rPr>
          <w:b/>
          <w:bCs/>
          <w:strike/>
        </w:rPr>
        <w:t xml:space="preserve"> </w:t>
      </w:r>
      <w:proofErr w:type="spellStart"/>
      <w:r w:rsidR="00312B91" w:rsidRPr="00BF64F3">
        <w:rPr>
          <w:rFonts w:eastAsia="Times New Roman" w:cs="Arial"/>
          <w:b/>
          <w:bCs/>
          <w:i/>
          <w:iCs/>
          <w:strike/>
          <w:color w:val="000000"/>
          <w:szCs w:val="20"/>
        </w:rPr>
        <w:t>ApedPos_Pc_ActlArb</w:t>
      </w:r>
      <w:proofErr w:type="spellEnd"/>
      <w:r w:rsidR="00312B91" w:rsidRPr="00BF64F3">
        <w:rPr>
          <w:b/>
          <w:bCs/>
          <w:strike/>
          <w:szCs w:val="20"/>
        </w:rPr>
        <w:t xml:space="preserve"> </w:t>
      </w:r>
      <w:r w:rsidR="00B224E4" w:rsidRPr="00BF64F3">
        <w:rPr>
          <w:b/>
          <w:bCs/>
          <w:strike/>
        </w:rPr>
        <w:t xml:space="preserve">/ </w:t>
      </w:r>
      <w:r w:rsidR="006A0F7D" w:rsidRPr="00BF64F3">
        <w:rPr>
          <w:rFonts w:cs="Arial"/>
          <w:b/>
          <w:bCs/>
          <w:strike/>
          <w:color w:val="000000"/>
          <w:szCs w:val="20"/>
          <w:u w:val="single"/>
        </w:rPr>
        <w:t xml:space="preserve">Accel </w:t>
      </w:r>
      <w:proofErr w:type="spellStart"/>
      <w:r w:rsidR="006A0F7D" w:rsidRPr="00BF64F3">
        <w:rPr>
          <w:rFonts w:cs="Arial"/>
          <w:b/>
          <w:bCs/>
          <w:strike/>
          <w:color w:val="000000"/>
          <w:szCs w:val="20"/>
          <w:u w:val="single"/>
        </w:rPr>
        <w:t>PdlPos</w:t>
      </w:r>
      <w:proofErr w:type="spellEnd"/>
      <w:r w:rsidR="006A0F7D" w:rsidRPr="00BF64F3">
        <w:rPr>
          <w:rFonts w:cs="Arial"/>
          <w:b/>
          <w:bCs/>
          <w:strike/>
          <w:color w:val="000000"/>
          <w:szCs w:val="20"/>
          <w:u w:val="single"/>
        </w:rPr>
        <w:t xml:space="preserve"> (%)</w:t>
      </w:r>
      <w:r w:rsidR="00A315F2" w:rsidRPr="00BF64F3">
        <w:rPr>
          <w:rFonts w:cs="Arial"/>
          <w:b/>
          <w:bCs/>
          <w:strike/>
          <w:color w:val="000000"/>
          <w:szCs w:val="20"/>
        </w:rPr>
        <w:t xml:space="preserve"> </w:t>
      </w:r>
      <w:r w:rsidR="00B224E4" w:rsidRPr="00BF64F3">
        <w:rPr>
          <w:b/>
          <w:bCs/>
          <w:strike/>
        </w:rPr>
        <w:t>Relationship</w:t>
      </w:r>
    </w:p>
    <w:p w14:paraId="0069BA27" w14:textId="7A9202F9" w:rsidR="00D42EDB" w:rsidRPr="00BF64F3" w:rsidRDefault="00D42EDB" w:rsidP="00CC09C5">
      <w:pPr>
        <w:spacing w:line="240" w:lineRule="atLeast"/>
        <w:rPr>
          <w:strike/>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CB6A7D" w:rsidRPr="00BF64F3" w14:paraId="2221C1C8" w14:textId="1ED9D15B" w:rsidTr="00CB6A7D">
        <w:trPr>
          <w:trHeight w:val="300"/>
          <w:jc w:val="center"/>
        </w:trPr>
        <w:tc>
          <w:tcPr>
            <w:tcW w:w="1200" w:type="dxa"/>
            <w:shd w:val="clear" w:color="auto" w:fill="DBE5F1" w:themeFill="accent1" w:themeFillTint="33"/>
            <w:vAlign w:val="center"/>
          </w:tcPr>
          <w:p w14:paraId="462A449C" w14:textId="77777777" w:rsidR="00CB6A7D" w:rsidRPr="00BF64F3" w:rsidRDefault="00CB6A7D" w:rsidP="00CC09C5">
            <w:pPr>
              <w:spacing w:line="240" w:lineRule="atLeast"/>
              <w:jc w:val="center"/>
              <w:rPr>
                <w:rFonts w:eastAsia="Times New Roman" w:cs="Arial"/>
                <w:strike/>
                <w:color w:val="000000"/>
                <w:szCs w:val="20"/>
              </w:rPr>
            </w:pPr>
          </w:p>
        </w:tc>
        <w:tc>
          <w:tcPr>
            <w:tcW w:w="1440" w:type="dxa"/>
            <w:tcBorders>
              <w:bottom w:val="single" w:sz="8" w:space="0" w:color="auto"/>
            </w:tcBorders>
            <w:shd w:val="clear" w:color="auto" w:fill="DBE5F1" w:themeFill="accent1" w:themeFillTint="33"/>
            <w:noWrap/>
            <w:vAlign w:val="center"/>
          </w:tcPr>
          <w:p w14:paraId="5E96DED9" w14:textId="3E33D1B7" w:rsidR="00CB6A7D" w:rsidRPr="00BF64F3" w:rsidRDefault="00983017" w:rsidP="00CC09C5">
            <w:pPr>
              <w:spacing w:line="240" w:lineRule="atLeast"/>
              <w:jc w:val="center"/>
              <w:rPr>
                <w:rFonts w:eastAsia="Times New Roman" w:cs="Arial"/>
                <w:b/>
                <w:bCs/>
                <w:strike/>
                <w:color w:val="000000"/>
                <w:sz w:val="18"/>
                <w:szCs w:val="18"/>
              </w:rPr>
            </w:pPr>
            <w:r w:rsidRPr="00BF64F3">
              <w:rPr>
                <w:rFonts w:eastAsia="Times New Roman" w:cs="Arial"/>
                <w:b/>
                <w:bCs/>
                <w:strike/>
                <w:color w:val="000000"/>
                <w:sz w:val="18"/>
                <w:szCs w:val="18"/>
              </w:rPr>
              <w:t>Value passed to NVH Service</w:t>
            </w:r>
          </w:p>
        </w:tc>
        <w:tc>
          <w:tcPr>
            <w:tcW w:w="1861" w:type="dxa"/>
            <w:tcBorders>
              <w:bottom w:val="single" w:sz="8" w:space="0" w:color="auto"/>
            </w:tcBorders>
            <w:shd w:val="clear" w:color="auto" w:fill="DBE5F1" w:themeFill="accent1" w:themeFillTint="33"/>
            <w:vAlign w:val="center"/>
          </w:tcPr>
          <w:p w14:paraId="5CF0244A" w14:textId="77777777" w:rsidR="00CB6A7D" w:rsidRPr="00BF64F3" w:rsidRDefault="00CB6A7D" w:rsidP="00CC09C5">
            <w:pPr>
              <w:spacing w:line="240" w:lineRule="atLeast"/>
              <w:jc w:val="center"/>
              <w:rPr>
                <w:rFonts w:eastAsia="Times New Roman" w:cs="Arial"/>
                <w:b/>
                <w:bCs/>
                <w:strike/>
                <w:sz w:val="18"/>
                <w:szCs w:val="18"/>
              </w:rPr>
            </w:pPr>
            <w:r w:rsidRPr="00BF64F3">
              <w:rPr>
                <w:rFonts w:eastAsia="Times New Roman" w:cs="Arial"/>
                <w:b/>
                <w:bCs/>
                <w:strike/>
                <w:sz w:val="18"/>
                <w:szCs w:val="18"/>
              </w:rPr>
              <w:t>NVH Service Multiplier</w:t>
            </w:r>
          </w:p>
        </w:tc>
        <w:tc>
          <w:tcPr>
            <w:tcW w:w="1519" w:type="dxa"/>
            <w:tcBorders>
              <w:bottom w:val="single" w:sz="8" w:space="0" w:color="auto"/>
            </w:tcBorders>
            <w:shd w:val="clear" w:color="auto" w:fill="DBE5F1" w:themeFill="accent1" w:themeFillTint="33"/>
            <w:vAlign w:val="center"/>
          </w:tcPr>
          <w:p w14:paraId="03AD1596" w14:textId="77777777" w:rsidR="00CB6A7D" w:rsidRPr="00BF64F3" w:rsidRDefault="00CB6A7D" w:rsidP="00CC09C5">
            <w:pPr>
              <w:spacing w:line="240" w:lineRule="atLeast"/>
              <w:jc w:val="center"/>
              <w:rPr>
                <w:rFonts w:eastAsia="Times New Roman" w:cs="Arial"/>
                <w:b/>
                <w:bCs/>
                <w:strike/>
                <w:sz w:val="18"/>
                <w:szCs w:val="18"/>
              </w:rPr>
            </w:pPr>
            <w:r w:rsidRPr="00BF64F3">
              <w:rPr>
                <w:rFonts w:eastAsia="Times New Roman" w:cs="Arial"/>
                <w:b/>
                <w:bCs/>
                <w:strike/>
                <w:sz w:val="18"/>
                <w:szCs w:val="18"/>
              </w:rPr>
              <w:t>VIN Data</w:t>
            </w:r>
          </w:p>
        </w:tc>
        <w:tc>
          <w:tcPr>
            <w:tcW w:w="1519" w:type="dxa"/>
            <w:tcBorders>
              <w:bottom w:val="single" w:sz="8" w:space="0" w:color="auto"/>
            </w:tcBorders>
            <w:shd w:val="clear" w:color="auto" w:fill="DBE5F1" w:themeFill="accent1" w:themeFillTint="33"/>
          </w:tcPr>
          <w:p w14:paraId="6B2CC7F1" w14:textId="493241D8" w:rsidR="00CB6A7D" w:rsidRPr="00BF64F3" w:rsidRDefault="00CB6A7D" w:rsidP="00CC09C5">
            <w:pPr>
              <w:spacing w:line="240" w:lineRule="atLeast"/>
              <w:jc w:val="center"/>
              <w:rPr>
                <w:rFonts w:eastAsia="Times New Roman" w:cs="Arial"/>
                <w:b/>
                <w:bCs/>
                <w:strike/>
                <w:sz w:val="18"/>
                <w:szCs w:val="18"/>
              </w:rPr>
            </w:pPr>
            <w:r w:rsidRPr="00BF64F3">
              <w:rPr>
                <w:rFonts w:eastAsia="Times New Roman" w:cs="Arial"/>
                <w:b/>
                <w:bCs/>
                <w:strike/>
                <w:sz w:val="18"/>
                <w:szCs w:val="18"/>
              </w:rPr>
              <w:t>Tuning Tool Multiplier</w:t>
            </w:r>
          </w:p>
        </w:tc>
        <w:tc>
          <w:tcPr>
            <w:tcW w:w="1519" w:type="dxa"/>
            <w:tcBorders>
              <w:bottom w:val="single" w:sz="8" w:space="0" w:color="auto"/>
            </w:tcBorders>
            <w:shd w:val="clear" w:color="auto" w:fill="DBE5F1" w:themeFill="accent1" w:themeFillTint="33"/>
          </w:tcPr>
          <w:p w14:paraId="25415213" w14:textId="3AAD34AD" w:rsidR="00CB6A7D" w:rsidRPr="00BF64F3" w:rsidRDefault="00CB6A7D" w:rsidP="00CC09C5">
            <w:pPr>
              <w:spacing w:line="240" w:lineRule="atLeast"/>
              <w:jc w:val="center"/>
              <w:rPr>
                <w:rFonts w:eastAsia="Times New Roman" w:cs="Arial"/>
                <w:b/>
                <w:bCs/>
                <w:strike/>
                <w:sz w:val="18"/>
                <w:szCs w:val="18"/>
              </w:rPr>
            </w:pPr>
            <w:r w:rsidRPr="00BF64F3">
              <w:rPr>
                <w:rFonts w:eastAsia="Times New Roman" w:cs="Arial"/>
                <w:b/>
                <w:bCs/>
                <w:strike/>
                <w:sz w:val="18"/>
                <w:szCs w:val="18"/>
              </w:rPr>
              <w:t>Displayed Value</w:t>
            </w:r>
          </w:p>
        </w:tc>
      </w:tr>
      <w:tr w:rsidR="00CB6A7D" w:rsidRPr="00BF64F3" w14:paraId="28E8B111" w14:textId="55F6575A" w:rsidTr="00CB6A7D">
        <w:trPr>
          <w:trHeight w:val="300"/>
          <w:jc w:val="center"/>
        </w:trPr>
        <w:tc>
          <w:tcPr>
            <w:tcW w:w="1200" w:type="dxa"/>
            <w:tcBorders>
              <w:right w:val="single" w:sz="8" w:space="0" w:color="auto"/>
            </w:tcBorders>
            <w:shd w:val="clear" w:color="auto" w:fill="auto"/>
            <w:vAlign w:val="center"/>
            <w:hideMark/>
          </w:tcPr>
          <w:p w14:paraId="0413E888" w14:textId="77777777" w:rsidR="00CB6A7D" w:rsidRPr="00BF64F3" w:rsidRDefault="00CB6A7D" w:rsidP="00CC09C5">
            <w:pPr>
              <w:spacing w:line="240" w:lineRule="atLeast"/>
              <w:jc w:val="center"/>
              <w:rPr>
                <w:rFonts w:eastAsia="Times New Roman" w:cs="Arial"/>
                <w:b/>
                <w:bCs/>
                <w:strike/>
                <w:color w:val="000000"/>
                <w:szCs w:val="20"/>
              </w:rPr>
            </w:pPr>
            <w:r w:rsidRPr="00BF64F3">
              <w:rPr>
                <w:rFonts w:eastAsia="Times New Roman" w:cs="Arial"/>
                <w:b/>
                <w:bCs/>
                <w:strike/>
                <w:color w:val="000000"/>
                <w:szCs w:val="20"/>
              </w:rPr>
              <w:t>Min</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CC58D7" w14:textId="634D1F42" w:rsidR="00CB6A7D" w:rsidRPr="00BF64F3" w:rsidRDefault="00CB6A7D" w:rsidP="00CC09C5">
            <w:pPr>
              <w:spacing w:line="240" w:lineRule="atLeast"/>
              <w:jc w:val="center"/>
              <w:rPr>
                <w:rFonts w:eastAsia="Times New Roman" w:cs="Arial"/>
                <w:strike/>
                <w:color w:val="000000"/>
                <w:szCs w:val="20"/>
              </w:rPr>
            </w:pPr>
            <w:r w:rsidRPr="00BF64F3">
              <w:rPr>
                <w:rFonts w:eastAsia="Times New Roman" w:cs="Arial"/>
                <w:strike/>
                <w:color w:val="000000"/>
                <w:szCs w:val="20"/>
              </w:rPr>
              <w:t>0</w:t>
            </w:r>
          </w:p>
        </w:tc>
        <w:tc>
          <w:tcPr>
            <w:tcW w:w="1861" w:type="dxa"/>
            <w:vMerge w:val="restart"/>
            <w:tcBorders>
              <w:top w:val="single" w:sz="8" w:space="0" w:color="auto"/>
              <w:left w:val="single" w:sz="8" w:space="0" w:color="auto"/>
              <w:bottom w:val="single" w:sz="8" w:space="0" w:color="auto"/>
              <w:right w:val="single" w:sz="8" w:space="0" w:color="auto"/>
            </w:tcBorders>
            <w:vAlign w:val="center"/>
          </w:tcPr>
          <w:p w14:paraId="5C78E2C1" w14:textId="5EDB3655" w:rsidR="00CB6A7D" w:rsidRPr="00BF64F3" w:rsidRDefault="00CB6A7D" w:rsidP="00CC09C5">
            <w:pPr>
              <w:spacing w:line="240" w:lineRule="atLeast"/>
              <w:jc w:val="center"/>
              <w:rPr>
                <w:rFonts w:eastAsia="Times New Roman" w:cs="Arial"/>
                <w:strike/>
                <w:color w:val="000000"/>
                <w:szCs w:val="20"/>
              </w:rPr>
            </w:pPr>
            <w:r w:rsidRPr="00BF64F3">
              <w:rPr>
                <w:rFonts w:eastAsia="Times New Roman" w:cs="Arial"/>
                <w:strike/>
                <w:color w:val="000000"/>
                <w:szCs w:val="20"/>
              </w:rPr>
              <w:t>10</w:t>
            </w:r>
          </w:p>
        </w:tc>
        <w:tc>
          <w:tcPr>
            <w:tcW w:w="1519" w:type="dxa"/>
            <w:tcBorders>
              <w:top w:val="single" w:sz="8" w:space="0" w:color="auto"/>
              <w:left w:val="single" w:sz="8" w:space="0" w:color="auto"/>
              <w:bottom w:val="single" w:sz="8" w:space="0" w:color="auto"/>
              <w:right w:val="single" w:sz="8" w:space="0" w:color="auto"/>
            </w:tcBorders>
            <w:vAlign w:val="center"/>
          </w:tcPr>
          <w:p w14:paraId="249FFE3A" w14:textId="5CF22EA6" w:rsidR="00CB6A7D" w:rsidRPr="00BF64F3" w:rsidRDefault="00CB6A7D" w:rsidP="00CC09C5">
            <w:pPr>
              <w:spacing w:line="240" w:lineRule="atLeast"/>
              <w:jc w:val="center"/>
              <w:rPr>
                <w:rFonts w:eastAsia="Times New Roman" w:cs="Arial"/>
                <w:strike/>
                <w:color w:val="000000"/>
                <w:szCs w:val="20"/>
              </w:rPr>
            </w:pPr>
            <w:r w:rsidRPr="00BF64F3">
              <w:rPr>
                <w:rFonts w:eastAsia="Times New Roman" w:cs="Arial"/>
                <w:strike/>
                <w:color w:val="000000"/>
                <w:szCs w:val="20"/>
              </w:rPr>
              <w:t>0</w:t>
            </w:r>
          </w:p>
        </w:tc>
        <w:tc>
          <w:tcPr>
            <w:tcW w:w="1519" w:type="dxa"/>
            <w:vMerge w:val="restart"/>
            <w:tcBorders>
              <w:top w:val="single" w:sz="8" w:space="0" w:color="auto"/>
              <w:left w:val="single" w:sz="8" w:space="0" w:color="auto"/>
              <w:right w:val="single" w:sz="8" w:space="0" w:color="auto"/>
            </w:tcBorders>
            <w:shd w:val="clear" w:color="auto" w:fill="D9D9D9" w:themeFill="background1" w:themeFillShade="D9"/>
            <w:vAlign w:val="center"/>
          </w:tcPr>
          <w:p w14:paraId="71602884" w14:textId="39EBB958" w:rsidR="00CB6A7D" w:rsidRPr="00BF64F3" w:rsidRDefault="00CB6A7D" w:rsidP="00CC09C5">
            <w:pPr>
              <w:spacing w:line="240" w:lineRule="atLeast"/>
              <w:jc w:val="center"/>
              <w:rPr>
                <w:rFonts w:eastAsia="Times New Roman" w:cs="Arial"/>
                <w:strike/>
                <w:color w:val="000000"/>
                <w:szCs w:val="20"/>
              </w:rPr>
            </w:pPr>
            <w:r w:rsidRPr="00BF64F3">
              <w:rPr>
                <w:rFonts w:eastAsia="Times New Roman" w:cs="Arial"/>
                <w:strike/>
                <w:color w:val="000000"/>
                <w:szCs w:val="20"/>
              </w:rPr>
              <w:t>0.1</w:t>
            </w:r>
          </w:p>
        </w:tc>
        <w:tc>
          <w:tcPr>
            <w:tcW w:w="1519" w:type="dxa"/>
            <w:tcBorders>
              <w:top w:val="single" w:sz="8" w:space="0" w:color="auto"/>
              <w:left w:val="single" w:sz="8" w:space="0" w:color="auto"/>
              <w:right w:val="single" w:sz="8" w:space="0" w:color="auto"/>
            </w:tcBorders>
            <w:shd w:val="clear" w:color="auto" w:fill="D9D9D9" w:themeFill="background1" w:themeFillShade="D9"/>
          </w:tcPr>
          <w:p w14:paraId="6681F73A" w14:textId="0C9B7BF6" w:rsidR="00CB6A7D" w:rsidRPr="00BF64F3" w:rsidRDefault="00CB6A7D" w:rsidP="00CC09C5">
            <w:pPr>
              <w:spacing w:line="240" w:lineRule="atLeast"/>
              <w:jc w:val="center"/>
              <w:rPr>
                <w:rFonts w:eastAsia="Times New Roman" w:cs="Arial"/>
                <w:strike/>
                <w:color w:val="000000"/>
                <w:szCs w:val="20"/>
              </w:rPr>
            </w:pPr>
            <w:r w:rsidRPr="00BF64F3">
              <w:rPr>
                <w:rFonts w:eastAsia="Times New Roman" w:cs="Arial"/>
                <w:strike/>
                <w:color w:val="000000"/>
                <w:szCs w:val="20"/>
              </w:rPr>
              <w:t>0</w:t>
            </w:r>
          </w:p>
        </w:tc>
      </w:tr>
      <w:tr w:rsidR="00CB6A7D" w:rsidRPr="00BF64F3" w14:paraId="2F5BDDC6" w14:textId="22F65C9D" w:rsidTr="00CB6A7D">
        <w:trPr>
          <w:trHeight w:val="300"/>
          <w:jc w:val="center"/>
        </w:trPr>
        <w:tc>
          <w:tcPr>
            <w:tcW w:w="1200" w:type="dxa"/>
            <w:tcBorders>
              <w:right w:val="single" w:sz="8" w:space="0" w:color="auto"/>
            </w:tcBorders>
            <w:shd w:val="clear" w:color="auto" w:fill="auto"/>
            <w:vAlign w:val="center"/>
            <w:hideMark/>
          </w:tcPr>
          <w:p w14:paraId="01DDA349" w14:textId="77777777" w:rsidR="00CB6A7D" w:rsidRPr="00BF64F3" w:rsidRDefault="00CB6A7D" w:rsidP="00CC09C5">
            <w:pPr>
              <w:spacing w:line="240" w:lineRule="atLeast"/>
              <w:jc w:val="center"/>
              <w:rPr>
                <w:rFonts w:eastAsia="Times New Roman" w:cs="Arial"/>
                <w:b/>
                <w:bCs/>
                <w:strike/>
                <w:color w:val="000000"/>
                <w:szCs w:val="20"/>
                <w:highlight w:val="yellow"/>
              </w:rPr>
            </w:pPr>
            <w:r w:rsidRPr="00BF64F3">
              <w:rPr>
                <w:rFonts w:eastAsia="Times New Roman" w:cs="Arial"/>
                <w:b/>
                <w:bCs/>
                <w:strike/>
                <w:color w:val="000000"/>
                <w:szCs w:val="20"/>
              </w:rPr>
              <w:t>Max</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CDCD49" w14:textId="2C64ABC0" w:rsidR="00CB6A7D" w:rsidRPr="00BF64F3" w:rsidRDefault="00CB6A7D" w:rsidP="00CC09C5">
            <w:pPr>
              <w:spacing w:line="240" w:lineRule="atLeast"/>
              <w:jc w:val="center"/>
              <w:rPr>
                <w:rFonts w:eastAsia="Times New Roman" w:cs="Arial"/>
                <w:strike/>
                <w:color w:val="000000"/>
                <w:szCs w:val="20"/>
                <w:highlight w:val="yellow"/>
              </w:rPr>
            </w:pPr>
            <w:r w:rsidRPr="00BF64F3">
              <w:rPr>
                <w:rFonts w:eastAsia="Times New Roman" w:cs="Arial"/>
                <w:strike/>
                <w:color w:val="000000"/>
                <w:szCs w:val="20"/>
              </w:rPr>
              <w:t>102.3</w:t>
            </w:r>
          </w:p>
        </w:tc>
        <w:tc>
          <w:tcPr>
            <w:tcW w:w="1861" w:type="dxa"/>
            <w:vMerge/>
            <w:tcBorders>
              <w:top w:val="single" w:sz="8" w:space="0" w:color="auto"/>
              <w:left w:val="single" w:sz="8" w:space="0" w:color="auto"/>
              <w:bottom w:val="single" w:sz="8" w:space="0" w:color="auto"/>
              <w:right w:val="single" w:sz="8" w:space="0" w:color="auto"/>
            </w:tcBorders>
            <w:vAlign w:val="center"/>
          </w:tcPr>
          <w:p w14:paraId="284931FB" w14:textId="77777777" w:rsidR="00CB6A7D" w:rsidRPr="00BF64F3" w:rsidRDefault="00CB6A7D" w:rsidP="00CC09C5">
            <w:pPr>
              <w:spacing w:line="240" w:lineRule="atLeast"/>
              <w:jc w:val="center"/>
              <w:rPr>
                <w:rFonts w:eastAsia="Times New Roman" w:cs="Arial"/>
                <w:strike/>
                <w:color w:val="000000"/>
                <w:szCs w:val="20"/>
                <w:highlight w:val="yellow"/>
              </w:rPr>
            </w:pPr>
          </w:p>
        </w:tc>
        <w:tc>
          <w:tcPr>
            <w:tcW w:w="1519" w:type="dxa"/>
            <w:tcBorders>
              <w:top w:val="single" w:sz="8" w:space="0" w:color="auto"/>
              <w:left w:val="single" w:sz="8" w:space="0" w:color="auto"/>
              <w:bottom w:val="single" w:sz="8" w:space="0" w:color="auto"/>
              <w:right w:val="single" w:sz="8" w:space="0" w:color="auto"/>
            </w:tcBorders>
            <w:vAlign w:val="center"/>
          </w:tcPr>
          <w:p w14:paraId="1B0F271A" w14:textId="64F828A2" w:rsidR="00CB6A7D" w:rsidRPr="00BF64F3" w:rsidRDefault="00CB6A7D" w:rsidP="00CC09C5">
            <w:pPr>
              <w:spacing w:line="240" w:lineRule="atLeast"/>
              <w:jc w:val="center"/>
              <w:rPr>
                <w:rFonts w:eastAsia="Times New Roman" w:cs="Arial"/>
                <w:strike/>
                <w:color w:val="000000"/>
                <w:szCs w:val="20"/>
                <w:highlight w:val="yellow"/>
              </w:rPr>
            </w:pPr>
            <w:r w:rsidRPr="00BF64F3">
              <w:rPr>
                <w:rFonts w:eastAsia="Times New Roman" w:cs="Arial"/>
                <w:strike/>
                <w:color w:val="000000"/>
                <w:szCs w:val="20"/>
              </w:rPr>
              <w:t>1023</w:t>
            </w:r>
          </w:p>
        </w:tc>
        <w:tc>
          <w:tcPr>
            <w:tcW w:w="1519" w:type="dxa"/>
            <w:vMerge/>
            <w:tcBorders>
              <w:left w:val="single" w:sz="8" w:space="0" w:color="auto"/>
              <w:bottom w:val="single" w:sz="8" w:space="0" w:color="auto"/>
              <w:right w:val="single" w:sz="8" w:space="0" w:color="auto"/>
            </w:tcBorders>
            <w:shd w:val="clear" w:color="auto" w:fill="D9D9D9" w:themeFill="background1" w:themeFillShade="D9"/>
          </w:tcPr>
          <w:p w14:paraId="2D768312" w14:textId="77777777" w:rsidR="00CB6A7D" w:rsidRPr="00BF64F3" w:rsidRDefault="00CB6A7D" w:rsidP="00CC09C5">
            <w:pPr>
              <w:spacing w:line="240" w:lineRule="atLeast"/>
              <w:jc w:val="center"/>
              <w:rPr>
                <w:rFonts w:eastAsia="Times New Roman" w:cs="Arial"/>
                <w:strike/>
                <w:color w:val="000000"/>
                <w:szCs w:val="20"/>
              </w:rPr>
            </w:pPr>
          </w:p>
        </w:tc>
        <w:tc>
          <w:tcPr>
            <w:tcW w:w="1519" w:type="dxa"/>
            <w:tcBorders>
              <w:left w:val="single" w:sz="8" w:space="0" w:color="auto"/>
              <w:bottom w:val="single" w:sz="8" w:space="0" w:color="auto"/>
              <w:right w:val="single" w:sz="8" w:space="0" w:color="auto"/>
            </w:tcBorders>
            <w:shd w:val="clear" w:color="auto" w:fill="D9D9D9" w:themeFill="background1" w:themeFillShade="D9"/>
          </w:tcPr>
          <w:p w14:paraId="604BC621" w14:textId="192A7371" w:rsidR="00CB6A7D" w:rsidRPr="00BF64F3" w:rsidRDefault="00CB6A7D" w:rsidP="00CC09C5">
            <w:pPr>
              <w:spacing w:line="240" w:lineRule="atLeast"/>
              <w:jc w:val="center"/>
              <w:rPr>
                <w:rFonts w:eastAsia="Times New Roman" w:cs="Arial"/>
                <w:strike/>
                <w:color w:val="000000"/>
                <w:szCs w:val="20"/>
              </w:rPr>
            </w:pPr>
            <w:r w:rsidRPr="00BF64F3">
              <w:rPr>
                <w:rFonts w:eastAsia="Times New Roman" w:cs="Arial"/>
                <w:strike/>
                <w:color w:val="000000"/>
                <w:szCs w:val="20"/>
              </w:rPr>
              <w:t>102.3</w:t>
            </w:r>
          </w:p>
        </w:tc>
      </w:tr>
    </w:tbl>
    <w:p w14:paraId="283E57B6" w14:textId="27E53852" w:rsidR="00D71421" w:rsidRPr="00BF64F3" w:rsidRDefault="00D71421" w:rsidP="00CC09C5">
      <w:pPr>
        <w:pStyle w:val="Heading3"/>
        <w:spacing w:line="240" w:lineRule="atLeast"/>
        <w:rPr>
          <w:strike/>
        </w:rPr>
      </w:pPr>
      <w:bookmarkStart w:id="2185" w:name="_Toc99024729"/>
      <w:bookmarkStart w:id="2186" w:name="_Toc99024730"/>
      <w:bookmarkStart w:id="2187" w:name="_Toc99024731"/>
      <w:bookmarkStart w:id="2188" w:name="c"/>
      <w:bookmarkStart w:id="2189" w:name="_Toc99024732"/>
      <w:bookmarkStart w:id="2190" w:name="_Toc99024733"/>
      <w:bookmarkStart w:id="2191" w:name="_Toc99024734"/>
      <w:bookmarkStart w:id="2192" w:name="_Ref95559087"/>
      <w:bookmarkStart w:id="2193" w:name="_Ref94721292"/>
      <w:bookmarkStart w:id="2194" w:name="_Toc105779424"/>
      <w:bookmarkStart w:id="2195" w:name="_Ref89548401"/>
      <w:bookmarkStart w:id="2196" w:name="_Ref95558976"/>
      <w:bookmarkStart w:id="2197" w:name="_Ref89724179"/>
      <w:bookmarkStart w:id="2198" w:name="_Ref89883784"/>
      <w:bookmarkStart w:id="2199" w:name="_Ref89544906"/>
      <w:bookmarkStart w:id="2200" w:name="_Ref89896918"/>
      <w:bookmarkEnd w:id="2185"/>
      <w:bookmarkEnd w:id="2186"/>
      <w:bookmarkEnd w:id="2187"/>
      <w:bookmarkEnd w:id="2188"/>
      <w:bookmarkEnd w:id="2189"/>
      <w:bookmarkEnd w:id="2190"/>
      <w:bookmarkEnd w:id="2191"/>
      <w:r w:rsidRPr="00BF64F3">
        <w:rPr>
          <w:strike/>
          <w:color w:val="000000"/>
          <w:szCs w:val="20"/>
          <w:u w:val="single"/>
        </w:rPr>
        <w:t xml:space="preserve">Engine </w:t>
      </w:r>
      <w:proofErr w:type="spellStart"/>
      <w:r w:rsidRPr="00BF64F3">
        <w:rPr>
          <w:strike/>
          <w:color w:val="000000"/>
          <w:szCs w:val="20"/>
          <w:u w:val="single"/>
        </w:rPr>
        <w:t>Spd</w:t>
      </w:r>
      <w:proofErr w:type="spellEnd"/>
      <w:r w:rsidRPr="00BF64F3">
        <w:rPr>
          <w:strike/>
          <w:color w:val="000000"/>
          <w:szCs w:val="20"/>
          <w:u w:val="single"/>
        </w:rPr>
        <w:t xml:space="preserve"> (RPM)</w:t>
      </w:r>
      <w:bookmarkEnd w:id="2192"/>
      <w:bookmarkEnd w:id="2193"/>
      <w:bookmarkEnd w:id="2194"/>
    </w:p>
    <w:p w14:paraId="75BA189B" w14:textId="77777777" w:rsidR="00D71421" w:rsidRPr="00BF64F3" w:rsidRDefault="00D71421" w:rsidP="00CC09C5">
      <w:pPr>
        <w:spacing w:line="240" w:lineRule="atLeast"/>
        <w:rPr>
          <w:strike/>
        </w:rPr>
      </w:pPr>
    </w:p>
    <w:p w14:paraId="7F4ED6A2" w14:textId="2524BA18" w:rsidR="00D71421" w:rsidRPr="00BF64F3" w:rsidRDefault="00D71421" w:rsidP="00CC09C5">
      <w:pPr>
        <w:spacing w:line="240" w:lineRule="atLeast"/>
        <w:jc w:val="center"/>
        <w:rPr>
          <w:b/>
          <w:bCs/>
          <w:strike/>
        </w:rPr>
      </w:pPr>
      <w:bookmarkStart w:id="2201" w:name="_Ref90134041"/>
      <w:r w:rsidRPr="00BF64F3">
        <w:rPr>
          <w:b/>
          <w:bCs/>
          <w:strike/>
        </w:rPr>
        <w:t>Table</w:t>
      </w:r>
      <w:r w:rsidR="00B569F4" w:rsidRPr="00BF64F3">
        <w:rPr>
          <w:b/>
          <w:bCs/>
          <w:strike/>
        </w:rPr>
        <w:t>-9</w:t>
      </w:r>
      <w:bookmarkEnd w:id="2201"/>
      <w:r w:rsidRPr="00BF64F3">
        <w:rPr>
          <w:b/>
          <w:bCs/>
          <w:strike/>
        </w:rPr>
        <w:t xml:space="preserve"> </w:t>
      </w:r>
      <w:proofErr w:type="spellStart"/>
      <w:r w:rsidRPr="00BF64F3">
        <w:rPr>
          <w:rFonts w:eastAsia="Times New Roman" w:cs="Arial"/>
          <w:b/>
          <w:bCs/>
          <w:i/>
          <w:iCs/>
          <w:strike/>
          <w:color w:val="000000"/>
          <w:szCs w:val="20"/>
        </w:rPr>
        <w:t>EngAout_N_Actl</w:t>
      </w:r>
      <w:proofErr w:type="spellEnd"/>
      <w:r w:rsidRPr="00BF64F3">
        <w:rPr>
          <w:b/>
          <w:bCs/>
          <w:strike/>
          <w:szCs w:val="20"/>
        </w:rPr>
        <w:t xml:space="preserve"> </w:t>
      </w:r>
      <w:r w:rsidRPr="00BF64F3">
        <w:rPr>
          <w:b/>
          <w:bCs/>
          <w:strike/>
        </w:rPr>
        <w:t xml:space="preserve">/ </w:t>
      </w:r>
      <w:r w:rsidRPr="00BF64F3">
        <w:rPr>
          <w:rFonts w:cs="Arial"/>
          <w:b/>
          <w:bCs/>
          <w:strike/>
          <w:color w:val="000000"/>
          <w:szCs w:val="20"/>
          <w:u w:val="single"/>
        </w:rPr>
        <w:t xml:space="preserve">Engine </w:t>
      </w:r>
      <w:proofErr w:type="spellStart"/>
      <w:r w:rsidRPr="00BF64F3">
        <w:rPr>
          <w:rFonts w:cs="Arial"/>
          <w:b/>
          <w:bCs/>
          <w:strike/>
          <w:color w:val="000000"/>
          <w:szCs w:val="20"/>
          <w:u w:val="single"/>
        </w:rPr>
        <w:t>Spd</w:t>
      </w:r>
      <w:proofErr w:type="spellEnd"/>
      <w:r w:rsidRPr="00BF64F3">
        <w:rPr>
          <w:rFonts w:cs="Arial"/>
          <w:b/>
          <w:bCs/>
          <w:strike/>
          <w:color w:val="000000"/>
          <w:szCs w:val="20"/>
          <w:u w:val="single"/>
        </w:rPr>
        <w:t xml:space="preserve"> (RPM)</w:t>
      </w:r>
      <w:r w:rsidRPr="00BF64F3">
        <w:rPr>
          <w:rFonts w:cs="Arial"/>
          <w:b/>
          <w:bCs/>
          <w:strike/>
          <w:color w:val="000000"/>
          <w:szCs w:val="20"/>
        </w:rPr>
        <w:t xml:space="preserve"> </w:t>
      </w:r>
      <w:r w:rsidRPr="00BF64F3">
        <w:rPr>
          <w:b/>
          <w:bCs/>
          <w:strike/>
        </w:rPr>
        <w:t>Relationship</w:t>
      </w:r>
    </w:p>
    <w:p w14:paraId="0E8D0D73" w14:textId="77777777" w:rsidR="00D71421" w:rsidRPr="00BF64F3" w:rsidRDefault="00D71421" w:rsidP="00CC09C5">
      <w:pPr>
        <w:spacing w:line="240" w:lineRule="atLeast"/>
        <w:rPr>
          <w:b/>
          <w:bCs/>
          <w:strike/>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BF64F3" w14:paraId="27015119" w14:textId="77777777" w:rsidTr="00527C4E">
        <w:trPr>
          <w:trHeight w:val="300"/>
          <w:jc w:val="center"/>
        </w:trPr>
        <w:tc>
          <w:tcPr>
            <w:tcW w:w="1200" w:type="dxa"/>
            <w:shd w:val="clear" w:color="auto" w:fill="DBE5F1" w:themeFill="accent1" w:themeFillTint="33"/>
            <w:vAlign w:val="center"/>
          </w:tcPr>
          <w:p w14:paraId="5449AD59" w14:textId="77777777" w:rsidR="00D71421" w:rsidRPr="00BF64F3" w:rsidRDefault="00D71421" w:rsidP="00CC09C5">
            <w:pPr>
              <w:spacing w:line="240" w:lineRule="atLeast"/>
              <w:rPr>
                <w:rFonts w:eastAsia="Times New Roman" w:cs="Arial"/>
                <w:strike/>
                <w:color w:val="000000"/>
                <w:szCs w:val="20"/>
              </w:rPr>
            </w:pPr>
          </w:p>
        </w:tc>
        <w:tc>
          <w:tcPr>
            <w:tcW w:w="1440" w:type="dxa"/>
            <w:tcBorders>
              <w:bottom w:val="single" w:sz="8" w:space="0" w:color="auto"/>
            </w:tcBorders>
            <w:shd w:val="clear" w:color="auto" w:fill="DBE5F1" w:themeFill="accent1" w:themeFillTint="33"/>
            <w:noWrap/>
            <w:vAlign w:val="center"/>
          </w:tcPr>
          <w:p w14:paraId="298C0E7E"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 w:val="18"/>
                <w:szCs w:val="18"/>
              </w:rPr>
              <w:t>Value passed to NVH Service</w:t>
            </w:r>
          </w:p>
        </w:tc>
        <w:tc>
          <w:tcPr>
            <w:tcW w:w="1861" w:type="dxa"/>
            <w:tcBorders>
              <w:bottom w:val="single" w:sz="8" w:space="0" w:color="auto"/>
            </w:tcBorders>
            <w:shd w:val="clear" w:color="auto" w:fill="DBE5F1" w:themeFill="accent1" w:themeFillTint="33"/>
            <w:vAlign w:val="center"/>
          </w:tcPr>
          <w:p w14:paraId="7D14C578"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NVH Service Multiplier</w:t>
            </w:r>
          </w:p>
        </w:tc>
        <w:tc>
          <w:tcPr>
            <w:tcW w:w="1519" w:type="dxa"/>
            <w:tcBorders>
              <w:bottom w:val="single" w:sz="8" w:space="0" w:color="auto"/>
            </w:tcBorders>
            <w:shd w:val="clear" w:color="auto" w:fill="DBE5F1" w:themeFill="accent1" w:themeFillTint="33"/>
            <w:vAlign w:val="center"/>
          </w:tcPr>
          <w:p w14:paraId="20E89AA9"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VIN Data</w:t>
            </w:r>
          </w:p>
        </w:tc>
        <w:tc>
          <w:tcPr>
            <w:tcW w:w="1519" w:type="dxa"/>
            <w:tcBorders>
              <w:bottom w:val="single" w:sz="8" w:space="0" w:color="auto"/>
            </w:tcBorders>
            <w:shd w:val="clear" w:color="auto" w:fill="DBE5F1" w:themeFill="accent1" w:themeFillTint="33"/>
          </w:tcPr>
          <w:p w14:paraId="168207DC"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Tuning Tool Multiplier</w:t>
            </w:r>
          </w:p>
        </w:tc>
        <w:tc>
          <w:tcPr>
            <w:tcW w:w="1519" w:type="dxa"/>
            <w:tcBorders>
              <w:bottom w:val="single" w:sz="8" w:space="0" w:color="auto"/>
            </w:tcBorders>
            <w:shd w:val="clear" w:color="auto" w:fill="DBE5F1" w:themeFill="accent1" w:themeFillTint="33"/>
          </w:tcPr>
          <w:p w14:paraId="15743AD2"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Displayed Value</w:t>
            </w:r>
          </w:p>
        </w:tc>
      </w:tr>
      <w:tr w:rsidR="00D71421" w:rsidRPr="00BF64F3" w14:paraId="5319921B" w14:textId="77777777" w:rsidTr="00527C4E">
        <w:trPr>
          <w:trHeight w:val="300"/>
          <w:jc w:val="center"/>
        </w:trPr>
        <w:tc>
          <w:tcPr>
            <w:tcW w:w="1200" w:type="dxa"/>
            <w:tcBorders>
              <w:right w:val="single" w:sz="8" w:space="0" w:color="auto"/>
            </w:tcBorders>
            <w:shd w:val="clear" w:color="auto" w:fill="auto"/>
            <w:vAlign w:val="center"/>
            <w:hideMark/>
          </w:tcPr>
          <w:p w14:paraId="7890F881"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Cs w:val="20"/>
              </w:rPr>
              <w:t>Min</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9A778E"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w:t>
            </w:r>
          </w:p>
        </w:tc>
        <w:tc>
          <w:tcPr>
            <w:tcW w:w="1861" w:type="dxa"/>
            <w:vMerge w:val="restart"/>
            <w:tcBorders>
              <w:top w:val="single" w:sz="8" w:space="0" w:color="auto"/>
              <w:left w:val="single" w:sz="8" w:space="0" w:color="auto"/>
              <w:bottom w:val="single" w:sz="8" w:space="0" w:color="auto"/>
              <w:right w:val="single" w:sz="8" w:space="0" w:color="auto"/>
            </w:tcBorders>
            <w:vAlign w:val="center"/>
          </w:tcPr>
          <w:p w14:paraId="7CE964D0"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w:t>
            </w:r>
          </w:p>
        </w:tc>
        <w:tc>
          <w:tcPr>
            <w:tcW w:w="1519" w:type="dxa"/>
            <w:tcBorders>
              <w:top w:val="single" w:sz="8" w:space="0" w:color="auto"/>
              <w:left w:val="single" w:sz="8" w:space="0" w:color="auto"/>
              <w:bottom w:val="single" w:sz="8" w:space="0" w:color="auto"/>
              <w:right w:val="single" w:sz="8" w:space="0" w:color="auto"/>
            </w:tcBorders>
            <w:vAlign w:val="center"/>
          </w:tcPr>
          <w:p w14:paraId="20CD84DD"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w:t>
            </w:r>
          </w:p>
        </w:tc>
        <w:tc>
          <w:tcPr>
            <w:tcW w:w="1519" w:type="dxa"/>
            <w:vMerge w:val="restart"/>
            <w:tcBorders>
              <w:top w:val="single" w:sz="8" w:space="0" w:color="auto"/>
              <w:left w:val="single" w:sz="8" w:space="0" w:color="auto"/>
              <w:right w:val="single" w:sz="8" w:space="0" w:color="auto"/>
            </w:tcBorders>
            <w:shd w:val="clear" w:color="auto" w:fill="D9D9D9" w:themeFill="background1" w:themeFillShade="D9"/>
            <w:vAlign w:val="center"/>
          </w:tcPr>
          <w:p w14:paraId="076ECB29"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w:t>
            </w:r>
          </w:p>
        </w:tc>
        <w:tc>
          <w:tcPr>
            <w:tcW w:w="1519" w:type="dxa"/>
            <w:tcBorders>
              <w:top w:val="single" w:sz="8" w:space="0" w:color="auto"/>
              <w:left w:val="single" w:sz="8" w:space="0" w:color="auto"/>
              <w:right w:val="single" w:sz="8" w:space="0" w:color="auto"/>
            </w:tcBorders>
            <w:shd w:val="clear" w:color="auto" w:fill="D9D9D9" w:themeFill="background1" w:themeFillShade="D9"/>
          </w:tcPr>
          <w:p w14:paraId="40749233"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w:t>
            </w:r>
          </w:p>
        </w:tc>
      </w:tr>
      <w:tr w:rsidR="00D71421" w:rsidRPr="00BF64F3" w14:paraId="25842B8E" w14:textId="77777777" w:rsidTr="00527C4E">
        <w:trPr>
          <w:trHeight w:val="300"/>
          <w:jc w:val="center"/>
        </w:trPr>
        <w:tc>
          <w:tcPr>
            <w:tcW w:w="1200" w:type="dxa"/>
            <w:tcBorders>
              <w:right w:val="single" w:sz="8" w:space="0" w:color="auto"/>
            </w:tcBorders>
            <w:shd w:val="clear" w:color="auto" w:fill="auto"/>
            <w:vAlign w:val="center"/>
            <w:hideMark/>
          </w:tcPr>
          <w:p w14:paraId="1706FF03" w14:textId="77777777" w:rsidR="00D71421" w:rsidRPr="00BF64F3" w:rsidRDefault="00D71421" w:rsidP="00CC09C5">
            <w:pPr>
              <w:spacing w:line="240" w:lineRule="atLeast"/>
              <w:rPr>
                <w:rFonts w:eastAsia="Times New Roman" w:cs="Arial"/>
                <w:b/>
                <w:bCs/>
                <w:strike/>
                <w:color w:val="000000"/>
                <w:szCs w:val="20"/>
                <w:highlight w:val="yellow"/>
              </w:rPr>
            </w:pPr>
            <w:r w:rsidRPr="00BF64F3">
              <w:rPr>
                <w:rFonts w:eastAsia="Times New Roman" w:cs="Arial"/>
                <w:b/>
                <w:bCs/>
                <w:strike/>
                <w:color w:val="000000"/>
                <w:szCs w:val="20"/>
              </w:rPr>
              <w:t>Max</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71CA78" w14:textId="77777777" w:rsidR="00D71421" w:rsidRPr="00BF64F3" w:rsidRDefault="00D71421" w:rsidP="00CC09C5">
            <w:pPr>
              <w:spacing w:line="240" w:lineRule="atLeast"/>
              <w:rPr>
                <w:rFonts w:eastAsia="Times New Roman" w:cs="Arial"/>
                <w:strike/>
                <w:color w:val="000000"/>
                <w:szCs w:val="20"/>
                <w:highlight w:val="yellow"/>
              </w:rPr>
            </w:pPr>
            <w:r w:rsidRPr="00BF64F3">
              <w:rPr>
                <w:rFonts w:eastAsia="Times New Roman" w:cs="Arial"/>
                <w:strike/>
                <w:color w:val="000000"/>
                <w:szCs w:val="20"/>
              </w:rPr>
              <w:t>16382</w:t>
            </w:r>
          </w:p>
        </w:tc>
        <w:tc>
          <w:tcPr>
            <w:tcW w:w="1861" w:type="dxa"/>
            <w:vMerge/>
            <w:tcBorders>
              <w:top w:val="single" w:sz="8" w:space="0" w:color="auto"/>
              <w:left w:val="single" w:sz="8" w:space="0" w:color="auto"/>
              <w:bottom w:val="single" w:sz="8" w:space="0" w:color="auto"/>
              <w:right w:val="single" w:sz="8" w:space="0" w:color="auto"/>
            </w:tcBorders>
            <w:vAlign w:val="center"/>
          </w:tcPr>
          <w:p w14:paraId="62710FCB" w14:textId="77777777" w:rsidR="00D71421" w:rsidRPr="00BF64F3" w:rsidRDefault="00D71421" w:rsidP="00CC09C5">
            <w:pPr>
              <w:spacing w:line="240" w:lineRule="atLeast"/>
              <w:rPr>
                <w:rFonts w:eastAsia="Times New Roman" w:cs="Arial"/>
                <w:strike/>
                <w:color w:val="000000"/>
                <w:szCs w:val="20"/>
                <w:highlight w:val="yellow"/>
              </w:rPr>
            </w:pPr>
          </w:p>
        </w:tc>
        <w:tc>
          <w:tcPr>
            <w:tcW w:w="1519" w:type="dxa"/>
            <w:tcBorders>
              <w:top w:val="single" w:sz="8" w:space="0" w:color="auto"/>
              <w:left w:val="single" w:sz="8" w:space="0" w:color="auto"/>
              <w:bottom w:val="single" w:sz="8" w:space="0" w:color="auto"/>
              <w:right w:val="single" w:sz="8" w:space="0" w:color="auto"/>
            </w:tcBorders>
            <w:vAlign w:val="center"/>
          </w:tcPr>
          <w:p w14:paraId="2677D36A" w14:textId="77777777" w:rsidR="00D71421" w:rsidRPr="00BF64F3" w:rsidRDefault="00D71421" w:rsidP="00CC09C5">
            <w:pPr>
              <w:spacing w:line="240" w:lineRule="atLeast"/>
              <w:rPr>
                <w:rFonts w:eastAsia="Times New Roman" w:cs="Arial"/>
                <w:strike/>
                <w:color w:val="000000"/>
                <w:szCs w:val="20"/>
                <w:highlight w:val="yellow"/>
              </w:rPr>
            </w:pPr>
            <w:r w:rsidRPr="00BF64F3">
              <w:rPr>
                <w:rFonts w:eastAsia="Times New Roman" w:cs="Arial"/>
                <w:strike/>
                <w:color w:val="000000"/>
                <w:szCs w:val="20"/>
              </w:rPr>
              <w:t>16382</w:t>
            </w:r>
          </w:p>
        </w:tc>
        <w:tc>
          <w:tcPr>
            <w:tcW w:w="1519" w:type="dxa"/>
            <w:vMerge/>
            <w:tcBorders>
              <w:left w:val="single" w:sz="8" w:space="0" w:color="auto"/>
              <w:bottom w:val="single" w:sz="8" w:space="0" w:color="auto"/>
              <w:right w:val="single" w:sz="8" w:space="0" w:color="auto"/>
            </w:tcBorders>
            <w:shd w:val="clear" w:color="auto" w:fill="D9D9D9" w:themeFill="background1" w:themeFillShade="D9"/>
          </w:tcPr>
          <w:p w14:paraId="5DF64CDE" w14:textId="77777777" w:rsidR="00D71421" w:rsidRPr="00BF64F3" w:rsidRDefault="00D71421" w:rsidP="00CC09C5">
            <w:pPr>
              <w:spacing w:line="240" w:lineRule="atLeast"/>
              <w:rPr>
                <w:rFonts w:eastAsia="Times New Roman" w:cs="Arial"/>
                <w:strike/>
                <w:color w:val="000000"/>
                <w:szCs w:val="20"/>
              </w:rPr>
            </w:pPr>
          </w:p>
        </w:tc>
        <w:tc>
          <w:tcPr>
            <w:tcW w:w="1519" w:type="dxa"/>
            <w:tcBorders>
              <w:left w:val="single" w:sz="8" w:space="0" w:color="auto"/>
              <w:bottom w:val="single" w:sz="8" w:space="0" w:color="auto"/>
              <w:right w:val="single" w:sz="8" w:space="0" w:color="auto"/>
            </w:tcBorders>
            <w:shd w:val="clear" w:color="auto" w:fill="D9D9D9" w:themeFill="background1" w:themeFillShade="D9"/>
          </w:tcPr>
          <w:p w14:paraId="4CEFC5CD"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16382</w:t>
            </w:r>
          </w:p>
        </w:tc>
      </w:tr>
    </w:tbl>
    <w:p w14:paraId="5686DD99" w14:textId="3402C31B" w:rsidR="00D71421" w:rsidRPr="00BF64F3" w:rsidRDefault="00D71421" w:rsidP="00CC09C5">
      <w:pPr>
        <w:spacing w:line="240" w:lineRule="atLeast"/>
        <w:rPr>
          <w:ins w:id="2202" w:author="Arun Saminathan" w:date="2022-04-28T11:33:00Z"/>
          <w:strike/>
        </w:rPr>
      </w:pPr>
    </w:p>
    <w:p w14:paraId="6903ABA3" w14:textId="0525E61E" w:rsidR="00FD2DB7" w:rsidRPr="00BF64F3" w:rsidRDefault="00FD2DB7" w:rsidP="00CC09C5">
      <w:pPr>
        <w:spacing w:line="240" w:lineRule="atLeast"/>
        <w:rPr>
          <w:strike/>
        </w:rPr>
      </w:pPr>
      <w:ins w:id="2203" w:author="Arun Saminathan" w:date="2022-04-28T11:33:00Z">
        <w:r w:rsidRPr="00BF64F3">
          <w:rPr>
            <w:strike/>
          </w:rPr>
          <w:t>The NVH Service shall update the corresponding VIN only when the Quality Factor signal “</w:t>
        </w:r>
        <w:proofErr w:type="spellStart"/>
        <w:r w:rsidRPr="00BF64F3">
          <w:rPr>
            <w:strike/>
          </w:rPr>
          <w:t>EngAoutNActl_D_Qf</w:t>
        </w:r>
        <w:proofErr w:type="spellEnd"/>
        <w:r w:rsidRPr="00BF64F3">
          <w:rPr>
            <w:strike/>
          </w:rPr>
          <w:t xml:space="preserve">” has a value of “OK”. </w:t>
        </w:r>
      </w:ins>
    </w:p>
    <w:p w14:paraId="7BFC52B4" w14:textId="77777777" w:rsidR="00D71421" w:rsidRPr="00BF64F3" w:rsidRDefault="00D71421" w:rsidP="00CC09C5">
      <w:pPr>
        <w:pStyle w:val="Heading3"/>
        <w:spacing w:line="240" w:lineRule="atLeast"/>
        <w:rPr>
          <w:strike/>
        </w:rPr>
      </w:pPr>
      <w:bookmarkStart w:id="2204" w:name="_Ref89544931"/>
      <w:bookmarkStart w:id="2205" w:name="_Ref95559159"/>
      <w:bookmarkStart w:id="2206" w:name="_Ref89892824"/>
      <w:bookmarkStart w:id="2207" w:name="_Toc105779425"/>
      <w:r w:rsidRPr="00BF64F3">
        <w:rPr>
          <w:strike/>
          <w:color w:val="000000"/>
          <w:szCs w:val="20"/>
          <w:u w:val="single"/>
        </w:rPr>
        <w:t xml:space="preserve">Engine </w:t>
      </w:r>
      <w:proofErr w:type="spellStart"/>
      <w:r w:rsidRPr="00BF64F3">
        <w:rPr>
          <w:strike/>
          <w:color w:val="000000"/>
          <w:szCs w:val="20"/>
          <w:u w:val="single"/>
        </w:rPr>
        <w:t>Trq</w:t>
      </w:r>
      <w:proofErr w:type="spellEnd"/>
      <w:r w:rsidRPr="00BF64F3">
        <w:rPr>
          <w:strike/>
          <w:color w:val="000000"/>
          <w:szCs w:val="20"/>
          <w:u w:val="single"/>
        </w:rPr>
        <w:t xml:space="preserve"> (Nm)</w:t>
      </w:r>
      <w:r w:rsidRPr="00BF64F3">
        <w:rPr>
          <w:strike/>
          <w:color w:val="000000"/>
          <w:szCs w:val="20"/>
        </w:rPr>
        <w:t xml:space="preserve"> (</w:t>
      </w:r>
      <w:r w:rsidRPr="00BF64F3">
        <w:rPr>
          <w:strike/>
        </w:rPr>
        <w:t>Engine Torque Output</w:t>
      </w:r>
      <w:bookmarkEnd w:id="2204"/>
      <w:r w:rsidRPr="00BF64F3">
        <w:rPr>
          <w:strike/>
        </w:rPr>
        <w:t>)</w:t>
      </w:r>
      <w:bookmarkEnd w:id="2205"/>
      <w:bookmarkEnd w:id="2206"/>
      <w:bookmarkEnd w:id="2207"/>
    </w:p>
    <w:p w14:paraId="7955AED4" w14:textId="6D157B35" w:rsidR="00A9556D" w:rsidRPr="00BF64F3" w:rsidRDefault="00A9556D" w:rsidP="00CC09C5">
      <w:pPr>
        <w:spacing w:line="240" w:lineRule="atLeast"/>
        <w:rPr>
          <w:rFonts w:eastAsia="Times New Roman" w:cs="Arial"/>
          <w:strike/>
          <w:color w:val="000000"/>
          <w:szCs w:val="20"/>
        </w:rPr>
      </w:pPr>
      <w:r w:rsidRPr="00BF64F3">
        <w:rPr>
          <w:strike/>
        </w:rPr>
        <w:t>The NVH Service shall update the corresponding VIN only when the Quality Factor signal “</w:t>
      </w:r>
      <w:proofErr w:type="spellStart"/>
      <w:r w:rsidRPr="00BF64F3">
        <w:rPr>
          <w:rFonts w:eastAsia="Times New Roman" w:cs="Arial"/>
          <w:strike/>
          <w:color w:val="000000"/>
          <w:szCs w:val="20"/>
        </w:rPr>
        <w:t>TrnAinTq_D_Qf</w:t>
      </w:r>
      <w:proofErr w:type="spellEnd"/>
      <w:r w:rsidRPr="00BF64F3">
        <w:rPr>
          <w:rFonts w:eastAsia="Times New Roman" w:cs="Arial"/>
          <w:i/>
          <w:iCs/>
          <w:strike/>
          <w:color w:val="000000"/>
          <w:szCs w:val="20"/>
        </w:rPr>
        <w:t>”</w:t>
      </w:r>
      <w:r w:rsidRPr="00BF64F3">
        <w:rPr>
          <w:strike/>
          <w:szCs w:val="20"/>
        </w:rPr>
        <w:t xml:space="preserve"> has a value of “OK”.</w:t>
      </w:r>
    </w:p>
    <w:p w14:paraId="37FA87E5" w14:textId="77777777" w:rsidR="00D71421" w:rsidRPr="00BF64F3" w:rsidRDefault="00D71421" w:rsidP="00CC09C5">
      <w:pPr>
        <w:spacing w:line="240" w:lineRule="atLeast"/>
        <w:rPr>
          <w:rFonts w:eastAsia="Times New Roman" w:cs="Arial"/>
          <w:strike/>
          <w:szCs w:val="20"/>
        </w:rPr>
      </w:pPr>
    </w:p>
    <w:p w14:paraId="41658788" w14:textId="77777777" w:rsidR="009426F0" w:rsidRPr="00BF64F3" w:rsidRDefault="009426F0" w:rsidP="00CC09C5">
      <w:pPr>
        <w:spacing w:line="240" w:lineRule="atLeast"/>
        <w:rPr>
          <w:rFonts w:eastAsia="Times New Roman" w:cs="Arial"/>
          <w:strike/>
          <w:szCs w:val="20"/>
        </w:rPr>
      </w:pPr>
      <w:bookmarkStart w:id="2208" w:name="_Ref90196805"/>
    </w:p>
    <w:p w14:paraId="7D6671A1" w14:textId="105F5767" w:rsidR="00D71421" w:rsidRPr="00BF64F3" w:rsidRDefault="00D71421" w:rsidP="00CC09C5">
      <w:pPr>
        <w:spacing w:line="240" w:lineRule="atLeast"/>
        <w:jc w:val="center"/>
        <w:rPr>
          <w:b/>
          <w:bCs/>
          <w:strike/>
        </w:rPr>
      </w:pPr>
      <w:r w:rsidRPr="00BF64F3">
        <w:rPr>
          <w:b/>
          <w:bCs/>
          <w:strike/>
        </w:rPr>
        <w:t>Table</w:t>
      </w:r>
      <w:r w:rsidR="00B569F4" w:rsidRPr="00BF64F3">
        <w:rPr>
          <w:b/>
          <w:bCs/>
          <w:strike/>
        </w:rPr>
        <w:t>-10</w:t>
      </w:r>
      <w:bookmarkEnd w:id="2208"/>
      <w:r w:rsidRPr="00BF64F3">
        <w:rPr>
          <w:b/>
          <w:bCs/>
          <w:strike/>
        </w:rPr>
        <w:t xml:space="preserve"> </w:t>
      </w:r>
      <w:proofErr w:type="spellStart"/>
      <w:r w:rsidRPr="00BF64F3">
        <w:rPr>
          <w:rFonts w:eastAsia="Times New Roman" w:cs="Arial"/>
          <w:b/>
          <w:bCs/>
          <w:i/>
          <w:iCs/>
          <w:strike/>
          <w:color w:val="000000"/>
          <w:szCs w:val="20"/>
        </w:rPr>
        <w:t>TrnAin_Tq_Actl</w:t>
      </w:r>
      <w:proofErr w:type="spellEnd"/>
      <w:r w:rsidRPr="00BF64F3">
        <w:rPr>
          <w:b/>
          <w:bCs/>
          <w:strike/>
          <w:szCs w:val="20"/>
        </w:rPr>
        <w:t xml:space="preserve"> </w:t>
      </w:r>
      <w:r w:rsidRPr="00BF64F3">
        <w:rPr>
          <w:b/>
          <w:bCs/>
          <w:strike/>
        </w:rPr>
        <w:t xml:space="preserve">/ </w:t>
      </w:r>
      <w:r w:rsidRPr="00BF64F3">
        <w:rPr>
          <w:rFonts w:cs="Arial"/>
          <w:b/>
          <w:bCs/>
          <w:strike/>
          <w:color w:val="000000"/>
          <w:szCs w:val="20"/>
          <w:u w:val="single"/>
        </w:rPr>
        <w:t xml:space="preserve">Engine </w:t>
      </w:r>
      <w:proofErr w:type="spellStart"/>
      <w:r w:rsidRPr="00BF64F3">
        <w:rPr>
          <w:rFonts w:cs="Arial"/>
          <w:b/>
          <w:bCs/>
          <w:strike/>
          <w:color w:val="000000"/>
          <w:szCs w:val="20"/>
          <w:u w:val="single"/>
        </w:rPr>
        <w:t>Trq</w:t>
      </w:r>
      <w:proofErr w:type="spellEnd"/>
      <w:r w:rsidRPr="00BF64F3">
        <w:rPr>
          <w:rFonts w:cs="Arial"/>
          <w:b/>
          <w:bCs/>
          <w:strike/>
          <w:color w:val="000000"/>
          <w:szCs w:val="20"/>
          <w:u w:val="single"/>
        </w:rPr>
        <w:t xml:space="preserve"> (Nm)</w:t>
      </w:r>
      <w:r w:rsidRPr="00BF64F3">
        <w:rPr>
          <w:rFonts w:cs="Arial"/>
          <w:b/>
          <w:bCs/>
          <w:strike/>
          <w:color w:val="000000"/>
          <w:szCs w:val="20"/>
        </w:rPr>
        <w:t xml:space="preserve"> </w:t>
      </w:r>
      <w:r w:rsidRPr="00BF64F3">
        <w:rPr>
          <w:b/>
          <w:bCs/>
          <w:strike/>
        </w:rPr>
        <w:t>Relationship</w:t>
      </w:r>
    </w:p>
    <w:p w14:paraId="5E222F56" w14:textId="77777777" w:rsidR="00D71421" w:rsidRPr="00BF64F3" w:rsidRDefault="00D71421" w:rsidP="00CC09C5">
      <w:pPr>
        <w:spacing w:line="240" w:lineRule="atLeast"/>
        <w:rPr>
          <w:b/>
          <w:bCs/>
          <w:strike/>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BF64F3" w14:paraId="5E01F669" w14:textId="77777777" w:rsidTr="00527C4E">
        <w:trPr>
          <w:trHeight w:val="300"/>
          <w:jc w:val="center"/>
        </w:trPr>
        <w:tc>
          <w:tcPr>
            <w:tcW w:w="1200"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607EEE33" w14:textId="77777777" w:rsidR="00D71421" w:rsidRPr="00BF64F3" w:rsidRDefault="00D71421" w:rsidP="00CC09C5">
            <w:pPr>
              <w:spacing w:line="240" w:lineRule="atLeast"/>
              <w:rPr>
                <w:rFonts w:eastAsia="Times New Roman" w:cs="Arial"/>
                <w:strike/>
                <w:color w:val="000000"/>
                <w:szCs w:val="20"/>
              </w:rPr>
            </w:pPr>
          </w:p>
        </w:tc>
        <w:tc>
          <w:tcPr>
            <w:tcW w:w="1440" w:type="dxa"/>
            <w:tcBorders>
              <w:top w:val="single" w:sz="8" w:space="0" w:color="auto"/>
              <w:left w:val="single" w:sz="8" w:space="0" w:color="auto"/>
              <w:bottom w:val="single" w:sz="8" w:space="0" w:color="auto"/>
              <w:right w:val="single" w:sz="8" w:space="0" w:color="auto"/>
            </w:tcBorders>
            <w:shd w:val="clear" w:color="auto" w:fill="DBE5F1" w:themeFill="accent1" w:themeFillTint="33"/>
            <w:noWrap/>
            <w:vAlign w:val="center"/>
          </w:tcPr>
          <w:p w14:paraId="00851351"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 w:val="18"/>
                <w:szCs w:val="18"/>
              </w:rPr>
              <w:t>Value passed to NVH Service</w:t>
            </w:r>
          </w:p>
        </w:tc>
        <w:tc>
          <w:tcPr>
            <w:tcW w:w="1861"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0C42B66A"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NVH Service Multiplier</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765CA585"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VIN Data</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14:paraId="5B46E0AE"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Tuning Tool Multiplier</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14:paraId="49265119"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Displayed Value</w:t>
            </w:r>
          </w:p>
        </w:tc>
      </w:tr>
      <w:tr w:rsidR="00D71421" w:rsidRPr="00BF64F3" w14:paraId="438DFAE3" w14:textId="77777777" w:rsidTr="00527C4E">
        <w:trPr>
          <w:trHeight w:val="300"/>
          <w:jc w:val="center"/>
        </w:trPr>
        <w:tc>
          <w:tcPr>
            <w:tcW w:w="12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56FB2E"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Cs w:val="20"/>
              </w:rPr>
              <w:t>Min</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EECFCD"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-500</w:t>
            </w:r>
          </w:p>
        </w:tc>
        <w:tc>
          <w:tcPr>
            <w:tcW w:w="1861" w:type="dxa"/>
            <w:vMerge w:val="restart"/>
            <w:tcBorders>
              <w:top w:val="single" w:sz="8" w:space="0" w:color="auto"/>
              <w:left w:val="single" w:sz="8" w:space="0" w:color="auto"/>
              <w:bottom w:val="single" w:sz="8" w:space="0" w:color="auto"/>
              <w:right w:val="single" w:sz="8" w:space="0" w:color="auto"/>
            </w:tcBorders>
            <w:vAlign w:val="center"/>
          </w:tcPr>
          <w:p w14:paraId="07A6DF3E"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w:t>
            </w:r>
          </w:p>
        </w:tc>
        <w:tc>
          <w:tcPr>
            <w:tcW w:w="1519" w:type="dxa"/>
            <w:tcBorders>
              <w:top w:val="single" w:sz="8" w:space="0" w:color="auto"/>
              <w:left w:val="single" w:sz="8" w:space="0" w:color="auto"/>
              <w:bottom w:val="single" w:sz="8" w:space="0" w:color="auto"/>
              <w:right w:val="single" w:sz="8" w:space="0" w:color="auto"/>
            </w:tcBorders>
            <w:vAlign w:val="center"/>
          </w:tcPr>
          <w:p w14:paraId="27CEF310"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-500</w:t>
            </w:r>
          </w:p>
        </w:tc>
        <w:tc>
          <w:tcPr>
            <w:tcW w:w="1519"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94F86BA"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w:t>
            </w:r>
          </w:p>
        </w:tc>
        <w:tc>
          <w:tcPr>
            <w:tcW w:w="1519"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AF06637"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-500</w:t>
            </w:r>
          </w:p>
        </w:tc>
      </w:tr>
      <w:tr w:rsidR="00D71421" w:rsidRPr="00BF64F3" w14:paraId="4B31E891" w14:textId="77777777" w:rsidTr="00527C4E">
        <w:trPr>
          <w:trHeight w:val="300"/>
          <w:jc w:val="center"/>
        </w:trPr>
        <w:tc>
          <w:tcPr>
            <w:tcW w:w="1200" w:type="dxa"/>
            <w:tcBorders>
              <w:top w:val="single" w:sz="8" w:space="0" w:color="auto"/>
              <w:right w:val="single" w:sz="8" w:space="0" w:color="auto"/>
            </w:tcBorders>
            <w:shd w:val="clear" w:color="auto" w:fill="auto"/>
            <w:vAlign w:val="center"/>
            <w:hideMark/>
          </w:tcPr>
          <w:p w14:paraId="38DEA511"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Cs w:val="20"/>
              </w:rPr>
              <w:t>Max</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06F4568"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1547</w:t>
            </w:r>
          </w:p>
        </w:tc>
        <w:tc>
          <w:tcPr>
            <w:tcW w:w="1861" w:type="dxa"/>
            <w:vMerge/>
            <w:tcBorders>
              <w:top w:val="single" w:sz="8" w:space="0" w:color="auto"/>
              <w:left w:val="single" w:sz="8" w:space="0" w:color="auto"/>
              <w:bottom w:val="single" w:sz="8" w:space="0" w:color="auto"/>
              <w:right w:val="single" w:sz="8" w:space="0" w:color="auto"/>
            </w:tcBorders>
            <w:vAlign w:val="center"/>
          </w:tcPr>
          <w:p w14:paraId="57C68484" w14:textId="77777777" w:rsidR="00D71421" w:rsidRPr="00BF64F3" w:rsidRDefault="00D71421" w:rsidP="00CC09C5">
            <w:pPr>
              <w:spacing w:line="240" w:lineRule="atLeast"/>
              <w:rPr>
                <w:rFonts w:eastAsia="Times New Roman" w:cs="Arial"/>
                <w:strike/>
                <w:color w:val="000000"/>
                <w:szCs w:val="20"/>
              </w:rPr>
            </w:pPr>
          </w:p>
        </w:tc>
        <w:tc>
          <w:tcPr>
            <w:tcW w:w="1519" w:type="dxa"/>
            <w:tcBorders>
              <w:top w:val="single" w:sz="8" w:space="0" w:color="auto"/>
              <w:left w:val="single" w:sz="8" w:space="0" w:color="auto"/>
              <w:bottom w:val="single" w:sz="8" w:space="0" w:color="auto"/>
              <w:right w:val="single" w:sz="8" w:space="0" w:color="auto"/>
            </w:tcBorders>
            <w:vAlign w:val="center"/>
          </w:tcPr>
          <w:p w14:paraId="75D69EB5"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1547</w:t>
            </w:r>
          </w:p>
        </w:tc>
        <w:tc>
          <w:tcPr>
            <w:tcW w:w="1519"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5936F07" w14:textId="77777777" w:rsidR="00D71421" w:rsidRPr="00BF64F3" w:rsidRDefault="00D71421" w:rsidP="00CC09C5">
            <w:pPr>
              <w:spacing w:line="240" w:lineRule="atLeast"/>
              <w:rPr>
                <w:rFonts w:eastAsia="Times New Roman" w:cs="Arial"/>
                <w:strike/>
                <w:color w:val="000000"/>
                <w:szCs w:val="20"/>
              </w:rPr>
            </w:pPr>
          </w:p>
        </w:tc>
        <w:tc>
          <w:tcPr>
            <w:tcW w:w="1519"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4174153"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1547</w:t>
            </w:r>
          </w:p>
        </w:tc>
      </w:tr>
    </w:tbl>
    <w:p w14:paraId="0F38D331" w14:textId="77777777" w:rsidR="00D71421" w:rsidRPr="00BF64F3" w:rsidRDefault="00D71421" w:rsidP="00CC09C5">
      <w:pPr>
        <w:spacing w:line="240" w:lineRule="atLeast"/>
        <w:rPr>
          <w:b/>
          <w:bCs/>
          <w:strike/>
        </w:rPr>
      </w:pPr>
    </w:p>
    <w:p w14:paraId="2C5E2BE3" w14:textId="25C805C4" w:rsidR="00D71421" w:rsidRPr="00BF64F3" w:rsidRDefault="00D71421" w:rsidP="00CC09C5">
      <w:pPr>
        <w:pStyle w:val="Heading3"/>
        <w:spacing w:line="240" w:lineRule="atLeast"/>
        <w:rPr>
          <w:strike/>
        </w:rPr>
      </w:pPr>
      <w:bookmarkStart w:id="2209" w:name="_Hlk95545754"/>
      <w:bookmarkStart w:id="2210" w:name="_Ref95559370"/>
      <w:bookmarkStart w:id="2211" w:name="_Ref89892847"/>
      <w:bookmarkStart w:id="2212" w:name="_Toc105779426"/>
      <w:proofErr w:type="spellStart"/>
      <w:r w:rsidRPr="00BF64F3">
        <w:rPr>
          <w:strike/>
          <w:color w:val="000000"/>
          <w:szCs w:val="20"/>
          <w:u w:val="single"/>
        </w:rPr>
        <w:t>Veh</w:t>
      </w:r>
      <w:proofErr w:type="spellEnd"/>
      <w:r w:rsidRPr="00BF64F3">
        <w:rPr>
          <w:strike/>
          <w:color w:val="000000"/>
          <w:szCs w:val="20"/>
          <w:u w:val="single"/>
        </w:rPr>
        <w:t xml:space="preserve"> </w:t>
      </w:r>
      <w:proofErr w:type="spellStart"/>
      <w:r w:rsidRPr="00BF64F3">
        <w:rPr>
          <w:strike/>
          <w:color w:val="000000"/>
          <w:szCs w:val="20"/>
          <w:u w:val="single"/>
        </w:rPr>
        <w:t>Spd</w:t>
      </w:r>
      <w:proofErr w:type="spellEnd"/>
      <w:r w:rsidRPr="00BF64F3">
        <w:rPr>
          <w:strike/>
          <w:color w:val="000000"/>
          <w:szCs w:val="20"/>
          <w:u w:val="single"/>
        </w:rPr>
        <w:t xml:space="preserve"> (kph)</w:t>
      </w:r>
      <w:r w:rsidRPr="00BF64F3">
        <w:rPr>
          <w:strike/>
        </w:rPr>
        <w:t xml:space="preserve"> </w:t>
      </w:r>
      <w:bookmarkEnd w:id="2209"/>
      <w:r w:rsidRPr="00BF64F3">
        <w:rPr>
          <w:strike/>
        </w:rPr>
        <w:t>(Vehicle Speed)</w:t>
      </w:r>
      <w:bookmarkEnd w:id="2210"/>
      <w:bookmarkEnd w:id="2211"/>
      <w:bookmarkEnd w:id="2212"/>
    </w:p>
    <w:p w14:paraId="79A08FBB" w14:textId="5D672ED6" w:rsidR="00F00B85" w:rsidRPr="00BF64F3" w:rsidRDefault="00F00B85" w:rsidP="00CC09C5">
      <w:pPr>
        <w:spacing w:line="240" w:lineRule="atLeast"/>
        <w:rPr>
          <w:rFonts w:eastAsia="Times New Roman" w:cs="Arial"/>
          <w:strike/>
          <w:color w:val="000000"/>
          <w:szCs w:val="20"/>
        </w:rPr>
      </w:pPr>
      <w:r w:rsidRPr="00BF64F3">
        <w:rPr>
          <w:strike/>
        </w:rPr>
        <w:t>The NVH Service shall update the corresponding VIN only when the Quality Factor signal “</w:t>
      </w:r>
      <w:proofErr w:type="spellStart"/>
      <w:r w:rsidRPr="00BF64F3">
        <w:rPr>
          <w:rFonts w:eastAsia="Times New Roman" w:cs="Arial"/>
          <w:strike/>
          <w:color w:val="000000"/>
          <w:szCs w:val="20"/>
        </w:rPr>
        <w:t>VehVActlEng_D_Qf</w:t>
      </w:r>
      <w:proofErr w:type="spellEnd"/>
      <w:r w:rsidRPr="00BF64F3">
        <w:rPr>
          <w:rFonts w:eastAsia="Times New Roman" w:cs="Arial"/>
          <w:i/>
          <w:iCs/>
          <w:strike/>
          <w:color w:val="000000"/>
          <w:szCs w:val="20"/>
        </w:rPr>
        <w:t>”</w:t>
      </w:r>
      <w:r w:rsidRPr="00BF64F3">
        <w:rPr>
          <w:strike/>
          <w:szCs w:val="20"/>
        </w:rPr>
        <w:t xml:space="preserve"> has a value of “OK”.</w:t>
      </w:r>
    </w:p>
    <w:p w14:paraId="274148A6" w14:textId="77777777" w:rsidR="00D71421" w:rsidRPr="00BF64F3" w:rsidRDefault="00D71421" w:rsidP="00CC09C5">
      <w:pPr>
        <w:spacing w:line="240" w:lineRule="atLeast"/>
        <w:rPr>
          <w:rFonts w:eastAsia="Times New Roman" w:cs="Arial"/>
          <w:strike/>
          <w:szCs w:val="20"/>
          <w:highlight w:val="red"/>
        </w:rPr>
      </w:pPr>
    </w:p>
    <w:p w14:paraId="0E8CD110" w14:textId="77777777" w:rsidR="00D71421" w:rsidRPr="00BF64F3" w:rsidRDefault="00D71421" w:rsidP="00CC09C5">
      <w:pPr>
        <w:spacing w:line="240" w:lineRule="atLeast"/>
        <w:rPr>
          <w:rFonts w:cs="Arial"/>
          <w:strike/>
          <w:color w:val="000000"/>
          <w:sz w:val="16"/>
          <w:szCs w:val="16"/>
        </w:rPr>
      </w:pPr>
    </w:p>
    <w:p w14:paraId="4B3D1499" w14:textId="523E9A72" w:rsidR="00D71421" w:rsidRPr="00BF64F3" w:rsidRDefault="00D71421" w:rsidP="00CC09C5">
      <w:pPr>
        <w:spacing w:line="240" w:lineRule="atLeast"/>
        <w:jc w:val="center"/>
        <w:rPr>
          <w:rFonts w:cs="Arial"/>
          <w:b/>
          <w:bCs/>
          <w:strike/>
          <w:color w:val="000000"/>
          <w:sz w:val="16"/>
          <w:szCs w:val="16"/>
        </w:rPr>
      </w:pPr>
      <w:bookmarkStart w:id="2213" w:name="_Ref90132863"/>
      <w:r w:rsidRPr="00BF64F3">
        <w:rPr>
          <w:b/>
          <w:bCs/>
          <w:strike/>
        </w:rPr>
        <w:t>Table</w:t>
      </w:r>
      <w:r w:rsidR="00B569F4" w:rsidRPr="00BF64F3">
        <w:rPr>
          <w:b/>
          <w:bCs/>
          <w:strike/>
        </w:rPr>
        <w:t>-11</w:t>
      </w:r>
      <w:bookmarkEnd w:id="2213"/>
      <w:r w:rsidRPr="00BF64F3">
        <w:rPr>
          <w:b/>
          <w:bCs/>
          <w:strike/>
        </w:rPr>
        <w:t xml:space="preserve"> </w:t>
      </w:r>
      <w:proofErr w:type="spellStart"/>
      <w:r w:rsidRPr="00BF64F3">
        <w:rPr>
          <w:rFonts w:eastAsia="Times New Roman" w:cs="Arial"/>
          <w:b/>
          <w:bCs/>
          <w:i/>
          <w:iCs/>
          <w:strike/>
          <w:color w:val="000000"/>
          <w:szCs w:val="20"/>
        </w:rPr>
        <w:t>Veh_V_ActlEng</w:t>
      </w:r>
      <w:proofErr w:type="spellEnd"/>
      <w:r w:rsidRPr="00BF64F3">
        <w:rPr>
          <w:b/>
          <w:bCs/>
          <w:strike/>
          <w:szCs w:val="20"/>
        </w:rPr>
        <w:t xml:space="preserve"> </w:t>
      </w:r>
      <w:r w:rsidRPr="00BF64F3">
        <w:rPr>
          <w:b/>
          <w:bCs/>
          <w:strike/>
        </w:rPr>
        <w:t xml:space="preserve">/ </w:t>
      </w:r>
      <w:proofErr w:type="spellStart"/>
      <w:r w:rsidRPr="00BF64F3">
        <w:rPr>
          <w:rFonts w:cs="Arial"/>
          <w:b/>
          <w:bCs/>
          <w:strike/>
          <w:color w:val="000000"/>
          <w:szCs w:val="20"/>
          <w:u w:val="single"/>
        </w:rPr>
        <w:t>Veh</w:t>
      </w:r>
      <w:proofErr w:type="spellEnd"/>
      <w:r w:rsidRPr="00BF64F3">
        <w:rPr>
          <w:rFonts w:cs="Arial"/>
          <w:b/>
          <w:bCs/>
          <w:strike/>
          <w:color w:val="000000"/>
          <w:szCs w:val="20"/>
          <w:u w:val="single"/>
        </w:rPr>
        <w:t xml:space="preserve"> </w:t>
      </w:r>
      <w:proofErr w:type="spellStart"/>
      <w:r w:rsidRPr="00BF64F3">
        <w:rPr>
          <w:rFonts w:cs="Arial"/>
          <w:b/>
          <w:bCs/>
          <w:strike/>
          <w:color w:val="000000"/>
          <w:szCs w:val="20"/>
          <w:u w:val="single"/>
        </w:rPr>
        <w:t>Spd</w:t>
      </w:r>
      <w:proofErr w:type="spellEnd"/>
      <w:r w:rsidRPr="00BF64F3">
        <w:rPr>
          <w:rFonts w:cs="Arial"/>
          <w:b/>
          <w:bCs/>
          <w:strike/>
          <w:color w:val="000000"/>
          <w:szCs w:val="20"/>
          <w:u w:val="single"/>
        </w:rPr>
        <w:t xml:space="preserve"> (kph)</w:t>
      </w:r>
      <w:r w:rsidRPr="00BF64F3">
        <w:rPr>
          <w:rFonts w:cs="Arial"/>
          <w:b/>
          <w:bCs/>
          <w:strike/>
          <w:color w:val="000000"/>
          <w:szCs w:val="20"/>
        </w:rPr>
        <w:t xml:space="preserve"> </w:t>
      </w:r>
      <w:r w:rsidRPr="00BF64F3">
        <w:rPr>
          <w:b/>
          <w:bCs/>
          <w:strike/>
        </w:rPr>
        <w:t>Relationship</w:t>
      </w:r>
    </w:p>
    <w:p w14:paraId="014C1DDC" w14:textId="77777777" w:rsidR="00D71421" w:rsidRPr="00BF64F3" w:rsidRDefault="00D71421" w:rsidP="00CC09C5">
      <w:pPr>
        <w:spacing w:line="240" w:lineRule="atLeast"/>
        <w:rPr>
          <w:rFonts w:cs="Arial"/>
          <w:strike/>
          <w:color w:val="000000"/>
          <w:sz w:val="16"/>
          <w:szCs w:val="16"/>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BF64F3" w14:paraId="62740775" w14:textId="77777777" w:rsidTr="00527C4E">
        <w:trPr>
          <w:trHeight w:val="300"/>
          <w:jc w:val="center"/>
        </w:trPr>
        <w:tc>
          <w:tcPr>
            <w:tcW w:w="1200"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60222017" w14:textId="77777777" w:rsidR="00D71421" w:rsidRPr="00BF64F3" w:rsidRDefault="00D71421" w:rsidP="00CC09C5">
            <w:pPr>
              <w:spacing w:line="240" w:lineRule="atLeast"/>
              <w:rPr>
                <w:rFonts w:eastAsia="Times New Roman" w:cs="Arial"/>
                <w:strike/>
                <w:color w:val="000000"/>
                <w:szCs w:val="20"/>
              </w:rPr>
            </w:pPr>
          </w:p>
        </w:tc>
        <w:tc>
          <w:tcPr>
            <w:tcW w:w="1440" w:type="dxa"/>
            <w:tcBorders>
              <w:top w:val="single" w:sz="8" w:space="0" w:color="auto"/>
              <w:left w:val="single" w:sz="8" w:space="0" w:color="auto"/>
              <w:bottom w:val="single" w:sz="8" w:space="0" w:color="auto"/>
              <w:right w:val="single" w:sz="8" w:space="0" w:color="auto"/>
            </w:tcBorders>
            <w:shd w:val="clear" w:color="auto" w:fill="DBE5F1" w:themeFill="accent1" w:themeFillTint="33"/>
            <w:noWrap/>
            <w:vAlign w:val="center"/>
          </w:tcPr>
          <w:p w14:paraId="183601C7"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 w:val="18"/>
                <w:szCs w:val="18"/>
              </w:rPr>
              <w:t>Value passed to NVH Service</w:t>
            </w:r>
          </w:p>
        </w:tc>
        <w:tc>
          <w:tcPr>
            <w:tcW w:w="1861"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6AEEF20D"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NVH Service Multiplier</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6BC8D6DA"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VIN Data</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14:paraId="12E76C66"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Tuning Tool Multiplier</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14:paraId="53363AA1" w14:textId="77777777" w:rsidR="00D71421" w:rsidRPr="00BF64F3" w:rsidRDefault="00D71421" w:rsidP="00CC09C5">
            <w:pPr>
              <w:spacing w:line="240" w:lineRule="atLeast"/>
              <w:rPr>
                <w:rFonts w:eastAsia="Times New Roman" w:cs="Arial"/>
                <w:b/>
                <w:bCs/>
                <w:strike/>
                <w:szCs w:val="20"/>
              </w:rPr>
            </w:pPr>
            <w:r w:rsidRPr="00BF64F3">
              <w:rPr>
                <w:rFonts w:eastAsia="Times New Roman" w:cs="Arial"/>
                <w:b/>
                <w:bCs/>
                <w:strike/>
                <w:sz w:val="18"/>
                <w:szCs w:val="18"/>
              </w:rPr>
              <w:t>Displayed Value</w:t>
            </w:r>
          </w:p>
        </w:tc>
      </w:tr>
      <w:tr w:rsidR="00D71421" w:rsidRPr="00BF64F3" w14:paraId="4C48344B" w14:textId="77777777" w:rsidTr="00527C4E">
        <w:trPr>
          <w:trHeight w:val="300"/>
          <w:jc w:val="center"/>
        </w:trPr>
        <w:tc>
          <w:tcPr>
            <w:tcW w:w="12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4EEC99" w14:textId="77777777" w:rsidR="00D71421" w:rsidRPr="00BF64F3" w:rsidRDefault="00D71421" w:rsidP="00CC09C5">
            <w:pPr>
              <w:spacing w:line="240" w:lineRule="atLeast"/>
              <w:rPr>
                <w:rFonts w:eastAsia="Times New Roman" w:cs="Arial"/>
                <w:b/>
                <w:bCs/>
                <w:strike/>
                <w:color w:val="000000"/>
                <w:szCs w:val="20"/>
              </w:rPr>
            </w:pPr>
            <w:r w:rsidRPr="00BF64F3">
              <w:rPr>
                <w:rFonts w:eastAsia="Times New Roman" w:cs="Arial"/>
                <w:b/>
                <w:bCs/>
                <w:strike/>
                <w:color w:val="000000"/>
                <w:szCs w:val="20"/>
              </w:rPr>
              <w:t>Min</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D75BF0"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w:t>
            </w:r>
          </w:p>
        </w:tc>
        <w:tc>
          <w:tcPr>
            <w:tcW w:w="1861" w:type="dxa"/>
            <w:vMerge w:val="restart"/>
            <w:tcBorders>
              <w:top w:val="single" w:sz="8" w:space="0" w:color="auto"/>
              <w:left w:val="single" w:sz="8" w:space="0" w:color="auto"/>
              <w:bottom w:val="single" w:sz="8" w:space="0" w:color="auto"/>
              <w:right w:val="single" w:sz="8" w:space="0" w:color="auto"/>
            </w:tcBorders>
            <w:vAlign w:val="center"/>
          </w:tcPr>
          <w:p w14:paraId="2EEEBC10"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100</w:t>
            </w:r>
          </w:p>
        </w:tc>
        <w:tc>
          <w:tcPr>
            <w:tcW w:w="1519" w:type="dxa"/>
            <w:tcBorders>
              <w:top w:val="single" w:sz="8" w:space="0" w:color="auto"/>
              <w:left w:val="single" w:sz="8" w:space="0" w:color="auto"/>
              <w:bottom w:val="single" w:sz="8" w:space="0" w:color="auto"/>
              <w:right w:val="single" w:sz="8" w:space="0" w:color="auto"/>
            </w:tcBorders>
            <w:vAlign w:val="center"/>
          </w:tcPr>
          <w:p w14:paraId="17B17C4B"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w:t>
            </w:r>
          </w:p>
        </w:tc>
        <w:tc>
          <w:tcPr>
            <w:tcW w:w="1519"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EFA11DB"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0.01</w:t>
            </w:r>
          </w:p>
        </w:tc>
        <w:tc>
          <w:tcPr>
            <w:tcW w:w="1519"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A8BB269"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0</w:t>
            </w:r>
          </w:p>
        </w:tc>
      </w:tr>
      <w:tr w:rsidR="00D71421" w:rsidRPr="00BF64F3" w14:paraId="040ED114" w14:textId="77777777" w:rsidTr="00527C4E">
        <w:trPr>
          <w:trHeight w:val="300"/>
          <w:jc w:val="center"/>
        </w:trPr>
        <w:tc>
          <w:tcPr>
            <w:tcW w:w="1200" w:type="dxa"/>
            <w:tcBorders>
              <w:top w:val="single" w:sz="8" w:space="0" w:color="auto"/>
              <w:right w:val="single" w:sz="8" w:space="0" w:color="auto"/>
            </w:tcBorders>
            <w:shd w:val="clear" w:color="auto" w:fill="auto"/>
            <w:vAlign w:val="center"/>
            <w:hideMark/>
          </w:tcPr>
          <w:p w14:paraId="090B0C66" w14:textId="77777777" w:rsidR="00D71421" w:rsidRPr="00BF64F3" w:rsidRDefault="00D71421" w:rsidP="00CC09C5">
            <w:pPr>
              <w:spacing w:line="240" w:lineRule="atLeast"/>
              <w:rPr>
                <w:rFonts w:eastAsia="Times New Roman" w:cs="Arial"/>
                <w:b/>
                <w:bCs/>
                <w:strike/>
                <w:color w:val="000000"/>
                <w:szCs w:val="20"/>
                <w:highlight w:val="yellow"/>
              </w:rPr>
            </w:pPr>
            <w:r w:rsidRPr="00BF64F3">
              <w:rPr>
                <w:rFonts w:eastAsia="Times New Roman" w:cs="Arial"/>
                <w:b/>
                <w:bCs/>
                <w:strike/>
                <w:color w:val="000000"/>
                <w:szCs w:val="20"/>
              </w:rPr>
              <w:t>Max</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E74ECB" w14:textId="77777777" w:rsidR="00D71421" w:rsidRPr="00BF64F3" w:rsidRDefault="00D71421" w:rsidP="00CC09C5">
            <w:pPr>
              <w:spacing w:line="240" w:lineRule="atLeast"/>
              <w:rPr>
                <w:rFonts w:eastAsia="Times New Roman" w:cs="Arial"/>
                <w:strike/>
                <w:color w:val="000000"/>
                <w:szCs w:val="20"/>
                <w:highlight w:val="yellow"/>
              </w:rPr>
            </w:pPr>
            <w:r w:rsidRPr="00BF64F3">
              <w:rPr>
                <w:rFonts w:eastAsia="Times New Roman" w:cs="Arial"/>
                <w:strike/>
                <w:color w:val="000000"/>
                <w:szCs w:val="20"/>
              </w:rPr>
              <w:t>327.67</w:t>
            </w:r>
          </w:p>
        </w:tc>
        <w:tc>
          <w:tcPr>
            <w:tcW w:w="1861" w:type="dxa"/>
            <w:vMerge/>
            <w:tcBorders>
              <w:top w:val="single" w:sz="8" w:space="0" w:color="auto"/>
              <w:left w:val="single" w:sz="8" w:space="0" w:color="auto"/>
              <w:bottom w:val="single" w:sz="8" w:space="0" w:color="auto"/>
              <w:right w:val="single" w:sz="8" w:space="0" w:color="auto"/>
            </w:tcBorders>
            <w:vAlign w:val="center"/>
          </w:tcPr>
          <w:p w14:paraId="4FC67BE4" w14:textId="77777777" w:rsidR="00D71421" w:rsidRPr="00BF64F3" w:rsidRDefault="00D71421" w:rsidP="00CC09C5">
            <w:pPr>
              <w:spacing w:line="240" w:lineRule="atLeast"/>
              <w:rPr>
                <w:rFonts w:eastAsia="Times New Roman" w:cs="Arial"/>
                <w:strike/>
                <w:color w:val="000000"/>
                <w:szCs w:val="20"/>
                <w:highlight w:val="yellow"/>
              </w:rPr>
            </w:pPr>
          </w:p>
        </w:tc>
        <w:tc>
          <w:tcPr>
            <w:tcW w:w="1519" w:type="dxa"/>
            <w:tcBorders>
              <w:top w:val="single" w:sz="8" w:space="0" w:color="auto"/>
              <w:left w:val="single" w:sz="8" w:space="0" w:color="auto"/>
              <w:bottom w:val="single" w:sz="8" w:space="0" w:color="auto"/>
              <w:right w:val="single" w:sz="8" w:space="0" w:color="auto"/>
            </w:tcBorders>
            <w:vAlign w:val="center"/>
          </w:tcPr>
          <w:p w14:paraId="0C8BB1DF" w14:textId="77777777" w:rsidR="00D71421" w:rsidRPr="00BF64F3" w:rsidRDefault="00D71421" w:rsidP="00CC09C5">
            <w:pPr>
              <w:spacing w:line="240" w:lineRule="atLeast"/>
              <w:rPr>
                <w:rFonts w:eastAsia="Times New Roman" w:cs="Arial"/>
                <w:strike/>
                <w:color w:val="000000"/>
                <w:szCs w:val="20"/>
                <w:highlight w:val="yellow"/>
              </w:rPr>
            </w:pPr>
            <w:r w:rsidRPr="00BF64F3">
              <w:rPr>
                <w:rFonts w:eastAsia="Times New Roman" w:cs="Arial"/>
                <w:strike/>
                <w:color w:val="000000"/>
                <w:szCs w:val="20"/>
              </w:rPr>
              <w:t>32767</w:t>
            </w:r>
          </w:p>
        </w:tc>
        <w:tc>
          <w:tcPr>
            <w:tcW w:w="1519"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6337BE5" w14:textId="77777777" w:rsidR="00D71421" w:rsidRPr="00BF64F3" w:rsidRDefault="00D71421" w:rsidP="00CC09C5">
            <w:pPr>
              <w:spacing w:line="240" w:lineRule="atLeast"/>
              <w:rPr>
                <w:rFonts w:eastAsia="Times New Roman" w:cs="Arial"/>
                <w:strike/>
                <w:color w:val="000000"/>
                <w:szCs w:val="20"/>
              </w:rPr>
            </w:pPr>
          </w:p>
        </w:tc>
        <w:tc>
          <w:tcPr>
            <w:tcW w:w="1519"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024EFC2" w14:textId="77777777" w:rsidR="00D71421" w:rsidRPr="00BF64F3" w:rsidRDefault="00D71421" w:rsidP="00CC09C5">
            <w:pPr>
              <w:spacing w:line="240" w:lineRule="atLeast"/>
              <w:rPr>
                <w:rFonts w:eastAsia="Times New Roman" w:cs="Arial"/>
                <w:strike/>
                <w:color w:val="000000"/>
                <w:szCs w:val="20"/>
              </w:rPr>
            </w:pPr>
            <w:r w:rsidRPr="00BF64F3">
              <w:rPr>
                <w:rFonts w:eastAsia="Times New Roman" w:cs="Arial"/>
                <w:strike/>
                <w:color w:val="000000"/>
                <w:szCs w:val="20"/>
              </w:rPr>
              <w:t>327.67</w:t>
            </w:r>
          </w:p>
        </w:tc>
      </w:tr>
    </w:tbl>
    <w:p w14:paraId="5257125C" w14:textId="77777777" w:rsidR="00C15061" w:rsidRPr="00BF64F3" w:rsidRDefault="00C15061" w:rsidP="00CC09C5">
      <w:pPr>
        <w:spacing w:line="240" w:lineRule="atLeast"/>
        <w:rPr>
          <w:strike/>
          <w:szCs w:val="20"/>
          <w:highlight w:val="yellow"/>
        </w:rPr>
      </w:pPr>
    </w:p>
    <w:p w14:paraId="5BA403C5" w14:textId="77777777" w:rsidR="00D71421" w:rsidRPr="0039151F" w:rsidRDefault="00D71421" w:rsidP="00CC09C5">
      <w:pPr>
        <w:spacing w:line="240" w:lineRule="atLeast"/>
        <w:rPr>
          <w:rFonts w:cs="Arial"/>
          <w:color w:val="000000"/>
          <w:szCs w:val="20"/>
        </w:rPr>
      </w:pPr>
    </w:p>
    <w:p w14:paraId="61FF42F0" w14:textId="43E0CF6D" w:rsidR="00F53AA3" w:rsidRDefault="00F53AA3" w:rsidP="00CC09C5">
      <w:pPr>
        <w:pStyle w:val="Heading3"/>
        <w:spacing w:line="240" w:lineRule="atLeast"/>
      </w:pPr>
      <w:bookmarkStart w:id="2214" w:name="_Toc105779427"/>
      <w:proofErr w:type="spellStart"/>
      <w:r w:rsidRPr="00C15061">
        <w:rPr>
          <w:color w:val="000000"/>
          <w:szCs w:val="20"/>
          <w:u w:val="single"/>
        </w:rPr>
        <w:t>DLine</w:t>
      </w:r>
      <w:proofErr w:type="spellEnd"/>
      <w:r w:rsidRPr="00C15061">
        <w:rPr>
          <w:color w:val="000000"/>
          <w:szCs w:val="20"/>
          <w:u w:val="single"/>
        </w:rPr>
        <w:t xml:space="preserve"> </w:t>
      </w:r>
      <w:proofErr w:type="spellStart"/>
      <w:r w:rsidRPr="00C15061">
        <w:rPr>
          <w:color w:val="000000"/>
          <w:szCs w:val="20"/>
          <w:u w:val="single"/>
        </w:rPr>
        <w:t>Spd</w:t>
      </w:r>
      <w:proofErr w:type="spellEnd"/>
      <w:r w:rsidRPr="00C15061">
        <w:rPr>
          <w:color w:val="000000"/>
          <w:szCs w:val="20"/>
          <w:u w:val="single"/>
        </w:rPr>
        <w:t xml:space="preserve"> (RPM)</w:t>
      </w:r>
      <w:r w:rsidRPr="00C15061">
        <w:rPr>
          <w:color w:val="000000"/>
          <w:szCs w:val="20"/>
        </w:rPr>
        <w:t xml:space="preserve"> (</w:t>
      </w:r>
      <w:r w:rsidRPr="00B817FF">
        <w:t>Transmission output shaft</w:t>
      </w:r>
      <w:r>
        <w:t xml:space="preserve">/ Driveline </w:t>
      </w:r>
      <w:r w:rsidRPr="00B817FF">
        <w:t>speed</w:t>
      </w:r>
      <w:bookmarkEnd w:id="2195"/>
      <w:r>
        <w:t>)</w:t>
      </w:r>
      <w:bookmarkEnd w:id="2196"/>
      <w:bookmarkEnd w:id="2197"/>
      <w:bookmarkEnd w:id="2198"/>
      <w:bookmarkEnd w:id="2214"/>
    </w:p>
    <w:p w14:paraId="222B6EF7" w14:textId="77777777" w:rsidR="004027FE" w:rsidRDefault="004027FE" w:rsidP="00CC09C5">
      <w:pPr>
        <w:spacing w:line="240" w:lineRule="atLeast"/>
        <w:rPr>
          <w:rFonts w:eastAsia="Times New Roman" w:cs="Arial"/>
          <w:szCs w:val="20"/>
        </w:rPr>
      </w:pPr>
    </w:p>
    <w:p w14:paraId="08FC6B99" w14:textId="0C557C44" w:rsidR="00F53AA3" w:rsidRPr="00986F1A" w:rsidRDefault="00F53AA3" w:rsidP="00CC09C5">
      <w:pPr>
        <w:spacing w:line="240" w:lineRule="atLeast"/>
        <w:rPr>
          <w:rFonts w:cs="Arial"/>
          <w:color w:val="000000"/>
          <w:szCs w:val="20"/>
        </w:rPr>
      </w:pPr>
      <w:r w:rsidRPr="00986F1A">
        <w:rPr>
          <w:rFonts w:eastAsia="Times New Roman" w:cs="Arial"/>
          <w:szCs w:val="20"/>
        </w:rPr>
        <w:t xml:space="preserve">Before writing the </w:t>
      </w:r>
      <w:proofErr w:type="spellStart"/>
      <w:r w:rsidRPr="00986F1A">
        <w:rPr>
          <w:i/>
          <w:iCs/>
          <w:szCs w:val="20"/>
        </w:rPr>
        <w:t>TrnAout_W_ActlUnfilt</w:t>
      </w:r>
      <w:proofErr w:type="spellEnd"/>
      <w:r w:rsidRPr="00986F1A">
        <w:rPr>
          <w:szCs w:val="20"/>
        </w:rPr>
        <w:t xml:space="preserve"> </w:t>
      </w:r>
      <w:r w:rsidRPr="00986F1A">
        <w:rPr>
          <w:rFonts w:cs="Arial"/>
          <w:color w:val="000000"/>
          <w:szCs w:val="20"/>
        </w:rPr>
        <w:t xml:space="preserve">data to the VIN, the NVH Service shall verify </w:t>
      </w:r>
      <w:r w:rsidRPr="00986F1A">
        <w:rPr>
          <w:szCs w:val="20"/>
        </w:rPr>
        <w:t xml:space="preserve">the value is neither 0x7FFE ("Unknown") nor 0x7FFF ("Fault").  Upon confirmation, the NVH Service shall multiply the value of </w:t>
      </w:r>
      <w:proofErr w:type="spellStart"/>
      <w:r w:rsidRPr="00986F1A">
        <w:rPr>
          <w:i/>
          <w:iCs/>
          <w:szCs w:val="20"/>
        </w:rPr>
        <w:t>TrnAout_W_ActlUnfilt</w:t>
      </w:r>
      <w:proofErr w:type="spellEnd"/>
      <w:r w:rsidRPr="00986F1A">
        <w:rPr>
          <w:szCs w:val="20"/>
        </w:rPr>
        <w:t xml:space="preserve"> by the value shown for the "NVH Service Multiplier</w:t>
      </w:r>
      <w:proofErr w:type="gramStart"/>
      <w:r w:rsidRPr="00986F1A">
        <w:rPr>
          <w:szCs w:val="20"/>
        </w:rPr>
        <w:t>", and</w:t>
      </w:r>
      <w:proofErr w:type="gramEnd"/>
      <w:r w:rsidRPr="00986F1A">
        <w:rPr>
          <w:szCs w:val="20"/>
        </w:rPr>
        <w:t xml:space="preserve"> write this information to the </w:t>
      </w:r>
      <w:proofErr w:type="spellStart"/>
      <w:r w:rsidRPr="00986F1A">
        <w:rPr>
          <w:rFonts w:cs="Arial"/>
          <w:color w:val="000000"/>
          <w:szCs w:val="20"/>
          <w:u w:val="single"/>
        </w:rPr>
        <w:t>DLine</w:t>
      </w:r>
      <w:proofErr w:type="spellEnd"/>
      <w:r w:rsidRPr="00986F1A">
        <w:rPr>
          <w:rFonts w:cs="Arial"/>
          <w:color w:val="000000"/>
          <w:szCs w:val="20"/>
          <w:u w:val="single"/>
        </w:rPr>
        <w:t xml:space="preserve"> </w:t>
      </w:r>
      <w:proofErr w:type="spellStart"/>
      <w:r w:rsidRPr="00986F1A">
        <w:rPr>
          <w:rFonts w:cs="Arial"/>
          <w:color w:val="000000"/>
          <w:szCs w:val="20"/>
          <w:u w:val="single"/>
        </w:rPr>
        <w:t>Spd</w:t>
      </w:r>
      <w:proofErr w:type="spellEnd"/>
      <w:r w:rsidRPr="00986F1A">
        <w:rPr>
          <w:rFonts w:cs="Arial"/>
          <w:color w:val="000000"/>
          <w:szCs w:val="20"/>
          <w:u w:val="single"/>
        </w:rPr>
        <w:t xml:space="preserve"> (RPM)</w:t>
      </w:r>
      <w:r w:rsidRPr="00986F1A">
        <w:rPr>
          <w:rFonts w:cs="Arial"/>
          <w:color w:val="000000"/>
          <w:szCs w:val="20"/>
        </w:rPr>
        <w:t xml:space="preserve"> VIN</w:t>
      </w:r>
      <w:r w:rsidR="00986F1A">
        <w:rPr>
          <w:rFonts w:cs="Arial"/>
          <w:color w:val="000000"/>
          <w:szCs w:val="20"/>
        </w:rPr>
        <w:t xml:space="preserve">. </w:t>
      </w:r>
    </w:p>
    <w:p w14:paraId="56B8775D" w14:textId="77777777" w:rsidR="00F53AA3" w:rsidRPr="00986F1A" w:rsidRDefault="00F53AA3" w:rsidP="00CC09C5">
      <w:pPr>
        <w:spacing w:line="240" w:lineRule="atLeast"/>
        <w:rPr>
          <w:rFonts w:cs="Arial"/>
          <w:color w:val="000000"/>
          <w:szCs w:val="20"/>
        </w:rPr>
      </w:pPr>
    </w:p>
    <w:p w14:paraId="7DC8201F" w14:textId="77777777" w:rsidR="00F53AA3" w:rsidRPr="0021353D" w:rsidRDefault="00F53AA3" w:rsidP="00CC09C5">
      <w:pPr>
        <w:spacing w:line="240" w:lineRule="atLeast"/>
        <w:rPr>
          <w:szCs w:val="20"/>
        </w:rPr>
      </w:pPr>
      <w:r w:rsidRPr="00986F1A">
        <w:rPr>
          <w:szCs w:val="20"/>
        </w:rPr>
        <w:t xml:space="preserve">For any cases where the value of </w:t>
      </w:r>
      <w:proofErr w:type="spellStart"/>
      <w:r w:rsidRPr="00986F1A">
        <w:rPr>
          <w:i/>
          <w:iCs/>
          <w:szCs w:val="20"/>
        </w:rPr>
        <w:t>TrnAout_W_ActlUnfilt</w:t>
      </w:r>
      <w:proofErr w:type="spellEnd"/>
      <w:r w:rsidRPr="00986F1A">
        <w:rPr>
          <w:szCs w:val="20"/>
        </w:rPr>
        <w:t xml:space="preserve"> is either 0x7FFE ("Unknown") or 0x7FFF ("Fault"), the NVH Service shall withhold writing any data to the VIN until the next transmission of valid data (where the data is not indicating "Unknown"/ "Fault").</w:t>
      </w:r>
      <w:r>
        <w:rPr>
          <w:szCs w:val="20"/>
        </w:rPr>
        <w:t xml:space="preserve">  </w:t>
      </w:r>
    </w:p>
    <w:p w14:paraId="01853057" w14:textId="77777777" w:rsidR="00F53AA3" w:rsidRDefault="00F53AA3" w:rsidP="00CC09C5">
      <w:pPr>
        <w:spacing w:line="240" w:lineRule="atLeast"/>
        <w:rPr>
          <w:szCs w:val="20"/>
        </w:rPr>
      </w:pPr>
    </w:p>
    <w:p w14:paraId="6D9C1C72" w14:textId="1BD0EE62" w:rsidR="00F53AA3" w:rsidRPr="00312B91" w:rsidRDefault="00F53AA3" w:rsidP="00CC09C5">
      <w:pPr>
        <w:spacing w:line="240" w:lineRule="atLeast"/>
        <w:jc w:val="center"/>
        <w:rPr>
          <w:b/>
          <w:bCs/>
        </w:rPr>
      </w:pPr>
      <w:bookmarkStart w:id="2215" w:name="_Ref90153289"/>
      <w:r w:rsidRPr="00312B91">
        <w:rPr>
          <w:b/>
          <w:bCs/>
        </w:rPr>
        <w:t>Table</w:t>
      </w:r>
      <w:r w:rsidR="00B569F4">
        <w:rPr>
          <w:b/>
          <w:bCs/>
        </w:rPr>
        <w:t>-12</w:t>
      </w:r>
      <w:bookmarkEnd w:id="2215"/>
      <w:r w:rsidRPr="00312B91">
        <w:rPr>
          <w:b/>
          <w:bCs/>
        </w:rPr>
        <w:t xml:space="preserve"> </w:t>
      </w:r>
      <w:proofErr w:type="spellStart"/>
      <w:r w:rsidRPr="0021353D">
        <w:rPr>
          <w:b/>
          <w:bCs/>
          <w:i/>
          <w:iCs/>
          <w:szCs w:val="20"/>
        </w:rPr>
        <w:t>TrnAout_W_ActlUnfilt</w:t>
      </w:r>
      <w:proofErr w:type="spellEnd"/>
      <w:r w:rsidRPr="003D52F0">
        <w:rPr>
          <w:b/>
          <w:bCs/>
          <w:szCs w:val="20"/>
        </w:rPr>
        <w:t xml:space="preserve"> </w:t>
      </w:r>
      <w:r w:rsidRPr="003D52F0">
        <w:rPr>
          <w:b/>
          <w:bCs/>
        </w:rPr>
        <w:t xml:space="preserve">/ </w:t>
      </w:r>
      <w:proofErr w:type="spellStart"/>
      <w:r w:rsidRPr="0021353D">
        <w:rPr>
          <w:rFonts w:cs="Arial"/>
          <w:b/>
          <w:bCs/>
          <w:color w:val="000000"/>
          <w:szCs w:val="20"/>
          <w:u w:val="single"/>
        </w:rPr>
        <w:t>DLine</w:t>
      </w:r>
      <w:proofErr w:type="spellEnd"/>
      <w:r w:rsidRPr="0021353D">
        <w:rPr>
          <w:rFonts w:cs="Arial"/>
          <w:b/>
          <w:bCs/>
          <w:color w:val="000000"/>
          <w:szCs w:val="20"/>
          <w:u w:val="single"/>
        </w:rPr>
        <w:t xml:space="preserve"> </w:t>
      </w:r>
      <w:proofErr w:type="spellStart"/>
      <w:r w:rsidRPr="0021353D">
        <w:rPr>
          <w:rFonts w:cs="Arial"/>
          <w:b/>
          <w:bCs/>
          <w:color w:val="000000"/>
          <w:szCs w:val="20"/>
          <w:u w:val="single"/>
        </w:rPr>
        <w:t>Spd</w:t>
      </w:r>
      <w:proofErr w:type="spellEnd"/>
      <w:r w:rsidRPr="0021353D">
        <w:rPr>
          <w:rFonts w:cs="Arial"/>
          <w:b/>
          <w:bCs/>
          <w:color w:val="000000"/>
          <w:szCs w:val="20"/>
          <w:u w:val="single"/>
        </w:rPr>
        <w:t xml:space="preserve"> (RPM)</w:t>
      </w:r>
      <w:r w:rsidRPr="003D52F0">
        <w:rPr>
          <w:rFonts w:cs="Arial"/>
          <w:b/>
          <w:bCs/>
          <w:color w:val="000000"/>
          <w:szCs w:val="20"/>
        </w:rPr>
        <w:t xml:space="preserve"> </w:t>
      </w:r>
      <w:r w:rsidRPr="00444AC1">
        <w:rPr>
          <w:b/>
          <w:bCs/>
        </w:rPr>
        <w:t>Relationship</w:t>
      </w:r>
    </w:p>
    <w:p w14:paraId="18FC2D04" w14:textId="77777777" w:rsidR="00F53AA3" w:rsidRDefault="00F53AA3" w:rsidP="00CC09C5">
      <w:pPr>
        <w:spacing w:line="240" w:lineRule="atLeast"/>
      </w:pPr>
    </w:p>
    <w:tbl>
      <w:tblPr>
        <w:tblW w:w="90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00"/>
        <w:gridCol w:w="1440"/>
        <w:gridCol w:w="1861"/>
        <w:gridCol w:w="1519"/>
        <w:gridCol w:w="1519"/>
        <w:gridCol w:w="1519"/>
      </w:tblGrid>
      <w:tr w:rsidR="00F53AA3" w:rsidRPr="009F6E4D" w14:paraId="4486274D" w14:textId="77777777" w:rsidTr="008516BB">
        <w:trPr>
          <w:trHeight w:val="300"/>
          <w:jc w:val="center"/>
        </w:trPr>
        <w:tc>
          <w:tcPr>
            <w:tcW w:w="1200" w:type="dxa"/>
            <w:shd w:val="clear" w:color="auto" w:fill="DBE5F1" w:themeFill="accent1" w:themeFillTint="33"/>
            <w:vAlign w:val="center"/>
          </w:tcPr>
          <w:p w14:paraId="1D57AB2D" w14:textId="77777777" w:rsidR="00F53AA3" w:rsidRPr="000D4DF3" w:rsidRDefault="00F53AA3" w:rsidP="00CC09C5">
            <w:pPr>
              <w:spacing w:line="240" w:lineRule="atLeast"/>
              <w:rPr>
                <w:rFonts w:eastAsia="Times New Roman" w:cs="Arial"/>
                <w:color w:val="000000"/>
                <w:szCs w:val="20"/>
              </w:rPr>
            </w:pPr>
          </w:p>
        </w:tc>
        <w:tc>
          <w:tcPr>
            <w:tcW w:w="1440" w:type="dxa"/>
            <w:shd w:val="clear" w:color="auto" w:fill="DBE5F1" w:themeFill="accent1" w:themeFillTint="33"/>
            <w:noWrap/>
            <w:vAlign w:val="center"/>
          </w:tcPr>
          <w:p w14:paraId="474EA414" w14:textId="77777777" w:rsidR="00F53AA3" w:rsidRPr="000D4DF3" w:rsidRDefault="00F53AA3" w:rsidP="00CC09C5">
            <w:pPr>
              <w:spacing w:line="240" w:lineRule="atLeast"/>
              <w:rPr>
                <w:rFonts w:eastAsia="Times New Roman" w:cs="Arial"/>
                <w:b/>
                <w:bCs/>
                <w:color w:val="000000"/>
                <w:szCs w:val="20"/>
              </w:rPr>
            </w:pPr>
            <w:r w:rsidRPr="000D4DF3">
              <w:rPr>
                <w:rFonts w:eastAsia="Times New Roman" w:cs="Arial"/>
                <w:b/>
                <w:bCs/>
                <w:color w:val="000000"/>
                <w:sz w:val="18"/>
                <w:szCs w:val="18"/>
              </w:rPr>
              <w:t>Value passed to NVH Service</w:t>
            </w:r>
          </w:p>
        </w:tc>
        <w:tc>
          <w:tcPr>
            <w:tcW w:w="1861" w:type="dxa"/>
            <w:shd w:val="clear" w:color="auto" w:fill="DBE5F1" w:themeFill="accent1" w:themeFillTint="33"/>
            <w:vAlign w:val="center"/>
          </w:tcPr>
          <w:p w14:paraId="2EF97F17" w14:textId="77777777" w:rsidR="00F53AA3" w:rsidRPr="000D4DF3" w:rsidRDefault="00F53AA3" w:rsidP="00CC09C5">
            <w:pPr>
              <w:spacing w:line="240" w:lineRule="atLeast"/>
              <w:rPr>
                <w:rFonts w:eastAsia="Times New Roman" w:cs="Arial"/>
                <w:b/>
                <w:bCs/>
                <w:szCs w:val="20"/>
              </w:rPr>
            </w:pPr>
            <w:r w:rsidRPr="000D4DF3">
              <w:rPr>
                <w:rFonts w:eastAsia="Times New Roman" w:cs="Arial"/>
                <w:b/>
                <w:bCs/>
                <w:sz w:val="18"/>
                <w:szCs w:val="18"/>
              </w:rPr>
              <w:t>NVH Service Multiplier</w:t>
            </w:r>
          </w:p>
        </w:tc>
        <w:tc>
          <w:tcPr>
            <w:tcW w:w="1519" w:type="dxa"/>
            <w:shd w:val="clear" w:color="auto" w:fill="DBE5F1" w:themeFill="accent1" w:themeFillTint="33"/>
            <w:vAlign w:val="center"/>
          </w:tcPr>
          <w:p w14:paraId="348D5771" w14:textId="77777777" w:rsidR="00F53AA3" w:rsidRPr="000D4DF3" w:rsidRDefault="00F53AA3" w:rsidP="00CC09C5">
            <w:pPr>
              <w:spacing w:line="240" w:lineRule="atLeast"/>
              <w:rPr>
                <w:rFonts w:eastAsia="Times New Roman" w:cs="Arial"/>
                <w:b/>
                <w:bCs/>
                <w:szCs w:val="20"/>
              </w:rPr>
            </w:pPr>
            <w:r w:rsidRPr="000D4DF3">
              <w:rPr>
                <w:rFonts w:eastAsia="Times New Roman" w:cs="Arial"/>
                <w:b/>
                <w:bCs/>
                <w:sz w:val="18"/>
                <w:szCs w:val="18"/>
              </w:rPr>
              <w:t>VIN Data</w:t>
            </w:r>
          </w:p>
        </w:tc>
        <w:tc>
          <w:tcPr>
            <w:tcW w:w="1519" w:type="dxa"/>
            <w:shd w:val="clear" w:color="auto" w:fill="DBE5F1" w:themeFill="accent1" w:themeFillTint="33"/>
            <w:vAlign w:val="center"/>
          </w:tcPr>
          <w:p w14:paraId="2D606BD5" w14:textId="77777777" w:rsidR="00F53AA3" w:rsidRPr="000D4DF3" w:rsidRDefault="00F53AA3" w:rsidP="00CC09C5">
            <w:pPr>
              <w:spacing w:line="240" w:lineRule="atLeast"/>
              <w:rPr>
                <w:rFonts w:eastAsia="Times New Roman" w:cs="Arial"/>
                <w:b/>
                <w:bCs/>
                <w:szCs w:val="20"/>
              </w:rPr>
            </w:pPr>
            <w:r w:rsidRPr="000D4DF3">
              <w:rPr>
                <w:rFonts w:eastAsia="Times New Roman" w:cs="Arial"/>
                <w:b/>
                <w:bCs/>
                <w:sz w:val="18"/>
                <w:szCs w:val="18"/>
              </w:rPr>
              <w:t>Tuning Tool Multiplier</w:t>
            </w:r>
          </w:p>
        </w:tc>
        <w:tc>
          <w:tcPr>
            <w:tcW w:w="1519" w:type="dxa"/>
            <w:shd w:val="clear" w:color="auto" w:fill="DBE5F1" w:themeFill="accent1" w:themeFillTint="33"/>
            <w:vAlign w:val="center"/>
          </w:tcPr>
          <w:p w14:paraId="6715A5CA" w14:textId="77777777" w:rsidR="00F53AA3" w:rsidRPr="000D4DF3" w:rsidRDefault="00F53AA3" w:rsidP="00CC09C5">
            <w:pPr>
              <w:spacing w:line="240" w:lineRule="atLeast"/>
              <w:rPr>
                <w:rFonts w:eastAsia="Times New Roman" w:cs="Arial"/>
                <w:b/>
                <w:bCs/>
                <w:szCs w:val="20"/>
              </w:rPr>
            </w:pPr>
            <w:r w:rsidRPr="000D4DF3">
              <w:rPr>
                <w:rFonts w:eastAsia="Times New Roman" w:cs="Arial"/>
                <w:b/>
                <w:bCs/>
                <w:sz w:val="18"/>
                <w:szCs w:val="18"/>
              </w:rPr>
              <w:t>Displayed Value</w:t>
            </w:r>
          </w:p>
        </w:tc>
      </w:tr>
      <w:tr w:rsidR="00F53AA3" w:rsidRPr="009F6E4D" w14:paraId="28F22253" w14:textId="77777777" w:rsidTr="008516BB">
        <w:trPr>
          <w:trHeight w:val="300"/>
          <w:jc w:val="center"/>
        </w:trPr>
        <w:tc>
          <w:tcPr>
            <w:tcW w:w="1200" w:type="dxa"/>
            <w:shd w:val="clear" w:color="auto" w:fill="auto"/>
            <w:vAlign w:val="center"/>
            <w:hideMark/>
          </w:tcPr>
          <w:p w14:paraId="699E848B" w14:textId="77777777" w:rsidR="00F53AA3" w:rsidRPr="000D4DF3" w:rsidRDefault="00F53AA3" w:rsidP="00CC09C5">
            <w:pPr>
              <w:spacing w:line="240" w:lineRule="atLeast"/>
              <w:rPr>
                <w:rFonts w:eastAsia="Times New Roman" w:cs="Arial"/>
                <w:b/>
                <w:bCs/>
                <w:color w:val="000000"/>
                <w:szCs w:val="20"/>
              </w:rPr>
            </w:pPr>
            <w:r w:rsidRPr="000D4DF3">
              <w:rPr>
                <w:rFonts w:eastAsia="Times New Roman" w:cs="Arial"/>
                <w:b/>
                <w:bCs/>
                <w:color w:val="000000"/>
                <w:szCs w:val="20"/>
              </w:rPr>
              <w:t>Min</w:t>
            </w:r>
          </w:p>
        </w:tc>
        <w:tc>
          <w:tcPr>
            <w:tcW w:w="1440" w:type="dxa"/>
            <w:shd w:val="clear" w:color="auto" w:fill="auto"/>
            <w:noWrap/>
            <w:vAlign w:val="center"/>
            <w:hideMark/>
          </w:tcPr>
          <w:p w14:paraId="014FC4F5"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0</w:t>
            </w:r>
          </w:p>
        </w:tc>
        <w:tc>
          <w:tcPr>
            <w:tcW w:w="1861" w:type="dxa"/>
            <w:vMerge w:val="restart"/>
            <w:vAlign w:val="center"/>
          </w:tcPr>
          <w:p w14:paraId="6C43932A"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9.5492965855137</w:t>
            </w:r>
          </w:p>
        </w:tc>
        <w:tc>
          <w:tcPr>
            <w:tcW w:w="1519" w:type="dxa"/>
            <w:vAlign w:val="center"/>
          </w:tcPr>
          <w:p w14:paraId="777199E2"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0</w:t>
            </w:r>
          </w:p>
        </w:tc>
        <w:tc>
          <w:tcPr>
            <w:tcW w:w="1519" w:type="dxa"/>
            <w:vMerge w:val="restart"/>
            <w:shd w:val="clear" w:color="auto" w:fill="D9D9D9" w:themeFill="background1" w:themeFillShade="D9"/>
            <w:vAlign w:val="center"/>
          </w:tcPr>
          <w:p w14:paraId="5C296092"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1</w:t>
            </w:r>
          </w:p>
        </w:tc>
        <w:tc>
          <w:tcPr>
            <w:tcW w:w="1519" w:type="dxa"/>
            <w:shd w:val="clear" w:color="auto" w:fill="D9D9D9" w:themeFill="background1" w:themeFillShade="D9"/>
            <w:vAlign w:val="center"/>
          </w:tcPr>
          <w:p w14:paraId="3A6AA96A"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0</w:t>
            </w:r>
          </w:p>
        </w:tc>
      </w:tr>
      <w:tr w:rsidR="00F53AA3" w:rsidRPr="009F6E4D" w14:paraId="3BF6E764" w14:textId="77777777" w:rsidTr="008516BB">
        <w:trPr>
          <w:trHeight w:val="300"/>
          <w:jc w:val="center"/>
        </w:trPr>
        <w:tc>
          <w:tcPr>
            <w:tcW w:w="1200" w:type="dxa"/>
            <w:shd w:val="clear" w:color="auto" w:fill="auto"/>
            <w:vAlign w:val="center"/>
            <w:hideMark/>
          </w:tcPr>
          <w:p w14:paraId="6C1B8352" w14:textId="77777777" w:rsidR="00F53AA3" w:rsidRPr="000D4DF3" w:rsidRDefault="00F53AA3" w:rsidP="00CC09C5">
            <w:pPr>
              <w:spacing w:line="240" w:lineRule="atLeast"/>
              <w:rPr>
                <w:rFonts w:eastAsia="Times New Roman" w:cs="Arial"/>
                <w:b/>
                <w:bCs/>
                <w:color w:val="000000"/>
                <w:szCs w:val="20"/>
              </w:rPr>
            </w:pPr>
            <w:r w:rsidRPr="000D4DF3">
              <w:rPr>
                <w:rFonts w:eastAsia="Times New Roman" w:cs="Arial"/>
                <w:b/>
                <w:bCs/>
                <w:color w:val="000000"/>
                <w:szCs w:val="20"/>
              </w:rPr>
              <w:t>Max</w:t>
            </w:r>
          </w:p>
        </w:tc>
        <w:tc>
          <w:tcPr>
            <w:tcW w:w="1440" w:type="dxa"/>
            <w:shd w:val="clear" w:color="auto" w:fill="auto"/>
            <w:noWrap/>
            <w:vAlign w:val="center"/>
            <w:hideMark/>
          </w:tcPr>
          <w:p w14:paraId="7689D154"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3276.5</w:t>
            </w:r>
          </w:p>
        </w:tc>
        <w:tc>
          <w:tcPr>
            <w:tcW w:w="1861" w:type="dxa"/>
            <w:vMerge/>
            <w:vAlign w:val="center"/>
          </w:tcPr>
          <w:p w14:paraId="20307D20" w14:textId="77777777" w:rsidR="00F53AA3" w:rsidRPr="000D4DF3" w:rsidRDefault="00F53AA3" w:rsidP="00CC09C5">
            <w:pPr>
              <w:spacing w:line="240" w:lineRule="atLeast"/>
              <w:rPr>
                <w:rFonts w:eastAsia="Times New Roman" w:cs="Arial"/>
                <w:color w:val="000000"/>
                <w:szCs w:val="20"/>
              </w:rPr>
            </w:pPr>
          </w:p>
        </w:tc>
        <w:tc>
          <w:tcPr>
            <w:tcW w:w="1519" w:type="dxa"/>
            <w:vAlign w:val="center"/>
          </w:tcPr>
          <w:p w14:paraId="7F3D06F8" w14:textId="77777777" w:rsidR="00F53AA3" w:rsidRPr="000D4DF3" w:rsidRDefault="00F53AA3" w:rsidP="00CC09C5">
            <w:pPr>
              <w:spacing w:line="240" w:lineRule="atLeast"/>
              <w:rPr>
                <w:rFonts w:eastAsia="Times New Roman" w:cs="Arial"/>
                <w:color w:val="000000"/>
                <w:szCs w:val="20"/>
              </w:rPr>
            </w:pPr>
            <w:r w:rsidRPr="00FE5F6A">
              <w:rPr>
                <w:rFonts w:eastAsia="Times New Roman" w:cs="Arial"/>
                <w:color w:val="000000"/>
                <w:szCs w:val="20"/>
              </w:rPr>
              <w:t>31288</w:t>
            </w:r>
          </w:p>
        </w:tc>
        <w:tc>
          <w:tcPr>
            <w:tcW w:w="1519" w:type="dxa"/>
            <w:vMerge/>
            <w:shd w:val="clear" w:color="auto" w:fill="D9D9D9" w:themeFill="background1" w:themeFillShade="D9"/>
            <w:vAlign w:val="center"/>
          </w:tcPr>
          <w:p w14:paraId="634149D5" w14:textId="77777777" w:rsidR="00F53AA3" w:rsidRPr="000D4DF3" w:rsidRDefault="00F53AA3" w:rsidP="00CC09C5">
            <w:pPr>
              <w:spacing w:line="240" w:lineRule="atLeast"/>
              <w:rPr>
                <w:rFonts w:eastAsia="Times New Roman" w:cs="Arial"/>
                <w:color w:val="000000"/>
                <w:szCs w:val="20"/>
              </w:rPr>
            </w:pPr>
          </w:p>
        </w:tc>
        <w:tc>
          <w:tcPr>
            <w:tcW w:w="1519" w:type="dxa"/>
            <w:shd w:val="clear" w:color="auto" w:fill="D9D9D9" w:themeFill="background1" w:themeFillShade="D9"/>
            <w:vAlign w:val="center"/>
          </w:tcPr>
          <w:p w14:paraId="5ABA6664" w14:textId="77777777" w:rsidR="00F53AA3" w:rsidRPr="000D4DF3" w:rsidRDefault="00F53AA3" w:rsidP="00CC09C5">
            <w:pPr>
              <w:spacing w:line="240" w:lineRule="atLeast"/>
              <w:rPr>
                <w:rFonts w:eastAsia="Times New Roman" w:cs="Arial"/>
                <w:color w:val="000000"/>
                <w:szCs w:val="20"/>
              </w:rPr>
            </w:pPr>
            <w:r w:rsidRPr="000D4DF3">
              <w:rPr>
                <w:rFonts w:eastAsia="Times New Roman" w:cs="Arial"/>
                <w:color w:val="000000"/>
                <w:szCs w:val="20"/>
              </w:rPr>
              <w:t>31288</w:t>
            </w:r>
          </w:p>
        </w:tc>
      </w:tr>
    </w:tbl>
    <w:p w14:paraId="0A17B1BC" w14:textId="77777777" w:rsidR="00F53AA3" w:rsidRDefault="00F53AA3" w:rsidP="00CC09C5">
      <w:pPr>
        <w:spacing w:line="240" w:lineRule="atLeast"/>
      </w:pPr>
    </w:p>
    <w:p w14:paraId="146224C7" w14:textId="28873118" w:rsidR="00F53AA3" w:rsidRPr="004E7D00" w:rsidRDefault="00F53AA3" w:rsidP="00CC09C5">
      <w:pPr>
        <w:spacing w:line="240" w:lineRule="atLeast"/>
      </w:pPr>
      <w:r>
        <w:t>The NVH Service Multiplier shown above performs the conversion from radians/ second to revolutions per minute.  (RPM = (60 / 2</w:t>
      </w:r>
      <w:r>
        <w:rPr>
          <w:rFonts w:cs="Arial"/>
        </w:rPr>
        <w:t>π) * x rad/ s</w:t>
      </w:r>
      <w:r>
        <w:t>).</w:t>
      </w:r>
    </w:p>
    <w:p w14:paraId="4489BC6E" w14:textId="01625FE9" w:rsidR="00621287" w:rsidRDefault="00D4714B" w:rsidP="00CC09C5">
      <w:pPr>
        <w:pStyle w:val="Heading3"/>
        <w:spacing w:line="240" w:lineRule="atLeast"/>
      </w:pPr>
      <w:bookmarkStart w:id="2216" w:name="_Ref89544923"/>
      <w:bookmarkStart w:id="2217" w:name="_Ref89724082"/>
      <w:bookmarkStart w:id="2218" w:name="_Ref89724091"/>
      <w:bookmarkStart w:id="2219" w:name="_Ref95559262"/>
      <w:bookmarkStart w:id="2220" w:name="_Ref94721302"/>
      <w:bookmarkStart w:id="2221" w:name="_Toc105779428"/>
      <w:bookmarkEnd w:id="2199"/>
      <w:bookmarkEnd w:id="2200"/>
      <w:r w:rsidRPr="00971F32">
        <w:rPr>
          <w:color w:val="000000"/>
          <w:szCs w:val="20"/>
          <w:u w:val="single"/>
        </w:rPr>
        <w:t xml:space="preserve">Pct </w:t>
      </w:r>
      <w:proofErr w:type="spellStart"/>
      <w:r w:rsidRPr="00971F32">
        <w:rPr>
          <w:color w:val="000000"/>
          <w:szCs w:val="20"/>
          <w:u w:val="single"/>
        </w:rPr>
        <w:t>Mtr</w:t>
      </w:r>
      <w:proofErr w:type="spellEnd"/>
      <w:r w:rsidRPr="00971F32">
        <w:rPr>
          <w:color w:val="000000"/>
          <w:szCs w:val="20"/>
          <w:u w:val="single"/>
        </w:rPr>
        <w:t xml:space="preserve"> </w:t>
      </w:r>
      <w:proofErr w:type="spellStart"/>
      <w:r w:rsidRPr="00971F32">
        <w:rPr>
          <w:color w:val="000000"/>
          <w:szCs w:val="20"/>
          <w:u w:val="single"/>
        </w:rPr>
        <w:t>Trq</w:t>
      </w:r>
      <w:proofErr w:type="spellEnd"/>
      <w:r w:rsidRPr="00971F32">
        <w:rPr>
          <w:color w:val="000000"/>
          <w:szCs w:val="20"/>
          <w:u w:val="single"/>
        </w:rPr>
        <w:t xml:space="preserve"> (%)</w:t>
      </w:r>
      <w:r w:rsidRPr="00971F32">
        <w:rPr>
          <w:color w:val="000000"/>
          <w:szCs w:val="20"/>
        </w:rPr>
        <w:t xml:space="preserve"> (</w:t>
      </w:r>
      <w:r w:rsidR="00621287" w:rsidRPr="00B817FF">
        <w:t>Percentage of motor torque</w:t>
      </w:r>
      <w:bookmarkEnd w:id="2216"/>
      <w:r>
        <w:t>)</w:t>
      </w:r>
      <w:bookmarkEnd w:id="2217"/>
      <w:bookmarkEnd w:id="2218"/>
      <w:bookmarkEnd w:id="2219"/>
      <w:bookmarkEnd w:id="2220"/>
      <w:bookmarkEnd w:id="2221"/>
    </w:p>
    <w:p w14:paraId="26D718AF" w14:textId="64B8D5DD" w:rsidR="005B4AA9" w:rsidRDefault="005B4AA9" w:rsidP="00CC09C5">
      <w:pPr>
        <w:spacing w:line="240" w:lineRule="atLeast"/>
        <w:rPr>
          <w:szCs w:val="20"/>
        </w:rPr>
      </w:pPr>
    </w:p>
    <w:p w14:paraId="0ED02F0F" w14:textId="63AA11E9" w:rsidR="00573207" w:rsidRDefault="00573207" w:rsidP="00CC09C5">
      <w:pPr>
        <w:spacing w:line="240" w:lineRule="atLeast"/>
        <w:rPr>
          <w:szCs w:val="20"/>
        </w:rPr>
      </w:pPr>
    </w:p>
    <w:p w14:paraId="06E4FEB3" w14:textId="06B250D9" w:rsidR="00E52C03" w:rsidRPr="00312B91" w:rsidRDefault="00E52C03" w:rsidP="00CC09C5">
      <w:pPr>
        <w:spacing w:line="240" w:lineRule="atLeast"/>
        <w:jc w:val="center"/>
        <w:rPr>
          <w:b/>
          <w:bCs/>
        </w:rPr>
      </w:pPr>
      <w:bookmarkStart w:id="2222" w:name="_Ref90151832"/>
      <w:r w:rsidRPr="00312B91">
        <w:rPr>
          <w:b/>
          <w:bCs/>
        </w:rPr>
        <w:t>Table</w:t>
      </w:r>
      <w:r w:rsidR="00B569F4">
        <w:rPr>
          <w:b/>
          <w:bCs/>
        </w:rPr>
        <w:t>-13</w:t>
      </w:r>
      <w:bookmarkEnd w:id="2222"/>
      <w:r w:rsidRPr="00312B91">
        <w:rPr>
          <w:b/>
          <w:bCs/>
        </w:rPr>
        <w:t xml:space="preserve"> </w:t>
      </w:r>
      <w:proofErr w:type="spellStart"/>
      <w:r w:rsidR="00312B91" w:rsidRPr="00573207">
        <w:rPr>
          <w:b/>
          <w:bCs/>
          <w:i/>
          <w:iCs/>
          <w:szCs w:val="20"/>
        </w:rPr>
        <w:t>VehSimSnd_Pc_Rq</w:t>
      </w:r>
      <w:proofErr w:type="spellEnd"/>
      <w:r w:rsidR="00312B91" w:rsidRPr="003D52F0">
        <w:rPr>
          <w:b/>
          <w:bCs/>
          <w:szCs w:val="20"/>
        </w:rPr>
        <w:t xml:space="preserve"> </w:t>
      </w:r>
      <w:r w:rsidRPr="003D52F0">
        <w:rPr>
          <w:b/>
          <w:bCs/>
        </w:rPr>
        <w:t xml:space="preserve">/ </w:t>
      </w:r>
      <w:r w:rsidR="003D52F0" w:rsidRPr="00573207">
        <w:rPr>
          <w:rFonts w:cs="Arial"/>
          <w:b/>
          <w:bCs/>
          <w:color w:val="000000"/>
          <w:szCs w:val="20"/>
          <w:u w:val="single"/>
        </w:rPr>
        <w:t xml:space="preserve">Pct </w:t>
      </w:r>
      <w:proofErr w:type="spellStart"/>
      <w:r w:rsidR="003D52F0" w:rsidRPr="00573207">
        <w:rPr>
          <w:rFonts w:cs="Arial"/>
          <w:b/>
          <w:bCs/>
          <w:color w:val="000000"/>
          <w:szCs w:val="20"/>
          <w:u w:val="single"/>
        </w:rPr>
        <w:t>Mtr</w:t>
      </w:r>
      <w:proofErr w:type="spellEnd"/>
      <w:r w:rsidR="003D52F0" w:rsidRPr="00573207">
        <w:rPr>
          <w:rFonts w:cs="Arial"/>
          <w:b/>
          <w:bCs/>
          <w:color w:val="000000"/>
          <w:szCs w:val="20"/>
          <w:u w:val="single"/>
        </w:rPr>
        <w:t xml:space="preserve"> </w:t>
      </w:r>
      <w:proofErr w:type="spellStart"/>
      <w:r w:rsidR="003D52F0" w:rsidRPr="00573207">
        <w:rPr>
          <w:rFonts w:cs="Arial"/>
          <w:b/>
          <w:bCs/>
          <w:color w:val="000000"/>
          <w:szCs w:val="20"/>
          <w:u w:val="single"/>
        </w:rPr>
        <w:t>Trq</w:t>
      </w:r>
      <w:proofErr w:type="spellEnd"/>
      <w:r w:rsidR="003D52F0" w:rsidRPr="00573207">
        <w:rPr>
          <w:rFonts w:cs="Arial"/>
          <w:b/>
          <w:bCs/>
          <w:color w:val="000000"/>
          <w:szCs w:val="20"/>
          <w:u w:val="single"/>
        </w:rPr>
        <w:t xml:space="preserve"> (%)</w:t>
      </w:r>
      <w:r w:rsidR="00A315F2" w:rsidRPr="00A315F2">
        <w:rPr>
          <w:rFonts w:cs="Arial"/>
          <w:b/>
          <w:bCs/>
          <w:color w:val="000000"/>
          <w:szCs w:val="20"/>
        </w:rPr>
        <w:t xml:space="preserve"> </w:t>
      </w:r>
      <w:r w:rsidR="003D52F0" w:rsidRPr="00444AC1">
        <w:rPr>
          <w:b/>
          <w:bCs/>
        </w:rPr>
        <w:t>Relationship</w:t>
      </w:r>
    </w:p>
    <w:p w14:paraId="7B0F8A87" w14:textId="2B56920F" w:rsidR="00E52C03" w:rsidRDefault="00E52C03" w:rsidP="00CC09C5">
      <w:pPr>
        <w:spacing w:line="240" w:lineRule="atLeast"/>
        <w:rPr>
          <w:szCs w:val="20"/>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A72994" w:rsidRPr="009F6E4D" w14:paraId="322AB93D" w14:textId="53FE6A5E" w:rsidTr="00312B91">
        <w:trPr>
          <w:trHeight w:val="300"/>
          <w:jc w:val="center"/>
        </w:trPr>
        <w:tc>
          <w:tcPr>
            <w:tcW w:w="1200" w:type="dxa"/>
            <w:shd w:val="clear" w:color="auto" w:fill="DBE5F1" w:themeFill="accent1" w:themeFillTint="33"/>
            <w:vAlign w:val="center"/>
          </w:tcPr>
          <w:p w14:paraId="528ED4D3" w14:textId="77777777" w:rsidR="00A72994" w:rsidRPr="005C1002" w:rsidRDefault="00A72994" w:rsidP="00CC09C5">
            <w:pPr>
              <w:spacing w:line="240" w:lineRule="atLeast"/>
              <w:rPr>
                <w:rFonts w:eastAsia="Times New Roman" w:cs="Arial"/>
                <w:color w:val="000000"/>
                <w:szCs w:val="20"/>
              </w:rPr>
            </w:pPr>
          </w:p>
        </w:tc>
        <w:tc>
          <w:tcPr>
            <w:tcW w:w="1440" w:type="dxa"/>
            <w:tcBorders>
              <w:bottom w:val="single" w:sz="8" w:space="0" w:color="auto"/>
            </w:tcBorders>
            <w:shd w:val="clear" w:color="auto" w:fill="DBE5F1" w:themeFill="accent1" w:themeFillTint="33"/>
            <w:noWrap/>
            <w:vAlign w:val="center"/>
          </w:tcPr>
          <w:p w14:paraId="4C87966B" w14:textId="5EF3E6BB" w:rsidR="00A72994" w:rsidRPr="005C1002" w:rsidRDefault="00983017" w:rsidP="00CC09C5">
            <w:pPr>
              <w:spacing w:line="240" w:lineRule="atLeast"/>
              <w:rPr>
                <w:rFonts w:eastAsia="Times New Roman" w:cs="Arial"/>
                <w:b/>
                <w:bCs/>
                <w:color w:val="000000"/>
                <w:szCs w:val="20"/>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tcBorders>
              <w:bottom w:val="single" w:sz="8" w:space="0" w:color="auto"/>
            </w:tcBorders>
            <w:shd w:val="clear" w:color="auto" w:fill="DBE5F1" w:themeFill="accent1" w:themeFillTint="33"/>
            <w:vAlign w:val="center"/>
          </w:tcPr>
          <w:p w14:paraId="08A252B4" w14:textId="592E19C3"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NVH Service Multiplier</w:t>
            </w:r>
          </w:p>
        </w:tc>
        <w:tc>
          <w:tcPr>
            <w:tcW w:w="1519" w:type="dxa"/>
            <w:tcBorders>
              <w:bottom w:val="single" w:sz="8" w:space="0" w:color="auto"/>
            </w:tcBorders>
            <w:shd w:val="clear" w:color="auto" w:fill="DBE5F1" w:themeFill="accent1" w:themeFillTint="33"/>
            <w:vAlign w:val="center"/>
          </w:tcPr>
          <w:p w14:paraId="564B6FF9" w14:textId="6EA21A48"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VIN Data</w:t>
            </w:r>
          </w:p>
        </w:tc>
        <w:tc>
          <w:tcPr>
            <w:tcW w:w="1519" w:type="dxa"/>
            <w:tcBorders>
              <w:bottom w:val="single" w:sz="8" w:space="0" w:color="auto"/>
            </w:tcBorders>
            <w:shd w:val="clear" w:color="auto" w:fill="DBE5F1" w:themeFill="accent1" w:themeFillTint="33"/>
          </w:tcPr>
          <w:p w14:paraId="27138038" w14:textId="6B7B43DC"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Tuning Tool Multiplier</w:t>
            </w:r>
          </w:p>
        </w:tc>
        <w:tc>
          <w:tcPr>
            <w:tcW w:w="1519" w:type="dxa"/>
            <w:tcBorders>
              <w:bottom w:val="single" w:sz="8" w:space="0" w:color="auto"/>
            </w:tcBorders>
            <w:shd w:val="clear" w:color="auto" w:fill="DBE5F1" w:themeFill="accent1" w:themeFillTint="33"/>
          </w:tcPr>
          <w:p w14:paraId="62438970" w14:textId="2AD11E9E"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Displayed Value</w:t>
            </w:r>
          </w:p>
        </w:tc>
      </w:tr>
      <w:tr w:rsidR="00CB6A7D" w:rsidRPr="009F6E4D" w14:paraId="539740A4" w14:textId="53FC801A" w:rsidTr="00312B91">
        <w:trPr>
          <w:trHeight w:val="300"/>
          <w:jc w:val="center"/>
        </w:trPr>
        <w:tc>
          <w:tcPr>
            <w:tcW w:w="1200" w:type="dxa"/>
            <w:tcBorders>
              <w:right w:val="single" w:sz="8" w:space="0" w:color="auto"/>
            </w:tcBorders>
            <w:shd w:val="clear" w:color="auto" w:fill="auto"/>
            <w:vAlign w:val="center"/>
            <w:hideMark/>
          </w:tcPr>
          <w:p w14:paraId="2C112B48" w14:textId="1462EDF8" w:rsidR="00CB6A7D" w:rsidRPr="005C1002" w:rsidRDefault="00CB6A7D" w:rsidP="00CC09C5">
            <w:pPr>
              <w:spacing w:line="240" w:lineRule="atLeast"/>
              <w:rPr>
                <w:rFonts w:eastAsia="Times New Roman" w:cs="Arial"/>
                <w:b/>
                <w:bCs/>
                <w:color w:val="000000"/>
                <w:szCs w:val="20"/>
              </w:rPr>
            </w:pPr>
            <w:r w:rsidRPr="005C1002">
              <w:rPr>
                <w:rFonts w:eastAsia="Times New Roman" w:cs="Arial"/>
                <w:b/>
                <w:bCs/>
                <w:color w:val="000000"/>
                <w:szCs w:val="20"/>
              </w:rPr>
              <w:t>Min</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9B645FE" w14:textId="464B2F9A" w:rsidR="00CB6A7D" w:rsidRPr="005C1002" w:rsidRDefault="00CB6A7D" w:rsidP="00CC09C5">
            <w:pPr>
              <w:spacing w:line="240" w:lineRule="atLeast"/>
              <w:rPr>
                <w:rFonts w:eastAsia="Times New Roman" w:cs="Arial"/>
                <w:color w:val="000000"/>
                <w:szCs w:val="20"/>
              </w:rPr>
            </w:pPr>
            <w:r w:rsidRPr="005C1002">
              <w:rPr>
                <w:rFonts w:eastAsia="Times New Roman" w:cs="Arial"/>
                <w:color w:val="000000"/>
                <w:szCs w:val="20"/>
              </w:rPr>
              <w:t>-102.2</w:t>
            </w:r>
          </w:p>
        </w:tc>
        <w:tc>
          <w:tcPr>
            <w:tcW w:w="1861" w:type="dxa"/>
            <w:vMerge w:val="restart"/>
            <w:tcBorders>
              <w:top w:val="single" w:sz="8" w:space="0" w:color="auto"/>
              <w:left w:val="single" w:sz="8" w:space="0" w:color="auto"/>
              <w:bottom w:val="single" w:sz="8" w:space="0" w:color="auto"/>
              <w:right w:val="single" w:sz="8" w:space="0" w:color="auto"/>
            </w:tcBorders>
            <w:vAlign w:val="center"/>
          </w:tcPr>
          <w:p w14:paraId="50A7FD23" w14:textId="78CD0D22" w:rsidR="00CB6A7D" w:rsidRPr="005C1002" w:rsidRDefault="00CB6A7D" w:rsidP="00CC09C5">
            <w:pPr>
              <w:spacing w:line="240" w:lineRule="atLeast"/>
              <w:rPr>
                <w:rFonts w:eastAsia="Times New Roman" w:cs="Arial"/>
                <w:color w:val="000000"/>
                <w:szCs w:val="20"/>
              </w:rPr>
            </w:pPr>
            <w:r w:rsidRPr="005C1002">
              <w:rPr>
                <w:rFonts w:eastAsia="Times New Roman" w:cs="Arial"/>
                <w:color w:val="000000"/>
                <w:szCs w:val="20"/>
              </w:rPr>
              <w:t>5</w:t>
            </w:r>
          </w:p>
        </w:tc>
        <w:tc>
          <w:tcPr>
            <w:tcW w:w="1519" w:type="dxa"/>
            <w:tcBorders>
              <w:top w:val="single" w:sz="8" w:space="0" w:color="auto"/>
              <w:left w:val="single" w:sz="8" w:space="0" w:color="auto"/>
              <w:bottom w:val="single" w:sz="8" w:space="0" w:color="auto"/>
              <w:right w:val="single" w:sz="8" w:space="0" w:color="auto"/>
            </w:tcBorders>
            <w:vAlign w:val="center"/>
          </w:tcPr>
          <w:p w14:paraId="57A6F5B7" w14:textId="71E23C52" w:rsidR="00CB6A7D" w:rsidRPr="005C1002" w:rsidRDefault="00CB6A7D" w:rsidP="00CC09C5">
            <w:pPr>
              <w:spacing w:line="240" w:lineRule="atLeast"/>
              <w:rPr>
                <w:rFonts w:eastAsia="Times New Roman" w:cs="Arial"/>
                <w:color w:val="000000"/>
                <w:szCs w:val="20"/>
              </w:rPr>
            </w:pPr>
            <w:r w:rsidRPr="005C1002">
              <w:rPr>
                <w:rFonts w:eastAsia="Times New Roman" w:cs="Arial"/>
                <w:color w:val="000000"/>
                <w:szCs w:val="20"/>
              </w:rPr>
              <w:t>-511</w:t>
            </w:r>
          </w:p>
        </w:tc>
        <w:tc>
          <w:tcPr>
            <w:tcW w:w="1519" w:type="dxa"/>
            <w:vMerge w:val="restart"/>
            <w:tcBorders>
              <w:top w:val="single" w:sz="8" w:space="0" w:color="auto"/>
              <w:left w:val="single" w:sz="8" w:space="0" w:color="auto"/>
              <w:right w:val="single" w:sz="8" w:space="0" w:color="auto"/>
            </w:tcBorders>
            <w:shd w:val="clear" w:color="auto" w:fill="D9D9D9" w:themeFill="background1" w:themeFillShade="D9"/>
            <w:vAlign w:val="center"/>
          </w:tcPr>
          <w:p w14:paraId="3B2D4AB1" w14:textId="4207D8F7" w:rsidR="00CB6A7D" w:rsidRPr="005C1002" w:rsidRDefault="00CB6A7D" w:rsidP="00CC09C5">
            <w:pPr>
              <w:spacing w:line="240" w:lineRule="atLeast"/>
              <w:rPr>
                <w:rFonts w:eastAsia="Times New Roman" w:cs="Arial"/>
                <w:color w:val="000000"/>
                <w:szCs w:val="20"/>
              </w:rPr>
            </w:pPr>
            <w:r w:rsidRPr="005C1002">
              <w:rPr>
                <w:rFonts w:eastAsia="Times New Roman" w:cs="Arial"/>
                <w:color w:val="000000"/>
                <w:szCs w:val="20"/>
              </w:rPr>
              <w:t>0.2</w:t>
            </w:r>
          </w:p>
        </w:tc>
        <w:tc>
          <w:tcPr>
            <w:tcW w:w="1519" w:type="dxa"/>
            <w:tcBorders>
              <w:top w:val="single" w:sz="8" w:space="0" w:color="auto"/>
              <w:left w:val="single" w:sz="8" w:space="0" w:color="auto"/>
              <w:right w:val="single" w:sz="8" w:space="0" w:color="auto"/>
            </w:tcBorders>
            <w:shd w:val="clear" w:color="auto" w:fill="D9D9D9" w:themeFill="background1" w:themeFillShade="D9"/>
          </w:tcPr>
          <w:p w14:paraId="18CB4D4C" w14:textId="41DEC421" w:rsidR="00CB6A7D" w:rsidRPr="005C1002" w:rsidRDefault="00255869" w:rsidP="00CC09C5">
            <w:pPr>
              <w:spacing w:line="240" w:lineRule="atLeast"/>
              <w:rPr>
                <w:rFonts w:eastAsia="Times New Roman" w:cs="Arial"/>
                <w:color w:val="000000"/>
                <w:szCs w:val="20"/>
              </w:rPr>
            </w:pPr>
            <w:r>
              <w:rPr>
                <w:rFonts w:eastAsia="Times New Roman" w:cs="Arial"/>
                <w:color w:val="000000"/>
                <w:szCs w:val="20"/>
              </w:rPr>
              <w:t>-102.2</w:t>
            </w:r>
          </w:p>
        </w:tc>
      </w:tr>
      <w:tr w:rsidR="00CB6A7D" w:rsidRPr="009F6E4D" w14:paraId="2DB70AF4" w14:textId="4A612D02" w:rsidTr="00312B91">
        <w:trPr>
          <w:trHeight w:val="300"/>
          <w:jc w:val="center"/>
        </w:trPr>
        <w:tc>
          <w:tcPr>
            <w:tcW w:w="1200" w:type="dxa"/>
            <w:tcBorders>
              <w:right w:val="single" w:sz="8" w:space="0" w:color="auto"/>
            </w:tcBorders>
            <w:shd w:val="clear" w:color="auto" w:fill="auto"/>
            <w:vAlign w:val="center"/>
            <w:hideMark/>
          </w:tcPr>
          <w:p w14:paraId="6C97B356" w14:textId="37AEA381" w:rsidR="00CB6A7D" w:rsidRPr="005C1002" w:rsidRDefault="00CB6A7D" w:rsidP="00CC09C5">
            <w:pPr>
              <w:spacing w:line="240" w:lineRule="atLeast"/>
              <w:rPr>
                <w:rFonts w:eastAsia="Times New Roman" w:cs="Arial"/>
                <w:b/>
                <w:bCs/>
                <w:color w:val="000000"/>
                <w:szCs w:val="20"/>
              </w:rPr>
            </w:pPr>
            <w:r w:rsidRPr="005C1002">
              <w:rPr>
                <w:rFonts w:eastAsia="Times New Roman" w:cs="Arial"/>
                <w:b/>
                <w:bCs/>
                <w:color w:val="000000"/>
                <w:szCs w:val="20"/>
              </w:rPr>
              <w:t>Max</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2C7C954" w14:textId="623BA3B6" w:rsidR="00CB6A7D" w:rsidRPr="005C1002" w:rsidRDefault="00CB6A7D" w:rsidP="00CC09C5">
            <w:pPr>
              <w:spacing w:line="240" w:lineRule="atLeast"/>
              <w:rPr>
                <w:rFonts w:eastAsia="Times New Roman" w:cs="Arial"/>
                <w:color w:val="000000"/>
                <w:szCs w:val="20"/>
              </w:rPr>
            </w:pPr>
            <w:r w:rsidRPr="005C1002">
              <w:rPr>
                <w:rFonts w:eastAsia="Times New Roman" w:cs="Arial"/>
                <w:color w:val="000000"/>
                <w:szCs w:val="20"/>
              </w:rPr>
              <w:t>102.4</w:t>
            </w:r>
          </w:p>
        </w:tc>
        <w:tc>
          <w:tcPr>
            <w:tcW w:w="1861" w:type="dxa"/>
            <w:vMerge/>
            <w:tcBorders>
              <w:top w:val="single" w:sz="8" w:space="0" w:color="auto"/>
              <w:left w:val="single" w:sz="8" w:space="0" w:color="auto"/>
              <w:bottom w:val="single" w:sz="8" w:space="0" w:color="auto"/>
              <w:right w:val="single" w:sz="8" w:space="0" w:color="auto"/>
            </w:tcBorders>
            <w:vAlign w:val="center"/>
          </w:tcPr>
          <w:p w14:paraId="15836253" w14:textId="77777777" w:rsidR="00CB6A7D" w:rsidRPr="009F6E4D" w:rsidRDefault="00CB6A7D" w:rsidP="00CC09C5">
            <w:pPr>
              <w:spacing w:line="240" w:lineRule="atLeast"/>
              <w:rPr>
                <w:rFonts w:eastAsia="Times New Roman" w:cs="Arial"/>
                <w:color w:val="000000"/>
                <w:szCs w:val="20"/>
                <w:highlight w:val="yellow"/>
              </w:rPr>
            </w:pPr>
          </w:p>
        </w:tc>
        <w:tc>
          <w:tcPr>
            <w:tcW w:w="1519" w:type="dxa"/>
            <w:tcBorders>
              <w:top w:val="single" w:sz="8" w:space="0" w:color="auto"/>
              <w:left w:val="single" w:sz="8" w:space="0" w:color="auto"/>
              <w:bottom w:val="single" w:sz="8" w:space="0" w:color="auto"/>
              <w:right w:val="single" w:sz="8" w:space="0" w:color="auto"/>
            </w:tcBorders>
            <w:vAlign w:val="center"/>
          </w:tcPr>
          <w:p w14:paraId="6C5FD694" w14:textId="0F310A28" w:rsidR="00CB6A7D" w:rsidRPr="009F6E4D" w:rsidRDefault="00CB6A7D" w:rsidP="00CC09C5">
            <w:pPr>
              <w:spacing w:line="240" w:lineRule="atLeast"/>
              <w:rPr>
                <w:rFonts w:eastAsia="Times New Roman" w:cs="Arial"/>
                <w:color w:val="000000"/>
                <w:szCs w:val="20"/>
                <w:highlight w:val="yellow"/>
              </w:rPr>
            </w:pPr>
            <w:r>
              <w:rPr>
                <w:rFonts w:eastAsia="Times New Roman" w:cs="Arial"/>
                <w:color w:val="000000"/>
                <w:szCs w:val="20"/>
              </w:rPr>
              <w:t>512</w:t>
            </w:r>
          </w:p>
        </w:tc>
        <w:tc>
          <w:tcPr>
            <w:tcW w:w="1519" w:type="dxa"/>
            <w:vMerge/>
            <w:tcBorders>
              <w:left w:val="single" w:sz="8" w:space="0" w:color="auto"/>
              <w:bottom w:val="single" w:sz="8" w:space="0" w:color="auto"/>
              <w:right w:val="single" w:sz="8" w:space="0" w:color="auto"/>
            </w:tcBorders>
            <w:shd w:val="clear" w:color="auto" w:fill="D9D9D9" w:themeFill="background1" w:themeFillShade="D9"/>
          </w:tcPr>
          <w:p w14:paraId="33B7D018" w14:textId="77777777" w:rsidR="00CB6A7D" w:rsidRDefault="00CB6A7D" w:rsidP="00CC09C5">
            <w:pPr>
              <w:spacing w:line="240" w:lineRule="atLeast"/>
              <w:rPr>
                <w:rFonts w:eastAsia="Times New Roman" w:cs="Arial"/>
                <w:color w:val="000000"/>
                <w:szCs w:val="20"/>
              </w:rPr>
            </w:pPr>
          </w:p>
        </w:tc>
        <w:tc>
          <w:tcPr>
            <w:tcW w:w="1519" w:type="dxa"/>
            <w:tcBorders>
              <w:left w:val="single" w:sz="8" w:space="0" w:color="auto"/>
              <w:bottom w:val="single" w:sz="8" w:space="0" w:color="auto"/>
              <w:right w:val="single" w:sz="8" w:space="0" w:color="auto"/>
            </w:tcBorders>
            <w:shd w:val="clear" w:color="auto" w:fill="D9D9D9" w:themeFill="background1" w:themeFillShade="D9"/>
          </w:tcPr>
          <w:p w14:paraId="0D087BBF" w14:textId="62C6F8A5" w:rsidR="00CB6A7D" w:rsidRDefault="00255869" w:rsidP="00CC09C5">
            <w:pPr>
              <w:spacing w:line="240" w:lineRule="atLeast"/>
              <w:rPr>
                <w:rFonts w:eastAsia="Times New Roman" w:cs="Arial"/>
                <w:color w:val="000000"/>
                <w:szCs w:val="20"/>
              </w:rPr>
            </w:pPr>
            <w:r>
              <w:rPr>
                <w:rFonts w:eastAsia="Times New Roman" w:cs="Arial"/>
                <w:color w:val="000000"/>
                <w:szCs w:val="20"/>
              </w:rPr>
              <w:t>102.4</w:t>
            </w:r>
          </w:p>
        </w:tc>
      </w:tr>
    </w:tbl>
    <w:p w14:paraId="0AD99ED4" w14:textId="77777777" w:rsidR="0090355B" w:rsidRPr="000D6E66" w:rsidRDefault="0090355B" w:rsidP="00CC09C5">
      <w:pPr>
        <w:spacing w:line="240" w:lineRule="atLeast"/>
      </w:pPr>
    </w:p>
    <w:p w14:paraId="7B98CA36" w14:textId="77777777" w:rsidR="00D71421" w:rsidRDefault="00D71421" w:rsidP="00CC09C5">
      <w:pPr>
        <w:pStyle w:val="Heading3"/>
        <w:spacing w:line="240" w:lineRule="atLeast"/>
      </w:pPr>
      <w:bookmarkStart w:id="2223" w:name="_Ref95560650"/>
      <w:bookmarkStart w:id="2224" w:name="_Toc105779429"/>
      <w:bookmarkStart w:id="2225" w:name="_Ref90199894"/>
      <w:bookmarkStart w:id="2226" w:name="_Ref95560258"/>
      <w:bookmarkStart w:id="2227" w:name="_Ref89719487"/>
      <w:bookmarkStart w:id="2228" w:name="_Ref89544964"/>
      <w:bookmarkStart w:id="2229" w:name="_Ref89810470"/>
      <w:r w:rsidRPr="00971F32">
        <w:t>IC Engine Status</w:t>
      </w:r>
      <w:bookmarkEnd w:id="2223"/>
      <w:bookmarkEnd w:id="2224"/>
      <w:r w:rsidRPr="00B230F6">
        <w:t xml:space="preserve"> </w:t>
      </w:r>
      <w:bookmarkEnd w:id="2225"/>
    </w:p>
    <w:p w14:paraId="22F06CAC" w14:textId="7B96F560" w:rsidR="00D71421" w:rsidRPr="005169E1" w:rsidRDefault="00D71421" w:rsidP="00CC09C5">
      <w:pPr>
        <w:spacing w:line="240" w:lineRule="atLeast"/>
        <w:rPr>
          <w:szCs w:val="20"/>
        </w:rPr>
      </w:pPr>
    </w:p>
    <w:p w14:paraId="7C85D919" w14:textId="3EB4EDAE" w:rsidR="00D71421" w:rsidRPr="005169E1" w:rsidRDefault="00D71421" w:rsidP="00CC09C5">
      <w:pPr>
        <w:spacing w:line="240" w:lineRule="atLeast"/>
        <w:jc w:val="center"/>
        <w:rPr>
          <w:b/>
          <w:bCs/>
        </w:rPr>
      </w:pPr>
      <w:bookmarkStart w:id="2230" w:name="_Ref90156657"/>
      <w:r w:rsidRPr="005169E1">
        <w:rPr>
          <w:b/>
          <w:bCs/>
        </w:rPr>
        <w:t>Table</w:t>
      </w:r>
      <w:r w:rsidR="00B569F4">
        <w:rPr>
          <w:b/>
          <w:bCs/>
        </w:rPr>
        <w:t>-14</w:t>
      </w:r>
      <w:bookmarkEnd w:id="2230"/>
      <w:r w:rsidRPr="005169E1">
        <w:rPr>
          <w:b/>
          <w:bCs/>
        </w:rPr>
        <w:t xml:space="preserve"> </w:t>
      </w:r>
      <w:proofErr w:type="spellStart"/>
      <w:r w:rsidRPr="005169E1">
        <w:rPr>
          <w:b/>
          <w:bCs/>
          <w:i/>
          <w:iCs/>
        </w:rPr>
        <w:t>Eng_D_Stat</w:t>
      </w:r>
      <w:proofErr w:type="spellEnd"/>
      <w:r w:rsidRPr="005169E1">
        <w:rPr>
          <w:b/>
          <w:bCs/>
          <w:szCs w:val="20"/>
        </w:rPr>
        <w:t xml:space="preserve"> </w:t>
      </w:r>
      <w:r w:rsidRPr="005169E1">
        <w:rPr>
          <w:b/>
          <w:bCs/>
        </w:rPr>
        <w:t xml:space="preserve">/ </w:t>
      </w:r>
      <w:r w:rsidRPr="005169E1">
        <w:rPr>
          <w:b/>
          <w:bCs/>
          <w:u w:val="single"/>
        </w:rPr>
        <w:t>IC Engine Status</w:t>
      </w:r>
      <w:r w:rsidRPr="005169E1">
        <w:rPr>
          <w:rFonts w:cs="Arial"/>
          <w:b/>
          <w:bCs/>
          <w:color w:val="000000"/>
          <w:szCs w:val="20"/>
        </w:rPr>
        <w:t xml:space="preserve"> </w:t>
      </w:r>
      <w:r w:rsidRPr="005169E1">
        <w:rPr>
          <w:b/>
          <w:bCs/>
        </w:rPr>
        <w:t>Relationship</w:t>
      </w:r>
    </w:p>
    <w:p w14:paraId="35E69363" w14:textId="77777777" w:rsidR="00D71421" w:rsidRPr="005169E1" w:rsidRDefault="00D71421"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5169E1" w14:paraId="39758379" w14:textId="77777777" w:rsidTr="00527C4E">
        <w:trPr>
          <w:trHeight w:val="300"/>
          <w:jc w:val="center"/>
        </w:trPr>
        <w:tc>
          <w:tcPr>
            <w:tcW w:w="1200" w:type="dxa"/>
            <w:shd w:val="clear" w:color="auto" w:fill="DBE5F1" w:themeFill="accent1" w:themeFillTint="33"/>
            <w:vAlign w:val="center"/>
          </w:tcPr>
          <w:p w14:paraId="69B107D1" w14:textId="77777777" w:rsidR="00D71421" w:rsidRPr="005169E1" w:rsidRDefault="00D71421" w:rsidP="00CC09C5">
            <w:pPr>
              <w:spacing w:line="240" w:lineRule="atLeast"/>
              <w:rPr>
                <w:rFonts w:eastAsia="Times New Roman" w:cs="Arial"/>
                <w:color w:val="000000"/>
                <w:szCs w:val="20"/>
              </w:rPr>
            </w:pPr>
          </w:p>
        </w:tc>
        <w:tc>
          <w:tcPr>
            <w:tcW w:w="1440" w:type="dxa"/>
            <w:shd w:val="clear" w:color="auto" w:fill="DBE5F1" w:themeFill="accent1" w:themeFillTint="33"/>
            <w:noWrap/>
            <w:vAlign w:val="center"/>
          </w:tcPr>
          <w:p w14:paraId="4785C85F"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 w:val="18"/>
                <w:szCs w:val="18"/>
              </w:rPr>
              <w:t>Value passed to NVH Service</w:t>
            </w:r>
          </w:p>
        </w:tc>
        <w:tc>
          <w:tcPr>
            <w:tcW w:w="1861" w:type="dxa"/>
            <w:shd w:val="clear" w:color="auto" w:fill="DBE5F1" w:themeFill="accent1" w:themeFillTint="33"/>
            <w:vAlign w:val="center"/>
          </w:tcPr>
          <w:p w14:paraId="7264D07B"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NVH Service Multiplier</w:t>
            </w:r>
          </w:p>
        </w:tc>
        <w:tc>
          <w:tcPr>
            <w:tcW w:w="1519" w:type="dxa"/>
            <w:shd w:val="clear" w:color="auto" w:fill="DBE5F1" w:themeFill="accent1" w:themeFillTint="33"/>
            <w:vAlign w:val="center"/>
          </w:tcPr>
          <w:p w14:paraId="209EF513"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VIN Data</w:t>
            </w:r>
          </w:p>
        </w:tc>
        <w:tc>
          <w:tcPr>
            <w:tcW w:w="1519" w:type="dxa"/>
            <w:shd w:val="clear" w:color="auto" w:fill="DBE5F1" w:themeFill="accent1" w:themeFillTint="33"/>
          </w:tcPr>
          <w:p w14:paraId="0D2C8D15"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Tuning Tool Multiplier</w:t>
            </w:r>
          </w:p>
        </w:tc>
        <w:tc>
          <w:tcPr>
            <w:tcW w:w="1519" w:type="dxa"/>
            <w:shd w:val="clear" w:color="auto" w:fill="DBE5F1" w:themeFill="accent1" w:themeFillTint="33"/>
          </w:tcPr>
          <w:p w14:paraId="012D146E"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Tool SED Value</w:t>
            </w:r>
          </w:p>
        </w:tc>
      </w:tr>
      <w:tr w:rsidR="00D71421" w:rsidRPr="005169E1" w14:paraId="7B6ABFD2" w14:textId="77777777" w:rsidTr="00527C4E">
        <w:trPr>
          <w:trHeight w:val="300"/>
          <w:jc w:val="center"/>
        </w:trPr>
        <w:tc>
          <w:tcPr>
            <w:tcW w:w="1200" w:type="dxa"/>
            <w:shd w:val="clear" w:color="auto" w:fill="auto"/>
            <w:vAlign w:val="center"/>
            <w:hideMark/>
          </w:tcPr>
          <w:p w14:paraId="6C4185AF"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Cs w:val="20"/>
              </w:rPr>
              <w:t>Min</w:t>
            </w:r>
          </w:p>
        </w:tc>
        <w:tc>
          <w:tcPr>
            <w:tcW w:w="1440" w:type="dxa"/>
            <w:shd w:val="clear" w:color="auto" w:fill="auto"/>
            <w:noWrap/>
            <w:vAlign w:val="center"/>
            <w:hideMark/>
          </w:tcPr>
          <w:p w14:paraId="28B26FE1"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c>
          <w:tcPr>
            <w:tcW w:w="1861" w:type="dxa"/>
            <w:vMerge w:val="restart"/>
            <w:vAlign w:val="center"/>
          </w:tcPr>
          <w:p w14:paraId="607AD464"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w:t>
            </w:r>
          </w:p>
        </w:tc>
        <w:tc>
          <w:tcPr>
            <w:tcW w:w="1519" w:type="dxa"/>
            <w:vAlign w:val="center"/>
          </w:tcPr>
          <w:p w14:paraId="6332EF5F"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c>
          <w:tcPr>
            <w:tcW w:w="1519" w:type="dxa"/>
            <w:vMerge w:val="restart"/>
            <w:shd w:val="clear" w:color="auto" w:fill="D9D9D9" w:themeFill="background1" w:themeFillShade="D9"/>
            <w:vAlign w:val="center"/>
          </w:tcPr>
          <w:p w14:paraId="3415F0B2"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w:t>
            </w:r>
          </w:p>
        </w:tc>
        <w:tc>
          <w:tcPr>
            <w:tcW w:w="1519" w:type="dxa"/>
            <w:shd w:val="clear" w:color="auto" w:fill="D9D9D9" w:themeFill="background1" w:themeFillShade="D9"/>
          </w:tcPr>
          <w:p w14:paraId="48BFA6B1"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r>
      <w:tr w:rsidR="00D71421" w:rsidRPr="009F6E4D" w14:paraId="7EAD8205" w14:textId="77777777" w:rsidTr="00527C4E">
        <w:trPr>
          <w:trHeight w:val="300"/>
          <w:jc w:val="center"/>
        </w:trPr>
        <w:tc>
          <w:tcPr>
            <w:tcW w:w="1200" w:type="dxa"/>
            <w:shd w:val="clear" w:color="auto" w:fill="auto"/>
            <w:vAlign w:val="center"/>
            <w:hideMark/>
          </w:tcPr>
          <w:p w14:paraId="494DCE3B"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Cs w:val="20"/>
              </w:rPr>
              <w:t>Max</w:t>
            </w:r>
          </w:p>
        </w:tc>
        <w:tc>
          <w:tcPr>
            <w:tcW w:w="1440" w:type="dxa"/>
            <w:shd w:val="clear" w:color="auto" w:fill="auto"/>
            <w:noWrap/>
            <w:vAlign w:val="center"/>
            <w:hideMark/>
          </w:tcPr>
          <w:p w14:paraId="48ED797C"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3</w:t>
            </w:r>
          </w:p>
        </w:tc>
        <w:tc>
          <w:tcPr>
            <w:tcW w:w="1861" w:type="dxa"/>
            <w:vMerge/>
            <w:vAlign w:val="center"/>
          </w:tcPr>
          <w:p w14:paraId="595A71E5" w14:textId="77777777" w:rsidR="00D71421" w:rsidRPr="005169E1" w:rsidRDefault="00D71421" w:rsidP="00CC09C5">
            <w:pPr>
              <w:spacing w:line="240" w:lineRule="atLeast"/>
              <w:rPr>
                <w:rFonts w:eastAsia="Times New Roman" w:cs="Arial"/>
                <w:color w:val="000000"/>
                <w:szCs w:val="20"/>
              </w:rPr>
            </w:pPr>
          </w:p>
        </w:tc>
        <w:tc>
          <w:tcPr>
            <w:tcW w:w="1519" w:type="dxa"/>
            <w:vAlign w:val="center"/>
          </w:tcPr>
          <w:p w14:paraId="7DD054F3"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3</w:t>
            </w:r>
          </w:p>
        </w:tc>
        <w:tc>
          <w:tcPr>
            <w:tcW w:w="1519" w:type="dxa"/>
            <w:vMerge/>
            <w:shd w:val="clear" w:color="auto" w:fill="D9D9D9" w:themeFill="background1" w:themeFillShade="D9"/>
          </w:tcPr>
          <w:p w14:paraId="3C57EAA9" w14:textId="77777777" w:rsidR="00D71421" w:rsidRPr="005169E1" w:rsidRDefault="00D71421" w:rsidP="00CC09C5">
            <w:pPr>
              <w:spacing w:line="240" w:lineRule="atLeast"/>
              <w:rPr>
                <w:rFonts w:eastAsia="Times New Roman" w:cs="Arial"/>
                <w:color w:val="000000"/>
                <w:szCs w:val="20"/>
              </w:rPr>
            </w:pPr>
          </w:p>
        </w:tc>
        <w:tc>
          <w:tcPr>
            <w:tcW w:w="1519" w:type="dxa"/>
            <w:shd w:val="clear" w:color="auto" w:fill="D9D9D9" w:themeFill="background1" w:themeFillShade="D9"/>
          </w:tcPr>
          <w:p w14:paraId="13D21CF4" w14:textId="77777777" w:rsidR="00D71421" w:rsidRDefault="00D71421" w:rsidP="00CC09C5">
            <w:pPr>
              <w:spacing w:line="240" w:lineRule="atLeast"/>
              <w:rPr>
                <w:rFonts w:eastAsia="Times New Roman" w:cs="Arial"/>
                <w:color w:val="000000"/>
                <w:szCs w:val="20"/>
              </w:rPr>
            </w:pPr>
            <w:r w:rsidRPr="005169E1">
              <w:rPr>
                <w:rFonts w:eastAsia="Times New Roman" w:cs="Arial"/>
                <w:color w:val="000000"/>
                <w:szCs w:val="20"/>
              </w:rPr>
              <w:t>3</w:t>
            </w:r>
          </w:p>
        </w:tc>
      </w:tr>
    </w:tbl>
    <w:p w14:paraId="55386445" w14:textId="77777777" w:rsidR="00D71421" w:rsidRDefault="00D71421" w:rsidP="00CC09C5">
      <w:pPr>
        <w:spacing w:line="240" w:lineRule="atLeast"/>
      </w:pPr>
    </w:p>
    <w:p w14:paraId="5C0DE6C9" w14:textId="77777777" w:rsidR="00D71421" w:rsidRDefault="00D71421" w:rsidP="00CC09C5">
      <w:pPr>
        <w:pStyle w:val="Heading3"/>
        <w:spacing w:line="240" w:lineRule="atLeast"/>
      </w:pPr>
      <w:bookmarkStart w:id="2231" w:name="_Ref89544979"/>
      <w:bookmarkStart w:id="2232" w:name="_Toc105779430"/>
      <w:r w:rsidRPr="00971F32">
        <w:t>Ignition status</w:t>
      </w:r>
      <w:bookmarkEnd w:id="2231"/>
      <w:bookmarkEnd w:id="2232"/>
      <w:r>
        <w:t xml:space="preserve"> </w:t>
      </w:r>
    </w:p>
    <w:p w14:paraId="7E43183D" w14:textId="77777777" w:rsidR="00D71421" w:rsidRDefault="00D71421" w:rsidP="00CC09C5">
      <w:pPr>
        <w:spacing w:line="240" w:lineRule="atLeast"/>
        <w:rPr>
          <w:rFonts w:eastAsia="Times New Roman" w:cs="Arial"/>
          <w:szCs w:val="20"/>
          <w:highlight w:val="red"/>
        </w:rPr>
      </w:pPr>
    </w:p>
    <w:p w14:paraId="6F05CA27" w14:textId="61CB87AA" w:rsidR="00D71421" w:rsidRDefault="00D71421" w:rsidP="00CC09C5">
      <w:pPr>
        <w:spacing w:line="240" w:lineRule="atLeast"/>
        <w:jc w:val="center"/>
        <w:rPr>
          <w:b/>
          <w:bCs/>
        </w:rPr>
      </w:pPr>
      <w:bookmarkStart w:id="2233" w:name="_Ref89712748"/>
      <w:r w:rsidRPr="00444AC1">
        <w:rPr>
          <w:b/>
          <w:bCs/>
        </w:rPr>
        <w:t>Table</w:t>
      </w:r>
      <w:r w:rsidR="00B569F4">
        <w:rPr>
          <w:b/>
          <w:bCs/>
        </w:rPr>
        <w:t>-15</w:t>
      </w:r>
      <w:bookmarkEnd w:id="2233"/>
      <w:r w:rsidRPr="00444AC1">
        <w:rPr>
          <w:b/>
          <w:bCs/>
        </w:rPr>
        <w:t xml:space="preserve"> </w:t>
      </w:r>
      <w:proofErr w:type="spellStart"/>
      <w:r w:rsidRPr="00EE3828">
        <w:rPr>
          <w:b/>
          <w:bCs/>
          <w:i/>
          <w:iCs/>
        </w:rPr>
        <w:t>Ignition_Status</w:t>
      </w:r>
      <w:proofErr w:type="spellEnd"/>
      <w:r w:rsidRPr="00EE3828">
        <w:rPr>
          <w:b/>
          <w:bCs/>
        </w:rPr>
        <w:t xml:space="preserve"> / </w:t>
      </w:r>
      <w:r w:rsidRPr="00EE3828">
        <w:rPr>
          <w:rFonts w:cs="Arial"/>
          <w:b/>
          <w:bCs/>
          <w:color w:val="000000"/>
          <w:szCs w:val="20"/>
          <w:u w:val="single"/>
        </w:rPr>
        <w:t>Ignition status</w:t>
      </w:r>
      <w:r w:rsidRPr="00EE3828">
        <w:rPr>
          <w:b/>
          <w:bCs/>
        </w:rPr>
        <w:t xml:space="preserve"> Relationship</w:t>
      </w:r>
    </w:p>
    <w:p w14:paraId="4C292CE2" w14:textId="77777777" w:rsidR="00D71421" w:rsidRDefault="00D71421"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9F6E4D" w14:paraId="7030C265" w14:textId="77777777" w:rsidTr="00527C4E">
        <w:trPr>
          <w:trHeight w:val="300"/>
          <w:jc w:val="center"/>
        </w:trPr>
        <w:tc>
          <w:tcPr>
            <w:tcW w:w="1200"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62ABB789" w14:textId="77777777" w:rsidR="00D71421" w:rsidRPr="00B230F6" w:rsidRDefault="00D71421" w:rsidP="00CC09C5">
            <w:pPr>
              <w:spacing w:line="240" w:lineRule="atLeast"/>
              <w:rPr>
                <w:rFonts w:eastAsia="Times New Roman" w:cs="Arial"/>
                <w:color w:val="000000"/>
                <w:szCs w:val="20"/>
              </w:rPr>
            </w:pPr>
          </w:p>
        </w:tc>
        <w:tc>
          <w:tcPr>
            <w:tcW w:w="1440" w:type="dxa"/>
            <w:tcBorders>
              <w:top w:val="single" w:sz="8" w:space="0" w:color="auto"/>
              <w:left w:val="single" w:sz="8" w:space="0" w:color="auto"/>
              <w:bottom w:val="single" w:sz="8" w:space="0" w:color="auto"/>
              <w:right w:val="single" w:sz="8" w:space="0" w:color="auto"/>
            </w:tcBorders>
            <w:shd w:val="clear" w:color="auto" w:fill="DBE5F1" w:themeFill="accent1" w:themeFillTint="33"/>
            <w:noWrap/>
            <w:vAlign w:val="center"/>
          </w:tcPr>
          <w:p w14:paraId="70ACF003" w14:textId="77777777" w:rsidR="00D71421" w:rsidRPr="00A72994" w:rsidRDefault="00D71421" w:rsidP="00CC09C5">
            <w:pPr>
              <w:spacing w:line="240" w:lineRule="atLeast"/>
              <w:rPr>
                <w:rFonts w:eastAsia="Times New Roman" w:cs="Arial"/>
                <w:b/>
                <w:bCs/>
                <w:color w:val="000000"/>
                <w:sz w:val="18"/>
                <w:szCs w:val="18"/>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35809CD9" w14:textId="77777777" w:rsidR="00D71421" w:rsidRPr="00A72994" w:rsidRDefault="00D71421" w:rsidP="00CC09C5">
            <w:pPr>
              <w:spacing w:line="240" w:lineRule="atLeast"/>
              <w:rPr>
                <w:rFonts w:eastAsia="Times New Roman" w:cs="Arial"/>
                <w:b/>
                <w:bCs/>
                <w:sz w:val="18"/>
                <w:szCs w:val="18"/>
              </w:rPr>
            </w:pPr>
            <w:r w:rsidRPr="00A72994">
              <w:rPr>
                <w:rFonts w:eastAsia="Times New Roman" w:cs="Arial"/>
                <w:b/>
                <w:bCs/>
                <w:sz w:val="18"/>
                <w:szCs w:val="18"/>
              </w:rPr>
              <w:t>NVH Service Multiplier</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vAlign w:val="center"/>
          </w:tcPr>
          <w:p w14:paraId="220E111E" w14:textId="77777777" w:rsidR="00D71421" w:rsidRPr="00A72994" w:rsidRDefault="00D71421" w:rsidP="00CC09C5">
            <w:pPr>
              <w:spacing w:line="240" w:lineRule="atLeast"/>
              <w:rPr>
                <w:rFonts w:eastAsia="Times New Roman" w:cs="Arial"/>
                <w:b/>
                <w:bCs/>
                <w:sz w:val="18"/>
                <w:szCs w:val="18"/>
              </w:rPr>
            </w:pPr>
            <w:r w:rsidRPr="00A72994">
              <w:rPr>
                <w:rFonts w:eastAsia="Times New Roman" w:cs="Arial"/>
                <w:b/>
                <w:bCs/>
                <w:sz w:val="18"/>
                <w:szCs w:val="18"/>
              </w:rPr>
              <w:t>VIN Data</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14:paraId="10B36F0A" w14:textId="77777777" w:rsidR="00D71421" w:rsidRPr="00A72994" w:rsidRDefault="00D71421" w:rsidP="00CC09C5">
            <w:pPr>
              <w:spacing w:line="240" w:lineRule="atLeast"/>
              <w:rPr>
                <w:rFonts w:eastAsia="Times New Roman" w:cs="Arial"/>
                <w:b/>
                <w:bCs/>
                <w:sz w:val="18"/>
                <w:szCs w:val="18"/>
              </w:rPr>
            </w:pPr>
            <w:r w:rsidRPr="00A72994">
              <w:rPr>
                <w:rFonts w:eastAsia="Times New Roman" w:cs="Arial"/>
                <w:b/>
                <w:bCs/>
                <w:sz w:val="18"/>
                <w:szCs w:val="18"/>
              </w:rPr>
              <w:t>Tuning Tool Multiplier</w:t>
            </w:r>
          </w:p>
        </w:tc>
        <w:tc>
          <w:tcPr>
            <w:tcW w:w="1519" w:type="dxa"/>
            <w:tcBorders>
              <w:top w:val="single" w:sz="8" w:space="0" w:color="auto"/>
              <w:left w:val="single" w:sz="8" w:space="0" w:color="auto"/>
              <w:bottom w:val="single" w:sz="8" w:space="0" w:color="auto"/>
              <w:right w:val="single" w:sz="8" w:space="0" w:color="auto"/>
            </w:tcBorders>
            <w:shd w:val="clear" w:color="auto" w:fill="DBE5F1" w:themeFill="accent1" w:themeFillTint="33"/>
          </w:tcPr>
          <w:p w14:paraId="4EB77C84" w14:textId="77777777" w:rsidR="00D71421" w:rsidRPr="00A72994" w:rsidRDefault="00D71421" w:rsidP="00CC09C5">
            <w:pPr>
              <w:spacing w:line="240" w:lineRule="atLeast"/>
              <w:rPr>
                <w:rFonts w:eastAsia="Times New Roman" w:cs="Arial"/>
                <w:b/>
                <w:bCs/>
                <w:sz w:val="18"/>
                <w:szCs w:val="18"/>
              </w:rPr>
            </w:pPr>
            <w:r w:rsidRPr="00A72994">
              <w:rPr>
                <w:rFonts w:eastAsia="Times New Roman" w:cs="Arial"/>
                <w:b/>
                <w:bCs/>
                <w:sz w:val="18"/>
                <w:szCs w:val="18"/>
              </w:rPr>
              <w:t>Tool SED Value</w:t>
            </w:r>
          </w:p>
        </w:tc>
      </w:tr>
      <w:tr w:rsidR="00D71421" w:rsidRPr="009F6E4D" w14:paraId="664D2FD2" w14:textId="77777777" w:rsidTr="00527C4E">
        <w:trPr>
          <w:trHeight w:val="300"/>
          <w:jc w:val="center"/>
        </w:trPr>
        <w:tc>
          <w:tcPr>
            <w:tcW w:w="12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9E92DB" w14:textId="77777777" w:rsidR="00D71421" w:rsidRPr="00B230F6" w:rsidRDefault="00D71421" w:rsidP="00CC09C5">
            <w:pPr>
              <w:spacing w:line="240" w:lineRule="atLeast"/>
              <w:rPr>
                <w:rFonts w:eastAsia="Times New Roman" w:cs="Arial"/>
                <w:b/>
                <w:bCs/>
                <w:color w:val="000000"/>
                <w:szCs w:val="20"/>
              </w:rPr>
            </w:pPr>
            <w:r w:rsidRPr="00B230F6">
              <w:rPr>
                <w:rFonts w:eastAsia="Times New Roman" w:cs="Arial"/>
                <w:b/>
                <w:bCs/>
                <w:color w:val="000000"/>
                <w:szCs w:val="20"/>
              </w:rPr>
              <w:t>Min</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74A044" w14:textId="77777777" w:rsidR="00D71421" w:rsidRPr="005C1002" w:rsidRDefault="00D71421" w:rsidP="00CC09C5">
            <w:pPr>
              <w:spacing w:line="240" w:lineRule="atLeast"/>
              <w:rPr>
                <w:rFonts w:eastAsia="Times New Roman" w:cs="Arial"/>
                <w:color w:val="000000"/>
                <w:szCs w:val="20"/>
              </w:rPr>
            </w:pPr>
            <w:r w:rsidRPr="00AF6DEB">
              <w:rPr>
                <w:rFonts w:eastAsia="Times New Roman" w:cs="Arial"/>
                <w:color w:val="000000"/>
                <w:szCs w:val="20"/>
              </w:rPr>
              <w:t>0</w:t>
            </w:r>
          </w:p>
        </w:tc>
        <w:tc>
          <w:tcPr>
            <w:tcW w:w="1861" w:type="dxa"/>
            <w:vMerge w:val="restart"/>
            <w:tcBorders>
              <w:top w:val="single" w:sz="8" w:space="0" w:color="auto"/>
              <w:left w:val="single" w:sz="8" w:space="0" w:color="auto"/>
              <w:bottom w:val="single" w:sz="8" w:space="0" w:color="auto"/>
              <w:right w:val="single" w:sz="8" w:space="0" w:color="auto"/>
            </w:tcBorders>
            <w:vAlign w:val="center"/>
          </w:tcPr>
          <w:p w14:paraId="5C354032" w14:textId="77777777" w:rsidR="00D71421" w:rsidRPr="005C1002" w:rsidRDefault="00D71421" w:rsidP="00CC09C5">
            <w:pPr>
              <w:spacing w:line="240" w:lineRule="atLeast"/>
              <w:rPr>
                <w:rFonts w:eastAsia="Times New Roman" w:cs="Arial"/>
                <w:color w:val="000000"/>
                <w:szCs w:val="20"/>
              </w:rPr>
            </w:pPr>
            <w:r w:rsidRPr="00AF6DEB">
              <w:rPr>
                <w:rFonts w:eastAsia="Times New Roman" w:cs="Arial"/>
                <w:color w:val="000000"/>
                <w:szCs w:val="20"/>
              </w:rPr>
              <w:t>1</w:t>
            </w:r>
          </w:p>
        </w:tc>
        <w:tc>
          <w:tcPr>
            <w:tcW w:w="1519" w:type="dxa"/>
            <w:tcBorders>
              <w:top w:val="single" w:sz="8" w:space="0" w:color="auto"/>
              <w:left w:val="single" w:sz="8" w:space="0" w:color="auto"/>
              <w:bottom w:val="single" w:sz="8" w:space="0" w:color="auto"/>
              <w:right w:val="single" w:sz="8" w:space="0" w:color="auto"/>
            </w:tcBorders>
            <w:vAlign w:val="center"/>
          </w:tcPr>
          <w:p w14:paraId="01ECA2CC" w14:textId="77777777" w:rsidR="00D71421" w:rsidRPr="005C1002" w:rsidRDefault="00D71421" w:rsidP="00CC09C5">
            <w:pPr>
              <w:spacing w:line="240" w:lineRule="atLeast"/>
              <w:rPr>
                <w:rFonts w:eastAsia="Times New Roman" w:cs="Arial"/>
                <w:color w:val="000000"/>
                <w:szCs w:val="20"/>
              </w:rPr>
            </w:pPr>
            <w:r w:rsidRPr="00AF6DEB">
              <w:rPr>
                <w:rFonts w:eastAsia="Times New Roman" w:cs="Arial"/>
                <w:color w:val="000000"/>
                <w:szCs w:val="20"/>
              </w:rPr>
              <w:t>0</w:t>
            </w:r>
          </w:p>
        </w:tc>
        <w:tc>
          <w:tcPr>
            <w:tcW w:w="1519"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E2E1D69" w14:textId="77777777" w:rsidR="00D71421" w:rsidRPr="005C1002" w:rsidRDefault="00D71421" w:rsidP="00CC09C5">
            <w:pPr>
              <w:spacing w:line="240" w:lineRule="atLeast"/>
              <w:rPr>
                <w:rFonts w:eastAsia="Times New Roman" w:cs="Arial"/>
                <w:color w:val="000000"/>
                <w:szCs w:val="20"/>
              </w:rPr>
            </w:pPr>
            <w:r w:rsidRPr="005C1002">
              <w:rPr>
                <w:rFonts w:eastAsia="Times New Roman" w:cs="Arial"/>
                <w:color w:val="000000"/>
                <w:szCs w:val="20"/>
              </w:rPr>
              <w:t>1</w:t>
            </w:r>
          </w:p>
        </w:tc>
        <w:tc>
          <w:tcPr>
            <w:tcW w:w="1519"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A2B32EA" w14:textId="77777777" w:rsidR="00D71421" w:rsidRPr="005C1002" w:rsidRDefault="00D71421" w:rsidP="00CC09C5">
            <w:pPr>
              <w:spacing w:line="240" w:lineRule="atLeast"/>
              <w:rPr>
                <w:rFonts w:eastAsia="Times New Roman" w:cs="Arial"/>
                <w:color w:val="000000"/>
                <w:szCs w:val="20"/>
              </w:rPr>
            </w:pPr>
            <w:r>
              <w:rPr>
                <w:rFonts w:eastAsia="Times New Roman" w:cs="Arial"/>
                <w:color w:val="000000"/>
                <w:szCs w:val="20"/>
              </w:rPr>
              <w:t>0</w:t>
            </w:r>
          </w:p>
        </w:tc>
      </w:tr>
      <w:tr w:rsidR="00D71421" w:rsidRPr="009F6E4D" w14:paraId="2FE480C6" w14:textId="77777777" w:rsidTr="00527C4E">
        <w:trPr>
          <w:trHeight w:val="300"/>
          <w:jc w:val="center"/>
        </w:trPr>
        <w:tc>
          <w:tcPr>
            <w:tcW w:w="1200" w:type="dxa"/>
            <w:tcBorders>
              <w:top w:val="single" w:sz="8" w:space="0" w:color="auto"/>
              <w:right w:val="single" w:sz="8" w:space="0" w:color="auto"/>
            </w:tcBorders>
            <w:shd w:val="clear" w:color="auto" w:fill="auto"/>
            <w:vAlign w:val="center"/>
            <w:hideMark/>
          </w:tcPr>
          <w:p w14:paraId="3A306C06" w14:textId="77777777" w:rsidR="00D71421" w:rsidRPr="00B230F6" w:rsidRDefault="00D71421" w:rsidP="00CC09C5">
            <w:pPr>
              <w:spacing w:line="240" w:lineRule="atLeast"/>
              <w:rPr>
                <w:rFonts w:eastAsia="Times New Roman" w:cs="Arial"/>
                <w:b/>
                <w:bCs/>
                <w:color w:val="000000"/>
                <w:szCs w:val="20"/>
              </w:rPr>
            </w:pPr>
            <w:r w:rsidRPr="00B230F6">
              <w:rPr>
                <w:rFonts w:eastAsia="Times New Roman" w:cs="Arial"/>
                <w:b/>
                <w:bCs/>
                <w:color w:val="000000"/>
                <w:szCs w:val="20"/>
              </w:rPr>
              <w:t>Max</w:t>
            </w:r>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ACE8C2" w14:textId="77777777" w:rsidR="00D71421" w:rsidRPr="009F6E4D" w:rsidRDefault="00D71421" w:rsidP="00CC09C5">
            <w:pPr>
              <w:spacing w:line="240" w:lineRule="atLeast"/>
              <w:rPr>
                <w:rFonts w:eastAsia="Times New Roman" w:cs="Arial"/>
                <w:color w:val="000000"/>
                <w:szCs w:val="20"/>
                <w:highlight w:val="yellow"/>
              </w:rPr>
            </w:pPr>
            <w:r>
              <w:rPr>
                <w:rFonts w:eastAsia="Times New Roman" w:cs="Arial"/>
                <w:color w:val="000000"/>
                <w:szCs w:val="20"/>
              </w:rPr>
              <w:t>15</w:t>
            </w:r>
          </w:p>
        </w:tc>
        <w:tc>
          <w:tcPr>
            <w:tcW w:w="1861" w:type="dxa"/>
            <w:vMerge/>
            <w:tcBorders>
              <w:top w:val="single" w:sz="8" w:space="0" w:color="auto"/>
              <w:left w:val="single" w:sz="8" w:space="0" w:color="auto"/>
              <w:bottom w:val="single" w:sz="8" w:space="0" w:color="auto"/>
              <w:right w:val="single" w:sz="8" w:space="0" w:color="auto"/>
            </w:tcBorders>
            <w:vAlign w:val="center"/>
          </w:tcPr>
          <w:p w14:paraId="7A6A5EB9" w14:textId="77777777" w:rsidR="00D71421" w:rsidRPr="009F6E4D" w:rsidRDefault="00D71421" w:rsidP="00CC09C5">
            <w:pPr>
              <w:spacing w:line="240" w:lineRule="atLeast"/>
              <w:rPr>
                <w:rFonts w:eastAsia="Times New Roman" w:cs="Arial"/>
                <w:color w:val="000000"/>
                <w:szCs w:val="20"/>
                <w:highlight w:val="yellow"/>
              </w:rPr>
            </w:pPr>
          </w:p>
        </w:tc>
        <w:tc>
          <w:tcPr>
            <w:tcW w:w="1519" w:type="dxa"/>
            <w:tcBorders>
              <w:top w:val="single" w:sz="8" w:space="0" w:color="auto"/>
              <w:left w:val="single" w:sz="8" w:space="0" w:color="auto"/>
              <w:bottom w:val="single" w:sz="8" w:space="0" w:color="auto"/>
              <w:right w:val="single" w:sz="8" w:space="0" w:color="auto"/>
            </w:tcBorders>
            <w:vAlign w:val="center"/>
          </w:tcPr>
          <w:p w14:paraId="5DC0CFF9" w14:textId="77777777" w:rsidR="00D71421" w:rsidRPr="009F6E4D" w:rsidRDefault="00D71421" w:rsidP="00CC09C5">
            <w:pPr>
              <w:spacing w:line="240" w:lineRule="atLeast"/>
              <w:rPr>
                <w:rFonts w:eastAsia="Times New Roman" w:cs="Arial"/>
                <w:color w:val="000000"/>
                <w:szCs w:val="20"/>
                <w:highlight w:val="yellow"/>
              </w:rPr>
            </w:pPr>
            <w:r>
              <w:rPr>
                <w:rFonts w:eastAsia="Times New Roman" w:cs="Arial"/>
                <w:color w:val="000000"/>
                <w:szCs w:val="20"/>
              </w:rPr>
              <w:t>15</w:t>
            </w:r>
          </w:p>
        </w:tc>
        <w:tc>
          <w:tcPr>
            <w:tcW w:w="1519" w:type="dxa"/>
            <w:vMerge/>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8F76B88" w14:textId="77777777" w:rsidR="00D71421" w:rsidRDefault="00D71421" w:rsidP="00CC09C5">
            <w:pPr>
              <w:spacing w:line="240" w:lineRule="atLeast"/>
              <w:rPr>
                <w:rFonts w:eastAsia="Times New Roman" w:cs="Arial"/>
                <w:color w:val="000000"/>
                <w:szCs w:val="20"/>
              </w:rPr>
            </w:pPr>
          </w:p>
        </w:tc>
        <w:tc>
          <w:tcPr>
            <w:tcW w:w="1519"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6E525B5" w14:textId="77777777" w:rsidR="00D71421" w:rsidRDefault="00D71421" w:rsidP="00CC09C5">
            <w:pPr>
              <w:spacing w:line="240" w:lineRule="atLeast"/>
              <w:rPr>
                <w:rFonts w:eastAsia="Times New Roman" w:cs="Arial"/>
                <w:color w:val="000000"/>
                <w:szCs w:val="20"/>
              </w:rPr>
            </w:pPr>
            <w:r>
              <w:rPr>
                <w:rFonts w:eastAsia="Times New Roman" w:cs="Arial"/>
                <w:color w:val="000000"/>
                <w:szCs w:val="20"/>
              </w:rPr>
              <w:t>15</w:t>
            </w:r>
          </w:p>
        </w:tc>
      </w:tr>
    </w:tbl>
    <w:p w14:paraId="29AE61E3" w14:textId="77777777" w:rsidR="00D71421" w:rsidRDefault="00D71421" w:rsidP="00CC09C5">
      <w:pPr>
        <w:spacing w:line="240" w:lineRule="atLeast"/>
      </w:pPr>
    </w:p>
    <w:p w14:paraId="507CC39D" w14:textId="77777777" w:rsidR="00D71421" w:rsidRDefault="00D71421" w:rsidP="00CC09C5">
      <w:pPr>
        <w:pStyle w:val="Heading3"/>
        <w:spacing w:line="240" w:lineRule="atLeast"/>
      </w:pPr>
      <w:bookmarkStart w:id="2234" w:name="_Ref93413897"/>
      <w:bookmarkStart w:id="2235" w:name="_Ref96456814"/>
      <w:bookmarkStart w:id="2236" w:name="_Toc105779431"/>
      <w:r>
        <w:t>Sound State</w:t>
      </w:r>
      <w:bookmarkEnd w:id="2234"/>
      <w:bookmarkEnd w:id="2235"/>
      <w:bookmarkEnd w:id="2236"/>
    </w:p>
    <w:p w14:paraId="5D6943F0" w14:textId="661304AA" w:rsidR="00D71421" w:rsidRPr="00F74C2A" w:rsidRDefault="005A756A" w:rsidP="00CC09C5">
      <w:pPr>
        <w:spacing w:line="240" w:lineRule="atLeast"/>
        <w:rPr>
          <w:rFonts w:eastAsia="Times New Roman" w:cs="Arial"/>
          <w:szCs w:val="20"/>
        </w:rPr>
      </w:pPr>
      <w:r>
        <w:rPr>
          <w:rFonts w:eastAsia="Times New Roman" w:cs="Arial"/>
          <w:szCs w:val="20"/>
        </w:rPr>
        <w:t>T</w:t>
      </w:r>
      <w:r w:rsidR="00D71421" w:rsidRPr="00D36E64">
        <w:rPr>
          <w:rFonts w:eastAsia="Times New Roman" w:cs="Arial"/>
          <w:szCs w:val="20"/>
        </w:rPr>
        <w:t xml:space="preserve">he NVH service shall </w:t>
      </w:r>
      <w:r w:rsidR="00D71421" w:rsidRPr="00D36E64">
        <w:rPr>
          <w:szCs w:val="20"/>
        </w:rPr>
        <w:t xml:space="preserve">evaluate the statuses of the following CAN signals and write the </w:t>
      </w:r>
      <w:r>
        <w:rPr>
          <w:szCs w:val="20"/>
        </w:rPr>
        <w:t xml:space="preserve">combined </w:t>
      </w:r>
      <w:r w:rsidR="00D71421" w:rsidRPr="00D36E64">
        <w:rPr>
          <w:szCs w:val="20"/>
        </w:rPr>
        <w:t xml:space="preserve">data to the </w:t>
      </w:r>
      <w:r>
        <w:rPr>
          <w:szCs w:val="20"/>
        </w:rPr>
        <w:t xml:space="preserve">Sound state </w:t>
      </w:r>
      <w:r w:rsidR="00D71421" w:rsidRPr="00D36E64">
        <w:rPr>
          <w:rFonts w:cs="Arial"/>
          <w:color w:val="000000"/>
          <w:szCs w:val="20"/>
        </w:rPr>
        <w:t>VIN</w:t>
      </w:r>
      <w:r w:rsidR="00D60179">
        <w:rPr>
          <w:rFonts w:cs="Arial"/>
          <w:color w:val="000000"/>
          <w:szCs w:val="20"/>
        </w:rPr>
        <w:t xml:space="preserve">. </w:t>
      </w:r>
      <w:r w:rsidR="004D7B0B">
        <w:rPr>
          <w:szCs w:val="20"/>
        </w:rPr>
        <w:t xml:space="preserve">The relationship between the input and output signals are detailed in the logical variables tab in the NVH features Master CAN signal and VIN id list, which is summarized below. </w:t>
      </w:r>
    </w:p>
    <w:p w14:paraId="2A60379D" w14:textId="77777777" w:rsidR="00D71421" w:rsidRDefault="00D71421" w:rsidP="00CC09C5">
      <w:pPr>
        <w:spacing w:line="240" w:lineRule="atLeast"/>
        <w:rPr>
          <w:szCs w:val="20"/>
        </w:rPr>
      </w:pPr>
    </w:p>
    <w:p w14:paraId="48424B51" w14:textId="72251ABA" w:rsidR="00D71421" w:rsidRPr="00C94BC7" w:rsidRDefault="00D71421" w:rsidP="00CC09C5">
      <w:pPr>
        <w:spacing w:line="240" w:lineRule="atLeast"/>
        <w:rPr>
          <w:szCs w:val="20"/>
        </w:rPr>
      </w:pPr>
      <w:proofErr w:type="spellStart"/>
      <w:r w:rsidRPr="00D36E64">
        <w:rPr>
          <w:i/>
          <w:iCs/>
          <w:szCs w:val="20"/>
        </w:rPr>
        <w:t>Ignition_Status</w:t>
      </w:r>
      <w:proofErr w:type="spellEnd"/>
      <w:r w:rsidRPr="00C94BC7">
        <w:rPr>
          <w:szCs w:val="20"/>
        </w:rPr>
        <w:t xml:space="preserve"> </w:t>
      </w:r>
    </w:p>
    <w:p w14:paraId="32502EA1" w14:textId="23558729" w:rsidR="00D71421" w:rsidRPr="00C94BC7" w:rsidRDefault="00D71421" w:rsidP="00CC09C5">
      <w:pPr>
        <w:spacing w:line="240" w:lineRule="atLeast"/>
        <w:rPr>
          <w:szCs w:val="20"/>
        </w:rPr>
      </w:pPr>
      <w:proofErr w:type="spellStart"/>
      <w:r w:rsidRPr="00D36E64">
        <w:rPr>
          <w:i/>
          <w:iCs/>
          <w:szCs w:val="20"/>
        </w:rPr>
        <w:t>PwPckTq_D_Stat</w:t>
      </w:r>
      <w:proofErr w:type="spellEnd"/>
      <w:r w:rsidRPr="00C94BC7">
        <w:rPr>
          <w:szCs w:val="20"/>
        </w:rPr>
        <w:t xml:space="preserve"> </w:t>
      </w:r>
    </w:p>
    <w:p w14:paraId="6389493D" w14:textId="79BEB5B2" w:rsidR="00D71421" w:rsidRDefault="00D71421" w:rsidP="00CC09C5">
      <w:pPr>
        <w:spacing w:line="240" w:lineRule="atLeast"/>
        <w:sectPr w:rsidR="00D71421" w:rsidSect="00CC09C5">
          <w:headerReference w:type="default" r:id="rId23"/>
          <w:pgSz w:w="12240" w:h="15840" w:code="1"/>
          <w:pgMar w:top="720" w:right="720" w:bottom="720" w:left="720"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proofErr w:type="spellStart"/>
      <w:r w:rsidRPr="00D36E64">
        <w:rPr>
          <w:i/>
          <w:iCs/>
          <w:szCs w:val="20"/>
        </w:rPr>
        <w:t>TrnRng_D_R</w:t>
      </w:r>
      <w:proofErr w:type="spellEnd"/>
    </w:p>
    <w:p w14:paraId="4EAA16BB" w14:textId="654A1EC8" w:rsidR="004D7B0B" w:rsidRDefault="004D7B0B" w:rsidP="00CC09C5">
      <w:pPr>
        <w:spacing w:line="240" w:lineRule="atLeast"/>
      </w:pPr>
      <w:r>
        <w:t xml:space="preserve">The NVH Service will only convey the updated Sound state VIN value when all the corresponding </w:t>
      </w:r>
      <w:proofErr w:type="spellStart"/>
      <w:r>
        <w:t>SignalStatus</w:t>
      </w:r>
      <w:proofErr w:type="spellEnd"/>
      <w:r>
        <w:t xml:space="preserve"> element</w:t>
      </w:r>
      <w:r w:rsidR="002A4BA1">
        <w:t>s</w:t>
      </w:r>
      <w:r>
        <w:t xml:space="preserve"> </w:t>
      </w:r>
      <w:r w:rsidR="002A4BA1">
        <w:t>are</w:t>
      </w:r>
      <w:r>
        <w:t xml:space="preserve"> equal to “OK”. </w:t>
      </w:r>
    </w:p>
    <w:p w14:paraId="24CBA7CA" w14:textId="6E36D36E" w:rsidR="00D71421" w:rsidRPr="00AF78B5" w:rsidRDefault="00D71421" w:rsidP="00CC09C5">
      <w:pPr>
        <w:pStyle w:val="NoSpacing"/>
        <w:spacing w:line="240" w:lineRule="atLeast"/>
        <w:rPr>
          <w:rFonts w:eastAsia="Times New Roman" w:cs="Arial"/>
          <w:szCs w:val="20"/>
          <w:highlight w:val="yellow"/>
        </w:rPr>
      </w:pPr>
    </w:p>
    <w:p w14:paraId="26DBE3FB" w14:textId="77777777" w:rsidR="004D7B0B" w:rsidRDefault="004D7B0B" w:rsidP="00CC09C5">
      <w:pPr>
        <w:spacing w:line="240" w:lineRule="atLeast"/>
        <w:jc w:val="center"/>
        <w:rPr>
          <w:b/>
          <w:bCs/>
        </w:rPr>
      </w:pPr>
      <w:bookmarkStart w:id="2237" w:name="_Ref93689281"/>
    </w:p>
    <w:p w14:paraId="33F0C92D" w14:textId="427128F2" w:rsidR="00D71421" w:rsidRPr="003540D8" w:rsidRDefault="00D71421" w:rsidP="00CC09C5">
      <w:pPr>
        <w:spacing w:line="240" w:lineRule="atLeast"/>
        <w:jc w:val="center"/>
      </w:pPr>
      <w:r w:rsidRPr="003540D8">
        <w:rPr>
          <w:b/>
          <w:bCs/>
        </w:rPr>
        <w:t>Table</w:t>
      </w:r>
      <w:r w:rsidR="00B569F4">
        <w:rPr>
          <w:b/>
          <w:bCs/>
        </w:rPr>
        <w:t>-16</w:t>
      </w:r>
      <w:bookmarkEnd w:id="2237"/>
      <w:r w:rsidRPr="003540D8">
        <w:rPr>
          <w:b/>
          <w:bCs/>
        </w:rPr>
        <w:t xml:space="preserve"> </w:t>
      </w:r>
      <w:r w:rsidRPr="003540D8">
        <w:rPr>
          <w:rFonts w:eastAsia="Times New Roman" w:cs="Arial"/>
          <w:b/>
          <w:bCs/>
          <w:i/>
          <w:iCs/>
          <w:color w:val="000000"/>
          <w:szCs w:val="20"/>
        </w:rPr>
        <w:t xml:space="preserve">CAN Signals/ </w:t>
      </w:r>
      <w:r w:rsidRPr="003540D8">
        <w:rPr>
          <w:rFonts w:cs="Arial"/>
          <w:b/>
          <w:bCs/>
          <w:color w:val="000000"/>
          <w:szCs w:val="20"/>
          <w:u w:val="single"/>
        </w:rPr>
        <w:t>Sound State</w:t>
      </w:r>
      <w:r w:rsidRPr="003540D8">
        <w:rPr>
          <w:b/>
          <w:bCs/>
        </w:rPr>
        <w:t xml:space="preserve"> Relationship</w:t>
      </w:r>
    </w:p>
    <w:p w14:paraId="37628031" w14:textId="77777777" w:rsidR="00D71421" w:rsidRDefault="00D71421" w:rsidP="00CC09C5">
      <w:pPr>
        <w:pStyle w:val="NoSpacing"/>
        <w:spacing w:line="240" w:lineRule="atLeast"/>
        <w:rPr>
          <w:rFonts w:eastAsia="Times New Roman"/>
          <w:color w:val="000000"/>
        </w:rPr>
      </w:pPr>
    </w:p>
    <w:tbl>
      <w:tblPr>
        <w:tblW w:w="1223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74"/>
        <w:gridCol w:w="1661"/>
        <w:gridCol w:w="639"/>
        <w:gridCol w:w="2384"/>
        <w:gridCol w:w="639"/>
        <w:gridCol w:w="1561"/>
        <w:gridCol w:w="650"/>
        <w:gridCol w:w="1105"/>
        <w:gridCol w:w="750"/>
        <w:gridCol w:w="1667"/>
      </w:tblGrid>
      <w:tr w:rsidR="00D71421" w:rsidRPr="008516BB" w14:paraId="0DBCE629" w14:textId="77777777" w:rsidTr="00527C4E">
        <w:trPr>
          <w:trHeight w:val="300"/>
          <w:jc w:val="center"/>
        </w:trPr>
        <w:tc>
          <w:tcPr>
            <w:tcW w:w="8112" w:type="dxa"/>
            <w:gridSpan w:val="6"/>
            <w:shd w:val="clear" w:color="auto" w:fill="DBE5F1"/>
            <w:vAlign w:val="center"/>
          </w:tcPr>
          <w:p w14:paraId="58DC9E28" w14:textId="77777777" w:rsidR="00D71421" w:rsidRPr="0075487F" w:rsidRDefault="00D71421" w:rsidP="00CC09C5">
            <w:pPr>
              <w:spacing w:line="240" w:lineRule="atLeast"/>
              <w:jc w:val="center"/>
              <w:rPr>
                <w:rFonts w:eastAsia="Times New Roman" w:cs="Arial"/>
                <w:b/>
                <w:bCs/>
                <w:color w:val="000000"/>
                <w:szCs w:val="20"/>
              </w:rPr>
            </w:pPr>
            <w:r w:rsidRPr="0075487F">
              <w:rPr>
                <w:rFonts w:eastAsia="Times New Roman" w:cs="Arial"/>
                <w:b/>
                <w:bCs/>
                <w:color w:val="000000"/>
                <w:szCs w:val="20"/>
              </w:rPr>
              <w:t>Values Passed to NVH Service and Evaluation Logic</w:t>
            </w:r>
          </w:p>
        </w:tc>
        <w:tc>
          <w:tcPr>
            <w:tcW w:w="608" w:type="dxa"/>
            <w:shd w:val="clear" w:color="auto" w:fill="DBE5F1"/>
            <w:vAlign w:val="center"/>
          </w:tcPr>
          <w:p w14:paraId="22AC53E0" w14:textId="77777777" w:rsidR="00D71421" w:rsidRPr="0075487F" w:rsidRDefault="00D71421" w:rsidP="00CC09C5">
            <w:pPr>
              <w:spacing w:line="240" w:lineRule="atLeast"/>
              <w:jc w:val="center"/>
              <w:rPr>
                <w:rFonts w:eastAsia="Times New Roman" w:cs="Arial"/>
                <w:b/>
                <w:bCs/>
                <w:color w:val="000000"/>
                <w:szCs w:val="20"/>
              </w:rPr>
            </w:pPr>
            <w:r w:rsidRPr="0075487F">
              <w:rPr>
                <w:rFonts w:eastAsia="Times New Roman" w:cs="Arial"/>
                <w:b/>
                <w:bCs/>
                <w:color w:val="000000"/>
                <w:szCs w:val="20"/>
              </w:rPr>
              <w:t>VIN Data</w:t>
            </w:r>
          </w:p>
        </w:tc>
        <w:tc>
          <w:tcPr>
            <w:tcW w:w="1005" w:type="dxa"/>
            <w:shd w:val="clear" w:color="auto" w:fill="DBE5F1"/>
            <w:vAlign w:val="center"/>
          </w:tcPr>
          <w:p w14:paraId="481A8F11" w14:textId="77777777" w:rsidR="00D71421" w:rsidRPr="0075487F" w:rsidRDefault="00D71421" w:rsidP="00CC09C5">
            <w:pPr>
              <w:spacing w:line="240" w:lineRule="atLeast"/>
              <w:jc w:val="center"/>
              <w:rPr>
                <w:rFonts w:eastAsia="Times New Roman" w:cs="Arial"/>
                <w:b/>
                <w:bCs/>
                <w:color w:val="000000"/>
                <w:szCs w:val="20"/>
              </w:rPr>
            </w:pPr>
            <w:r w:rsidRPr="0075487F">
              <w:rPr>
                <w:rFonts w:eastAsia="Times New Roman" w:cs="Arial"/>
                <w:b/>
                <w:bCs/>
                <w:color w:val="000000"/>
                <w:szCs w:val="20"/>
              </w:rPr>
              <w:t>Tuning Tool Multiplier</w:t>
            </w:r>
          </w:p>
        </w:tc>
        <w:tc>
          <w:tcPr>
            <w:tcW w:w="696" w:type="dxa"/>
            <w:shd w:val="clear" w:color="auto" w:fill="DBE5F1"/>
            <w:vAlign w:val="center"/>
          </w:tcPr>
          <w:p w14:paraId="3DEF5F16" w14:textId="77777777" w:rsidR="00D71421" w:rsidRPr="0075487F" w:rsidRDefault="00D71421" w:rsidP="00CC09C5">
            <w:pPr>
              <w:spacing w:line="240" w:lineRule="atLeast"/>
              <w:jc w:val="center"/>
              <w:rPr>
                <w:rFonts w:eastAsia="Times New Roman" w:cs="Arial"/>
                <w:b/>
                <w:bCs/>
                <w:color w:val="000000"/>
                <w:szCs w:val="20"/>
              </w:rPr>
            </w:pPr>
            <w:r w:rsidRPr="0075487F">
              <w:rPr>
                <w:rFonts w:eastAsia="Times New Roman" w:cs="Arial"/>
                <w:b/>
                <w:bCs/>
                <w:color w:val="000000"/>
                <w:szCs w:val="20"/>
              </w:rPr>
              <w:t>Tool SED Value</w:t>
            </w:r>
          </w:p>
        </w:tc>
        <w:tc>
          <w:tcPr>
            <w:tcW w:w="1809" w:type="dxa"/>
            <w:shd w:val="clear" w:color="auto" w:fill="DBE5F1"/>
            <w:vAlign w:val="center"/>
          </w:tcPr>
          <w:p w14:paraId="231F95A7" w14:textId="77777777" w:rsidR="00D71421" w:rsidRPr="0075487F" w:rsidRDefault="00D71421" w:rsidP="00CC09C5">
            <w:pPr>
              <w:spacing w:line="240" w:lineRule="atLeast"/>
              <w:jc w:val="center"/>
              <w:rPr>
                <w:rFonts w:eastAsia="Times New Roman" w:cs="Arial"/>
                <w:b/>
                <w:bCs/>
                <w:color w:val="000000"/>
                <w:szCs w:val="20"/>
              </w:rPr>
            </w:pPr>
            <w:r w:rsidRPr="0075487F">
              <w:rPr>
                <w:rFonts w:eastAsia="Times New Roman" w:cs="Arial"/>
                <w:b/>
                <w:bCs/>
                <w:color w:val="000000"/>
                <w:szCs w:val="20"/>
              </w:rPr>
              <w:t>State</w:t>
            </w:r>
          </w:p>
        </w:tc>
      </w:tr>
      <w:tr w:rsidR="00D71421" w:rsidRPr="008516BB" w14:paraId="2698B08B" w14:textId="77777777" w:rsidTr="00527C4E">
        <w:trPr>
          <w:trHeight w:val="300"/>
          <w:jc w:val="center"/>
        </w:trPr>
        <w:tc>
          <w:tcPr>
            <w:tcW w:w="1228" w:type="dxa"/>
            <w:shd w:val="clear" w:color="auto" w:fill="auto"/>
            <w:vAlign w:val="center"/>
          </w:tcPr>
          <w:p w14:paraId="22D6791B" w14:textId="77777777" w:rsidR="00D71421" w:rsidRPr="00E73110" w:rsidRDefault="00D71421" w:rsidP="00CC09C5">
            <w:pPr>
              <w:spacing w:line="240" w:lineRule="atLeast"/>
              <w:jc w:val="center"/>
              <w:rPr>
                <w:rFonts w:eastAsia="Times New Roman" w:cs="Arial"/>
                <w:b/>
                <w:bCs/>
                <w:color w:val="000000"/>
                <w:szCs w:val="20"/>
              </w:rPr>
            </w:pPr>
          </w:p>
        </w:tc>
        <w:tc>
          <w:tcPr>
            <w:tcW w:w="1661" w:type="dxa"/>
            <w:shd w:val="clear" w:color="auto" w:fill="auto"/>
            <w:noWrap/>
            <w:vAlign w:val="center"/>
          </w:tcPr>
          <w:p w14:paraId="18F0BBDB" w14:textId="77777777" w:rsidR="00D71421" w:rsidRPr="00E73110" w:rsidRDefault="00D71421" w:rsidP="00CC09C5">
            <w:pPr>
              <w:spacing w:line="240" w:lineRule="atLeast"/>
              <w:jc w:val="center"/>
              <w:rPr>
                <w:rFonts w:eastAsia="Times New Roman" w:cs="Arial"/>
                <w:color w:val="000000"/>
                <w:szCs w:val="20"/>
              </w:rPr>
            </w:pPr>
            <w:proofErr w:type="spellStart"/>
            <w:r w:rsidRPr="00E73110">
              <w:rPr>
                <w:rFonts w:cs="Arial"/>
                <w:b/>
                <w:bCs/>
                <w:color w:val="000000"/>
                <w:szCs w:val="20"/>
              </w:rPr>
              <w:t>Ignition_Status</w:t>
            </w:r>
            <w:proofErr w:type="spellEnd"/>
          </w:p>
        </w:tc>
        <w:tc>
          <w:tcPr>
            <w:tcW w:w="639" w:type="dxa"/>
            <w:vAlign w:val="center"/>
          </w:tcPr>
          <w:p w14:paraId="66637921" w14:textId="77777777" w:rsidR="00D71421" w:rsidRPr="00E73110" w:rsidRDefault="00D71421" w:rsidP="00CC09C5">
            <w:pPr>
              <w:spacing w:line="240" w:lineRule="atLeast"/>
              <w:jc w:val="center"/>
              <w:rPr>
                <w:rFonts w:cs="Arial"/>
                <w:b/>
                <w:bCs/>
                <w:color w:val="000000"/>
                <w:szCs w:val="20"/>
              </w:rPr>
            </w:pPr>
          </w:p>
        </w:tc>
        <w:tc>
          <w:tcPr>
            <w:tcW w:w="2384" w:type="dxa"/>
            <w:vAlign w:val="center"/>
          </w:tcPr>
          <w:p w14:paraId="112AC627" w14:textId="77777777" w:rsidR="00D71421" w:rsidRPr="00E73110" w:rsidRDefault="00D71421" w:rsidP="00CC09C5">
            <w:pPr>
              <w:spacing w:line="240" w:lineRule="atLeast"/>
              <w:jc w:val="center"/>
              <w:rPr>
                <w:rFonts w:eastAsia="Times New Roman" w:cs="Arial"/>
                <w:color w:val="000000"/>
                <w:szCs w:val="20"/>
              </w:rPr>
            </w:pPr>
            <w:proofErr w:type="spellStart"/>
            <w:r w:rsidRPr="00E73110">
              <w:rPr>
                <w:rFonts w:cs="Arial"/>
                <w:b/>
                <w:bCs/>
                <w:color w:val="000000"/>
                <w:szCs w:val="20"/>
              </w:rPr>
              <w:t>PwPckTq_D_Stat</w:t>
            </w:r>
            <w:proofErr w:type="spellEnd"/>
          </w:p>
        </w:tc>
        <w:tc>
          <w:tcPr>
            <w:tcW w:w="639" w:type="dxa"/>
            <w:vAlign w:val="center"/>
          </w:tcPr>
          <w:p w14:paraId="31006D82" w14:textId="77777777" w:rsidR="00D71421" w:rsidRPr="00E73110" w:rsidRDefault="00D71421" w:rsidP="00CC09C5">
            <w:pPr>
              <w:spacing w:line="240" w:lineRule="atLeast"/>
              <w:jc w:val="center"/>
              <w:rPr>
                <w:rFonts w:eastAsia="Times New Roman" w:cs="Arial"/>
                <w:b/>
                <w:bCs/>
                <w:color w:val="000000"/>
                <w:szCs w:val="20"/>
              </w:rPr>
            </w:pPr>
          </w:p>
        </w:tc>
        <w:tc>
          <w:tcPr>
            <w:tcW w:w="1561" w:type="dxa"/>
            <w:vAlign w:val="center"/>
          </w:tcPr>
          <w:p w14:paraId="7875D590" w14:textId="77777777" w:rsidR="00D71421" w:rsidRPr="00E73110" w:rsidRDefault="00D71421" w:rsidP="00CC09C5">
            <w:pPr>
              <w:spacing w:line="240" w:lineRule="atLeast"/>
              <w:jc w:val="center"/>
              <w:rPr>
                <w:rFonts w:eastAsia="Times New Roman" w:cs="Arial"/>
                <w:b/>
                <w:bCs/>
                <w:color w:val="000000"/>
                <w:szCs w:val="20"/>
              </w:rPr>
            </w:pPr>
            <w:proofErr w:type="spellStart"/>
            <w:r w:rsidRPr="00E73110">
              <w:rPr>
                <w:rFonts w:eastAsia="Times New Roman" w:cs="Arial"/>
                <w:b/>
                <w:bCs/>
                <w:color w:val="000000"/>
                <w:szCs w:val="20"/>
              </w:rPr>
              <w:t>TrnRng_D_Rq</w:t>
            </w:r>
            <w:proofErr w:type="spellEnd"/>
          </w:p>
        </w:tc>
        <w:tc>
          <w:tcPr>
            <w:tcW w:w="608" w:type="dxa"/>
            <w:vAlign w:val="center"/>
          </w:tcPr>
          <w:p w14:paraId="5B8EDE23" w14:textId="77777777" w:rsidR="00D71421" w:rsidRPr="00E73110" w:rsidRDefault="00D71421" w:rsidP="00CC09C5">
            <w:pPr>
              <w:spacing w:line="240" w:lineRule="atLeast"/>
              <w:jc w:val="center"/>
              <w:rPr>
                <w:rFonts w:eastAsia="Times New Roman" w:cs="Arial"/>
                <w:color w:val="000000"/>
                <w:szCs w:val="20"/>
              </w:rPr>
            </w:pPr>
          </w:p>
        </w:tc>
        <w:tc>
          <w:tcPr>
            <w:tcW w:w="1005" w:type="dxa"/>
            <w:shd w:val="clear" w:color="auto" w:fill="D9D9D9" w:themeFill="background1" w:themeFillShade="D9"/>
            <w:vAlign w:val="center"/>
          </w:tcPr>
          <w:p w14:paraId="12ECC30D" w14:textId="77777777" w:rsidR="00D71421" w:rsidRPr="00E73110" w:rsidRDefault="00D71421" w:rsidP="00CC09C5">
            <w:pPr>
              <w:spacing w:line="240" w:lineRule="atLeast"/>
              <w:jc w:val="center"/>
              <w:rPr>
                <w:rFonts w:eastAsia="Times New Roman" w:cs="Arial"/>
                <w:color w:val="000000"/>
                <w:szCs w:val="20"/>
              </w:rPr>
            </w:pPr>
          </w:p>
        </w:tc>
        <w:tc>
          <w:tcPr>
            <w:tcW w:w="696" w:type="dxa"/>
            <w:shd w:val="clear" w:color="auto" w:fill="D9D9D9" w:themeFill="background1" w:themeFillShade="D9"/>
            <w:vAlign w:val="center"/>
          </w:tcPr>
          <w:p w14:paraId="20039780" w14:textId="77777777" w:rsidR="00D71421" w:rsidRPr="00E73110" w:rsidRDefault="00D71421" w:rsidP="00CC09C5">
            <w:pPr>
              <w:spacing w:line="240" w:lineRule="atLeast"/>
              <w:jc w:val="center"/>
              <w:rPr>
                <w:rFonts w:eastAsia="Times New Roman" w:cs="Arial"/>
                <w:color w:val="000000"/>
                <w:szCs w:val="20"/>
              </w:rPr>
            </w:pPr>
          </w:p>
        </w:tc>
        <w:tc>
          <w:tcPr>
            <w:tcW w:w="1809" w:type="dxa"/>
            <w:vAlign w:val="center"/>
          </w:tcPr>
          <w:p w14:paraId="44D7D1CE" w14:textId="77777777" w:rsidR="00D71421" w:rsidRPr="00E73110" w:rsidRDefault="00D71421" w:rsidP="00CC09C5">
            <w:pPr>
              <w:spacing w:line="240" w:lineRule="atLeast"/>
              <w:jc w:val="center"/>
              <w:rPr>
                <w:rFonts w:eastAsia="Times New Roman" w:cs="Arial"/>
                <w:color w:val="000000"/>
                <w:szCs w:val="20"/>
              </w:rPr>
            </w:pPr>
          </w:p>
        </w:tc>
      </w:tr>
      <w:tr w:rsidR="00D71421" w:rsidRPr="008516BB" w14:paraId="17451B5C" w14:textId="77777777" w:rsidTr="00527C4E">
        <w:trPr>
          <w:trHeight w:val="300"/>
          <w:jc w:val="center"/>
        </w:trPr>
        <w:tc>
          <w:tcPr>
            <w:tcW w:w="1228" w:type="dxa"/>
            <w:shd w:val="clear" w:color="auto" w:fill="auto"/>
            <w:vAlign w:val="center"/>
          </w:tcPr>
          <w:p w14:paraId="4AB97CC4"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IF</w:t>
            </w:r>
          </w:p>
        </w:tc>
        <w:tc>
          <w:tcPr>
            <w:tcW w:w="1661" w:type="dxa"/>
            <w:shd w:val="clear" w:color="auto" w:fill="auto"/>
            <w:noWrap/>
            <w:vAlign w:val="center"/>
          </w:tcPr>
          <w:p w14:paraId="48F454DA"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0x4 (Run)</w:t>
            </w:r>
          </w:p>
        </w:tc>
        <w:tc>
          <w:tcPr>
            <w:tcW w:w="639" w:type="dxa"/>
            <w:vAlign w:val="center"/>
          </w:tcPr>
          <w:p w14:paraId="60680D61"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2384" w:type="dxa"/>
            <w:vAlign w:val="center"/>
          </w:tcPr>
          <w:p w14:paraId="12D62872"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0x3 (</w:t>
            </w:r>
            <w:proofErr w:type="spellStart"/>
            <w:r w:rsidRPr="00E73110">
              <w:rPr>
                <w:rFonts w:cs="Arial"/>
                <w:color w:val="000000"/>
                <w:szCs w:val="20"/>
              </w:rPr>
              <w:t>PwPckOn_TqAvailable</w:t>
            </w:r>
            <w:proofErr w:type="spellEnd"/>
            <w:r w:rsidRPr="00E73110">
              <w:rPr>
                <w:rFonts w:cs="Arial"/>
                <w:color w:val="000000"/>
                <w:szCs w:val="20"/>
              </w:rPr>
              <w:t>)</w:t>
            </w:r>
          </w:p>
        </w:tc>
        <w:tc>
          <w:tcPr>
            <w:tcW w:w="639" w:type="dxa"/>
            <w:vAlign w:val="center"/>
          </w:tcPr>
          <w:p w14:paraId="3CDA4799"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1561" w:type="dxa"/>
            <w:vAlign w:val="center"/>
          </w:tcPr>
          <w:p w14:paraId="1CF99C8A"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0x0 (Park)</w:t>
            </w:r>
          </w:p>
        </w:tc>
        <w:tc>
          <w:tcPr>
            <w:tcW w:w="608" w:type="dxa"/>
            <w:vAlign w:val="center"/>
          </w:tcPr>
          <w:p w14:paraId="2EF71973"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1</w:t>
            </w:r>
          </w:p>
        </w:tc>
        <w:tc>
          <w:tcPr>
            <w:tcW w:w="1005" w:type="dxa"/>
            <w:vMerge w:val="restart"/>
            <w:shd w:val="clear" w:color="auto" w:fill="D9D9D9" w:themeFill="background1" w:themeFillShade="D9"/>
            <w:vAlign w:val="center"/>
          </w:tcPr>
          <w:p w14:paraId="589816E9"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1</w:t>
            </w:r>
          </w:p>
        </w:tc>
        <w:tc>
          <w:tcPr>
            <w:tcW w:w="696" w:type="dxa"/>
            <w:shd w:val="clear" w:color="auto" w:fill="D9D9D9" w:themeFill="background1" w:themeFillShade="D9"/>
            <w:vAlign w:val="center"/>
          </w:tcPr>
          <w:p w14:paraId="5DB3C315"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1</w:t>
            </w:r>
          </w:p>
        </w:tc>
        <w:tc>
          <w:tcPr>
            <w:tcW w:w="1809" w:type="dxa"/>
            <w:vAlign w:val="center"/>
          </w:tcPr>
          <w:p w14:paraId="544FDFAF"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Ready in Park</w:t>
            </w:r>
          </w:p>
        </w:tc>
      </w:tr>
      <w:tr w:rsidR="00D71421" w:rsidRPr="008516BB" w14:paraId="787AED2E" w14:textId="77777777" w:rsidTr="00527C4E">
        <w:trPr>
          <w:trHeight w:val="300"/>
          <w:jc w:val="center"/>
        </w:trPr>
        <w:tc>
          <w:tcPr>
            <w:tcW w:w="1228" w:type="dxa"/>
            <w:shd w:val="clear" w:color="auto" w:fill="auto"/>
            <w:vAlign w:val="center"/>
          </w:tcPr>
          <w:p w14:paraId="513769A5"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ELSEIF</w:t>
            </w:r>
          </w:p>
        </w:tc>
        <w:tc>
          <w:tcPr>
            <w:tcW w:w="1661" w:type="dxa"/>
            <w:shd w:val="clear" w:color="auto" w:fill="auto"/>
            <w:noWrap/>
            <w:vAlign w:val="center"/>
          </w:tcPr>
          <w:p w14:paraId="55DCB4E2"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0x4 (Run)</w:t>
            </w:r>
          </w:p>
        </w:tc>
        <w:tc>
          <w:tcPr>
            <w:tcW w:w="639" w:type="dxa"/>
            <w:vAlign w:val="center"/>
          </w:tcPr>
          <w:p w14:paraId="0F14290E"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2384" w:type="dxa"/>
            <w:vAlign w:val="center"/>
          </w:tcPr>
          <w:p w14:paraId="1377C798"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0x3 (</w:t>
            </w:r>
            <w:proofErr w:type="spellStart"/>
            <w:r w:rsidRPr="00E73110">
              <w:rPr>
                <w:rFonts w:cs="Arial"/>
                <w:color w:val="000000"/>
                <w:szCs w:val="20"/>
              </w:rPr>
              <w:t>PwPckOn_TqAvailable</w:t>
            </w:r>
            <w:proofErr w:type="spellEnd"/>
            <w:r w:rsidRPr="00E73110">
              <w:rPr>
                <w:rFonts w:cs="Arial"/>
                <w:color w:val="000000"/>
                <w:szCs w:val="20"/>
              </w:rPr>
              <w:t>)</w:t>
            </w:r>
          </w:p>
        </w:tc>
        <w:tc>
          <w:tcPr>
            <w:tcW w:w="639" w:type="dxa"/>
            <w:vAlign w:val="center"/>
          </w:tcPr>
          <w:p w14:paraId="7530CCF6"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1561" w:type="dxa"/>
            <w:vAlign w:val="center"/>
          </w:tcPr>
          <w:p w14:paraId="6C33E2CA"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0x1 (Reverse)</w:t>
            </w:r>
          </w:p>
        </w:tc>
        <w:tc>
          <w:tcPr>
            <w:tcW w:w="608" w:type="dxa"/>
            <w:vAlign w:val="center"/>
          </w:tcPr>
          <w:p w14:paraId="1D904F1A"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2</w:t>
            </w:r>
          </w:p>
        </w:tc>
        <w:tc>
          <w:tcPr>
            <w:tcW w:w="1005" w:type="dxa"/>
            <w:vMerge/>
            <w:shd w:val="clear" w:color="auto" w:fill="D9D9D9" w:themeFill="background1" w:themeFillShade="D9"/>
            <w:vAlign w:val="center"/>
          </w:tcPr>
          <w:p w14:paraId="44376BB1" w14:textId="77777777" w:rsidR="00D71421" w:rsidRPr="00E73110" w:rsidRDefault="00D71421" w:rsidP="00CC09C5">
            <w:pPr>
              <w:spacing w:line="240" w:lineRule="atLeast"/>
              <w:jc w:val="center"/>
              <w:rPr>
                <w:rFonts w:cs="Arial"/>
                <w:color w:val="000000"/>
                <w:szCs w:val="20"/>
              </w:rPr>
            </w:pPr>
          </w:p>
        </w:tc>
        <w:tc>
          <w:tcPr>
            <w:tcW w:w="696" w:type="dxa"/>
            <w:shd w:val="clear" w:color="auto" w:fill="D9D9D9" w:themeFill="background1" w:themeFillShade="D9"/>
            <w:vAlign w:val="center"/>
          </w:tcPr>
          <w:p w14:paraId="1D2B3793"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2</w:t>
            </w:r>
          </w:p>
        </w:tc>
        <w:tc>
          <w:tcPr>
            <w:tcW w:w="1809" w:type="dxa"/>
            <w:vAlign w:val="center"/>
          </w:tcPr>
          <w:p w14:paraId="1DFFC6D0"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Ready in Reverse</w:t>
            </w:r>
          </w:p>
        </w:tc>
      </w:tr>
      <w:tr w:rsidR="00D71421" w:rsidRPr="008516BB" w14:paraId="305685C9" w14:textId="77777777" w:rsidTr="00527C4E">
        <w:trPr>
          <w:trHeight w:val="300"/>
          <w:jc w:val="center"/>
        </w:trPr>
        <w:tc>
          <w:tcPr>
            <w:tcW w:w="1228" w:type="dxa"/>
            <w:shd w:val="clear" w:color="auto" w:fill="auto"/>
            <w:vAlign w:val="center"/>
          </w:tcPr>
          <w:p w14:paraId="1EE9F2D4"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ELSEIF</w:t>
            </w:r>
          </w:p>
        </w:tc>
        <w:tc>
          <w:tcPr>
            <w:tcW w:w="1661" w:type="dxa"/>
            <w:shd w:val="clear" w:color="auto" w:fill="auto"/>
            <w:noWrap/>
            <w:vAlign w:val="center"/>
          </w:tcPr>
          <w:p w14:paraId="10155EE6"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0x4 (Run)</w:t>
            </w:r>
          </w:p>
        </w:tc>
        <w:tc>
          <w:tcPr>
            <w:tcW w:w="639" w:type="dxa"/>
            <w:vAlign w:val="center"/>
          </w:tcPr>
          <w:p w14:paraId="1EE653A8"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2384" w:type="dxa"/>
            <w:vAlign w:val="center"/>
          </w:tcPr>
          <w:p w14:paraId="05240D0E"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0x3 (</w:t>
            </w:r>
            <w:proofErr w:type="spellStart"/>
            <w:r w:rsidRPr="00E73110">
              <w:rPr>
                <w:rFonts w:cs="Arial"/>
                <w:color w:val="000000"/>
                <w:szCs w:val="20"/>
              </w:rPr>
              <w:t>PwPckOn_TqAvailable</w:t>
            </w:r>
            <w:proofErr w:type="spellEnd"/>
            <w:r w:rsidRPr="00E73110">
              <w:rPr>
                <w:rFonts w:cs="Arial"/>
                <w:color w:val="000000"/>
                <w:szCs w:val="20"/>
              </w:rPr>
              <w:t>)</w:t>
            </w:r>
          </w:p>
        </w:tc>
        <w:tc>
          <w:tcPr>
            <w:tcW w:w="639" w:type="dxa"/>
            <w:vAlign w:val="center"/>
          </w:tcPr>
          <w:p w14:paraId="53158E54"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1561" w:type="dxa"/>
            <w:vAlign w:val="center"/>
          </w:tcPr>
          <w:p w14:paraId="7D0207DA"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0x2 (Neutral)</w:t>
            </w:r>
          </w:p>
        </w:tc>
        <w:tc>
          <w:tcPr>
            <w:tcW w:w="608" w:type="dxa"/>
            <w:vAlign w:val="center"/>
          </w:tcPr>
          <w:p w14:paraId="51F42025"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3</w:t>
            </w:r>
          </w:p>
        </w:tc>
        <w:tc>
          <w:tcPr>
            <w:tcW w:w="1005" w:type="dxa"/>
            <w:vMerge/>
            <w:shd w:val="clear" w:color="auto" w:fill="D9D9D9" w:themeFill="background1" w:themeFillShade="D9"/>
            <w:vAlign w:val="center"/>
          </w:tcPr>
          <w:p w14:paraId="1D81FF4A" w14:textId="77777777" w:rsidR="00D71421" w:rsidRPr="00E73110" w:rsidRDefault="00D71421" w:rsidP="00CC09C5">
            <w:pPr>
              <w:spacing w:line="240" w:lineRule="atLeast"/>
              <w:jc w:val="center"/>
              <w:rPr>
                <w:rFonts w:cs="Arial"/>
                <w:color w:val="000000"/>
                <w:szCs w:val="20"/>
              </w:rPr>
            </w:pPr>
          </w:p>
        </w:tc>
        <w:tc>
          <w:tcPr>
            <w:tcW w:w="696" w:type="dxa"/>
            <w:shd w:val="clear" w:color="auto" w:fill="D9D9D9" w:themeFill="background1" w:themeFillShade="D9"/>
            <w:vAlign w:val="center"/>
          </w:tcPr>
          <w:p w14:paraId="1F2B772D"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3</w:t>
            </w:r>
          </w:p>
        </w:tc>
        <w:tc>
          <w:tcPr>
            <w:tcW w:w="1809" w:type="dxa"/>
            <w:vAlign w:val="center"/>
          </w:tcPr>
          <w:p w14:paraId="6187C326"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Ready in Neutral</w:t>
            </w:r>
          </w:p>
        </w:tc>
      </w:tr>
      <w:tr w:rsidR="00D71421" w:rsidRPr="008516BB" w14:paraId="79909D63" w14:textId="77777777" w:rsidTr="00527C4E">
        <w:trPr>
          <w:trHeight w:val="300"/>
          <w:jc w:val="center"/>
        </w:trPr>
        <w:tc>
          <w:tcPr>
            <w:tcW w:w="1228" w:type="dxa"/>
            <w:shd w:val="clear" w:color="auto" w:fill="auto"/>
            <w:vAlign w:val="center"/>
          </w:tcPr>
          <w:p w14:paraId="025748F7"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ELSEIF</w:t>
            </w:r>
          </w:p>
        </w:tc>
        <w:tc>
          <w:tcPr>
            <w:tcW w:w="1661" w:type="dxa"/>
            <w:shd w:val="clear" w:color="auto" w:fill="auto"/>
            <w:noWrap/>
            <w:vAlign w:val="center"/>
          </w:tcPr>
          <w:p w14:paraId="6996D025"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0x4 (Run)</w:t>
            </w:r>
          </w:p>
        </w:tc>
        <w:tc>
          <w:tcPr>
            <w:tcW w:w="639" w:type="dxa"/>
            <w:vAlign w:val="center"/>
          </w:tcPr>
          <w:p w14:paraId="59BBFFEC"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2384" w:type="dxa"/>
            <w:vAlign w:val="center"/>
          </w:tcPr>
          <w:p w14:paraId="1C55E178"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0x3 (</w:t>
            </w:r>
            <w:proofErr w:type="spellStart"/>
            <w:r w:rsidRPr="00E73110">
              <w:rPr>
                <w:rFonts w:cs="Arial"/>
                <w:color w:val="000000"/>
                <w:szCs w:val="20"/>
              </w:rPr>
              <w:t>PwPckOn_TqAvailable</w:t>
            </w:r>
            <w:proofErr w:type="spellEnd"/>
            <w:r w:rsidRPr="00E73110">
              <w:rPr>
                <w:rFonts w:cs="Arial"/>
                <w:color w:val="000000"/>
                <w:szCs w:val="20"/>
              </w:rPr>
              <w:t>)</w:t>
            </w:r>
          </w:p>
        </w:tc>
        <w:tc>
          <w:tcPr>
            <w:tcW w:w="639" w:type="dxa"/>
            <w:vAlign w:val="center"/>
          </w:tcPr>
          <w:p w14:paraId="25B77F2E"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AND</w:t>
            </w:r>
          </w:p>
        </w:tc>
        <w:tc>
          <w:tcPr>
            <w:tcW w:w="1561" w:type="dxa"/>
            <w:vAlign w:val="center"/>
          </w:tcPr>
          <w:p w14:paraId="0B96BF3D"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 0x3 (Drive)</w:t>
            </w:r>
          </w:p>
        </w:tc>
        <w:tc>
          <w:tcPr>
            <w:tcW w:w="608" w:type="dxa"/>
            <w:vAlign w:val="center"/>
          </w:tcPr>
          <w:p w14:paraId="31332B21" w14:textId="77777777" w:rsidR="00D71421" w:rsidRPr="00E73110" w:rsidRDefault="00D71421" w:rsidP="00CC09C5">
            <w:pPr>
              <w:spacing w:line="240" w:lineRule="atLeast"/>
              <w:jc w:val="center"/>
              <w:rPr>
                <w:rFonts w:eastAsia="Times New Roman" w:cs="Arial"/>
                <w:color w:val="000000"/>
                <w:szCs w:val="20"/>
              </w:rPr>
            </w:pPr>
            <w:r w:rsidRPr="00E73110">
              <w:rPr>
                <w:rFonts w:cs="Arial"/>
                <w:color w:val="000000"/>
                <w:szCs w:val="20"/>
              </w:rPr>
              <w:t>4</w:t>
            </w:r>
          </w:p>
        </w:tc>
        <w:tc>
          <w:tcPr>
            <w:tcW w:w="1005" w:type="dxa"/>
            <w:vMerge/>
            <w:shd w:val="clear" w:color="auto" w:fill="D9D9D9" w:themeFill="background1" w:themeFillShade="D9"/>
            <w:vAlign w:val="center"/>
          </w:tcPr>
          <w:p w14:paraId="130A4BA9" w14:textId="77777777" w:rsidR="00D71421" w:rsidRPr="00E73110" w:rsidRDefault="00D71421" w:rsidP="00CC09C5">
            <w:pPr>
              <w:spacing w:line="240" w:lineRule="atLeast"/>
              <w:jc w:val="center"/>
              <w:rPr>
                <w:rFonts w:cs="Arial"/>
                <w:color w:val="000000"/>
                <w:szCs w:val="20"/>
              </w:rPr>
            </w:pPr>
          </w:p>
        </w:tc>
        <w:tc>
          <w:tcPr>
            <w:tcW w:w="696" w:type="dxa"/>
            <w:shd w:val="clear" w:color="auto" w:fill="D9D9D9" w:themeFill="background1" w:themeFillShade="D9"/>
            <w:vAlign w:val="center"/>
          </w:tcPr>
          <w:p w14:paraId="0D054E7E"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4</w:t>
            </w:r>
          </w:p>
        </w:tc>
        <w:tc>
          <w:tcPr>
            <w:tcW w:w="1809" w:type="dxa"/>
            <w:vAlign w:val="center"/>
          </w:tcPr>
          <w:p w14:paraId="1FA0DED0"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Ready in Drive</w:t>
            </w:r>
          </w:p>
        </w:tc>
      </w:tr>
      <w:tr w:rsidR="00D71421" w:rsidRPr="008516BB" w14:paraId="2941A8A9" w14:textId="77777777" w:rsidTr="00527C4E">
        <w:trPr>
          <w:trHeight w:val="300"/>
          <w:jc w:val="center"/>
        </w:trPr>
        <w:tc>
          <w:tcPr>
            <w:tcW w:w="1228" w:type="dxa"/>
            <w:shd w:val="clear" w:color="auto" w:fill="auto"/>
            <w:vAlign w:val="center"/>
          </w:tcPr>
          <w:p w14:paraId="3BF2D846"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ELSEIF</w:t>
            </w:r>
          </w:p>
        </w:tc>
        <w:tc>
          <w:tcPr>
            <w:tcW w:w="1661" w:type="dxa"/>
            <w:shd w:val="clear" w:color="auto" w:fill="auto"/>
            <w:noWrap/>
            <w:vAlign w:val="center"/>
          </w:tcPr>
          <w:p w14:paraId="6E5FD243" w14:textId="77777777" w:rsidR="00D71421" w:rsidRPr="00E73110" w:rsidRDefault="00D71421" w:rsidP="00CC09C5">
            <w:pPr>
              <w:spacing w:line="240" w:lineRule="atLeast"/>
              <w:jc w:val="center"/>
              <w:rPr>
                <w:rFonts w:cs="Arial"/>
                <w:color w:val="000000"/>
                <w:szCs w:val="20"/>
              </w:rPr>
            </w:pPr>
            <w:r w:rsidRPr="00E73110">
              <w:rPr>
                <w:rFonts w:eastAsia="Times New Roman" w:cs="Arial"/>
                <w:color w:val="000000"/>
                <w:szCs w:val="20"/>
              </w:rPr>
              <w:t>= 0xF (Invalid)</w:t>
            </w:r>
          </w:p>
        </w:tc>
        <w:tc>
          <w:tcPr>
            <w:tcW w:w="639" w:type="dxa"/>
            <w:vAlign w:val="center"/>
          </w:tcPr>
          <w:p w14:paraId="6D125690"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OR</w:t>
            </w:r>
          </w:p>
        </w:tc>
        <w:tc>
          <w:tcPr>
            <w:tcW w:w="2384" w:type="dxa"/>
            <w:shd w:val="clear" w:color="auto" w:fill="D9D9D9" w:themeFill="background1" w:themeFillShade="D9"/>
            <w:vAlign w:val="center"/>
          </w:tcPr>
          <w:p w14:paraId="738FC6D3" w14:textId="77777777" w:rsidR="00D71421" w:rsidRPr="00E73110" w:rsidRDefault="00D71421" w:rsidP="00CC09C5">
            <w:pPr>
              <w:spacing w:line="240" w:lineRule="atLeast"/>
              <w:jc w:val="center"/>
              <w:rPr>
                <w:rFonts w:cs="Arial"/>
                <w:color w:val="000000"/>
                <w:szCs w:val="20"/>
              </w:rPr>
            </w:pPr>
          </w:p>
        </w:tc>
        <w:tc>
          <w:tcPr>
            <w:tcW w:w="639" w:type="dxa"/>
            <w:shd w:val="clear" w:color="auto" w:fill="D9D9D9" w:themeFill="background1" w:themeFillShade="D9"/>
            <w:vAlign w:val="center"/>
          </w:tcPr>
          <w:p w14:paraId="6DCB77DF" w14:textId="77777777" w:rsidR="00D71421" w:rsidRPr="00E73110" w:rsidRDefault="00D71421" w:rsidP="00CC09C5">
            <w:pPr>
              <w:spacing w:line="240" w:lineRule="atLeast"/>
              <w:jc w:val="center"/>
              <w:rPr>
                <w:rFonts w:cs="Arial"/>
                <w:color w:val="000000"/>
                <w:szCs w:val="20"/>
              </w:rPr>
            </w:pPr>
          </w:p>
        </w:tc>
        <w:tc>
          <w:tcPr>
            <w:tcW w:w="1561" w:type="dxa"/>
            <w:vAlign w:val="center"/>
          </w:tcPr>
          <w:p w14:paraId="31C2A385" w14:textId="77777777" w:rsidR="00D71421" w:rsidRPr="00E73110" w:rsidRDefault="00D71421" w:rsidP="00CC09C5">
            <w:pPr>
              <w:spacing w:line="240" w:lineRule="atLeast"/>
              <w:jc w:val="center"/>
              <w:rPr>
                <w:rFonts w:cs="Arial"/>
                <w:color w:val="000000"/>
                <w:szCs w:val="20"/>
              </w:rPr>
            </w:pPr>
            <w:r w:rsidRPr="00E73110">
              <w:rPr>
                <w:rFonts w:eastAsia="Times New Roman" w:cs="Arial"/>
                <w:color w:val="000000"/>
                <w:szCs w:val="20"/>
              </w:rPr>
              <w:t>= 0xF (Fault)</w:t>
            </w:r>
          </w:p>
        </w:tc>
        <w:tc>
          <w:tcPr>
            <w:tcW w:w="608" w:type="dxa"/>
            <w:vAlign w:val="center"/>
          </w:tcPr>
          <w:p w14:paraId="1307E263"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5</w:t>
            </w:r>
          </w:p>
        </w:tc>
        <w:tc>
          <w:tcPr>
            <w:tcW w:w="1005" w:type="dxa"/>
            <w:vMerge/>
            <w:shd w:val="clear" w:color="auto" w:fill="D9D9D9" w:themeFill="background1" w:themeFillShade="D9"/>
            <w:vAlign w:val="center"/>
          </w:tcPr>
          <w:p w14:paraId="3084A4DE" w14:textId="77777777" w:rsidR="00D71421" w:rsidRPr="00E73110" w:rsidRDefault="00D71421" w:rsidP="00CC09C5">
            <w:pPr>
              <w:spacing w:line="240" w:lineRule="atLeast"/>
              <w:jc w:val="center"/>
              <w:rPr>
                <w:rFonts w:cs="Arial"/>
                <w:color w:val="000000"/>
                <w:szCs w:val="20"/>
              </w:rPr>
            </w:pPr>
          </w:p>
        </w:tc>
        <w:tc>
          <w:tcPr>
            <w:tcW w:w="696" w:type="dxa"/>
            <w:shd w:val="clear" w:color="auto" w:fill="D9D9D9" w:themeFill="background1" w:themeFillShade="D9"/>
            <w:vAlign w:val="center"/>
          </w:tcPr>
          <w:p w14:paraId="6BB59543"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5</w:t>
            </w:r>
          </w:p>
        </w:tc>
        <w:tc>
          <w:tcPr>
            <w:tcW w:w="1809" w:type="dxa"/>
            <w:vAlign w:val="center"/>
          </w:tcPr>
          <w:p w14:paraId="302C2985"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Fault</w:t>
            </w:r>
          </w:p>
        </w:tc>
      </w:tr>
      <w:tr w:rsidR="00D71421" w:rsidRPr="008516BB" w14:paraId="6516324D" w14:textId="77777777" w:rsidTr="00527C4E">
        <w:trPr>
          <w:trHeight w:val="300"/>
          <w:jc w:val="center"/>
        </w:trPr>
        <w:tc>
          <w:tcPr>
            <w:tcW w:w="1228" w:type="dxa"/>
            <w:shd w:val="clear" w:color="auto" w:fill="auto"/>
            <w:vAlign w:val="center"/>
          </w:tcPr>
          <w:p w14:paraId="56F030F6"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ELSE</w:t>
            </w:r>
          </w:p>
        </w:tc>
        <w:tc>
          <w:tcPr>
            <w:tcW w:w="6884" w:type="dxa"/>
            <w:gridSpan w:val="5"/>
            <w:shd w:val="clear" w:color="auto" w:fill="auto"/>
            <w:noWrap/>
            <w:vAlign w:val="center"/>
          </w:tcPr>
          <w:p w14:paraId="579337D7" w14:textId="77777777" w:rsidR="00D71421" w:rsidRPr="00E73110" w:rsidRDefault="00D71421" w:rsidP="00CC09C5">
            <w:pPr>
              <w:spacing w:line="240" w:lineRule="atLeast"/>
              <w:jc w:val="center"/>
              <w:rPr>
                <w:rFonts w:eastAsia="Times New Roman" w:cs="Arial"/>
                <w:color w:val="000000"/>
                <w:szCs w:val="20"/>
              </w:rPr>
            </w:pPr>
            <w:r w:rsidRPr="00E73110">
              <w:rPr>
                <w:rFonts w:eastAsia="Times New Roman" w:cs="Arial"/>
                <w:color w:val="000000"/>
                <w:szCs w:val="20"/>
              </w:rPr>
              <w:t>(All other state combinations)</w:t>
            </w:r>
          </w:p>
        </w:tc>
        <w:tc>
          <w:tcPr>
            <w:tcW w:w="608" w:type="dxa"/>
            <w:vAlign w:val="center"/>
          </w:tcPr>
          <w:p w14:paraId="45D21137" w14:textId="77777777" w:rsidR="00D71421" w:rsidRPr="00E73110" w:rsidRDefault="00D71421" w:rsidP="00CC09C5">
            <w:pPr>
              <w:spacing w:line="240" w:lineRule="atLeast"/>
              <w:jc w:val="center"/>
              <w:rPr>
                <w:rFonts w:cs="Arial"/>
                <w:color w:val="000000"/>
                <w:szCs w:val="20"/>
              </w:rPr>
            </w:pPr>
            <w:r>
              <w:rPr>
                <w:rFonts w:cs="Arial"/>
                <w:color w:val="000000"/>
                <w:szCs w:val="20"/>
              </w:rPr>
              <w:t>0</w:t>
            </w:r>
          </w:p>
        </w:tc>
        <w:tc>
          <w:tcPr>
            <w:tcW w:w="1005" w:type="dxa"/>
            <w:vMerge/>
            <w:shd w:val="clear" w:color="auto" w:fill="D9D9D9" w:themeFill="background1" w:themeFillShade="D9"/>
            <w:vAlign w:val="center"/>
          </w:tcPr>
          <w:p w14:paraId="26EB4A37" w14:textId="77777777" w:rsidR="00D71421" w:rsidRPr="00E73110" w:rsidRDefault="00D71421" w:rsidP="00CC09C5">
            <w:pPr>
              <w:spacing w:line="240" w:lineRule="atLeast"/>
              <w:jc w:val="center"/>
              <w:rPr>
                <w:rFonts w:cs="Arial"/>
                <w:color w:val="000000"/>
                <w:szCs w:val="20"/>
              </w:rPr>
            </w:pPr>
          </w:p>
        </w:tc>
        <w:tc>
          <w:tcPr>
            <w:tcW w:w="696" w:type="dxa"/>
            <w:shd w:val="clear" w:color="auto" w:fill="D9D9D9" w:themeFill="background1" w:themeFillShade="D9"/>
            <w:vAlign w:val="center"/>
          </w:tcPr>
          <w:p w14:paraId="2B8AF4A7" w14:textId="77777777" w:rsidR="00D71421" w:rsidRPr="00E73110" w:rsidRDefault="00D71421" w:rsidP="00CC09C5">
            <w:pPr>
              <w:spacing w:line="240" w:lineRule="atLeast"/>
              <w:jc w:val="center"/>
              <w:rPr>
                <w:rFonts w:cs="Arial"/>
                <w:color w:val="000000"/>
                <w:szCs w:val="20"/>
              </w:rPr>
            </w:pPr>
            <w:r>
              <w:rPr>
                <w:rFonts w:cs="Arial"/>
                <w:color w:val="000000"/>
                <w:szCs w:val="20"/>
              </w:rPr>
              <w:t>0</w:t>
            </w:r>
          </w:p>
        </w:tc>
        <w:tc>
          <w:tcPr>
            <w:tcW w:w="1809" w:type="dxa"/>
            <w:vAlign w:val="center"/>
          </w:tcPr>
          <w:p w14:paraId="0CD867E3" w14:textId="77777777" w:rsidR="00D71421" w:rsidRPr="00E73110" w:rsidRDefault="00D71421" w:rsidP="00CC09C5">
            <w:pPr>
              <w:spacing w:line="240" w:lineRule="atLeast"/>
              <w:jc w:val="center"/>
              <w:rPr>
                <w:rFonts w:cs="Arial"/>
                <w:color w:val="000000"/>
                <w:szCs w:val="20"/>
              </w:rPr>
            </w:pPr>
            <w:r w:rsidRPr="00E73110">
              <w:rPr>
                <w:rFonts w:cs="Arial"/>
                <w:color w:val="000000"/>
                <w:szCs w:val="20"/>
              </w:rPr>
              <w:t>Not Ready</w:t>
            </w:r>
          </w:p>
        </w:tc>
      </w:tr>
    </w:tbl>
    <w:p w14:paraId="2133B4AF" w14:textId="77777777" w:rsidR="00D71421" w:rsidRDefault="00D71421" w:rsidP="00CC09C5">
      <w:pPr>
        <w:pStyle w:val="NoSpacing"/>
        <w:spacing w:line="240" w:lineRule="atLeast"/>
        <w:rPr>
          <w:rFonts w:eastAsia="Times New Roman"/>
          <w:color w:val="000000"/>
        </w:rPr>
      </w:pPr>
    </w:p>
    <w:p w14:paraId="4A332172" w14:textId="77777777" w:rsidR="00D71421" w:rsidRDefault="00D71421" w:rsidP="00CC09C5">
      <w:pPr>
        <w:spacing w:line="240" w:lineRule="atLeast"/>
        <w:sectPr w:rsidR="00D71421" w:rsidSect="00CC09C5">
          <w:pgSz w:w="12240" w:h="15840" w:code="1"/>
          <w:pgMar w:top="720" w:right="720" w:bottom="720" w:left="720"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66D92835" w14:textId="77777777" w:rsidR="00D71421" w:rsidRDefault="00D71421" w:rsidP="00CC09C5">
      <w:pPr>
        <w:pStyle w:val="Heading3"/>
        <w:spacing w:line="240" w:lineRule="atLeast"/>
      </w:pPr>
      <w:bookmarkStart w:id="2238" w:name="_Ref89545009"/>
      <w:bookmarkStart w:id="2239" w:name="_Ref95560890"/>
      <w:bookmarkStart w:id="2240" w:name="_Ref93438871"/>
      <w:bookmarkStart w:id="2241" w:name="_Toc105779432"/>
      <w:proofErr w:type="spellStart"/>
      <w:r w:rsidRPr="00C64AD7">
        <w:rPr>
          <w:szCs w:val="20"/>
          <w:u w:val="single"/>
        </w:rPr>
        <w:t>Trq</w:t>
      </w:r>
      <w:proofErr w:type="spellEnd"/>
      <w:r w:rsidRPr="00C64AD7">
        <w:rPr>
          <w:szCs w:val="20"/>
          <w:u w:val="single"/>
        </w:rPr>
        <w:t xml:space="preserve"> Avail (Y/N)</w:t>
      </w:r>
      <w:r w:rsidRPr="00C64AD7">
        <w:rPr>
          <w:szCs w:val="20"/>
        </w:rPr>
        <w:t xml:space="preserve"> </w:t>
      </w:r>
      <w:bookmarkEnd w:id="2238"/>
      <w:r w:rsidRPr="006238E2">
        <w:t>(Torque Available Status)</w:t>
      </w:r>
      <w:bookmarkEnd w:id="2239"/>
      <w:bookmarkEnd w:id="2240"/>
      <w:bookmarkEnd w:id="2241"/>
    </w:p>
    <w:p w14:paraId="73B4523F" w14:textId="7ECD0320" w:rsidR="00D71421" w:rsidRPr="005169E1" w:rsidRDefault="00D71421" w:rsidP="00CC09C5">
      <w:pPr>
        <w:spacing w:line="240" w:lineRule="atLeast"/>
        <w:rPr>
          <w:szCs w:val="20"/>
        </w:rPr>
      </w:pPr>
    </w:p>
    <w:p w14:paraId="67C439F7" w14:textId="6F506299" w:rsidR="00D71421" w:rsidRPr="005169E1" w:rsidRDefault="00D71421" w:rsidP="00CC09C5">
      <w:pPr>
        <w:spacing w:line="240" w:lineRule="atLeast"/>
        <w:jc w:val="center"/>
        <w:rPr>
          <w:b/>
          <w:bCs/>
        </w:rPr>
      </w:pPr>
      <w:bookmarkStart w:id="2242" w:name="_Ref89712750"/>
      <w:r w:rsidRPr="005169E1">
        <w:rPr>
          <w:b/>
          <w:bCs/>
        </w:rPr>
        <w:t>Table</w:t>
      </w:r>
      <w:r w:rsidR="00B569F4">
        <w:rPr>
          <w:b/>
          <w:bCs/>
        </w:rPr>
        <w:t>-17</w:t>
      </w:r>
      <w:bookmarkEnd w:id="2242"/>
      <w:r w:rsidRPr="005169E1">
        <w:rPr>
          <w:b/>
          <w:bCs/>
        </w:rPr>
        <w:t xml:space="preserve"> </w:t>
      </w:r>
      <w:proofErr w:type="spellStart"/>
      <w:r w:rsidRPr="005169E1">
        <w:rPr>
          <w:rFonts w:eastAsia="Times New Roman" w:cs="Arial"/>
          <w:b/>
          <w:bCs/>
          <w:i/>
          <w:iCs/>
          <w:color w:val="000000"/>
          <w:szCs w:val="20"/>
        </w:rPr>
        <w:t>PwPckTq_D_Stat</w:t>
      </w:r>
      <w:proofErr w:type="spellEnd"/>
      <w:r w:rsidRPr="005169E1">
        <w:rPr>
          <w:rFonts w:eastAsia="Times New Roman" w:cs="Arial"/>
          <w:b/>
          <w:bCs/>
          <w:color w:val="000000"/>
          <w:szCs w:val="20"/>
        </w:rPr>
        <w:t xml:space="preserve"> </w:t>
      </w:r>
      <w:r w:rsidRPr="005169E1">
        <w:rPr>
          <w:b/>
          <w:bCs/>
        </w:rPr>
        <w:t xml:space="preserve">/ </w:t>
      </w:r>
      <w:proofErr w:type="spellStart"/>
      <w:r>
        <w:rPr>
          <w:rFonts w:cs="Arial"/>
          <w:b/>
          <w:bCs/>
          <w:szCs w:val="20"/>
          <w:u w:val="single"/>
        </w:rPr>
        <w:t>Trq</w:t>
      </w:r>
      <w:proofErr w:type="spellEnd"/>
      <w:r>
        <w:rPr>
          <w:rFonts w:cs="Arial"/>
          <w:b/>
          <w:bCs/>
          <w:szCs w:val="20"/>
          <w:u w:val="single"/>
        </w:rPr>
        <w:t xml:space="preserve"> Avail (Y/N)</w:t>
      </w:r>
      <w:r w:rsidRPr="005169E1">
        <w:rPr>
          <w:b/>
          <w:bCs/>
        </w:rPr>
        <w:t xml:space="preserve"> Relationship</w:t>
      </w:r>
    </w:p>
    <w:p w14:paraId="6DF094F7" w14:textId="77777777" w:rsidR="00D71421" w:rsidRPr="005169E1" w:rsidRDefault="00D71421"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5169E1" w14:paraId="27EFCEA1" w14:textId="77777777" w:rsidTr="00527C4E">
        <w:trPr>
          <w:trHeight w:val="300"/>
          <w:jc w:val="center"/>
        </w:trPr>
        <w:tc>
          <w:tcPr>
            <w:tcW w:w="1200" w:type="dxa"/>
            <w:shd w:val="clear" w:color="auto" w:fill="DBE5F1" w:themeFill="accent1" w:themeFillTint="33"/>
            <w:vAlign w:val="center"/>
          </w:tcPr>
          <w:p w14:paraId="418FB893" w14:textId="77777777" w:rsidR="00D71421" w:rsidRPr="005169E1" w:rsidRDefault="00D71421" w:rsidP="00CC09C5">
            <w:pPr>
              <w:spacing w:line="240" w:lineRule="atLeast"/>
              <w:rPr>
                <w:rFonts w:eastAsia="Times New Roman" w:cs="Arial"/>
                <w:color w:val="000000"/>
                <w:szCs w:val="20"/>
              </w:rPr>
            </w:pPr>
          </w:p>
        </w:tc>
        <w:tc>
          <w:tcPr>
            <w:tcW w:w="1440" w:type="dxa"/>
            <w:shd w:val="clear" w:color="auto" w:fill="DBE5F1" w:themeFill="accent1" w:themeFillTint="33"/>
            <w:noWrap/>
            <w:vAlign w:val="center"/>
          </w:tcPr>
          <w:p w14:paraId="41A8A828"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 w:val="18"/>
                <w:szCs w:val="18"/>
              </w:rPr>
              <w:t>Value passed to NVH Service</w:t>
            </w:r>
          </w:p>
        </w:tc>
        <w:tc>
          <w:tcPr>
            <w:tcW w:w="1861" w:type="dxa"/>
            <w:shd w:val="clear" w:color="auto" w:fill="DBE5F1" w:themeFill="accent1" w:themeFillTint="33"/>
            <w:vAlign w:val="center"/>
          </w:tcPr>
          <w:p w14:paraId="7E47EEAE"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NVH Service Multiplier</w:t>
            </w:r>
          </w:p>
        </w:tc>
        <w:tc>
          <w:tcPr>
            <w:tcW w:w="1519" w:type="dxa"/>
            <w:shd w:val="clear" w:color="auto" w:fill="DBE5F1" w:themeFill="accent1" w:themeFillTint="33"/>
            <w:vAlign w:val="center"/>
          </w:tcPr>
          <w:p w14:paraId="289C757C"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VIN Data</w:t>
            </w:r>
          </w:p>
        </w:tc>
        <w:tc>
          <w:tcPr>
            <w:tcW w:w="1519" w:type="dxa"/>
            <w:shd w:val="clear" w:color="auto" w:fill="DBE5F1" w:themeFill="accent1" w:themeFillTint="33"/>
          </w:tcPr>
          <w:p w14:paraId="1553DBA8"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Tuning Tool Multiplier</w:t>
            </w:r>
          </w:p>
        </w:tc>
        <w:tc>
          <w:tcPr>
            <w:tcW w:w="1519" w:type="dxa"/>
            <w:shd w:val="clear" w:color="auto" w:fill="DBE5F1" w:themeFill="accent1" w:themeFillTint="33"/>
          </w:tcPr>
          <w:p w14:paraId="4D1E8C0E"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Tool SED Value</w:t>
            </w:r>
          </w:p>
        </w:tc>
      </w:tr>
      <w:tr w:rsidR="00D71421" w:rsidRPr="005169E1" w14:paraId="60B89627" w14:textId="77777777" w:rsidTr="00527C4E">
        <w:trPr>
          <w:trHeight w:val="300"/>
          <w:jc w:val="center"/>
        </w:trPr>
        <w:tc>
          <w:tcPr>
            <w:tcW w:w="1200" w:type="dxa"/>
            <w:shd w:val="clear" w:color="auto" w:fill="auto"/>
            <w:vAlign w:val="center"/>
            <w:hideMark/>
          </w:tcPr>
          <w:p w14:paraId="35D6AC4A"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Cs w:val="20"/>
              </w:rPr>
              <w:t>Min</w:t>
            </w:r>
          </w:p>
        </w:tc>
        <w:tc>
          <w:tcPr>
            <w:tcW w:w="1440" w:type="dxa"/>
            <w:shd w:val="clear" w:color="auto" w:fill="auto"/>
            <w:noWrap/>
            <w:vAlign w:val="center"/>
            <w:hideMark/>
          </w:tcPr>
          <w:p w14:paraId="079C5666"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c>
          <w:tcPr>
            <w:tcW w:w="1861" w:type="dxa"/>
            <w:vMerge w:val="restart"/>
            <w:vAlign w:val="center"/>
          </w:tcPr>
          <w:p w14:paraId="13AB2D6C"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w:t>
            </w:r>
          </w:p>
        </w:tc>
        <w:tc>
          <w:tcPr>
            <w:tcW w:w="1519" w:type="dxa"/>
            <w:vAlign w:val="center"/>
          </w:tcPr>
          <w:p w14:paraId="28FA3BB6"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c>
          <w:tcPr>
            <w:tcW w:w="1519" w:type="dxa"/>
            <w:vMerge w:val="restart"/>
            <w:shd w:val="clear" w:color="auto" w:fill="D9D9D9" w:themeFill="background1" w:themeFillShade="D9"/>
            <w:vAlign w:val="center"/>
          </w:tcPr>
          <w:p w14:paraId="22D186CB"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w:t>
            </w:r>
          </w:p>
        </w:tc>
        <w:tc>
          <w:tcPr>
            <w:tcW w:w="1519" w:type="dxa"/>
            <w:shd w:val="clear" w:color="auto" w:fill="D9D9D9" w:themeFill="background1" w:themeFillShade="D9"/>
          </w:tcPr>
          <w:p w14:paraId="5B2CCCC5"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r>
      <w:tr w:rsidR="00D71421" w:rsidRPr="009F6E4D" w14:paraId="40066A5B" w14:textId="77777777" w:rsidTr="00527C4E">
        <w:trPr>
          <w:trHeight w:val="300"/>
          <w:jc w:val="center"/>
        </w:trPr>
        <w:tc>
          <w:tcPr>
            <w:tcW w:w="1200" w:type="dxa"/>
            <w:shd w:val="clear" w:color="auto" w:fill="auto"/>
            <w:vAlign w:val="center"/>
            <w:hideMark/>
          </w:tcPr>
          <w:p w14:paraId="24654849"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Cs w:val="20"/>
              </w:rPr>
              <w:t>Max</w:t>
            </w:r>
          </w:p>
        </w:tc>
        <w:tc>
          <w:tcPr>
            <w:tcW w:w="1440" w:type="dxa"/>
            <w:shd w:val="clear" w:color="auto" w:fill="auto"/>
            <w:noWrap/>
            <w:vAlign w:val="center"/>
            <w:hideMark/>
          </w:tcPr>
          <w:p w14:paraId="5C92E47F"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3</w:t>
            </w:r>
          </w:p>
        </w:tc>
        <w:tc>
          <w:tcPr>
            <w:tcW w:w="1861" w:type="dxa"/>
            <w:vMerge/>
            <w:vAlign w:val="center"/>
          </w:tcPr>
          <w:p w14:paraId="0A54BD06" w14:textId="77777777" w:rsidR="00D71421" w:rsidRPr="005169E1" w:rsidRDefault="00D71421" w:rsidP="00CC09C5">
            <w:pPr>
              <w:spacing w:line="240" w:lineRule="atLeast"/>
              <w:rPr>
                <w:rFonts w:eastAsia="Times New Roman" w:cs="Arial"/>
                <w:color w:val="000000"/>
                <w:szCs w:val="20"/>
              </w:rPr>
            </w:pPr>
          </w:p>
        </w:tc>
        <w:tc>
          <w:tcPr>
            <w:tcW w:w="1519" w:type="dxa"/>
            <w:vAlign w:val="center"/>
          </w:tcPr>
          <w:p w14:paraId="6FE43D55"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3</w:t>
            </w:r>
          </w:p>
        </w:tc>
        <w:tc>
          <w:tcPr>
            <w:tcW w:w="1519" w:type="dxa"/>
            <w:vMerge/>
            <w:shd w:val="clear" w:color="auto" w:fill="D9D9D9" w:themeFill="background1" w:themeFillShade="D9"/>
          </w:tcPr>
          <w:p w14:paraId="2211E1E3" w14:textId="77777777" w:rsidR="00D71421" w:rsidRPr="005169E1" w:rsidRDefault="00D71421" w:rsidP="00CC09C5">
            <w:pPr>
              <w:spacing w:line="240" w:lineRule="atLeast"/>
              <w:rPr>
                <w:rFonts w:eastAsia="Times New Roman" w:cs="Arial"/>
                <w:color w:val="000000"/>
                <w:szCs w:val="20"/>
              </w:rPr>
            </w:pPr>
          </w:p>
        </w:tc>
        <w:tc>
          <w:tcPr>
            <w:tcW w:w="1519" w:type="dxa"/>
            <w:shd w:val="clear" w:color="auto" w:fill="D9D9D9" w:themeFill="background1" w:themeFillShade="D9"/>
          </w:tcPr>
          <w:p w14:paraId="23138C9F" w14:textId="77777777" w:rsidR="00D71421" w:rsidRDefault="00D71421" w:rsidP="00CC09C5">
            <w:pPr>
              <w:spacing w:line="240" w:lineRule="atLeast"/>
              <w:rPr>
                <w:rFonts w:eastAsia="Times New Roman" w:cs="Arial"/>
                <w:color w:val="000000"/>
                <w:szCs w:val="20"/>
              </w:rPr>
            </w:pPr>
            <w:r w:rsidRPr="005169E1">
              <w:rPr>
                <w:rFonts w:eastAsia="Times New Roman" w:cs="Arial"/>
                <w:color w:val="000000"/>
                <w:szCs w:val="20"/>
              </w:rPr>
              <w:t>3</w:t>
            </w:r>
          </w:p>
        </w:tc>
      </w:tr>
    </w:tbl>
    <w:p w14:paraId="512B008C" w14:textId="77777777" w:rsidR="00D71421" w:rsidRDefault="00D71421" w:rsidP="00CC09C5">
      <w:pPr>
        <w:spacing w:line="240" w:lineRule="atLeast"/>
        <w:rPr>
          <w:highlight w:val="cyan"/>
        </w:rPr>
      </w:pPr>
    </w:p>
    <w:p w14:paraId="22925489" w14:textId="77777777" w:rsidR="00D71421" w:rsidRDefault="00D71421" w:rsidP="00CC09C5">
      <w:pPr>
        <w:spacing w:line="240" w:lineRule="atLeast"/>
      </w:pPr>
    </w:p>
    <w:p w14:paraId="5FD864E0" w14:textId="77777777" w:rsidR="00D71421" w:rsidRDefault="00D71421" w:rsidP="00CC09C5">
      <w:pPr>
        <w:pStyle w:val="Heading3"/>
        <w:spacing w:line="240" w:lineRule="atLeast"/>
      </w:pPr>
      <w:bookmarkStart w:id="2243" w:name="_Ref93414136"/>
      <w:bookmarkStart w:id="2244" w:name="_Ref95207770"/>
      <w:bookmarkStart w:id="2245" w:name="_Toc105779433"/>
      <w:r>
        <w:t>Trans Gear Pos</w:t>
      </w:r>
      <w:bookmarkEnd w:id="2243"/>
      <w:bookmarkEnd w:id="2244"/>
      <w:bookmarkEnd w:id="2245"/>
    </w:p>
    <w:p w14:paraId="7FA51A98" w14:textId="3C700B55" w:rsidR="00D71421" w:rsidRPr="002C758D" w:rsidRDefault="00D71421" w:rsidP="00CC09C5">
      <w:pPr>
        <w:spacing w:line="240" w:lineRule="atLeast"/>
        <w:rPr>
          <w:szCs w:val="20"/>
        </w:rPr>
      </w:pPr>
    </w:p>
    <w:p w14:paraId="7BFA39B8" w14:textId="260DCAFF" w:rsidR="00D71421" w:rsidRPr="00A23369" w:rsidRDefault="00D71421" w:rsidP="00CC09C5">
      <w:pPr>
        <w:spacing w:line="240" w:lineRule="atLeast"/>
        <w:jc w:val="center"/>
        <w:rPr>
          <w:b/>
          <w:bCs/>
        </w:rPr>
      </w:pPr>
      <w:bookmarkStart w:id="2246" w:name="_Ref95294373"/>
      <w:r w:rsidRPr="002C758D">
        <w:rPr>
          <w:b/>
          <w:bCs/>
        </w:rPr>
        <w:t>Table</w:t>
      </w:r>
      <w:r w:rsidR="00B569F4">
        <w:rPr>
          <w:b/>
          <w:bCs/>
        </w:rPr>
        <w:t>-18</w:t>
      </w:r>
      <w:bookmarkEnd w:id="2246"/>
      <w:r w:rsidRPr="002C758D">
        <w:rPr>
          <w:b/>
          <w:bCs/>
        </w:rPr>
        <w:t xml:space="preserve"> </w:t>
      </w:r>
      <w:proofErr w:type="spellStart"/>
      <w:r w:rsidRPr="002C758D">
        <w:rPr>
          <w:rFonts w:eastAsia="Times New Roman" w:cs="Arial"/>
          <w:b/>
          <w:bCs/>
          <w:i/>
          <w:iCs/>
          <w:color w:val="000000"/>
          <w:szCs w:val="20"/>
        </w:rPr>
        <w:t>GearPos_D_Actl</w:t>
      </w:r>
      <w:proofErr w:type="spellEnd"/>
      <w:r w:rsidRPr="002C758D">
        <w:rPr>
          <w:rFonts w:eastAsia="Times New Roman" w:cs="Arial"/>
          <w:b/>
          <w:bCs/>
          <w:i/>
          <w:iCs/>
          <w:color w:val="000000"/>
          <w:szCs w:val="20"/>
        </w:rPr>
        <w:t xml:space="preserve"> </w:t>
      </w:r>
      <w:r w:rsidRPr="002C758D">
        <w:rPr>
          <w:b/>
          <w:bCs/>
        </w:rPr>
        <w:t xml:space="preserve">/ </w:t>
      </w:r>
      <w:r>
        <w:rPr>
          <w:rFonts w:cs="Arial"/>
          <w:b/>
          <w:bCs/>
          <w:color w:val="000000"/>
          <w:szCs w:val="20"/>
          <w:u w:val="single"/>
        </w:rPr>
        <w:t>Trans Gear Pos</w:t>
      </w:r>
      <w:r w:rsidRPr="002C758D">
        <w:rPr>
          <w:rFonts w:cs="Arial"/>
          <w:b/>
          <w:bCs/>
          <w:szCs w:val="20"/>
        </w:rPr>
        <w:t xml:space="preserve"> </w:t>
      </w:r>
      <w:r w:rsidRPr="002C758D">
        <w:rPr>
          <w:b/>
          <w:bCs/>
        </w:rPr>
        <w:t>Relationship</w:t>
      </w:r>
    </w:p>
    <w:p w14:paraId="49853577" w14:textId="77777777" w:rsidR="00D71421" w:rsidRPr="00A23369" w:rsidRDefault="00D71421"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A23369" w14:paraId="3900059E" w14:textId="77777777" w:rsidTr="00527C4E">
        <w:trPr>
          <w:trHeight w:val="300"/>
          <w:jc w:val="center"/>
        </w:trPr>
        <w:tc>
          <w:tcPr>
            <w:tcW w:w="1200" w:type="dxa"/>
            <w:shd w:val="clear" w:color="auto" w:fill="DBE5F1" w:themeFill="accent1" w:themeFillTint="33"/>
            <w:vAlign w:val="center"/>
          </w:tcPr>
          <w:p w14:paraId="1660E62F" w14:textId="77777777" w:rsidR="00D71421" w:rsidRPr="00A23369" w:rsidRDefault="00D71421" w:rsidP="00CC09C5">
            <w:pPr>
              <w:spacing w:line="240" w:lineRule="atLeast"/>
              <w:rPr>
                <w:rFonts w:eastAsia="Times New Roman" w:cs="Arial"/>
                <w:color w:val="000000"/>
                <w:szCs w:val="20"/>
              </w:rPr>
            </w:pPr>
          </w:p>
        </w:tc>
        <w:tc>
          <w:tcPr>
            <w:tcW w:w="1440" w:type="dxa"/>
            <w:shd w:val="clear" w:color="auto" w:fill="DBE5F1" w:themeFill="accent1" w:themeFillTint="33"/>
            <w:noWrap/>
            <w:vAlign w:val="center"/>
          </w:tcPr>
          <w:p w14:paraId="1E6B4549" w14:textId="77777777" w:rsidR="00D71421" w:rsidRPr="00A23369" w:rsidRDefault="00D71421" w:rsidP="00CC09C5">
            <w:pPr>
              <w:spacing w:line="240" w:lineRule="atLeast"/>
              <w:rPr>
                <w:rFonts w:eastAsia="Times New Roman" w:cs="Arial"/>
                <w:b/>
                <w:bCs/>
                <w:color w:val="000000"/>
                <w:szCs w:val="20"/>
              </w:rPr>
            </w:pPr>
            <w:r w:rsidRPr="00A23369">
              <w:rPr>
                <w:rFonts w:eastAsia="Times New Roman" w:cs="Arial"/>
                <w:b/>
                <w:bCs/>
                <w:color w:val="000000"/>
                <w:sz w:val="18"/>
                <w:szCs w:val="18"/>
              </w:rPr>
              <w:t>Value passed to NVH Service</w:t>
            </w:r>
          </w:p>
        </w:tc>
        <w:tc>
          <w:tcPr>
            <w:tcW w:w="1861" w:type="dxa"/>
            <w:shd w:val="clear" w:color="auto" w:fill="DBE5F1" w:themeFill="accent1" w:themeFillTint="33"/>
            <w:vAlign w:val="center"/>
          </w:tcPr>
          <w:p w14:paraId="144DBB71" w14:textId="77777777" w:rsidR="00D71421" w:rsidRPr="00A23369" w:rsidRDefault="00D71421" w:rsidP="00CC09C5">
            <w:pPr>
              <w:spacing w:line="240" w:lineRule="atLeast"/>
              <w:rPr>
                <w:rFonts w:eastAsia="Times New Roman" w:cs="Arial"/>
                <w:b/>
                <w:bCs/>
                <w:szCs w:val="20"/>
              </w:rPr>
            </w:pPr>
            <w:r w:rsidRPr="00A23369">
              <w:rPr>
                <w:rFonts w:eastAsia="Times New Roman" w:cs="Arial"/>
                <w:b/>
                <w:bCs/>
                <w:sz w:val="18"/>
                <w:szCs w:val="18"/>
              </w:rPr>
              <w:t>NVH Service Multiplier</w:t>
            </w:r>
          </w:p>
        </w:tc>
        <w:tc>
          <w:tcPr>
            <w:tcW w:w="1519" w:type="dxa"/>
            <w:shd w:val="clear" w:color="auto" w:fill="DBE5F1" w:themeFill="accent1" w:themeFillTint="33"/>
            <w:vAlign w:val="center"/>
          </w:tcPr>
          <w:p w14:paraId="051CA131" w14:textId="77777777" w:rsidR="00D71421" w:rsidRPr="00A23369" w:rsidRDefault="00D71421" w:rsidP="00CC09C5">
            <w:pPr>
              <w:spacing w:line="240" w:lineRule="atLeast"/>
              <w:rPr>
                <w:rFonts w:eastAsia="Times New Roman" w:cs="Arial"/>
                <w:b/>
                <w:bCs/>
                <w:szCs w:val="20"/>
              </w:rPr>
            </w:pPr>
            <w:r w:rsidRPr="00A23369">
              <w:rPr>
                <w:rFonts w:eastAsia="Times New Roman" w:cs="Arial"/>
                <w:b/>
                <w:bCs/>
                <w:sz w:val="18"/>
                <w:szCs w:val="18"/>
              </w:rPr>
              <w:t>VIN Data</w:t>
            </w:r>
          </w:p>
        </w:tc>
        <w:tc>
          <w:tcPr>
            <w:tcW w:w="1519" w:type="dxa"/>
            <w:shd w:val="clear" w:color="auto" w:fill="DBE5F1" w:themeFill="accent1" w:themeFillTint="33"/>
          </w:tcPr>
          <w:p w14:paraId="36607EB0" w14:textId="77777777" w:rsidR="00D71421" w:rsidRPr="00A23369" w:rsidRDefault="00D71421" w:rsidP="00CC09C5">
            <w:pPr>
              <w:spacing w:line="240" w:lineRule="atLeast"/>
              <w:rPr>
                <w:rFonts w:eastAsia="Times New Roman" w:cs="Arial"/>
                <w:b/>
                <w:bCs/>
                <w:szCs w:val="20"/>
              </w:rPr>
            </w:pPr>
            <w:r w:rsidRPr="00A23369">
              <w:rPr>
                <w:rFonts w:eastAsia="Times New Roman" w:cs="Arial"/>
                <w:b/>
                <w:bCs/>
                <w:sz w:val="18"/>
                <w:szCs w:val="18"/>
              </w:rPr>
              <w:t>Tuning Tool Multiplier</w:t>
            </w:r>
          </w:p>
        </w:tc>
        <w:tc>
          <w:tcPr>
            <w:tcW w:w="1519" w:type="dxa"/>
            <w:shd w:val="clear" w:color="auto" w:fill="DBE5F1" w:themeFill="accent1" w:themeFillTint="33"/>
          </w:tcPr>
          <w:p w14:paraId="2EE8EE05" w14:textId="77777777" w:rsidR="00D71421" w:rsidRPr="00A23369" w:rsidRDefault="00D71421" w:rsidP="00CC09C5">
            <w:pPr>
              <w:spacing w:line="240" w:lineRule="atLeast"/>
              <w:rPr>
                <w:rFonts w:eastAsia="Times New Roman" w:cs="Arial"/>
                <w:b/>
                <w:bCs/>
                <w:szCs w:val="20"/>
              </w:rPr>
            </w:pPr>
            <w:r w:rsidRPr="00A23369">
              <w:rPr>
                <w:rFonts w:eastAsia="Times New Roman" w:cs="Arial"/>
                <w:b/>
                <w:bCs/>
                <w:sz w:val="18"/>
                <w:szCs w:val="18"/>
              </w:rPr>
              <w:t>Tool SED Value</w:t>
            </w:r>
          </w:p>
        </w:tc>
      </w:tr>
      <w:tr w:rsidR="00D71421" w:rsidRPr="00A23369" w14:paraId="7D91CA7D" w14:textId="77777777" w:rsidTr="00527C4E">
        <w:trPr>
          <w:trHeight w:val="300"/>
          <w:jc w:val="center"/>
        </w:trPr>
        <w:tc>
          <w:tcPr>
            <w:tcW w:w="1200" w:type="dxa"/>
            <w:shd w:val="clear" w:color="auto" w:fill="auto"/>
            <w:vAlign w:val="center"/>
            <w:hideMark/>
          </w:tcPr>
          <w:p w14:paraId="50E44308" w14:textId="77777777" w:rsidR="00D71421" w:rsidRPr="00A23369" w:rsidRDefault="00D71421" w:rsidP="00CC09C5">
            <w:pPr>
              <w:spacing w:line="240" w:lineRule="atLeast"/>
              <w:rPr>
                <w:rFonts w:eastAsia="Times New Roman" w:cs="Arial"/>
                <w:b/>
                <w:bCs/>
                <w:color w:val="000000"/>
                <w:szCs w:val="20"/>
              </w:rPr>
            </w:pPr>
            <w:r w:rsidRPr="00A23369">
              <w:rPr>
                <w:rFonts w:eastAsia="Times New Roman" w:cs="Arial"/>
                <w:b/>
                <w:bCs/>
                <w:color w:val="000000"/>
                <w:szCs w:val="20"/>
              </w:rPr>
              <w:t>Min</w:t>
            </w:r>
          </w:p>
        </w:tc>
        <w:tc>
          <w:tcPr>
            <w:tcW w:w="1440" w:type="dxa"/>
            <w:shd w:val="clear" w:color="auto" w:fill="auto"/>
            <w:noWrap/>
            <w:vAlign w:val="center"/>
            <w:hideMark/>
          </w:tcPr>
          <w:p w14:paraId="5FEC726E"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0</w:t>
            </w:r>
          </w:p>
        </w:tc>
        <w:tc>
          <w:tcPr>
            <w:tcW w:w="1861" w:type="dxa"/>
            <w:vMerge w:val="restart"/>
            <w:vAlign w:val="center"/>
          </w:tcPr>
          <w:p w14:paraId="0CEECEB7"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1</w:t>
            </w:r>
          </w:p>
        </w:tc>
        <w:tc>
          <w:tcPr>
            <w:tcW w:w="1519" w:type="dxa"/>
            <w:vAlign w:val="center"/>
          </w:tcPr>
          <w:p w14:paraId="407CF369"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0</w:t>
            </w:r>
          </w:p>
        </w:tc>
        <w:tc>
          <w:tcPr>
            <w:tcW w:w="1519" w:type="dxa"/>
            <w:vMerge w:val="restart"/>
            <w:shd w:val="clear" w:color="auto" w:fill="D9D9D9" w:themeFill="background1" w:themeFillShade="D9"/>
            <w:vAlign w:val="center"/>
          </w:tcPr>
          <w:p w14:paraId="1492CE13"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1</w:t>
            </w:r>
          </w:p>
        </w:tc>
        <w:tc>
          <w:tcPr>
            <w:tcW w:w="1519" w:type="dxa"/>
            <w:shd w:val="clear" w:color="auto" w:fill="D9D9D9" w:themeFill="background1" w:themeFillShade="D9"/>
          </w:tcPr>
          <w:p w14:paraId="5EF87AF4"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0</w:t>
            </w:r>
          </w:p>
        </w:tc>
      </w:tr>
      <w:tr w:rsidR="00D71421" w:rsidRPr="00A23369" w14:paraId="2D682C06" w14:textId="77777777" w:rsidTr="00527C4E">
        <w:trPr>
          <w:trHeight w:val="300"/>
          <w:jc w:val="center"/>
        </w:trPr>
        <w:tc>
          <w:tcPr>
            <w:tcW w:w="1200" w:type="dxa"/>
            <w:shd w:val="clear" w:color="auto" w:fill="auto"/>
            <w:vAlign w:val="center"/>
            <w:hideMark/>
          </w:tcPr>
          <w:p w14:paraId="5D12142C" w14:textId="77777777" w:rsidR="00D71421" w:rsidRPr="00A23369" w:rsidRDefault="00D71421" w:rsidP="00CC09C5">
            <w:pPr>
              <w:spacing w:line="240" w:lineRule="atLeast"/>
              <w:rPr>
                <w:rFonts w:eastAsia="Times New Roman" w:cs="Arial"/>
                <w:b/>
                <w:bCs/>
                <w:color w:val="000000"/>
                <w:szCs w:val="20"/>
              </w:rPr>
            </w:pPr>
            <w:r w:rsidRPr="00A23369">
              <w:rPr>
                <w:rFonts w:eastAsia="Times New Roman" w:cs="Arial"/>
                <w:b/>
                <w:bCs/>
                <w:color w:val="000000"/>
                <w:szCs w:val="20"/>
              </w:rPr>
              <w:t>Max</w:t>
            </w:r>
          </w:p>
        </w:tc>
        <w:tc>
          <w:tcPr>
            <w:tcW w:w="1440" w:type="dxa"/>
            <w:shd w:val="clear" w:color="auto" w:fill="auto"/>
            <w:noWrap/>
            <w:vAlign w:val="center"/>
            <w:hideMark/>
          </w:tcPr>
          <w:p w14:paraId="199CB214"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15</w:t>
            </w:r>
          </w:p>
        </w:tc>
        <w:tc>
          <w:tcPr>
            <w:tcW w:w="1861" w:type="dxa"/>
            <w:vMerge/>
            <w:vAlign w:val="center"/>
          </w:tcPr>
          <w:p w14:paraId="2B6877CB" w14:textId="77777777" w:rsidR="00D71421" w:rsidRPr="00A23369" w:rsidRDefault="00D71421" w:rsidP="00CC09C5">
            <w:pPr>
              <w:spacing w:line="240" w:lineRule="atLeast"/>
              <w:rPr>
                <w:rFonts w:eastAsia="Times New Roman" w:cs="Arial"/>
                <w:color w:val="000000"/>
                <w:szCs w:val="20"/>
              </w:rPr>
            </w:pPr>
          </w:p>
        </w:tc>
        <w:tc>
          <w:tcPr>
            <w:tcW w:w="1519" w:type="dxa"/>
            <w:vAlign w:val="center"/>
          </w:tcPr>
          <w:p w14:paraId="61C86802"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15</w:t>
            </w:r>
          </w:p>
        </w:tc>
        <w:tc>
          <w:tcPr>
            <w:tcW w:w="1519" w:type="dxa"/>
            <w:vMerge/>
            <w:shd w:val="clear" w:color="auto" w:fill="D9D9D9" w:themeFill="background1" w:themeFillShade="D9"/>
          </w:tcPr>
          <w:p w14:paraId="604AF695" w14:textId="77777777" w:rsidR="00D71421" w:rsidRPr="00A23369" w:rsidRDefault="00D71421" w:rsidP="00CC09C5">
            <w:pPr>
              <w:spacing w:line="240" w:lineRule="atLeast"/>
              <w:rPr>
                <w:rFonts w:eastAsia="Times New Roman" w:cs="Arial"/>
                <w:color w:val="000000"/>
                <w:szCs w:val="20"/>
              </w:rPr>
            </w:pPr>
          </w:p>
        </w:tc>
        <w:tc>
          <w:tcPr>
            <w:tcW w:w="1519" w:type="dxa"/>
            <w:shd w:val="clear" w:color="auto" w:fill="D9D9D9" w:themeFill="background1" w:themeFillShade="D9"/>
          </w:tcPr>
          <w:p w14:paraId="36E29483" w14:textId="77777777" w:rsidR="00D71421" w:rsidRPr="00A23369" w:rsidRDefault="00D71421" w:rsidP="00CC09C5">
            <w:pPr>
              <w:spacing w:line="240" w:lineRule="atLeast"/>
              <w:rPr>
                <w:rFonts w:eastAsia="Times New Roman" w:cs="Arial"/>
                <w:color w:val="000000"/>
                <w:szCs w:val="20"/>
              </w:rPr>
            </w:pPr>
            <w:r w:rsidRPr="00A23369">
              <w:rPr>
                <w:rFonts w:eastAsia="Times New Roman" w:cs="Arial"/>
                <w:color w:val="000000"/>
                <w:szCs w:val="20"/>
              </w:rPr>
              <w:t>15</w:t>
            </w:r>
          </w:p>
        </w:tc>
      </w:tr>
    </w:tbl>
    <w:p w14:paraId="106DB222" w14:textId="77777777" w:rsidR="00D71421" w:rsidRPr="00A23369" w:rsidRDefault="00D71421" w:rsidP="00CC09C5">
      <w:pPr>
        <w:spacing w:line="240" w:lineRule="atLeast"/>
      </w:pPr>
    </w:p>
    <w:p w14:paraId="63FB74EE" w14:textId="77777777" w:rsidR="00D71421" w:rsidRDefault="00D71421" w:rsidP="00CC09C5">
      <w:pPr>
        <w:spacing w:line="240" w:lineRule="atLeast"/>
      </w:pPr>
    </w:p>
    <w:p w14:paraId="0FB7E5C5" w14:textId="77777777" w:rsidR="00D71421" w:rsidRPr="002A776F" w:rsidRDefault="00D71421" w:rsidP="00CC09C5">
      <w:pPr>
        <w:pStyle w:val="Heading3"/>
        <w:spacing w:line="240" w:lineRule="atLeast"/>
      </w:pPr>
      <w:bookmarkStart w:id="2247" w:name="_Toc105779434"/>
      <w:bookmarkStart w:id="2248" w:name="_Ref90199858"/>
      <w:bookmarkStart w:id="2249" w:name="_Ref95292234"/>
      <w:r w:rsidRPr="00C64AD7">
        <w:t>Trans Range</w:t>
      </w:r>
      <w:bookmarkEnd w:id="2247"/>
      <w:r w:rsidRPr="00C64AD7">
        <w:t xml:space="preserve"> </w:t>
      </w:r>
      <w:bookmarkEnd w:id="2248"/>
      <w:bookmarkEnd w:id="2249"/>
    </w:p>
    <w:p w14:paraId="34F8920A" w14:textId="236C99D3" w:rsidR="00D71421" w:rsidRPr="005169E1" w:rsidRDefault="00D71421" w:rsidP="00CC09C5">
      <w:pPr>
        <w:spacing w:line="240" w:lineRule="atLeast"/>
        <w:rPr>
          <w:szCs w:val="20"/>
        </w:rPr>
      </w:pPr>
    </w:p>
    <w:p w14:paraId="3F07560F" w14:textId="7F0CEEFC" w:rsidR="00D71421" w:rsidRPr="005169E1" w:rsidRDefault="00D71421" w:rsidP="00CC09C5">
      <w:pPr>
        <w:spacing w:line="240" w:lineRule="atLeast"/>
        <w:jc w:val="center"/>
        <w:rPr>
          <w:b/>
          <w:bCs/>
        </w:rPr>
      </w:pPr>
      <w:bookmarkStart w:id="2250" w:name="_Ref90156567"/>
      <w:r w:rsidRPr="005169E1">
        <w:rPr>
          <w:b/>
          <w:bCs/>
        </w:rPr>
        <w:t>Table</w:t>
      </w:r>
      <w:r w:rsidR="00B569F4">
        <w:rPr>
          <w:b/>
          <w:bCs/>
        </w:rPr>
        <w:t>-19</w:t>
      </w:r>
      <w:bookmarkEnd w:id="2250"/>
      <w:r w:rsidRPr="005169E1">
        <w:rPr>
          <w:b/>
          <w:bCs/>
        </w:rPr>
        <w:t xml:space="preserve"> </w:t>
      </w:r>
      <w:proofErr w:type="spellStart"/>
      <w:r w:rsidRPr="002A776F">
        <w:rPr>
          <w:b/>
          <w:bCs/>
          <w:i/>
          <w:iCs/>
        </w:rPr>
        <w:t>TrnRng_D_Rq</w:t>
      </w:r>
      <w:proofErr w:type="spellEnd"/>
      <w:r w:rsidRPr="002A776F">
        <w:rPr>
          <w:b/>
          <w:bCs/>
        </w:rPr>
        <w:t xml:space="preserve"> / </w:t>
      </w:r>
      <w:r>
        <w:rPr>
          <w:rFonts w:cs="Arial"/>
          <w:b/>
          <w:bCs/>
          <w:color w:val="000000"/>
          <w:szCs w:val="20"/>
          <w:u w:val="single"/>
        </w:rPr>
        <w:t>Trans Range</w:t>
      </w:r>
      <w:r w:rsidRPr="005169E1">
        <w:rPr>
          <w:rFonts w:cs="Arial"/>
          <w:b/>
          <w:bCs/>
          <w:szCs w:val="20"/>
        </w:rPr>
        <w:t xml:space="preserve"> </w:t>
      </w:r>
      <w:r w:rsidRPr="005169E1">
        <w:rPr>
          <w:b/>
          <w:bCs/>
        </w:rPr>
        <w:t>Relationship</w:t>
      </w:r>
    </w:p>
    <w:p w14:paraId="177D61C8" w14:textId="77777777" w:rsidR="00D71421" w:rsidRPr="005169E1" w:rsidRDefault="00D71421"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D71421" w:rsidRPr="005169E1" w14:paraId="6F012799" w14:textId="77777777" w:rsidTr="00527C4E">
        <w:trPr>
          <w:trHeight w:val="300"/>
          <w:jc w:val="center"/>
        </w:trPr>
        <w:tc>
          <w:tcPr>
            <w:tcW w:w="1200" w:type="dxa"/>
            <w:shd w:val="clear" w:color="auto" w:fill="DBE5F1" w:themeFill="accent1" w:themeFillTint="33"/>
            <w:vAlign w:val="center"/>
          </w:tcPr>
          <w:p w14:paraId="401CF173" w14:textId="77777777" w:rsidR="00D71421" w:rsidRPr="005169E1" w:rsidRDefault="00D71421" w:rsidP="00CC09C5">
            <w:pPr>
              <w:spacing w:line="240" w:lineRule="atLeast"/>
              <w:rPr>
                <w:rFonts w:eastAsia="Times New Roman" w:cs="Arial"/>
                <w:color w:val="000000"/>
                <w:szCs w:val="20"/>
              </w:rPr>
            </w:pPr>
          </w:p>
        </w:tc>
        <w:tc>
          <w:tcPr>
            <w:tcW w:w="1440" w:type="dxa"/>
            <w:shd w:val="clear" w:color="auto" w:fill="DBE5F1" w:themeFill="accent1" w:themeFillTint="33"/>
            <w:noWrap/>
            <w:vAlign w:val="center"/>
          </w:tcPr>
          <w:p w14:paraId="3167A0AB"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 w:val="18"/>
                <w:szCs w:val="18"/>
              </w:rPr>
              <w:t>Value passed to NVH Service</w:t>
            </w:r>
          </w:p>
        </w:tc>
        <w:tc>
          <w:tcPr>
            <w:tcW w:w="1861" w:type="dxa"/>
            <w:shd w:val="clear" w:color="auto" w:fill="DBE5F1" w:themeFill="accent1" w:themeFillTint="33"/>
            <w:vAlign w:val="center"/>
          </w:tcPr>
          <w:p w14:paraId="6F8B9C6E"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NVH Service Multiplier</w:t>
            </w:r>
          </w:p>
        </w:tc>
        <w:tc>
          <w:tcPr>
            <w:tcW w:w="1519" w:type="dxa"/>
            <w:shd w:val="clear" w:color="auto" w:fill="DBE5F1" w:themeFill="accent1" w:themeFillTint="33"/>
            <w:vAlign w:val="center"/>
          </w:tcPr>
          <w:p w14:paraId="59FD1FC5"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VIN Data</w:t>
            </w:r>
          </w:p>
        </w:tc>
        <w:tc>
          <w:tcPr>
            <w:tcW w:w="1519" w:type="dxa"/>
            <w:shd w:val="clear" w:color="auto" w:fill="DBE5F1" w:themeFill="accent1" w:themeFillTint="33"/>
          </w:tcPr>
          <w:p w14:paraId="5EB8B37D"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Tuning Tool Multiplier</w:t>
            </w:r>
          </w:p>
        </w:tc>
        <w:tc>
          <w:tcPr>
            <w:tcW w:w="1519" w:type="dxa"/>
            <w:shd w:val="clear" w:color="auto" w:fill="DBE5F1" w:themeFill="accent1" w:themeFillTint="33"/>
          </w:tcPr>
          <w:p w14:paraId="6ECAA3F7" w14:textId="77777777" w:rsidR="00D71421" w:rsidRPr="005169E1" w:rsidRDefault="00D71421" w:rsidP="00CC09C5">
            <w:pPr>
              <w:spacing w:line="240" w:lineRule="atLeast"/>
              <w:rPr>
                <w:rFonts w:eastAsia="Times New Roman" w:cs="Arial"/>
                <w:b/>
                <w:bCs/>
                <w:szCs w:val="20"/>
              </w:rPr>
            </w:pPr>
            <w:r w:rsidRPr="005169E1">
              <w:rPr>
                <w:rFonts w:eastAsia="Times New Roman" w:cs="Arial"/>
                <w:b/>
                <w:bCs/>
                <w:sz w:val="18"/>
                <w:szCs w:val="18"/>
              </w:rPr>
              <w:t>Tool SED Value</w:t>
            </w:r>
          </w:p>
        </w:tc>
      </w:tr>
      <w:tr w:rsidR="00D71421" w:rsidRPr="005169E1" w14:paraId="326880EA" w14:textId="77777777" w:rsidTr="00527C4E">
        <w:trPr>
          <w:trHeight w:val="300"/>
          <w:jc w:val="center"/>
        </w:trPr>
        <w:tc>
          <w:tcPr>
            <w:tcW w:w="1200" w:type="dxa"/>
            <w:shd w:val="clear" w:color="auto" w:fill="auto"/>
            <w:vAlign w:val="center"/>
            <w:hideMark/>
          </w:tcPr>
          <w:p w14:paraId="1A5915F1"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Cs w:val="20"/>
              </w:rPr>
              <w:t>Min</w:t>
            </w:r>
          </w:p>
        </w:tc>
        <w:tc>
          <w:tcPr>
            <w:tcW w:w="1440" w:type="dxa"/>
            <w:shd w:val="clear" w:color="auto" w:fill="auto"/>
            <w:noWrap/>
            <w:vAlign w:val="center"/>
            <w:hideMark/>
          </w:tcPr>
          <w:p w14:paraId="66AB6DAE"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c>
          <w:tcPr>
            <w:tcW w:w="1861" w:type="dxa"/>
            <w:vMerge w:val="restart"/>
            <w:vAlign w:val="center"/>
          </w:tcPr>
          <w:p w14:paraId="599B8FB7"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w:t>
            </w:r>
          </w:p>
        </w:tc>
        <w:tc>
          <w:tcPr>
            <w:tcW w:w="1519" w:type="dxa"/>
            <w:vAlign w:val="center"/>
          </w:tcPr>
          <w:p w14:paraId="3FE541B6"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c>
          <w:tcPr>
            <w:tcW w:w="1519" w:type="dxa"/>
            <w:vMerge w:val="restart"/>
            <w:shd w:val="clear" w:color="auto" w:fill="D9D9D9" w:themeFill="background1" w:themeFillShade="D9"/>
            <w:vAlign w:val="center"/>
          </w:tcPr>
          <w:p w14:paraId="5916C1FA"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w:t>
            </w:r>
          </w:p>
        </w:tc>
        <w:tc>
          <w:tcPr>
            <w:tcW w:w="1519" w:type="dxa"/>
            <w:shd w:val="clear" w:color="auto" w:fill="D9D9D9" w:themeFill="background1" w:themeFillShade="D9"/>
          </w:tcPr>
          <w:p w14:paraId="591C6C02"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0</w:t>
            </w:r>
          </w:p>
        </w:tc>
      </w:tr>
      <w:tr w:rsidR="00D71421" w:rsidRPr="009F6E4D" w14:paraId="017C22C5" w14:textId="77777777" w:rsidTr="00527C4E">
        <w:trPr>
          <w:trHeight w:val="300"/>
          <w:jc w:val="center"/>
        </w:trPr>
        <w:tc>
          <w:tcPr>
            <w:tcW w:w="1200" w:type="dxa"/>
            <w:shd w:val="clear" w:color="auto" w:fill="auto"/>
            <w:vAlign w:val="center"/>
            <w:hideMark/>
          </w:tcPr>
          <w:p w14:paraId="6E2651F8" w14:textId="77777777" w:rsidR="00D71421" w:rsidRPr="005169E1" w:rsidRDefault="00D71421" w:rsidP="00CC09C5">
            <w:pPr>
              <w:spacing w:line="240" w:lineRule="atLeast"/>
              <w:rPr>
                <w:rFonts w:eastAsia="Times New Roman" w:cs="Arial"/>
                <w:b/>
                <w:bCs/>
                <w:color w:val="000000"/>
                <w:szCs w:val="20"/>
              </w:rPr>
            </w:pPr>
            <w:r w:rsidRPr="005169E1">
              <w:rPr>
                <w:rFonts w:eastAsia="Times New Roman" w:cs="Arial"/>
                <w:b/>
                <w:bCs/>
                <w:color w:val="000000"/>
                <w:szCs w:val="20"/>
              </w:rPr>
              <w:t>Max</w:t>
            </w:r>
          </w:p>
        </w:tc>
        <w:tc>
          <w:tcPr>
            <w:tcW w:w="1440" w:type="dxa"/>
            <w:shd w:val="clear" w:color="auto" w:fill="auto"/>
            <w:noWrap/>
            <w:vAlign w:val="center"/>
            <w:hideMark/>
          </w:tcPr>
          <w:p w14:paraId="4F238371"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15</w:t>
            </w:r>
          </w:p>
        </w:tc>
        <w:tc>
          <w:tcPr>
            <w:tcW w:w="1861" w:type="dxa"/>
            <w:vMerge/>
            <w:vAlign w:val="center"/>
          </w:tcPr>
          <w:p w14:paraId="207652B4" w14:textId="77777777" w:rsidR="00D71421" w:rsidRPr="005169E1" w:rsidRDefault="00D71421" w:rsidP="00CC09C5">
            <w:pPr>
              <w:spacing w:line="240" w:lineRule="atLeast"/>
              <w:rPr>
                <w:rFonts w:eastAsia="Times New Roman" w:cs="Arial"/>
                <w:color w:val="000000"/>
                <w:szCs w:val="20"/>
              </w:rPr>
            </w:pPr>
          </w:p>
        </w:tc>
        <w:tc>
          <w:tcPr>
            <w:tcW w:w="1519" w:type="dxa"/>
            <w:vAlign w:val="center"/>
          </w:tcPr>
          <w:p w14:paraId="764F9642" w14:textId="77777777" w:rsidR="00D71421" w:rsidRPr="005169E1" w:rsidRDefault="00D71421" w:rsidP="00CC09C5">
            <w:pPr>
              <w:spacing w:line="240" w:lineRule="atLeast"/>
              <w:rPr>
                <w:rFonts w:eastAsia="Times New Roman" w:cs="Arial"/>
                <w:color w:val="000000"/>
                <w:szCs w:val="20"/>
              </w:rPr>
            </w:pPr>
            <w:r w:rsidRPr="005169E1">
              <w:rPr>
                <w:rFonts w:eastAsia="Times New Roman" w:cs="Arial"/>
                <w:color w:val="000000"/>
                <w:szCs w:val="20"/>
              </w:rPr>
              <w:t>15</w:t>
            </w:r>
          </w:p>
        </w:tc>
        <w:tc>
          <w:tcPr>
            <w:tcW w:w="1519" w:type="dxa"/>
            <w:vMerge/>
            <w:shd w:val="clear" w:color="auto" w:fill="D9D9D9" w:themeFill="background1" w:themeFillShade="D9"/>
          </w:tcPr>
          <w:p w14:paraId="66445E21" w14:textId="77777777" w:rsidR="00D71421" w:rsidRPr="005169E1" w:rsidRDefault="00D71421" w:rsidP="00CC09C5">
            <w:pPr>
              <w:spacing w:line="240" w:lineRule="atLeast"/>
              <w:rPr>
                <w:rFonts w:eastAsia="Times New Roman" w:cs="Arial"/>
                <w:color w:val="000000"/>
                <w:szCs w:val="20"/>
              </w:rPr>
            </w:pPr>
          </w:p>
        </w:tc>
        <w:tc>
          <w:tcPr>
            <w:tcW w:w="1519" w:type="dxa"/>
            <w:shd w:val="clear" w:color="auto" w:fill="D9D9D9" w:themeFill="background1" w:themeFillShade="D9"/>
          </w:tcPr>
          <w:p w14:paraId="67DC1770" w14:textId="77777777" w:rsidR="00D71421" w:rsidRDefault="00D71421" w:rsidP="00CC09C5">
            <w:pPr>
              <w:spacing w:line="240" w:lineRule="atLeast"/>
              <w:rPr>
                <w:rFonts w:eastAsia="Times New Roman" w:cs="Arial"/>
                <w:color w:val="000000"/>
                <w:szCs w:val="20"/>
              </w:rPr>
            </w:pPr>
            <w:r w:rsidRPr="005169E1">
              <w:rPr>
                <w:rFonts w:eastAsia="Times New Roman" w:cs="Arial"/>
                <w:color w:val="000000"/>
                <w:szCs w:val="20"/>
              </w:rPr>
              <w:t>15</w:t>
            </w:r>
          </w:p>
        </w:tc>
      </w:tr>
    </w:tbl>
    <w:p w14:paraId="124E9571" w14:textId="77777777" w:rsidR="00D71421" w:rsidRDefault="00D71421" w:rsidP="00CC09C5">
      <w:pPr>
        <w:spacing w:line="240" w:lineRule="atLeast"/>
        <w:rPr>
          <w:highlight w:val="yellow"/>
        </w:rPr>
      </w:pPr>
    </w:p>
    <w:p w14:paraId="35EAF591" w14:textId="77777777" w:rsidR="00D71421" w:rsidRPr="001A51B0" w:rsidRDefault="00D71421" w:rsidP="00CC09C5">
      <w:pPr>
        <w:spacing w:line="240" w:lineRule="atLeast"/>
      </w:pPr>
    </w:p>
    <w:p w14:paraId="28FD464D" w14:textId="77777777" w:rsidR="00D71421" w:rsidRDefault="00D71421" w:rsidP="00CC09C5">
      <w:pPr>
        <w:pStyle w:val="Heading3"/>
        <w:spacing w:line="240" w:lineRule="atLeast"/>
      </w:pPr>
      <w:bookmarkStart w:id="2251" w:name="_Ref89544988"/>
      <w:bookmarkStart w:id="2252" w:name="_Ref89719485"/>
      <w:bookmarkStart w:id="2253" w:name="_Ref95507695"/>
      <w:bookmarkStart w:id="2254" w:name="_Toc105779435"/>
      <w:proofErr w:type="spellStart"/>
      <w:r w:rsidRPr="00C64AD7">
        <w:t>Veh</w:t>
      </w:r>
      <w:proofErr w:type="spellEnd"/>
      <w:r w:rsidRPr="00C64AD7">
        <w:t xml:space="preserve"> Drive Mode</w:t>
      </w:r>
      <w:bookmarkEnd w:id="2251"/>
      <w:bookmarkEnd w:id="2252"/>
      <w:bookmarkEnd w:id="2253"/>
      <w:bookmarkEnd w:id="2254"/>
    </w:p>
    <w:p w14:paraId="177EC2D4" w14:textId="2F187F2E" w:rsidR="00D71421" w:rsidRDefault="008F7D8F" w:rsidP="00CC09C5">
      <w:pPr>
        <w:spacing w:line="240" w:lineRule="atLeast"/>
        <w:rPr>
          <w:szCs w:val="20"/>
        </w:rPr>
      </w:pPr>
      <w:bookmarkStart w:id="2255" w:name="_Hlk89670033"/>
      <w:r>
        <w:rPr>
          <w:rFonts w:eastAsia="Times New Roman" w:cs="Arial"/>
          <w:szCs w:val="20"/>
        </w:rPr>
        <w:t>T</w:t>
      </w:r>
      <w:r w:rsidR="00D71421" w:rsidRPr="00F26C69">
        <w:rPr>
          <w:rFonts w:eastAsia="Times New Roman" w:cs="Arial"/>
          <w:szCs w:val="20"/>
        </w:rPr>
        <w:t xml:space="preserve">he NVH service </w:t>
      </w:r>
      <w:r w:rsidR="00D71421" w:rsidRPr="00F26C69">
        <w:rPr>
          <w:szCs w:val="20"/>
        </w:rPr>
        <w:t xml:space="preserve">shall write the data from either the </w:t>
      </w:r>
      <w:r w:rsidR="00D71421" w:rsidRPr="00F26C69">
        <w:rPr>
          <w:i/>
          <w:iCs/>
          <w:szCs w:val="20"/>
        </w:rPr>
        <w:t>SelDrvMdeHmi04_D_Rq</w:t>
      </w:r>
      <w:r w:rsidR="00D71421" w:rsidRPr="00F26C69">
        <w:rPr>
          <w:szCs w:val="20"/>
        </w:rPr>
        <w:t xml:space="preserve"> or </w:t>
      </w:r>
      <w:r w:rsidR="00D71421" w:rsidRPr="00F26C69">
        <w:rPr>
          <w:i/>
          <w:iCs/>
          <w:szCs w:val="20"/>
        </w:rPr>
        <w:t>ActvDrvMde_D2_Stat</w:t>
      </w:r>
      <w:r w:rsidR="00D71421" w:rsidRPr="00F26C69">
        <w:rPr>
          <w:szCs w:val="20"/>
        </w:rPr>
        <w:t xml:space="preserve"> to the </w:t>
      </w:r>
      <w:proofErr w:type="spellStart"/>
      <w:r w:rsidR="00D71421" w:rsidRPr="00F26C69">
        <w:rPr>
          <w:rFonts w:cs="Arial"/>
          <w:color w:val="000000"/>
          <w:szCs w:val="20"/>
          <w:u w:val="single"/>
        </w:rPr>
        <w:t>Veh</w:t>
      </w:r>
      <w:proofErr w:type="spellEnd"/>
      <w:r w:rsidR="00D71421" w:rsidRPr="00F26C69">
        <w:rPr>
          <w:rFonts w:cs="Arial"/>
          <w:color w:val="000000"/>
          <w:szCs w:val="20"/>
          <w:u w:val="single"/>
        </w:rPr>
        <w:t xml:space="preserve"> Drive Mode</w:t>
      </w:r>
      <w:r w:rsidR="00D71421" w:rsidRPr="00F26C69">
        <w:rPr>
          <w:szCs w:val="20"/>
        </w:rPr>
        <w:t xml:space="preserve"> VIN</w:t>
      </w:r>
      <w:r w:rsidR="00D71421" w:rsidRPr="00F26C69">
        <w:t xml:space="preserve">. </w:t>
      </w:r>
      <w:r w:rsidR="00D71421" w:rsidRPr="00F26C69">
        <w:rPr>
          <w:szCs w:val="20"/>
        </w:rPr>
        <w:t xml:space="preserve">The </w:t>
      </w:r>
      <w:r>
        <w:rPr>
          <w:szCs w:val="20"/>
        </w:rPr>
        <w:t xml:space="preserve">selection of which source signal to use depends on the DE configuration as specified in the NVH Features Master CAN signal and VIN id list. </w:t>
      </w:r>
    </w:p>
    <w:p w14:paraId="75050419" w14:textId="77777777" w:rsidR="00D71421" w:rsidRDefault="00D71421" w:rsidP="00CC09C5">
      <w:pPr>
        <w:spacing w:line="240" w:lineRule="atLeast"/>
        <w:rPr>
          <w:szCs w:val="20"/>
        </w:rPr>
      </w:pPr>
    </w:p>
    <w:p w14:paraId="5C7B1F0D" w14:textId="6BECE7B8" w:rsidR="00D71421" w:rsidRPr="00442914" w:rsidRDefault="00D71421" w:rsidP="00CC09C5">
      <w:pPr>
        <w:spacing w:line="240" w:lineRule="atLeast"/>
        <w:jc w:val="center"/>
        <w:rPr>
          <w:b/>
          <w:bCs/>
        </w:rPr>
      </w:pPr>
      <w:bookmarkStart w:id="2256" w:name="_Ref89712749"/>
      <w:r w:rsidRPr="00444AC1">
        <w:rPr>
          <w:b/>
          <w:bCs/>
        </w:rPr>
        <w:t>Table</w:t>
      </w:r>
      <w:r w:rsidR="00B569F4">
        <w:rPr>
          <w:b/>
          <w:bCs/>
        </w:rPr>
        <w:t>-20</w:t>
      </w:r>
      <w:bookmarkEnd w:id="2256"/>
      <w:r w:rsidRPr="00CF08E0">
        <w:rPr>
          <w:b/>
          <w:bCs/>
        </w:rPr>
        <w:t xml:space="preserve"> </w:t>
      </w:r>
      <w:r w:rsidRPr="00CF08E0">
        <w:rPr>
          <w:b/>
          <w:bCs/>
          <w:i/>
          <w:iCs/>
          <w:szCs w:val="20"/>
        </w:rPr>
        <w:t xml:space="preserve">SelDrvMdeHmi04_D_Rq </w:t>
      </w:r>
      <w:r w:rsidRPr="00573207">
        <w:rPr>
          <w:b/>
          <w:bCs/>
          <w:szCs w:val="20"/>
        </w:rPr>
        <w:t>or</w:t>
      </w:r>
      <w:r w:rsidRPr="00CF08E0">
        <w:rPr>
          <w:b/>
          <w:bCs/>
          <w:i/>
          <w:iCs/>
          <w:szCs w:val="20"/>
        </w:rPr>
        <w:t xml:space="preserve"> ActvDrvMde_D2_Stat</w:t>
      </w:r>
      <w:r w:rsidRPr="00CF08E0">
        <w:rPr>
          <w:b/>
          <w:bCs/>
        </w:rPr>
        <w:t xml:space="preserve"> / </w:t>
      </w:r>
      <w:proofErr w:type="spellStart"/>
      <w:r w:rsidRPr="00CF08E0">
        <w:rPr>
          <w:rFonts w:cs="Arial"/>
          <w:b/>
          <w:bCs/>
          <w:color w:val="000000"/>
          <w:szCs w:val="20"/>
          <w:u w:val="single"/>
        </w:rPr>
        <w:t>Veh</w:t>
      </w:r>
      <w:proofErr w:type="spellEnd"/>
      <w:r w:rsidRPr="00CF08E0">
        <w:rPr>
          <w:rFonts w:cs="Arial"/>
          <w:b/>
          <w:bCs/>
          <w:color w:val="000000"/>
          <w:szCs w:val="20"/>
          <w:u w:val="single"/>
        </w:rPr>
        <w:t xml:space="preserve"> Drive Mode</w:t>
      </w:r>
      <w:r w:rsidRPr="00444AC1">
        <w:rPr>
          <w:b/>
          <w:bCs/>
        </w:rPr>
        <w:t xml:space="preserve"> Relationship</w:t>
      </w:r>
    </w:p>
    <w:p w14:paraId="7A632C2E" w14:textId="77777777" w:rsidR="00D71421" w:rsidRDefault="00D71421" w:rsidP="00CC09C5">
      <w:pPr>
        <w:spacing w:line="240" w:lineRule="atLeast"/>
      </w:pPr>
    </w:p>
    <w:tbl>
      <w:tblPr>
        <w:tblW w:w="105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gridCol w:w="1519"/>
      </w:tblGrid>
      <w:tr w:rsidR="00D71421" w:rsidRPr="009F6E4D" w14:paraId="2F27F4C2" w14:textId="77777777" w:rsidTr="00527C4E">
        <w:trPr>
          <w:trHeight w:val="300"/>
          <w:jc w:val="center"/>
        </w:trPr>
        <w:tc>
          <w:tcPr>
            <w:tcW w:w="1200" w:type="dxa"/>
            <w:shd w:val="clear" w:color="auto" w:fill="DBE5F1" w:themeFill="accent1" w:themeFillTint="33"/>
            <w:vAlign w:val="center"/>
          </w:tcPr>
          <w:p w14:paraId="49A2E795" w14:textId="77777777" w:rsidR="00D71421" w:rsidRPr="009F6E4D" w:rsidRDefault="00D71421" w:rsidP="00CC09C5">
            <w:pPr>
              <w:spacing w:line="240" w:lineRule="atLeast"/>
              <w:rPr>
                <w:rFonts w:eastAsia="Times New Roman" w:cs="Arial"/>
                <w:color w:val="000000"/>
                <w:szCs w:val="20"/>
                <w:highlight w:val="yellow"/>
              </w:rPr>
            </w:pPr>
          </w:p>
        </w:tc>
        <w:tc>
          <w:tcPr>
            <w:tcW w:w="1440" w:type="dxa"/>
            <w:shd w:val="clear" w:color="auto" w:fill="DBE5F1" w:themeFill="accent1" w:themeFillTint="33"/>
            <w:noWrap/>
            <w:vAlign w:val="center"/>
          </w:tcPr>
          <w:p w14:paraId="099B172C" w14:textId="77777777" w:rsidR="00D71421" w:rsidRPr="005C1002" w:rsidRDefault="00D71421" w:rsidP="00CC09C5">
            <w:pPr>
              <w:spacing w:line="240" w:lineRule="atLeast"/>
              <w:rPr>
                <w:rFonts w:eastAsia="Times New Roman" w:cs="Arial"/>
                <w:b/>
                <w:bCs/>
                <w:color w:val="000000"/>
                <w:szCs w:val="20"/>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shd w:val="clear" w:color="auto" w:fill="DBE5F1" w:themeFill="accent1" w:themeFillTint="33"/>
            <w:vAlign w:val="center"/>
          </w:tcPr>
          <w:p w14:paraId="1DD4B6DF" w14:textId="77777777" w:rsidR="00D71421" w:rsidRPr="005C1002" w:rsidRDefault="00D71421" w:rsidP="00CC09C5">
            <w:pPr>
              <w:spacing w:line="240" w:lineRule="atLeast"/>
              <w:rPr>
                <w:rFonts w:eastAsia="Times New Roman" w:cs="Arial"/>
                <w:b/>
                <w:bCs/>
                <w:szCs w:val="20"/>
              </w:rPr>
            </w:pPr>
            <w:r w:rsidRPr="00A72994">
              <w:rPr>
                <w:rFonts w:eastAsia="Times New Roman" w:cs="Arial"/>
                <w:b/>
                <w:bCs/>
                <w:sz w:val="18"/>
                <w:szCs w:val="18"/>
              </w:rPr>
              <w:t>NVH Service Multiplier</w:t>
            </w:r>
          </w:p>
        </w:tc>
        <w:tc>
          <w:tcPr>
            <w:tcW w:w="1519" w:type="dxa"/>
            <w:shd w:val="clear" w:color="auto" w:fill="DBE5F1" w:themeFill="accent1" w:themeFillTint="33"/>
          </w:tcPr>
          <w:p w14:paraId="04785238" w14:textId="77777777" w:rsidR="00D71421" w:rsidRPr="00A72994" w:rsidRDefault="00D71421" w:rsidP="00CC09C5">
            <w:pPr>
              <w:spacing w:line="240" w:lineRule="atLeast"/>
              <w:rPr>
                <w:rFonts w:eastAsia="Times New Roman" w:cs="Arial"/>
                <w:b/>
                <w:bCs/>
                <w:sz w:val="18"/>
                <w:szCs w:val="18"/>
              </w:rPr>
            </w:pPr>
          </w:p>
        </w:tc>
        <w:tc>
          <w:tcPr>
            <w:tcW w:w="1519" w:type="dxa"/>
            <w:shd w:val="clear" w:color="auto" w:fill="DBE5F1" w:themeFill="accent1" w:themeFillTint="33"/>
            <w:vAlign w:val="center"/>
          </w:tcPr>
          <w:p w14:paraId="16F6F395" w14:textId="77777777" w:rsidR="00D71421" w:rsidRPr="005C1002" w:rsidRDefault="00D71421" w:rsidP="00CC09C5">
            <w:pPr>
              <w:spacing w:line="240" w:lineRule="atLeast"/>
              <w:rPr>
                <w:rFonts w:eastAsia="Times New Roman" w:cs="Arial"/>
                <w:b/>
                <w:bCs/>
                <w:szCs w:val="20"/>
              </w:rPr>
            </w:pPr>
            <w:r w:rsidRPr="00A72994">
              <w:rPr>
                <w:rFonts w:eastAsia="Times New Roman" w:cs="Arial"/>
                <w:b/>
                <w:bCs/>
                <w:sz w:val="18"/>
                <w:szCs w:val="18"/>
              </w:rPr>
              <w:t>VIN Data</w:t>
            </w:r>
          </w:p>
        </w:tc>
        <w:tc>
          <w:tcPr>
            <w:tcW w:w="1519" w:type="dxa"/>
            <w:shd w:val="clear" w:color="auto" w:fill="DBE5F1" w:themeFill="accent1" w:themeFillTint="33"/>
          </w:tcPr>
          <w:p w14:paraId="1AEB4850" w14:textId="77777777" w:rsidR="00D71421" w:rsidRPr="005C1002" w:rsidRDefault="00D71421" w:rsidP="00CC09C5">
            <w:pPr>
              <w:spacing w:line="240" w:lineRule="atLeast"/>
              <w:rPr>
                <w:rFonts w:eastAsia="Times New Roman" w:cs="Arial"/>
                <w:b/>
                <w:bCs/>
                <w:szCs w:val="20"/>
              </w:rPr>
            </w:pPr>
            <w:r w:rsidRPr="00A72994">
              <w:rPr>
                <w:rFonts w:eastAsia="Times New Roman" w:cs="Arial"/>
                <w:b/>
                <w:bCs/>
                <w:sz w:val="18"/>
                <w:szCs w:val="18"/>
              </w:rPr>
              <w:t>Tuning Tool Multiplier</w:t>
            </w:r>
          </w:p>
        </w:tc>
        <w:tc>
          <w:tcPr>
            <w:tcW w:w="1519" w:type="dxa"/>
            <w:shd w:val="clear" w:color="auto" w:fill="DBE5F1" w:themeFill="accent1" w:themeFillTint="33"/>
          </w:tcPr>
          <w:p w14:paraId="4F41ECD8" w14:textId="77777777" w:rsidR="00D71421" w:rsidRPr="005C1002" w:rsidRDefault="00D71421" w:rsidP="00CC09C5">
            <w:pPr>
              <w:spacing w:line="240" w:lineRule="atLeast"/>
              <w:rPr>
                <w:rFonts w:eastAsia="Times New Roman" w:cs="Arial"/>
                <w:b/>
                <w:bCs/>
                <w:szCs w:val="20"/>
              </w:rPr>
            </w:pPr>
            <w:r w:rsidRPr="00A72994">
              <w:rPr>
                <w:rFonts w:eastAsia="Times New Roman" w:cs="Arial"/>
                <w:b/>
                <w:bCs/>
                <w:sz w:val="18"/>
                <w:szCs w:val="18"/>
              </w:rPr>
              <w:t>Tool SED Value</w:t>
            </w:r>
          </w:p>
        </w:tc>
      </w:tr>
      <w:tr w:rsidR="00D71421" w:rsidRPr="009F6E4D" w14:paraId="5EF274E5" w14:textId="77777777" w:rsidTr="00527C4E">
        <w:trPr>
          <w:trHeight w:val="300"/>
          <w:jc w:val="center"/>
        </w:trPr>
        <w:tc>
          <w:tcPr>
            <w:tcW w:w="1200" w:type="dxa"/>
            <w:shd w:val="clear" w:color="auto" w:fill="auto"/>
            <w:vAlign w:val="center"/>
            <w:hideMark/>
          </w:tcPr>
          <w:p w14:paraId="2AE58B99" w14:textId="77777777" w:rsidR="00D71421" w:rsidRPr="00B230F6" w:rsidRDefault="00D71421" w:rsidP="00CC09C5">
            <w:pPr>
              <w:spacing w:line="240" w:lineRule="atLeast"/>
              <w:rPr>
                <w:rFonts w:eastAsia="Times New Roman" w:cs="Arial"/>
                <w:b/>
                <w:bCs/>
                <w:color w:val="000000"/>
                <w:szCs w:val="20"/>
              </w:rPr>
            </w:pPr>
            <w:r w:rsidRPr="00B230F6">
              <w:rPr>
                <w:rFonts w:eastAsia="Times New Roman" w:cs="Arial"/>
                <w:b/>
                <w:bCs/>
                <w:color w:val="000000"/>
                <w:szCs w:val="20"/>
              </w:rPr>
              <w:t>Min</w:t>
            </w:r>
          </w:p>
        </w:tc>
        <w:tc>
          <w:tcPr>
            <w:tcW w:w="1440" w:type="dxa"/>
            <w:shd w:val="clear" w:color="auto" w:fill="auto"/>
            <w:noWrap/>
            <w:vAlign w:val="center"/>
            <w:hideMark/>
          </w:tcPr>
          <w:p w14:paraId="43292D3F" w14:textId="77777777" w:rsidR="00D71421" w:rsidRPr="00B230F6" w:rsidRDefault="00D71421" w:rsidP="00CC09C5">
            <w:pPr>
              <w:spacing w:line="240" w:lineRule="atLeast"/>
              <w:rPr>
                <w:rFonts w:eastAsia="Times New Roman" w:cs="Arial"/>
                <w:color w:val="000000"/>
                <w:szCs w:val="20"/>
              </w:rPr>
            </w:pPr>
            <w:r w:rsidRPr="00B230F6">
              <w:rPr>
                <w:rFonts w:eastAsia="Times New Roman" w:cs="Arial"/>
                <w:color w:val="000000"/>
                <w:szCs w:val="20"/>
              </w:rPr>
              <w:t>0</w:t>
            </w:r>
          </w:p>
        </w:tc>
        <w:tc>
          <w:tcPr>
            <w:tcW w:w="1861" w:type="dxa"/>
            <w:vMerge w:val="restart"/>
            <w:vAlign w:val="center"/>
          </w:tcPr>
          <w:p w14:paraId="1DB99A5D" w14:textId="77777777" w:rsidR="00D71421" w:rsidRPr="005C1002" w:rsidRDefault="00D71421" w:rsidP="00CC09C5">
            <w:pPr>
              <w:spacing w:line="240" w:lineRule="atLeast"/>
              <w:rPr>
                <w:rFonts w:eastAsia="Times New Roman" w:cs="Arial"/>
                <w:color w:val="000000"/>
                <w:szCs w:val="20"/>
              </w:rPr>
            </w:pPr>
            <w:r w:rsidRPr="00AF6DEB">
              <w:rPr>
                <w:rFonts w:eastAsia="Times New Roman" w:cs="Arial"/>
                <w:color w:val="000000"/>
                <w:szCs w:val="20"/>
              </w:rPr>
              <w:t>1</w:t>
            </w:r>
          </w:p>
        </w:tc>
        <w:tc>
          <w:tcPr>
            <w:tcW w:w="1519" w:type="dxa"/>
          </w:tcPr>
          <w:p w14:paraId="74639868" w14:textId="77777777" w:rsidR="00D71421" w:rsidRPr="00AF6DEB" w:rsidRDefault="00D71421" w:rsidP="00CC09C5">
            <w:pPr>
              <w:spacing w:line="240" w:lineRule="atLeast"/>
              <w:rPr>
                <w:rFonts w:eastAsia="Times New Roman" w:cs="Arial"/>
                <w:color w:val="000000"/>
                <w:szCs w:val="20"/>
              </w:rPr>
            </w:pPr>
          </w:p>
        </w:tc>
        <w:tc>
          <w:tcPr>
            <w:tcW w:w="1519" w:type="dxa"/>
            <w:vAlign w:val="center"/>
          </w:tcPr>
          <w:p w14:paraId="2BDAB795" w14:textId="77777777" w:rsidR="00D71421" w:rsidRPr="005C1002" w:rsidRDefault="00D71421" w:rsidP="00CC09C5">
            <w:pPr>
              <w:spacing w:line="240" w:lineRule="atLeast"/>
              <w:rPr>
                <w:rFonts w:eastAsia="Times New Roman" w:cs="Arial"/>
                <w:color w:val="000000"/>
                <w:szCs w:val="20"/>
              </w:rPr>
            </w:pPr>
            <w:r w:rsidRPr="00AF6DEB">
              <w:rPr>
                <w:rFonts w:eastAsia="Times New Roman" w:cs="Arial"/>
                <w:color w:val="000000"/>
                <w:szCs w:val="20"/>
              </w:rPr>
              <w:t>0</w:t>
            </w:r>
          </w:p>
        </w:tc>
        <w:tc>
          <w:tcPr>
            <w:tcW w:w="1519" w:type="dxa"/>
            <w:vMerge w:val="restart"/>
            <w:shd w:val="clear" w:color="auto" w:fill="D9D9D9" w:themeFill="background1" w:themeFillShade="D9"/>
            <w:vAlign w:val="center"/>
          </w:tcPr>
          <w:p w14:paraId="00C194E4" w14:textId="77777777" w:rsidR="00D71421" w:rsidRPr="005C1002" w:rsidRDefault="00D71421" w:rsidP="00CC09C5">
            <w:pPr>
              <w:spacing w:line="240" w:lineRule="atLeast"/>
              <w:rPr>
                <w:rFonts w:eastAsia="Times New Roman" w:cs="Arial"/>
                <w:color w:val="000000"/>
                <w:szCs w:val="20"/>
              </w:rPr>
            </w:pPr>
            <w:r w:rsidRPr="005C1002">
              <w:rPr>
                <w:rFonts w:eastAsia="Times New Roman" w:cs="Arial"/>
                <w:color w:val="000000"/>
                <w:szCs w:val="20"/>
              </w:rPr>
              <w:t>1</w:t>
            </w:r>
          </w:p>
        </w:tc>
        <w:tc>
          <w:tcPr>
            <w:tcW w:w="1519" w:type="dxa"/>
            <w:shd w:val="clear" w:color="auto" w:fill="D9D9D9" w:themeFill="background1" w:themeFillShade="D9"/>
          </w:tcPr>
          <w:p w14:paraId="1D79A66D" w14:textId="77777777" w:rsidR="00D71421" w:rsidRPr="005C1002" w:rsidRDefault="00D71421" w:rsidP="00CC09C5">
            <w:pPr>
              <w:spacing w:line="240" w:lineRule="atLeast"/>
              <w:rPr>
                <w:rFonts w:eastAsia="Times New Roman" w:cs="Arial"/>
                <w:color w:val="000000"/>
                <w:szCs w:val="20"/>
              </w:rPr>
            </w:pPr>
            <w:r>
              <w:rPr>
                <w:rFonts w:eastAsia="Times New Roman" w:cs="Arial"/>
                <w:color w:val="000000"/>
                <w:szCs w:val="20"/>
              </w:rPr>
              <w:t>0</w:t>
            </w:r>
          </w:p>
        </w:tc>
      </w:tr>
      <w:tr w:rsidR="00D71421" w:rsidRPr="009F6E4D" w14:paraId="154FA29B" w14:textId="77777777" w:rsidTr="00527C4E">
        <w:trPr>
          <w:trHeight w:val="300"/>
          <w:jc w:val="center"/>
        </w:trPr>
        <w:tc>
          <w:tcPr>
            <w:tcW w:w="1200" w:type="dxa"/>
            <w:shd w:val="clear" w:color="auto" w:fill="auto"/>
            <w:vAlign w:val="center"/>
            <w:hideMark/>
          </w:tcPr>
          <w:p w14:paraId="167B5D9B" w14:textId="77777777" w:rsidR="00D71421" w:rsidRPr="00B230F6" w:rsidRDefault="00D71421" w:rsidP="00CC09C5">
            <w:pPr>
              <w:spacing w:line="240" w:lineRule="atLeast"/>
              <w:rPr>
                <w:rFonts w:eastAsia="Times New Roman" w:cs="Arial"/>
                <w:b/>
                <w:bCs/>
                <w:color w:val="000000"/>
                <w:szCs w:val="20"/>
              </w:rPr>
            </w:pPr>
            <w:r w:rsidRPr="00B230F6">
              <w:rPr>
                <w:rFonts w:eastAsia="Times New Roman" w:cs="Arial"/>
                <w:b/>
                <w:bCs/>
                <w:color w:val="000000"/>
                <w:szCs w:val="20"/>
              </w:rPr>
              <w:t>Max</w:t>
            </w:r>
          </w:p>
        </w:tc>
        <w:tc>
          <w:tcPr>
            <w:tcW w:w="1440" w:type="dxa"/>
            <w:shd w:val="clear" w:color="auto" w:fill="auto"/>
            <w:noWrap/>
            <w:vAlign w:val="center"/>
            <w:hideMark/>
          </w:tcPr>
          <w:p w14:paraId="15C2CE64" w14:textId="77777777" w:rsidR="00D71421" w:rsidRPr="00B230F6" w:rsidRDefault="00D71421" w:rsidP="00CC09C5">
            <w:pPr>
              <w:spacing w:line="240" w:lineRule="atLeast"/>
              <w:rPr>
                <w:rFonts w:eastAsia="Times New Roman" w:cs="Arial"/>
                <w:color w:val="000000"/>
                <w:szCs w:val="20"/>
              </w:rPr>
            </w:pPr>
            <w:r w:rsidRPr="00B230F6">
              <w:rPr>
                <w:rFonts w:eastAsia="Times New Roman" w:cs="Arial"/>
                <w:color w:val="000000"/>
                <w:szCs w:val="20"/>
              </w:rPr>
              <w:t>31</w:t>
            </w:r>
          </w:p>
        </w:tc>
        <w:tc>
          <w:tcPr>
            <w:tcW w:w="1861" w:type="dxa"/>
            <w:vMerge/>
            <w:vAlign w:val="center"/>
          </w:tcPr>
          <w:p w14:paraId="6D7485F4" w14:textId="77777777" w:rsidR="00D71421" w:rsidRPr="009F6E4D" w:rsidRDefault="00D71421" w:rsidP="00CC09C5">
            <w:pPr>
              <w:spacing w:line="240" w:lineRule="atLeast"/>
              <w:rPr>
                <w:rFonts w:eastAsia="Times New Roman" w:cs="Arial"/>
                <w:color w:val="000000"/>
                <w:szCs w:val="20"/>
                <w:highlight w:val="yellow"/>
              </w:rPr>
            </w:pPr>
          </w:p>
        </w:tc>
        <w:tc>
          <w:tcPr>
            <w:tcW w:w="1519" w:type="dxa"/>
          </w:tcPr>
          <w:p w14:paraId="2A43C140" w14:textId="77777777" w:rsidR="00D71421" w:rsidRDefault="00D71421" w:rsidP="00CC09C5">
            <w:pPr>
              <w:spacing w:line="240" w:lineRule="atLeast"/>
              <w:rPr>
                <w:rFonts w:eastAsia="Times New Roman" w:cs="Arial"/>
                <w:color w:val="000000"/>
                <w:szCs w:val="20"/>
              </w:rPr>
            </w:pPr>
          </w:p>
        </w:tc>
        <w:tc>
          <w:tcPr>
            <w:tcW w:w="1519" w:type="dxa"/>
            <w:vAlign w:val="center"/>
          </w:tcPr>
          <w:p w14:paraId="04598567" w14:textId="77777777" w:rsidR="00D71421" w:rsidRPr="009F6E4D" w:rsidRDefault="00D71421" w:rsidP="00CC09C5">
            <w:pPr>
              <w:spacing w:line="240" w:lineRule="atLeast"/>
              <w:rPr>
                <w:rFonts w:eastAsia="Times New Roman" w:cs="Arial"/>
                <w:color w:val="000000"/>
                <w:szCs w:val="20"/>
                <w:highlight w:val="yellow"/>
              </w:rPr>
            </w:pPr>
            <w:r>
              <w:rPr>
                <w:rFonts w:eastAsia="Times New Roman" w:cs="Arial"/>
                <w:color w:val="000000"/>
                <w:szCs w:val="20"/>
              </w:rPr>
              <w:t>31</w:t>
            </w:r>
          </w:p>
        </w:tc>
        <w:tc>
          <w:tcPr>
            <w:tcW w:w="1519" w:type="dxa"/>
            <w:vMerge/>
            <w:shd w:val="clear" w:color="auto" w:fill="D9D9D9" w:themeFill="background1" w:themeFillShade="D9"/>
          </w:tcPr>
          <w:p w14:paraId="795F6907" w14:textId="77777777" w:rsidR="00D71421" w:rsidRDefault="00D71421" w:rsidP="00CC09C5">
            <w:pPr>
              <w:spacing w:line="240" w:lineRule="atLeast"/>
              <w:rPr>
                <w:rFonts w:eastAsia="Times New Roman" w:cs="Arial"/>
                <w:color w:val="000000"/>
                <w:szCs w:val="20"/>
              </w:rPr>
            </w:pPr>
          </w:p>
        </w:tc>
        <w:tc>
          <w:tcPr>
            <w:tcW w:w="1519" w:type="dxa"/>
            <w:shd w:val="clear" w:color="auto" w:fill="D9D9D9" w:themeFill="background1" w:themeFillShade="D9"/>
          </w:tcPr>
          <w:p w14:paraId="5C4D1C9D" w14:textId="77777777" w:rsidR="00D71421" w:rsidRDefault="00D71421" w:rsidP="00CC09C5">
            <w:pPr>
              <w:spacing w:line="240" w:lineRule="atLeast"/>
              <w:rPr>
                <w:rFonts w:eastAsia="Times New Roman" w:cs="Arial"/>
                <w:color w:val="000000"/>
                <w:szCs w:val="20"/>
              </w:rPr>
            </w:pPr>
            <w:r>
              <w:rPr>
                <w:rFonts w:eastAsia="Times New Roman" w:cs="Arial"/>
                <w:color w:val="000000"/>
                <w:szCs w:val="20"/>
              </w:rPr>
              <w:t>31</w:t>
            </w:r>
          </w:p>
        </w:tc>
      </w:tr>
      <w:bookmarkEnd w:id="2255"/>
    </w:tbl>
    <w:p w14:paraId="278DAB40" w14:textId="77777777" w:rsidR="00D71421" w:rsidRPr="004E7D00" w:rsidRDefault="00D71421" w:rsidP="00CC09C5">
      <w:pPr>
        <w:spacing w:line="240" w:lineRule="atLeast"/>
      </w:pPr>
    </w:p>
    <w:p w14:paraId="0A8FDCD7" w14:textId="77777777" w:rsidR="00D71421" w:rsidRPr="00233BAC" w:rsidRDefault="00D71421" w:rsidP="00CC09C5">
      <w:pPr>
        <w:pStyle w:val="Heading3"/>
        <w:spacing w:line="240" w:lineRule="atLeast"/>
      </w:pPr>
      <w:bookmarkStart w:id="2257" w:name="_Ref89545020"/>
      <w:bookmarkStart w:id="2258" w:name="_Ref95560522"/>
      <w:bookmarkStart w:id="2259" w:name="_Ref89605949"/>
      <w:bookmarkStart w:id="2260" w:name="_Toc105779436"/>
      <w:proofErr w:type="spellStart"/>
      <w:r w:rsidRPr="00C64AD7">
        <w:rPr>
          <w:color w:val="000000"/>
          <w:szCs w:val="20"/>
          <w:u w:val="single"/>
        </w:rPr>
        <w:t>Cnvt</w:t>
      </w:r>
      <w:proofErr w:type="spellEnd"/>
      <w:r w:rsidRPr="00C64AD7">
        <w:rPr>
          <w:color w:val="000000"/>
          <w:szCs w:val="20"/>
          <w:u w:val="single"/>
        </w:rPr>
        <w:t xml:space="preserve"> Top Pos</w:t>
      </w:r>
      <w:r w:rsidRPr="00C64AD7">
        <w:rPr>
          <w:color w:val="000000"/>
          <w:szCs w:val="20"/>
        </w:rPr>
        <w:t xml:space="preserve"> (</w:t>
      </w:r>
      <w:r w:rsidRPr="00681170">
        <w:t>Convertible Top Position</w:t>
      </w:r>
      <w:bookmarkEnd w:id="2257"/>
      <w:r>
        <w:t>)</w:t>
      </w:r>
      <w:bookmarkEnd w:id="2258"/>
      <w:bookmarkEnd w:id="2259"/>
      <w:bookmarkEnd w:id="2260"/>
    </w:p>
    <w:p w14:paraId="4C17C8F8" w14:textId="3CCF98D9" w:rsidR="00D71421" w:rsidRPr="00F74C2A" w:rsidRDefault="002A4BA1" w:rsidP="00CC09C5">
      <w:pPr>
        <w:spacing w:line="240" w:lineRule="atLeast"/>
        <w:rPr>
          <w:rFonts w:eastAsia="Times New Roman" w:cs="Arial"/>
          <w:szCs w:val="20"/>
        </w:rPr>
      </w:pPr>
      <w:r>
        <w:rPr>
          <w:rFonts w:eastAsia="Times New Roman" w:cs="Arial"/>
          <w:szCs w:val="20"/>
        </w:rPr>
        <w:t>T</w:t>
      </w:r>
      <w:r w:rsidR="00D71421" w:rsidRPr="00F74C2A">
        <w:rPr>
          <w:rFonts w:eastAsia="Times New Roman" w:cs="Arial"/>
          <w:szCs w:val="20"/>
        </w:rPr>
        <w:t xml:space="preserve">he NVH service shall </w:t>
      </w:r>
      <w:r w:rsidR="00D71421" w:rsidRPr="00F74C2A">
        <w:rPr>
          <w:szCs w:val="20"/>
        </w:rPr>
        <w:t xml:space="preserve">evaluate the statuses of both the </w:t>
      </w:r>
      <w:proofErr w:type="spellStart"/>
      <w:r w:rsidR="00D71421" w:rsidRPr="00F74C2A">
        <w:rPr>
          <w:rFonts w:eastAsia="Times New Roman" w:cs="Arial"/>
          <w:i/>
          <w:iCs/>
          <w:color w:val="000000"/>
          <w:szCs w:val="20"/>
        </w:rPr>
        <w:t>CnvtTopPos_Dn_Stat</w:t>
      </w:r>
      <w:proofErr w:type="spellEnd"/>
      <w:r w:rsidR="00D71421" w:rsidRPr="00F74C2A">
        <w:rPr>
          <w:rFonts w:eastAsia="Times New Roman" w:cs="Arial"/>
          <w:color w:val="000000"/>
          <w:szCs w:val="20"/>
        </w:rPr>
        <w:t xml:space="preserve"> and </w:t>
      </w:r>
      <w:proofErr w:type="spellStart"/>
      <w:r w:rsidR="00D71421" w:rsidRPr="00F74C2A">
        <w:rPr>
          <w:rFonts w:eastAsia="Times New Roman" w:cs="Arial"/>
          <w:i/>
          <w:iCs/>
          <w:color w:val="000000"/>
          <w:szCs w:val="20"/>
        </w:rPr>
        <w:t>CnvtTopPos_Up_Stat</w:t>
      </w:r>
      <w:proofErr w:type="spellEnd"/>
      <w:r w:rsidR="00D71421" w:rsidRPr="00F74C2A">
        <w:rPr>
          <w:rFonts w:eastAsia="Times New Roman" w:cs="Arial"/>
          <w:color w:val="000000"/>
          <w:szCs w:val="20"/>
        </w:rPr>
        <w:t xml:space="preserve"> </w:t>
      </w:r>
      <w:r w:rsidR="00D71421" w:rsidRPr="00F74C2A">
        <w:rPr>
          <w:szCs w:val="20"/>
        </w:rPr>
        <w:t xml:space="preserve">CAN signals and write the data to the </w:t>
      </w:r>
      <w:proofErr w:type="spellStart"/>
      <w:r w:rsidR="00D71421" w:rsidRPr="00F74C2A">
        <w:rPr>
          <w:rFonts w:cs="Arial"/>
          <w:color w:val="000000"/>
          <w:szCs w:val="20"/>
          <w:u w:val="single"/>
        </w:rPr>
        <w:t>Cnvt</w:t>
      </w:r>
      <w:proofErr w:type="spellEnd"/>
      <w:r w:rsidR="00D71421" w:rsidRPr="00F74C2A">
        <w:rPr>
          <w:rFonts w:cs="Arial"/>
          <w:color w:val="000000"/>
          <w:szCs w:val="20"/>
          <w:u w:val="single"/>
        </w:rPr>
        <w:t xml:space="preserve"> Top Pos</w:t>
      </w:r>
      <w:r w:rsidR="00D71421" w:rsidRPr="00F74C2A">
        <w:rPr>
          <w:rFonts w:cs="Arial"/>
          <w:color w:val="000000"/>
          <w:szCs w:val="20"/>
        </w:rPr>
        <w:t xml:space="preserve"> VIN </w:t>
      </w:r>
      <w:r>
        <w:rPr>
          <w:rFonts w:cs="Arial"/>
          <w:color w:val="000000"/>
          <w:szCs w:val="20"/>
        </w:rPr>
        <w:t xml:space="preserve">as per table below. </w:t>
      </w:r>
    </w:p>
    <w:p w14:paraId="4785BA05" w14:textId="77777777" w:rsidR="00D71421" w:rsidRPr="00F74C2A" w:rsidRDefault="00D71421" w:rsidP="00CC09C5">
      <w:pPr>
        <w:spacing w:line="240" w:lineRule="atLeast"/>
        <w:rPr>
          <w:rFonts w:eastAsia="Times New Roman" w:cs="Arial"/>
          <w:szCs w:val="20"/>
        </w:rPr>
      </w:pPr>
    </w:p>
    <w:p w14:paraId="703E292E" w14:textId="03BB8386" w:rsidR="00D71421" w:rsidRPr="00F74C2A" w:rsidRDefault="00D71421" w:rsidP="00CC09C5">
      <w:pPr>
        <w:spacing w:line="240" w:lineRule="atLeast"/>
        <w:jc w:val="center"/>
      </w:pPr>
      <w:bookmarkStart w:id="2261" w:name="_Ref89712751"/>
      <w:bookmarkStart w:id="2262" w:name="_Ref93688982"/>
      <w:r w:rsidRPr="00F74C2A">
        <w:rPr>
          <w:b/>
          <w:bCs/>
        </w:rPr>
        <w:t>Table</w:t>
      </w:r>
      <w:r w:rsidR="00B569F4">
        <w:rPr>
          <w:b/>
          <w:bCs/>
        </w:rPr>
        <w:t>-21</w:t>
      </w:r>
      <w:bookmarkEnd w:id="2261"/>
      <w:r w:rsidRPr="00F74C2A">
        <w:rPr>
          <w:b/>
          <w:bCs/>
        </w:rPr>
        <w:t xml:space="preserve"> </w:t>
      </w:r>
      <w:proofErr w:type="spellStart"/>
      <w:r w:rsidRPr="00F74C2A">
        <w:rPr>
          <w:rFonts w:eastAsia="Times New Roman" w:cs="Arial"/>
          <w:b/>
          <w:bCs/>
          <w:i/>
          <w:iCs/>
          <w:color w:val="000000"/>
          <w:szCs w:val="20"/>
        </w:rPr>
        <w:t>CnvtTopPos_Dn_Stat</w:t>
      </w:r>
      <w:proofErr w:type="spellEnd"/>
      <w:r w:rsidRPr="00F74C2A">
        <w:rPr>
          <w:rFonts w:eastAsia="Times New Roman" w:cs="Arial"/>
          <w:b/>
          <w:bCs/>
          <w:color w:val="000000"/>
          <w:szCs w:val="20"/>
        </w:rPr>
        <w:t xml:space="preserve"> and </w:t>
      </w:r>
      <w:proofErr w:type="spellStart"/>
      <w:r w:rsidRPr="00F74C2A">
        <w:rPr>
          <w:rFonts w:eastAsia="Times New Roman" w:cs="Arial"/>
          <w:b/>
          <w:bCs/>
          <w:i/>
          <w:iCs/>
          <w:color w:val="000000"/>
          <w:szCs w:val="20"/>
        </w:rPr>
        <w:t>CnvtTopPos_Up_Stat</w:t>
      </w:r>
      <w:proofErr w:type="spellEnd"/>
      <w:r w:rsidRPr="00F74C2A">
        <w:rPr>
          <w:b/>
          <w:bCs/>
        </w:rPr>
        <w:t xml:space="preserve"> / </w:t>
      </w:r>
      <w:proofErr w:type="spellStart"/>
      <w:r w:rsidRPr="00F74C2A">
        <w:rPr>
          <w:rFonts w:cs="Arial"/>
          <w:b/>
          <w:bCs/>
          <w:color w:val="000000"/>
          <w:szCs w:val="20"/>
          <w:u w:val="single"/>
        </w:rPr>
        <w:t>Cnvt</w:t>
      </w:r>
      <w:proofErr w:type="spellEnd"/>
      <w:r w:rsidRPr="00F74C2A">
        <w:rPr>
          <w:rFonts w:cs="Arial"/>
          <w:b/>
          <w:bCs/>
          <w:color w:val="000000"/>
          <w:szCs w:val="20"/>
          <w:u w:val="single"/>
        </w:rPr>
        <w:t xml:space="preserve"> Top Pos</w:t>
      </w:r>
      <w:r w:rsidRPr="00F74C2A">
        <w:rPr>
          <w:b/>
          <w:bCs/>
        </w:rPr>
        <w:t xml:space="preserve"> Relationship</w:t>
      </w:r>
      <w:bookmarkEnd w:id="2262"/>
    </w:p>
    <w:p w14:paraId="1BBEC1F9" w14:textId="77777777" w:rsidR="00D71421" w:rsidRPr="00F74C2A" w:rsidRDefault="00D71421" w:rsidP="00CC09C5">
      <w:pPr>
        <w:spacing w:line="240" w:lineRule="atLeast"/>
        <w:rPr>
          <w:rFonts w:eastAsia="Times New Roman"/>
          <w:color w:val="000000"/>
        </w:rPr>
      </w:pPr>
    </w:p>
    <w:tbl>
      <w:tblPr>
        <w:tblW w:w="989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3"/>
        <w:gridCol w:w="2261"/>
        <w:gridCol w:w="2261"/>
        <w:gridCol w:w="843"/>
        <w:gridCol w:w="1164"/>
        <w:gridCol w:w="1050"/>
        <w:gridCol w:w="1368"/>
      </w:tblGrid>
      <w:tr w:rsidR="00D71421" w:rsidRPr="00F74C2A" w14:paraId="55F82EF9" w14:textId="77777777" w:rsidTr="00527C4E">
        <w:trPr>
          <w:trHeight w:val="300"/>
          <w:jc w:val="center"/>
        </w:trPr>
        <w:tc>
          <w:tcPr>
            <w:tcW w:w="943" w:type="dxa"/>
            <w:shd w:val="clear" w:color="auto" w:fill="DBE5F1" w:themeFill="accent1" w:themeFillTint="33"/>
            <w:vAlign w:val="center"/>
          </w:tcPr>
          <w:p w14:paraId="00243578" w14:textId="77777777" w:rsidR="00D71421" w:rsidRPr="00F74C2A" w:rsidRDefault="00D71421" w:rsidP="00CC09C5">
            <w:pPr>
              <w:spacing w:line="240" w:lineRule="atLeast"/>
              <w:rPr>
                <w:rFonts w:eastAsia="Times New Roman" w:cs="Arial"/>
                <w:color w:val="000000"/>
                <w:szCs w:val="20"/>
              </w:rPr>
            </w:pPr>
          </w:p>
        </w:tc>
        <w:tc>
          <w:tcPr>
            <w:tcW w:w="4522" w:type="dxa"/>
            <w:gridSpan w:val="2"/>
            <w:shd w:val="clear" w:color="auto" w:fill="DBE5F1" w:themeFill="accent1" w:themeFillTint="33"/>
            <w:noWrap/>
            <w:vAlign w:val="center"/>
          </w:tcPr>
          <w:p w14:paraId="0823DF11" w14:textId="77777777" w:rsidR="00D71421" w:rsidRPr="00F74C2A" w:rsidRDefault="00D71421" w:rsidP="00CC09C5">
            <w:pPr>
              <w:spacing w:line="240" w:lineRule="atLeast"/>
              <w:rPr>
                <w:rFonts w:eastAsia="Times New Roman" w:cs="Arial"/>
                <w:b/>
                <w:bCs/>
                <w:szCs w:val="20"/>
              </w:rPr>
            </w:pPr>
            <w:r w:rsidRPr="00F74C2A">
              <w:rPr>
                <w:rFonts w:eastAsia="Times New Roman" w:cs="Arial"/>
                <w:b/>
                <w:bCs/>
                <w:color w:val="000000"/>
                <w:sz w:val="18"/>
                <w:szCs w:val="18"/>
              </w:rPr>
              <w:t>Value passed to NVH Service</w:t>
            </w:r>
          </w:p>
        </w:tc>
        <w:tc>
          <w:tcPr>
            <w:tcW w:w="843" w:type="dxa"/>
            <w:shd w:val="clear" w:color="auto" w:fill="DBE5F1" w:themeFill="accent1" w:themeFillTint="33"/>
            <w:vAlign w:val="center"/>
          </w:tcPr>
          <w:p w14:paraId="63313191" w14:textId="77777777" w:rsidR="00D71421" w:rsidRPr="00F74C2A" w:rsidRDefault="00D71421" w:rsidP="00CC09C5">
            <w:pPr>
              <w:spacing w:line="240" w:lineRule="atLeast"/>
              <w:rPr>
                <w:rFonts w:eastAsia="Times New Roman" w:cs="Arial"/>
                <w:b/>
                <w:bCs/>
                <w:szCs w:val="20"/>
              </w:rPr>
            </w:pPr>
            <w:r w:rsidRPr="00F74C2A">
              <w:rPr>
                <w:rFonts w:eastAsia="Times New Roman" w:cs="Arial"/>
                <w:b/>
                <w:bCs/>
                <w:szCs w:val="20"/>
              </w:rPr>
              <w:t>VIN Data</w:t>
            </w:r>
          </w:p>
        </w:tc>
        <w:tc>
          <w:tcPr>
            <w:tcW w:w="1164" w:type="dxa"/>
            <w:shd w:val="clear" w:color="auto" w:fill="DBE5F1" w:themeFill="accent1" w:themeFillTint="33"/>
          </w:tcPr>
          <w:p w14:paraId="71477E33" w14:textId="77777777" w:rsidR="00D71421" w:rsidRPr="00F74C2A" w:rsidRDefault="00D71421" w:rsidP="00CC09C5">
            <w:pPr>
              <w:spacing w:line="240" w:lineRule="atLeast"/>
              <w:rPr>
                <w:rFonts w:eastAsia="Times New Roman" w:cs="Arial"/>
                <w:b/>
                <w:bCs/>
                <w:szCs w:val="20"/>
              </w:rPr>
            </w:pPr>
            <w:r w:rsidRPr="00F74C2A">
              <w:rPr>
                <w:rFonts w:eastAsia="Times New Roman" w:cs="Arial"/>
                <w:b/>
                <w:bCs/>
                <w:szCs w:val="20"/>
              </w:rPr>
              <w:t>Tuning Tool Multiplier</w:t>
            </w:r>
          </w:p>
        </w:tc>
        <w:tc>
          <w:tcPr>
            <w:tcW w:w="1050" w:type="dxa"/>
            <w:shd w:val="clear" w:color="auto" w:fill="DBE5F1" w:themeFill="accent1" w:themeFillTint="33"/>
          </w:tcPr>
          <w:p w14:paraId="5EC16914" w14:textId="77777777" w:rsidR="00D71421" w:rsidRPr="00F74C2A" w:rsidRDefault="00D71421" w:rsidP="00CC09C5">
            <w:pPr>
              <w:spacing w:line="240" w:lineRule="atLeast"/>
              <w:rPr>
                <w:rFonts w:eastAsia="Times New Roman" w:cs="Arial"/>
                <w:b/>
                <w:bCs/>
                <w:szCs w:val="20"/>
              </w:rPr>
            </w:pPr>
            <w:r w:rsidRPr="00F74C2A">
              <w:rPr>
                <w:rFonts w:eastAsia="Times New Roman" w:cs="Arial"/>
                <w:b/>
                <w:bCs/>
                <w:szCs w:val="20"/>
              </w:rPr>
              <w:t>Tool SED Value</w:t>
            </w:r>
          </w:p>
        </w:tc>
        <w:tc>
          <w:tcPr>
            <w:tcW w:w="1368" w:type="dxa"/>
            <w:shd w:val="clear" w:color="auto" w:fill="DBE5F1" w:themeFill="accent1" w:themeFillTint="33"/>
            <w:vAlign w:val="center"/>
          </w:tcPr>
          <w:p w14:paraId="3CE91C87" w14:textId="77777777" w:rsidR="00D71421" w:rsidRPr="00F74C2A" w:rsidRDefault="00D71421" w:rsidP="00CC09C5">
            <w:pPr>
              <w:spacing w:line="240" w:lineRule="atLeast"/>
              <w:rPr>
                <w:rFonts w:eastAsia="Times New Roman" w:cs="Arial"/>
                <w:b/>
                <w:bCs/>
                <w:szCs w:val="20"/>
              </w:rPr>
            </w:pPr>
            <w:r w:rsidRPr="00F74C2A">
              <w:rPr>
                <w:rFonts w:eastAsia="Times New Roman" w:cs="Arial"/>
                <w:b/>
                <w:bCs/>
                <w:szCs w:val="20"/>
              </w:rPr>
              <w:t>Conv Top State</w:t>
            </w:r>
          </w:p>
        </w:tc>
      </w:tr>
      <w:tr w:rsidR="00D71421" w:rsidRPr="00F74C2A" w14:paraId="2DAEE073" w14:textId="77777777" w:rsidTr="00527C4E">
        <w:trPr>
          <w:trHeight w:val="300"/>
          <w:jc w:val="center"/>
        </w:trPr>
        <w:tc>
          <w:tcPr>
            <w:tcW w:w="943" w:type="dxa"/>
            <w:shd w:val="clear" w:color="auto" w:fill="auto"/>
            <w:vAlign w:val="center"/>
          </w:tcPr>
          <w:p w14:paraId="2D2EEEAF" w14:textId="77777777" w:rsidR="00D71421" w:rsidRPr="00F74C2A" w:rsidRDefault="00D71421" w:rsidP="00CC09C5">
            <w:pPr>
              <w:spacing w:line="240" w:lineRule="atLeast"/>
              <w:rPr>
                <w:rFonts w:eastAsia="Times New Roman" w:cs="Arial"/>
                <w:b/>
                <w:bCs/>
                <w:color w:val="000000"/>
                <w:szCs w:val="20"/>
              </w:rPr>
            </w:pPr>
          </w:p>
        </w:tc>
        <w:tc>
          <w:tcPr>
            <w:tcW w:w="2261" w:type="dxa"/>
            <w:shd w:val="clear" w:color="auto" w:fill="auto"/>
            <w:noWrap/>
            <w:vAlign w:val="center"/>
          </w:tcPr>
          <w:p w14:paraId="7C877C73" w14:textId="77777777" w:rsidR="00D71421" w:rsidRPr="00F74C2A" w:rsidRDefault="00D71421" w:rsidP="00CC09C5">
            <w:pPr>
              <w:spacing w:line="240" w:lineRule="atLeast"/>
              <w:rPr>
                <w:rFonts w:eastAsia="Times New Roman" w:cs="Arial"/>
                <w:color w:val="000000"/>
                <w:szCs w:val="20"/>
              </w:rPr>
            </w:pPr>
            <w:proofErr w:type="spellStart"/>
            <w:r w:rsidRPr="00F74C2A">
              <w:rPr>
                <w:rFonts w:eastAsia="Times New Roman" w:cs="Arial"/>
                <w:b/>
                <w:bCs/>
                <w:color w:val="000000"/>
                <w:szCs w:val="20"/>
              </w:rPr>
              <w:t>CnvtTopPos_Dn_Stat</w:t>
            </w:r>
            <w:proofErr w:type="spellEnd"/>
          </w:p>
        </w:tc>
        <w:tc>
          <w:tcPr>
            <w:tcW w:w="2261" w:type="dxa"/>
            <w:vAlign w:val="center"/>
          </w:tcPr>
          <w:p w14:paraId="74BE2F8D" w14:textId="77777777" w:rsidR="00D71421" w:rsidRPr="00F74C2A" w:rsidRDefault="00D71421" w:rsidP="00CC09C5">
            <w:pPr>
              <w:spacing w:line="240" w:lineRule="atLeast"/>
              <w:rPr>
                <w:rFonts w:eastAsia="Times New Roman" w:cs="Arial"/>
                <w:color w:val="000000"/>
                <w:szCs w:val="20"/>
              </w:rPr>
            </w:pPr>
            <w:proofErr w:type="spellStart"/>
            <w:r w:rsidRPr="00F74C2A">
              <w:rPr>
                <w:rFonts w:eastAsia="Times New Roman" w:cs="Arial"/>
                <w:b/>
                <w:bCs/>
                <w:color w:val="000000"/>
                <w:szCs w:val="20"/>
              </w:rPr>
              <w:t>CnvtTopPos_Up_Stat</w:t>
            </w:r>
            <w:proofErr w:type="spellEnd"/>
          </w:p>
        </w:tc>
        <w:tc>
          <w:tcPr>
            <w:tcW w:w="843" w:type="dxa"/>
            <w:vAlign w:val="center"/>
          </w:tcPr>
          <w:p w14:paraId="3F332417" w14:textId="77777777" w:rsidR="00D71421" w:rsidRPr="00F74C2A" w:rsidRDefault="00D71421" w:rsidP="00CC09C5">
            <w:pPr>
              <w:spacing w:line="240" w:lineRule="atLeast"/>
              <w:rPr>
                <w:rFonts w:eastAsia="Times New Roman" w:cs="Arial"/>
                <w:color w:val="000000"/>
                <w:szCs w:val="20"/>
              </w:rPr>
            </w:pPr>
          </w:p>
        </w:tc>
        <w:tc>
          <w:tcPr>
            <w:tcW w:w="1164" w:type="dxa"/>
            <w:shd w:val="clear" w:color="auto" w:fill="D9D9D9" w:themeFill="background1" w:themeFillShade="D9"/>
            <w:vAlign w:val="center"/>
          </w:tcPr>
          <w:p w14:paraId="27FC678A" w14:textId="77777777" w:rsidR="00D71421" w:rsidRPr="00F74C2A" w:rsidRDefault="00D71421" w:rsidP="00CC09C5">
            <w:pPr>
              <w:spacing w:line="240" w:lineRule="atLeast"/>
              <w:rPr>
                <w:rFonts w:eastAsia="Times New Roman" w:cs="Arial"/>
                <w:color w:val="000000"/>
                <w:szCs w:val="20"/>
              </w:rPr>
            </w:pPr>
          </w:p>
        </w:tc>
        <w:tc>
          <w:tcPr>
            <w:tcW w:w="1050" w:type="dxa"/>
            <w:shd w:val="clear" w:color="auto" w:fill="D9D9D9" w:themeFill="background1" w:themeFillShade="D9"/>
          </w:tcPr>
          <w:p w14:paraId="191CE32A" w14:textId="77777777" w:rsidR="00D71421" w:rsidRPr="00F74C2A" w:rsidRDefault="00D71421" w:rsidP="00CC09C5">
            <w:pPr>
              <w:spacing w:line="240" w:lineRule="atLeast"/>
              <w:rPr>
                <w:rFonts w:eastAsia="Times New Roman" w:cs="Arial"/>
                <w:color w:val="000000"/>
                <w:szCs w:val="20"/>
              </w:rPr>
            </w:pPr>
          </w:p>
        </w:tc>
        <w:tc>
          <w:tcPr>
            <w:tcW w:w="1368" w:type="dxa"/>
            <w:shd w:val="clear" w:color="auto" w:fill="auto"/>
          </w:tcPr>
          <w:p w14:paraId="0443876C" w14:textId="77777777" w:rsidR="00D71421" w:rsidRPr="00F74C2A" w:rsidRDefault="00D71421" w:rsidP="00CC09C5">
            <w:pPr>
              <w:spacing w:line="240" w:lineRule="atLeast"/>
              <w:rPr>
                <w:rFonts w:eastAsia="Times New Roman" w:cs="Arial"/>
                <w:color w:val="000000"/>
                <w:szCs w:val="20"/>
              </w:rPr>
            </w:pPr>
          </w:p>
        </w:tc>
      </w:tr>
      <w:tr w:rsidR="00D71421" w:rsidRPr="00F74C2A" w14:paraId="17AAF1AC" w14:textId="77777777" w:rsidTr="00527C4E">
        <w:trPr>
          <w:trHeight w:val="300"/>
          <w:jc w:val="center"/>
        </w:trPr>
        <w:tc>
          <w:tcPr>
            <w:tcW w:w="943" w:type="dxa"/>
            <w:shd w:val="clear" w:color="auto" w:fill="auto"/>
            <w:vAlign w:val="center"/>
            <w:hideMark/>
          </w:tcPr>
          <w:p w14:paraId="28E567AE" w14:textId="77777777" w:rsidR="00D71421" w:rsidRPr="00F74C2A" w:rsidRDefault="00D71421" w:rsidP="00CC09C5">
            <w:pPr>
              <w:spacing w:line="240" w:lineRule="atLeast"/>
              <w:rPr>
                <w:rFonts w:eastAsia="Times New Roman" w:cs="Arial"/>
                <w:b/>
                <w:bCs/>
                <w:color w:val="000000"/>
                <w:szCs w:val="20"/>
              </w:rPr>
            </w:pPr>
            <w:r w:rsidRPr="00F74C2A">
              <w:rPr>
                <w:rFonts w:eastAsia="Times New Roman" w:cs="Arial"/>
                <w:b/>
                <w:bCs/>
                <w:color w:val="000000"/>
                <w:szCs w:val="20"/>
              </w:rPr>
              <w:t>Min</w:t>
            </w:r>
          </w:p>
        </w:tc>
        <w:tc>
          <w:tcPr>
            <w:tcW w:w="2261" w:type="dxa"/>
            <w:shd w:val="clear" w:color="auto" w:fill="auto"/>
            <w:noWrap/>
            <w:vAlign w:val="center"/>
            <w:hideMark/>
          </w:tcPr>
          <w:p w14:paraId="03C75821"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0 (Not Down)</w:t>
            </w:r>
          </w:p>
        </w:tc>
        <w:tc>
          <w:tcPr>
            <w:tcW w:w="2261" w:type="dxa"/>
            <w:vAlign w:val="center"/>
          </w:tcPr>
          <w:p w14:paraId="118C9C45"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1 (Up)</w:t>
            </w:r>
          </w:p>
        </w:tc>
        <w:tc>
          <w:tcPr>
            <w:tcW w:w="843" w:type="dxa"/>
            <w:vAlign w:val="center"/>
          </w:tcPr>
          <w:p w14:paraId="5A53B1F8"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0</w:t>
            </w:r>
          </w:p>
        </w:tc>
        <w:tc>
          <w:tcPr>
            <w:tcW w:w="1164" w:type="dxa"/>
            <w:vMerge w:val="restart"/>
            <w:shd w:val="clear" w:color="auto" w:fill="D9D9D9" w:themeFill="background1" w:themeFillShade="D9"/>
            <w:vAlign w:val="center"/>
          </w:tcPr>
          <w:p w14:paraId="57DF6C0E"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1</w:t>
            </w:r>
          </w:p>
        </w:tc>
        <w:tc>
          <w:tcPr>
            <w:tcW w:w="1050" w:type="dxa"/>
            <w:shd w:val="clear" w:color="auto" w:fill="D9D9D9" w:themeFill="background1" w:themeFillShade="D9"/>
            <w:vAlign w:val="center"/>
          </w:tcPr>
          <w:p w14:paraId="314143AE"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0</w:t>
            </w:r>
          </w:p>
        </w:tc>
        <w:tc>
          <w:tcPr>
            <w:tcW w:w="1368" w:type="dxa"/>
            <w:shd w:val="clear" w:color="auto" w:fill="auto"/>
            <w:vAlign w:val="center"/>
          </w:tcPr>
          <w:p w14:paraId="2FCE47F3"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Top Up</w:t>
            </w:r>
          </w:p>
        </w:tc>
      </w:tr>
      <w:tr w:rsidR="00D71421" w:rsidRPr="00F74C2A" w14:paraId="2231CFBF" w14:textId="77777777" w:rsidTr="00527C4E">
        <w:trPr>
          <w:trHeight w:val="300"/>
          <w:jc w:val="center"/>
        </w:trPr>
        <w:tc>
          <w:tcPr>
            <w:tcW w:w="943" w:type="dxa"/>
            <w:shd w:val="clear" w:color="auto" w:fill="auto"/>
            <w:vAlign w:val="center"/>
          </w:tcPr>
          <w:p w14:paraId="14061666" w14:textId="77777777" w:rsidR="00D71421" w:rsidRPr="00F74C2A" w:rsidRDefault="00D71421" w:rsidP="00CC09C5">
            <w:pPr>
              <w:spacing w:line="240" w:lineRule="atLeast"/>
              <w:rPr>
                <w:rFonts w:eastAsia="Times New Roman" w:cs="Arial"/>
                <w:b/>
                <w:bCs/>
                <w:color w:val="000000"/>
                <w:szCs w:val="20"/>
              </w:rPr>
            </w:pPr>
          </w:p>
        </w:tc>
        <w:tc>
          <w:tcPr>
            <w:tcW w:w="2261" w:type="dxa"/>
            <w:shd w:val="clear" w:color="auto" w:fill="auto"/>
            <w:noWrap/>
            <w:vAlign w:val="center"/>
          </w:tcPr>
          <w:p w14:paraId="48960266"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1 (Down)</w:t>
            </w:r>
          </w:p>
        </w:tc>
        <w:tc>
          <w:tcPr>
            <w:tcW w:w="2261" w:type="dxa"/>
            <w:vAlign w:val="center"/>
          </w:tcPr>
          <w:p w14:paraId="3DE6D780"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0 (Not Up)</w:t>
            </w:r>
          </w:p>
        </w:tc>
        <w:tc>
          <w:tcPr>
            <w:tcW w:w="843" w:type="dxa"/>
            <w:vAlign w:val="center"/>
          </w:tcPr>
          <w:p w14:paraId="5BE6182C"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1</w:t>
            </w:r>
          </w:p>
        </w:tc>
        <w:tc>
          <w:tcPr>
            <w:tcW w:w="1164" w:type="dxa"/>
            <w:vMerge/>
            <w:shd w:val="clear" w:color="auto" w:fill="D9D9D9" w:themeFill="background1" w:themeFillShade="D9"/>
          </w:tcPr>
          <w:p w14:paraId="253A458C" w14:textId="77777777" w:rsidR="00D71421" w:rsidRPr="00F74C2A" w:rsidRDefault="00D71421" w:rsidP="00CC09C5">
            <w:pPr>
              <w:spacing w:line="240" w:lineRule="atLeast"/>
              <w:rPr>
                <w:rFonts w:eastAsia="Times New Roman" w:cs="Arial"/>
                <w:color w:val="000000"/>
                <w:szCs w:val="20"/>
              </w:rPr>
            </w:pPr>
          </w:p>
        </w:tc>
        <w:tc>
          <w:tcPr>
            <w:tcW w:w="1050" w:type="dxa"/>
            <w:shd w:val="clear" w:color="auto" w:fill="D9D9D9" w:themeFill="background1" w:themeFillShade="D9"/>
            <w:vAlign w:val="center"/>
          </w:tcPr>
          <w:p w14:paraId="478AE579"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1</w:t>
            </w:r>
          </w:p>
        </w:tc>
        <w:tc>
          <w:tcPr>
            <w:tcW w:w="1368" w:type="dxa"/>
            <w:shd w:val="clear" w:color="auto" w:fill="auto"/>
            <w:vAlign w:val="center"/>
          </w:tcPr>
          <w:p w14:paraId="36923617"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Top Down</w:t>
            </w:r>
          </w:p>
        </w:tc>
      </w:tr>
      <w:tr w:rsidR="00D71421" w:rsidRPr="00F74C2A" w14:paraId="6E525F3C" w14:textId="77777777" w:rsidTr="00527C4E">
        <w:trPr>
          <w:trHeight w:val="300"/>
          <w:jc w:val="center"/>
        </w:trPr>
        <w:tc>
          <w:tcPr>
            <w:tcW w:w="943" w:type="dxa"/>
            <w:shd w:val="clear" w:color="auto" w:fill="auto"/>
            <w:vAlign w:val="center"/>
          </w:tcPr>
          <w:p w14:paraId="6BFB9F7C" w14:textId="77777777" w:rsidR="00D71421" w:rsidRPr="00F74C2A" w:rsidRDefault="00D71421" w:rsidP="00CC09C5">
            <w:pPr>
              <w:spacing w:line="240" w:lineRule="atLeast"/>
              <w:rPr>
                <w:rFonts w:eastAsia="Times New Roman" w:cs="Arial"/>
                <w:b/>
                <w:bCs/>
                <w:color w:val="000000"/>
                <w:szCs w:val="20"/>
              </w:rPr>
            </w:pPr>
          </w:p>
        </w:tc>
        <w:tc>
          <w:tcPr>
            <w:tcW w:w="2261" w:type="dxa"/>
            <w:shd w:val="clear" w:color="auto" w:fill="auto"/>
            <w:noWrap/>
            <w:vAlign w:val="center"/>
          </w:tcPr>
          <w:p w14:paraId="2F2254BB"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0 (Not Down)</w:t>
            </w:r>
          </w:p>
        </w:tc>
        <w:tc>
          <w:tcPr>
            <w:tcW w:w="2261" w:type="dxa"/>
            <w:vAlign w:val="center"/>
          </w:tcPr>
          <w:p w14:paraId="53194700"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0 (Not Up)</w:t>
            </w:r>
          </w:p>
        </w:tc>
        <w:tc>
          <w:tcPr>
            <w:tcW w:w="843" w:type="dxa"/>
            <w:vAlign w:val="center"/>
          </w:tcPr>
          <w:p w14:paraId="0BC5A644"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2</w:t>
            </w:r>
          </w:p>
        </w:tc>
        <w:tc>
          <w:tcPr>
            <w:tcW w:w="1164" w:type="dxa"/>
            <w:vMerge/>
            <w:shd w:val="clear" w:color="auto" w:fill="D9D9D9" w:themeFill="background1" w:themeFillShade="D9"/>
          </w:tcPr>
          <w:p w14:paraId="38883B52" w14:textId="77777777" w:rsidR="00D71421" w:rsidRPr="00F74C2A" w:rsidRDefault="00D71421" w:rsidP="00CC09C5">
            <w:pPr>
              <w:spacing w:line="240" w:lineRule="atLeast"/>
              <w:rPr>
                <w:rFonts w:eastAsia="Times New Roman" w:cs="Arial"/>
                <w:color w:val="000000"/>
                <w:szCs w:val="20"/>
              </w:rPr>
            </w:pPr>
          </w:p>
        </w:tc>
        <w:tc>
          <w:tcPr>
            <w:tcW w:w="1050" w:type="dxa"/>
            <w:shd w:val="clear" w:color="auto" w:fill="D9D9D9" w:themeFill="background1" w:themeFillShade="D9"/>
            <w:vAlign w:val="center"/>
          </w:tcPr>
          <w:p w14:paraId="5D58909B"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2</w:t>
            </w:r>
          </w:p>
        </w:tc>
        <w:tc>
          <w:tcPr>
            <w:tcW w:w="1368" w:type="dxa"/>
            <w:shd w:val="clear" w:color="auto" w:fill="auto"/>
            <w:vAlign w:val="center"/>
          </w:tcPr>
          <w:p w14:paraId="29B05FA7"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Transition</w:t>
            </w:r>
          </w:p>
        </w:tc>
      </w:tr>
      <w:tr w:rsidR="00D71421" w:rsidRPr="00F74C2A" w14:paraId="2CECCD1C" w14:textId="77777777" w:rsidTr="00527C4E">
        <w:trPr>
          <w:trHeight w:val="300"/>
          <w:jc w:val="center"/>
        </w:trPr>
        <w:tc>
          <w:tcPr>
            <w:tcW w:w="943" w:type="dxa"/>
            <w:shd w:val="clear" w:color="auto" w:fill="auto"/>
            <w:vAlign w:val="center"/>
          </w:tcPr>
          <w:p w14:paraId="691C6B45" w14:textId="77777777" w:rsidR="00D71421" w:rsidRPr="00F74C2A" w:rsidRDefault="00D71421" w:rsidP="00CC09C5">
            <w:pPr>
              <w:spacing w:line="240" w:lineRule="atLeast"/>
              <w:rPr>
                <w:rFonts w:eastAsia="Times New Roman" w:cs="Arial"/>
                <w:b/>
                <w:bCs/>
                <w:color w:val="000000"/>
                <w:szCs w:val="20"/>
              </w:rPr>
            </w:pPr>
            <w:r w:rsidRPr="00F74C2A">
              <w:rPr>
                <w:rFonts w:eastAsia="Times New Roman" w:cs="Arial"/>
                <w:b/>
                <w:bCs/>
                <w:color w:val="000000"/>
                <w:szCs w:val="20"/>
              </w:rPr>
              <w:t>Max</w:t>
            </w:r>
          </w:p>
        </w:tc>
        <w:tc>
          <w:tcPr>
            <w:tcW w:w="2261" w:type="dxa"/>
            <w:shd w:val="clear" w:color="auto" w:fill="auto"/>
            <w:noWrap/>
            <w:vAlign w:val="center"/>
          </w:tcPr>
          <w:p w14:paraId="024C1441"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1 (Down)</w:t>
            </w:r>
          </w:p>
        </w:tc>
        <w:tc>
          <w:tcPr>
            <w:tcW w:w="2261" w:type="dxa"/>
            <w:vAlign w:val="center"/>
          </w:tcPr>
          <w:p w14:paraId="3BB1C174" w14:textId="77777777" w:rsidR="00D71421" w:rsidRPr="00F74C2A" w:rsidRDefault="00D71421" w:rsidP="00CC09C5">
            <w:pPr>
              <w:spacing w:line="240" w:lineRule="atLeast"/>
              <w:rPr>
                <w:rFonts w:eastAsia="Times New Roman" w:cs="Arial"/>
                <w:color w:val="000000"/>
                <w:szCs w:val="20"/>
              </w:rPr>
            </w:pPr>
            <w:r w:rsidRPr="00F74C2A">
              <w:rPr>
                <w:rFonts w:eastAsia="Times New Roman"/>
                <w:color w:val="000000"/>
              </w:rPr>
              <w:t>1 (Up)</w:t>
            </w:r>
          </w:p>
        </w:tc>
        <w:tc>
          <w:tcPr>
            <w:tcW w:w="843" w:type="dxa"/>
            <w:vAlign w:val="center"/>
          </w:tcPr>
          <w:p w14:paraId="2D574FB1"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3</w:t>
            </w:r>
          </w:p>
        </w:tc>
        <w:tc>
          <w:tcPr>
            <w:tcW w:w="1164" w:type="dxa"/>
            <w:vMerge/>
            <w:shd w:val="clear" w:color="auto" w:fill="D9D9D9" w:themeFill="background1" w:themeFillShade="D9"/>
          </w:tcPr>
          <w:p w14:paraId="09990DE6" w14:textId="77777777" w:rsidR="00D71421" w:rsidRPr="00F74C2A" w:rsidRDefault="00D71421" w:rsidP="00CC09C5">
            <w:pPr>
              <w:spacing w:line="240" w:lineRule="atLeast"/>
              <w:rPr>
                <w:rFonts w:eastAsia="Times New Roman" w:cs="Arial"/>
                <w:color w:val="000000"/>
                <w:szCs w:val="20"/>
              </w:rPr>
            </w:pPr>
          </w:p>
        </w:tc>
        <w:tc>
          <w:tcPr>
            <w:tcW w:w="1050" w:type="dxa"/>
            <w:shd w:val="clear" w:color="auto" w:fill="D9D9D9" w:themeFill="background1" w:themeFillShade="D9"/>
            <w:vAlign w:val="center"/>
          </w:tcPr>
          <w:p w14:paraId="4FB6E6CD"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3</w:t>
            </w:r>
          </w:p>
        </w:tc>
        <w:tc>
          <w:tcPr>
            <w:tcW w:w="1368" w:type="dxa"/>
            <w:shd w:val="clear" w:color="auto" w:fill="auto"/>
            <w:vAlign w:val="center"/>
          </w:tcPr>
          <w:p w14:paraId="36C133CB" w14:textId="77777777" w:rsidR="00D71421" w:rsidRPr="00F74C2A" w:rsidRDefault="00D71421" w:rsidP="00CC09C5">
            <w:pPr>
              <w:spacing w:line="240" w:lineRule="atLeast"/>
              <w:rPr>
                <w:rFonts w:eastAsia="Times New Roman" w:cs="Arial"/>
                <w:color w:val="000000"/>
                <w:szCs w:val="20"/>
              </w:rPr>
            </w:pPr>
            <w:r w:rsidRPr="00F74C2A">
              <w:rPr>
                <w:rFonts w:eastAsia="Times New Roman" w:cs="Arial"/>
                <w:color w:val="000000"/>
                <w:szCs w:val="20"/>
              </w:rPr>
              <w:t>Error</w:t>
            </w:r>
          </w:p>
        </w:tc>
      </w:tr>
    </w:tbl>
    <w:p w14:paraId="13858743" w14:textId="77777777" w:rsidR="00D71421" w:rsidRPr="00F74C2A" w:rsidRDefault="00D71421" w:rsidP="00CC09C5">
      <w:pPr>
        <w:spacing w:line="240" w:lineRule="atLeast"/>
        <w:rPr>
          <w:rFonts w:eastAsia="Times New Roman"/>
          <w:color w:val="000000"/>
        </w:rPr>
      </w:pPr>
    </w:p>
    <w:p w14:paraId="5779CE1A" w14:textId="38DF96EE" w:rsidR="00D71421" w:rsidRDefault="002A4BA1" w:rsidP="00CC09C5">
      <w:pPr>
        <w:spacing w:line="240" w:lineRule="atLeast"/>
      </w:pPr>
      <w:r>
        <w:t xml:space="preserve">The NVH Service will only convey the updated </w:t>
      </w:r>
      <w:proofErr w:type="spellStart"/>
      <w:r w:rsidRPr="002A4BA1">
        <w:rPr>
          <w:rFonts w:cs="Arial"/>
          <w:color w:val="000000"/>
          <w:szCs w:val="20"/>
        </w:rPr>
        <w:t>Cnvt</w:t>
      </w:r>
      <w:proofErr w:type="spellEnd"/>
      <w:r w:rsidRPr="002A4BA1">
        <w:rPr>
          <w:rFonts w:cs="Arial"/>
          <w:color w:val="000000"/>
          <w:szCs w:val="20"/>
        </w:rPr>
        <w:t xml:space="preserve"> Top Pos</w:t>
      </w:r>
      <w:r>
        <w:rPr>
          <w:rFonts w:cs="Arial"/>
          <w:color w:val="000000"/>
          <w:szCs w:val="20"/>
        </w:rPr>
        <w:t xml:space="preserve"> </w:t>
      </w:r>
      <w:r>
        <w:t xml:space="preserve">VIN value when all the corresponding </w:t>
      </w:r>
      <w:proofErr w:type="spellStart"/>
      <w:r>
        <w:t>SignalStatus</w:t>
      </w:r>
      <w:proofErr w:type="spellEnd"/>
      <w:r>
        <w:t xml:space="preserve"> elements are equal to “OK”. </w:t>
      </w:r>
    </w:p>
    <w:p w14:paraId="41CFBB92" w14:textId="74ADE8AC" w:rsidR="001775EE" w:rsidRPr="0081648E" w:rsidRDefault="001775EE" w:rsidP="00CC09C5">
      <w:pPr>
        <w:pStyle w:val="Heading3"/>
        <w:spacing w:line="240" w:lineRule="atLeast"/>
        <w:rPr>
          <w:u w:val="single"/>
        </w:rPr>
      </w:pPr>
      <w:bookmarkStart w:id="2263" w:name="_Toc105779437"/>
      <w:r w:rsidRPr="0081648E">
        <w:rPr>
          <w:u w:val="single"/>
        </w:rPr>
        <w:t>Auto Tow</w:t>
      </w:r>
      <w:r w:rsidR="0081648E" w:rsidRPr="0081648E">
        <w:rPr>
          <w:u w:val="single"/>
        </w:rPr>
        <w:t>-</w:t>
      </w:r>
      <w:r w:rsidRPr="0081648E">
        <w:rPr>
          <w:u w:val="single"/>
        </w:rPr>
        <w:t>Haul</w:t>
      </w:r>
      <w:bookmarkEnd w:id="2226"/>
      <w:bookmarkEnd w:id="2227"/>
      <w:bookmarkEnd w:id="2263"/>
    </w:p>
    <w:p w14:paraId="176018F6" w14:textId="2CBBB7C4" w:rsidR="001775EE" w:rsidRPr="00BC5A26" w:rsidRDefault="00A17DF9" w:rsidP="00CC09C5">
      <w:pPr>
        <w:spacing w:line="240" w:lineRule="atLeast"/>
        <w:rPr>
          <w:szCs w:val="20"/>
        </w:rPr>
      </w:pPr>
      <w:r>
        <w:rPr>
          <w:rFonts w:eastAsia="Times New Roman" w:cs="Arial"/>
          <w:szCs w:val="20"/>
        </w:rPr>
        <w:t>T</w:t>
      </w:r>
      <w:r w:rsidR="004027FE" w:rsidRPr="004027FE">
        <w:rPr>
          <w:rFonts w:eastAsia="Times New Roman" w:cs="Arial"/>
          <w:szCs w:val="20"/>
        </w:rPr>
        <w:t xml:space="preserve">he NVH service shall </w:t>
      </w:r>
      <w:r w:rsidR="004027FE" w:rsidRPr="004027FE">
        <w:rPr>
          <w:rFonts w:cs="Arial"/>
          <w:color w:val="000000"/>
          <w:szCs w:val="20"/>
        </w:rPr>
        <w:t xml:space="preserve">write the associated </w:t>
      </w:r>
      <w:proofErr w:type="spellStart"/>
      <w:r w:rsidR="004027FE" w:rsidRPr="004027FE">
        <w:rPr>
          <w:i/>
          <w:iCs/>
          <w:szCs w:val="20"/>
        </w:rPr>
        <w:t>AutoTowActv_B_Stat</w:t>
      </w:r>
      <w:proofErr w:type="spellEnd"/>
      <w:r w:rsidR="004027FE" w:rsidRPr="004027FE">
        <w:rPr>
          <w:szCs w:val="20"/>
        </w:rPr>
        <w:t xml:space="preserve"> CAN signal </w:t>
      </w:r>
      <w:proofErr w:type="gramStart"/>
      <w:r w:rsidR="004027FE" w:rsidRPr="004027FE">
        <w:rPr>
          <w:szCs w:val="20"/>
        </w:rPr>
        <w:t>based-</w:t>
      </w:r>
      <w:r w:rsidR="004027FE" w:rsidRPr="004027FE">
        <w:rPr>
          <w:rFonts w:cs="Arial"/>
          <w:color w:val="000000"/>
          <w:szCs w:val="20"/>
        </w:rPr>
        <w:t>data</w:t>
      </w:r>
      <w:proofErr w:type="gramEnd"/>
      <w:r w:rsidR="004027FE" w:rsidRPr="004027FE">
        <w:rPr>
          <w:rFonts w:cs="Arial"/>
          <w:color w:val="000000"/>
          <w:szCs w:val="20"/>
        </w:rPr>
        <w:t xml:space="preserve"> to the VIN </w:t>
      </w:r>
    </w:p>
    <w:p w14:paraId="5CAA4791" w14:textId="77777777" w:rsidR="001775EE" w:rsidRDefault="001775EE" w:rsidP="00CC09C5">
      <w:pPr>
        <w:spacing w:line="240" w:lineRule="atLeast"/>
        <w:rPr>
          <w:szCs w:val="20"/>
        </w:rPr>
      </w:pPr>
    </w:p>
    <w:p w14:paraId="0B887A58" w14:textId="63B8E195" w:rsidR="001775EE" w:rsidRPr="00A72994" w:rsidRDefault="001775EE" w:rsidP="00CC09C5">
      <w:pPr>
        <w:spacing w:line="240" w:lineRule="atLeast"/>
        <w:jc w:val="center"/>
        <w:rPr>
          <w:b/>
          <w:bCs/>
        </w:rPr>
      </w:pPr>
      <w:bookmarkStart w:id="2264" w:name="_Ref89712916"/>
      <w:r w:rsidRPr="00A72994">
        <w:rPr>
          <w:b/>
          <w:bCs/>
        </w:rPr>
        <w:t>Table</w:t>
      </w:r>
      <w:r w:rsidR="00B569F4">
        <w:rPr>
          <w:b/>
          <w:bCs/>
        </w:rPr>
        <w:t>-22</w:t>
      </w:r>
      <w:bookmarkEnd w:id="2264"/>
      <w:r w:rsidRPr="00A72994">
        <w:rPr>
          <w:b/>
          <w:bCs/>
        </w:rPr>
        <w:t xml:space="preserve"> </w:t>
      </w:r>
      <w:proofErr w:type="spellStart"/>
      <w:r w:rsidRPr="00A315F2">
        <w:rPr>
          <w:b/>
          <w:bCs/>
          <w:i/>
          <w:iCs/>
          <w:szCs w:val="20"/>
        </w:rPr>
        <w:t>AutoTowActv_B_Stat</w:t>
      </w:r>
      <w:proofErr w:type="spellEnd"/>
      <w:r w:rsidRPr="003D52F0">
        <w:rPr>
          <w:b/>
          <w:bCs/>
          <w:szCs w:val="20"/>
        </w:rPr>
        <w:t xml:space="preserve"> </w:t>
      </w:r>
      <w:r w:rsidRPr="003D52F0">
        <w:rPr>
          <w:b/>
          <w:bCs/>
        </w:rPr>
        <w:t xml:space="preserve">/ </w:t>
      </w:r>
      <w:r w:rsidRPr="00A315F2">
        <w:rPr>
          <w:rFonts w:cs="Arial"/>
          <w:b/>
          <w:bCs/>
          <w:color w:val="000000"/>
          <w:szCs w:val="20"/>
          <w:u w:val="single"/>
        </w:rPr>
        <w:t>Auto Tow / Haul</w:t>
      </w:r>
      <w:r w:rsidRPr="003D52F0">
        <w:rPr>
          <w:rFonts w:cs="Arial"/>
          <w:b/>
          <w:bCs/>
          <w:color w:val="000000"/>
          <w:szCs w:val="20"/>
        </w:rPr>
        <w:t xml:space="preserve"> </w:t>
      </w:r>
      <w:r w:rsidRPr="00A72994">
        <w:rPr>
          <w:b/>
          <w:bCs/>
        </w:rPr>
        <w:t>Relationship</w:t>
      </w:r>
    </w:p>
    <w:p w14:paraId="0DCA2E54" w14:textId="77777777" w:rsidR="001775EE" w:rsidRDefault="001775EE" w:rsidP="00CC09C5">
      <w:pPr>
        <w:spacing w:line="240" w:lineRule="atLeast"/>
        <w:rPr>
          <w:szCs w:val="20"/>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1775EE" w:rsidRPr="009F6E4D" w14:paraId="02339211" w14:textId="77777777" w:rsidTr="008516BB">
        <w:trPr>
          <w:trHeight w:val="300"/>
          <w:jc w:val="center"/>
        </w:trPr>
        <w:tc>
          <w:tcPr>
            <w:tcW w:w="1200" w:type="dxa"/>
            <w:shd w:val="clear" w:color="auto" w:fill="DBE5F1" w:themeFill="accent1" w:themeFillTint="33"/>
            <w:vAlign w:val="center"/>
          </w:tcPr>
          <w:p w14:paraId="20601460" w14:textId="77777777" w:rsidR="001775EE" w:rsidRPr="009F6E4D" w:rsidRDefault="001775EE" w:rsidP="00CC09C5">
            <w:pPr>
              <w:spacing w:line="240" w:lineRule="atLeast"/>
              <w:rPr>
                <w:rFonts w:eastAsia="Times New Roman" w:cs="Arial"/>
                <w:color w:val="000000"/>
                <w:szCs w:val="20"/>
                <w:highlight w:val="yellow"/>
              </w:rPr>
            </w:pPr>
          </w:p>
        </w:tc>
        <w:tc>
          <w:tcPr>
            <w:tcW w:w="1440" w:type="dxa"/>
            <w:shd w:val="clear" w:color="auto" w:fill="DBE5F1" w:themeFill="accent1" w:themeFillTint="33"/>
            <w:noWrap/>
            <w:vAlign w:val="center"/>
          </w:tcPr>
          <w:p w14:paraId="20FA61C5" w14:textId="77777777" w:rsidR="001775EE" w:rsidRPr="005C1002" w:rsidRDefault="001775EE" w:rsidP="00CC09C5">
            <w:pPr>
              <w:spacing w:line="240" w:lineRule="atLeast"/>
              <w:rPr>
                <w:rFonts w:eastAsia="Times New Roman" w:cs="Arial"/>
                <w:b/>
                <w:bCs/>
                <w:color w:val="000000"/>
                <w:szCs w:val="20"/>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shd w:val="clear" w:color="auto" w:fill="DBE5F1" w:themeFill="accent1" w:themeFillTint="33"/>
            <w:vAlign w:val="center"/>
          </w:tcPr>
          <w:p w14:paraId="40859390"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NVH Service Multiplier</w:t>
            </w:r>
          </w:p>
        </w:tc>
        <w:tc>
          <w:tcPr>
            <w:tcW w:w="1519" w:type="dxa"/>
            <w:shd w:val="clear" w:color="auto" w:fill="DBE5F1" w:themeFill="accent1" w:themeFillTint="33"/>
            <w:vAlign w:val="center"/>
          </w:tcPr>
          <w:p w14:paraId="5F7AE2B6"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VIN Data</w:t>
            </w:r>
          </w:p>
        </w:tc>
        <w:tc>
          <w:tcPr>
            <w:tcW w:w="1519" w:type="dxa"/>
            <w:shd w:val="clear" w:color="auto" w:fill="DBE5F1" w:themeFill="accent1" w:themeFillTint="33"/>
          </w:tcPr>
          <w:p w14:paraId="08585370"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Tuning Tool Multiplier</w:t>
            </w:r>
          </w:p>
        </w:tc>
        <w:tc>
          <w:tcPr>
            <w:tcW w:w="1519" w:type="dxa"/>
            <w:shd w:val="clear" w:color="auto" w:fill="DBE5F1" w:themeFill="accent1" w:themeFillTint="33"/>
          </w:tcPr>
          <w:p w14:paraId="3F8591B5"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Tool SED Value</w:t>
            </w:r>
          </w:p>
        </w:tc>
      </w:tr>
      <w:tr w:rsidR="001775EE" w:rsidRPr="009F6E4D" w14:paraId="3BFD416E" w14:textId="77777777" w:rsidTr="008516BB">
        <w:trPr>
          <w:trHeight w:val="300"/>
          <w:jc w:val="center"/>
        </w:trPr>
        <w:tc>
          <w:tcPr>
            <w:tcW w:w="1200" w:type="dxa"/>
            <w:shd w:val="clear" w:color="auto" w:fill="auto"/>
            <w:vAlign w:val="center"/>
            <w:hideMark/>
          </w:tcPr>
          <w:p w14:paraId="0F774A54" w14:textId="77777777" w:rsidR="001775EE" w:rsidRPr="009F6E4D" w:rsidRDefault="001775EE" w:rsidP="00CC09C5">
            <w:pPr>
              <w:spacing w:line="240" w:lineRule="atLeast"/>
              <w:rPr>
                <w:rFonts w:eastAsia="Times New Roman" w:cs="Arial"/>
                <w:b/>
                <w:bCs/>
                <w:color w:val="000000"/>
                <w:szCs w:val="20"/>
                <w:highlight w:val="yellow"/>
              </w:rPr>
            </w:pPr>
            <w:r w:rsidRPr="009A0B84">
              <w:rPr>
                <w:rFonts w:eastAsia="Times New Roman" w:cs="Arial"/>
                <w:b/>
                <w:bCs/>
                <w:color w:val="000000"/>
                <w:szCs w:val="20"/>
              </w:rPr>
              <w:t>Min</w:t>
            </w:r>
          </w:p>
        </w:tc>
        <w:tc>
          <w:tcPr>
            <w:tcW w:w="1440" w:type="dxa"/>
            <w:shd w:val="clear" w:color="auto" w:fill="auto"/>
            <w:noWrap/>
            <w:vAlign w:val="center"/>
            <w:hideMark/>
          </w:tcPr>
          <w:p w14:paraId="6E6B3C2D" w14:textId="77777777" w:rsidR="001775EE" w:rsidRPr="00D17E4C" w:rsidRDefault="001775EE" w:rsidP="00CC09C5">
            <w:pPr>
              <w:spacing w:line="240" w:lineRule="atLeast"/>
              <w:rPr>
                <w:rFonts w:eastAsia="Times New Roman" w:cs="Arial"/>
                <w:color w:val="000000"/>
                <w:szCs w:val="20"/>
              </w:rPr>
            </w:pPr>
            <w:r w:rsidRPr="00D17E4C">
              <w:rPr>
                <w:rFonts w:eastAsia="Times New Roman" w:cs="Arial"/>
                <w:color w:val="000000"/>
                <w:szCs w:val="20"/>
              </w:rPr>
              <w:t>0</w:t>
            </w:r>
          </w:p>
        </w:tc>
        <w:tc>
          <w:tcPr>
            <w:tcW w:w="1861" w:type="dxa"/>
            <w:vMerge w:val="restart"/>
            <w:vAlign w:val="center"/>
          </w:tcPr>
          <w:p w14:paraId="22F07C04" w14:textId="77777777" w:rsidR="001775EE" w:rsidRPr="00D17E4C" w:rsidRDefault="001775EE" w:rsidP="00CC09C5">
            <w:pPr>
              <w:spacing w:line="240" w:lineRule="atLeast"/>
              <w:rPr>
                <w:rFonts w:eastAsia="Times New Roman" w:cs="Arial"/>
                <w:color w:val="000000"/>
                <w:szCs w:val="20"/>
              </w:rPr>
            </w:pPr>
            <w:r w:rsidRPr="00D17E4C">
              <w:rPr>
                <w:rFonts w:eastAsia="Times New Roman" w:cs="Arial"/>
                <w:color w:val="000000"/>
                <w:szCs w:val="20"/>
              </w:rPr>
              <w:t>1</w:t>
            </w:r>
          </w:p>
        </w:tc>
        <w:tc>
          <w:tcPr>
            <w:tcW w:w="1519" w:type="dxa"/>
            <w:vAlign w:val="center"/>
          </w:tcPr>
          <w:p w14:paraId="7ED26E0E" w14:textId="77777777" w:rsidR="001775EE" w:rsidRPr="00D17E4C" w:rsidRDefault="001775EE" w:rsidP="00CC09C5">
            <w:pPr>
              <w:spacing w:line="240" w:lineRule="atLeast"/>
              <w:rPr>
                <w:rFonts w:eastAsia="Times New Roman" w:cs="Arial"/>
                <w:color w:val="000000"/>
                <w:szCs w:val="20"/>
              </w:rPr>
            </w:pPr>
            <w:r w:rsidRPr="00D17E4C">
              <w:rPr>
                <w:rFonts w:eastAsia="Times New Roman" w:cs="Arial"/>
                <w:color w:val="000000"/>
                <w:szCs w:val="20"/>
              </w:rPr>
              <w:t>0</w:t>
            </w:r>
          </w:p>
        </w:tc>
        <w:tc>
          <w:tcPr>
            <w:tcW w:w="1519" w:type="dxa"/>
            <w:vMerge w:val="restart"/>
            <w:shd w:val="clear" w:color="auto" w:fill="D9D9D9" w:themeFill="background1" w:themeFillShade="D9"/>
            <w:vAlign w:val="center"/>
          </w:tcPr>
          <w:p w14:paraId="69D50FA9" w14:textId="77777777" w:rsidR="001775EE" w:rsidRPr="005C1002" w:rsidRDefault="001775EE" w:rsidP="00CC09C5">
            <w:pPr>
              <w:spacing w:line="240" w:lineRule="atLeast"/>
              <w:rPr>
                <w:rFonts w:eastAsia="Times New Roman" w:cs="Arial"/>
                <w:color w:val="000000"/>
                <w:szCs w:val="20"/>
              </w:rPr>
            </w:pPr>
            <w:r>
              <w:rPr>
                <w:rFonts w:eastAsia="Times New Roman" w:cs="Arial"/>
                <w:color w:val="000000"/>
                <w:szCs w:val="20"/>
              </w:rPr>
              <w:t>1</w:t>
            </w:r>
          </w:p>
        </w:tc>
        <w:tc>
          <w:tcPr>
            <w:tcW w:w="1519" w:type="dxa"/>
            <w:shd w:val="clear" w:color="auto" w:fill="D9D9D9" w:themeFill="background1" w:themeFillShade="D9"/>
          </w:tcPr>
          <w:p w14:paraId="2DC6BAE9" w14:textId="77777777" w:rsidR="001775EE" w:rsidRPr="005C1002" w:rsidRDefault="001775EE" w:rsidP="00CC09C5">
            <w:pPr>
              <w:spacing w:line="240" w:lineRule="atLeast"/>
              <w:rPr>
                <w:rFonts w:eastAsia="Times New Roman" w:cs="Arial"/>
                <w:color w:val="000000"/>
                <w:szCs w:val="20"/>
              </w:rPr>
            </w:pPr>
            <w:r>
              <w:rPr>
                <w:rFonts w:eastAsia="Times New Roman" w:cs="Arial"/>
                <w:color w:val="000000"/>
                <w:szCs w:val="20"/>
              </w:rPr>
              <w:t>0</w:t>
            </w:r>
          </w:p>
        </w:tc>
      </w:tr>
      <w:tr w:rsidR="001775EE" w:rsidRPr="009F6E4D" w14:paraId="29369A0F" w14:textId="77777777" w:rsidTr="008516BB">
        <w:trPr>
          <w:trHeight w:val="300"/>
          <w:jc w:val="center"/>
        </w:trPr>
        <w:tc>
          <w:tcPr>
            <w:tcW w:w="1200" w:type="dxa"/>
            <w:shd w:val="clear" w:color="auto" w:fill="auto"/>
            <w:vAlign w:val="center"/>
            <w:hideMark/>
          </w:tcPr>
          <w:p w14:paraId="7DC3E90E" w14:textId="77777777" w:rsidR="001775EE" w:rsidRPr="009F6E4D" w:rsidRDefault="001775EE" w:rsidP="00CC09C5">
            <w:pPr>
              <w:spacing w:line="240" w:lineRule="atLeast"/>
              <w:rPr>
                <w:rFonts w:eastAsia="Times New Roman" w:cs="Arial"/>
                <w:b/>
                <w:bCs/>
                <w:color w:val="000000"/>
                <w:szCs w:val="20"/>
                <w:highlight w:val="yellow"/>
              </w:rPr>
            </w:pPr>
            <w:r w:rsidRPr="009A0B84">
              <w:rPr>
                <w:rFonts w:eastAsia="Times New Roman" w:cs="Arial"/>
                <w:b/>
                <w:bCs/>
                <w:color w:val="000000"/>
                <w:szCs w:val="20"/>
              </w:rPr>
              <w:t>Max</w:t>
            </w:r>
          </w:p>
        </w:tc>
        <w:tc>
          <w:tcPr>
            <w:tcW w:w="1440" w:type="dxa"/>
            <w:shd w:val="clear" w:color="auto" w:fill="auto"/>
            <w:noWrap/>
            <w:vAlign w:val="center"/>
            <w:hideMark/>
          </w:tcPr>
          <w:p w14:paraId="5FD0C4F5" w14:textId="77777777" w:rsidR="001775EE" w:rsidRPr="00D17E4C" w:rsidRDefault="001775EE" w:rsidP="00CC09C5">
            <w:pPr>
              <w:spacing w:line="240" w:lineRule="atLeast"/>
              <w:rPr>
                <w:rFonts w:eastAsia="Times New Roman" w:cs="Arial"/>
                <w:color w:val="000000"/>
                <w:szCs w:val="20"/>
              </w:rPr>
            </w:pPr>
            <w:r>
              <w:rPr>
                <w:rFonts w:eastAsia="Times New Roman" w:cs="Arial"/>
                <w:color w:val="000000"/>
                <w:szCs w:val="20"/>
              </w:rPr>
              <w:t>1</w:t>
            </w:r>
          </w:p>
        </w:tc>
        <w:tc>
          <w:tcPr>
            <w:tcW w:w="1861" w:type="dxa"/>
            <w:vMerge/>
            <w:vAlign w:val="center"/>
          </w:tcPr>
          <w:p w14:paraId="6720C30B" w14:textId="77777777" w:rsidR="001775EE" w:rsidRPr="00D17E4C" w:rsidRDefault="001775EE" w:rsidP="00CC09C5">
            <w:pPr>
              <w:spacing w:line="240" w:lineRule="atLeast"/>
              <w:rPr>
                <w:rFonts w:eastAsia="Times New Roman" w:cs="Arial"/>
                <w:color w:val="000000"/>
                <w:szCs w:val="20"/>
              </w:rPr>
            </w:pPr>
          </w:p>
        </w:tc>
        <w:tc>
          <w:tcPr>
            <w:tcW w:w="1519" w:type="dxa"/>
            <w:vAlign w:val="center"/>
          </w:tcPr>
          <w:p w14:paraId="6EE7673E" w14:textId="77777777" w:rsidR="001775EE" w:rsidRPr="00D17E4C" w:rsidRDefault="001775EE" w:rsidP="00CC09C5">
            <w:pPr>
              <w:spacing w:line="240" w:lineRule="atLeast"/>
              <w:rPr>
                <w:rFonts w:eastAsia="Times New Roman" w:cs="Arial"/>
                <w:color w:val="000000"/>
                <w:szCs w:val="20"/>
              </w:rPr>
            </w:pPr>
            <w:r>
              <w:rPr>
                <w:rFonts w:eastAsia="Times New Roman" w:cs="Arial"/>
                <w:color w:val="000000"/>
                <w:szCs w:val="20"/>
              </w:rPr>
              <w:t>1</w:t>
            </w:r>
          </w:p>
        </w:tc>
        <w:tc>
          <w:tcPr>
            <w:tcW w:w="1519" w:type="dxa"/>
            <w:vMerge/>
            <w:shd w:val="clear" w:color="auto" w:fill="D9D9D9" w:themeFill="background1" w:themeFillShade="D9"/>
          </w:tcPr>
          <w:p w14:paraId="3E70A518" w14:textId="77777777" w:rsidR="001775EE" w:rsidRDefault="001775EE" w:rsidP="00CC09C5">
            <w:pPr>
              <w:spacing w:line="240" w:lineRule="atLeast"/>
              <w:rPr>
                <w:rFonts w:eastAsia="Times New Roman" w:cs="Arial"/>
                <w:color w:val="000000"/>
                <w:szCs w:val="20"/>
              </w:rPr>
            </w:pPr>
          </w:p>
        </w:tc>
        <w:tc>
          <w:tcPr>
            <w:tcW w:w="1519" w:type="dxa"/>
            <w:shd w:val="clear" w:color="auto" w:fill="D9D9D9" w:themeFill="background1" w:themeFillShade="D9"/>
          </w:tcPr>
          <w:p w14:paraId="027A4F08" w14:textId="77777777" w:rsidR="001775EE" w:rsidRDefault="001775EE" w:rsidP="00CC09C5">
            <w:pPr>
              <w:spacing w:line="240" w:lineRule="atLeast"/>
              <w:rPr>
                <w:rFonts w:eastAsia="Times New Roman" w:cs="Arial"/>
                <w:color w:val="000000"/>
                <w:szCs w:val="20"/>
              </w:rPr>
            </w:pPr>
            <w:r>
              <w:rPr>
                <w:rFonts w:eastAsia="Times New Roman" w:cs="Arial"/>
                <w:color w:val="000000"/>
                <w:szCs w:val="20"/>
              </w:rPr>
              <w:t>1</w:t>
            </w:r>
          </w:p>
        </w:tc>
      </w:tr>
    </w:tbl>
    <w:p w14:paraId="2EC0F51D" w14:textId="77777777" w:rsidR="001775EE" w:rsidRDefault="001775EE" w:rsidP="00CC09C5">
      <w:pPr>
        <w:spacing w:line="240" w:lineRule="atLeast"/>
      </w:pPr>
    </w:p>
    <w:p w14:paraId="1D518A5C" w14:textId="77777777" w:rsidR="001775EE" w:rsidRDefault="001775EE" w:rsidP="00CC09C5">
      <w:pPr>
        <w:spacing w:line="240" w:lineRule="atLeast"/>
        <w:rPr>
          <w:rFonts w:cs="Arial"/>
          <w:color w:val="000000"/>
          <w:sz w:val="16"/>
          <w:szCs w:val="16"/>
        </w:rPr>
      </w:pPr>
    </w:p>
    <w:p w14:paraId="6849F343" w14:textId="30D65747" w:rsidR="001775EE" w:rsidRDefault="001775EE" w:rsidP="00CC09C5">
      <w:pPr>
        <w:pStyle w:val="Heading3"/>
        <w:spacing w:line="240" w:lineRule="atLeast"/>
      </w:pPr>
      <w:bookmarkStart w:id="2265" w:name="_Ref89545030"/>
      <w:bookmarkStart w:id="2266" w:name="_Ref95560481"/>
      <w:bookmarkStart w:id="2267" w:name="_Ref89719486"/>
      <w:bookmarkStart w:id="2268" w:name="_Toc105779438"/>
      <w:proofErr w:type="spellStart"/>
      <w:r w:rsidRPr="004F5D0E">
        <w:rPr>
          <w:color w:val="000000"/>
          <w:szCs w:val="20"/>
          <w:u w:val="single"/>
        </w:rPr>
        <w:t>Exh</w:t>
      </w:r>
      <w:proofErr w:type="spellEnd"/>
      <w:r w:rsidRPr="004F5D0E">
        <w:rPr>
          <w:color w:val="000000"/>
          <w:szCs w:val="20"/>
          <w:u w:val="single"/>
        </w:rPr>
        <w:t xml:space="preserve"> Valve Stat</w:t>
      </w:r>
      <w:r w:rsidRPr="004F5D0E">
        <w:rPr>
          <w:color w:val="000000"/>
          <w:szCs w:val="20"/>
        </w:rPr>
        <w:t xml:space="preserve"> (</w:t>
      </w:r>
      <w:r w:rsidRPr="00681170">
        <w:t>Active exhaust valve status</w:t>
      </w:r>
      <w:bookmarkEnd w:id="2265"/>
      <w:r>
        <w:t>)</w:t>
      </w:r>
      <w:bookmarkEnd w:id="2266"/>
      <w:bookmarkEnd w:id="2267"/>
      <w:bookmarkEnd w:id="2268"/>
    </w:p>
    <w:p w14:paraId="0B2E25E2" w14:textId="33103007" w:rsidR="006A6B71" w:rsidRDefault="00A17DF9" w:rsidP="00CC09C5">
      <w:pPr>
        <w:spacing w:line="240" w:lineRule="atLeast"/>
        <w:rPr>
          <w:szCs w:val="20"/>
        </w:rPr>
      </w:pPr>
      <w:r>
        <w:rPr>
          <w:rFonts w:eastAsia="Times New Roman" w:cs="Arial"/>
          <w:szCs w:val="20"/>
        </w:rPr>
        <w:t>T</w:t>
      </w:r>
      <w:r w:rsidR="006A6B71" w:rsidRPr="000C760F">
        <w:rPr>
          <w:rFonts w:eastAsia="Times New Roman" w:cs="Arial"/>
          <w:szCs w:val="20"/>
        </w:rPr>
        <w:t xml:space="preserve">he NVH service shall </w:t>
      </w:r>
      <w:r w:rsidR="006A6B71" w:rsidRPr="000C760F">
        <w:rPr>
          <w:rFonts w:cs="Arial"/>
          <w:color w:val="000000"/>
          <w:szCs w:val="20"/>
        </w:rPr>
        <w:t xml:space="preserve">write the associated </w:t>
      </w:r>
      <w:r w:rsidR="006A6B71" w:rsidRPr="000C760F">
        <w:rPr>
          <w:i/>
          <w:iCs/>
          <w:szCs w:val="20"/>
        </w:rPr>
        <w:t>EngExhMdeQuiet_D2_Stat</w:t>
      </w:r>
      <w:r w:rsidR="006A6B71" w:rsidRPr="000C760F">
        <w:rPr>
          <w:szCs w:val="20"/>
        </w:rPr>
        <w:t xml:space="preserve"> CAN signal </w:t>
      </w:r>
      <w:proofErr w:type="gramStart"/>
      <w:r w:rsidR="006A6B71" w:rsidRPr="000C760F">
        <w:rPr>
          <w:szCs w:val="20"/>
        </w:rPr>
        <w:t>based-</w:t>
      </w:r>
      <w:r w:rsidR="006A6B71" w:rsidRPr="000C760F">
        <w:rPr>
          <w:rFonts w:cs="Arial"/>
          <w:color w:val="000000"/>
          <w:szCs w:val="20"/>
        </w:rPr>
        <w:t>data</w:t>
      </w:r>
      <w:proofErr w:type="gramEnd"/>
      <w:r w:rsidR="006A6B71" w:rsidRPr="000C760F">
        <w:rPr>
          <w:rFonts w:cs="Arial"/>
          <w:color w:val="000000"/>
          <w:szCs w:val="20"/>
        </w:rPr>
        <w:t xml:space="preserve"> to the VIN </w:t>
      </w:r>
    </w:p>
    <w:p w14:paraId="7182AB77" w14:textId="77777777" w:rsidR="001775EE" w:rsidRDefault="001775EE" w:rsidP="00CC09C5">
      <w:pPr>
        <w:spacing w:line="240" w:lineRule="atLeast"/>
        <w:rPr>
          <w:szCs w:val="20"/>
        </w:rPr>
      </w:pPr>
    </w:p>
    <w:p w14:paraId="3CF8F9D4" w14:textId="25F17020" w:rsidR="001775EE" w:rsidRPr="00444AC1" w:rsidRDefault="001775EE" w:rsidP="00CC09C5">
      <w:pPr>
        <w:spacing w:line="240" w:lineRule="atLeast"/>
        <w:jc w:val="center"/>
        <w:rPr>
          <w:b/>
          <w:bCs/>
        </w:rPr>
      </w:pPr>
      <w:bookmarkStart w:id="2269" w:name="_Ref89712786"/>
      <w:r w:rsidRPr="00444AC1">
        <w:rPr>
          <w:b/>
          <w:bCs/>
        </w:rPr>
        <w:t>Table</w:t>
      </w:r>
      <w:r w:rsidR="00B569F4">
        <w:rPr>
          <w:b/>
          <w:bCs/>
        </w:rPr>
        <w:t>-23</w:t>
      </w:r>
      <w:bookmarkEnd w:id="2269"/>
      <w:r w:rsidRPr="00444AC1">
        <w:rPr>
          <w:b/>
          <w:bCs/>
        </w:rPr>
        <w:t xml:space="preserve"> </w:t>
      </w:r>
      <w:r w:rsidRPr="007F381B">
        <w:rPr>
          <w:b/>
          <w:bCs/>
          <w:i/>
          <w:iCs/>
          <w:szCs w:val="20"/>
        </w:rPr>
        <w:t>EngExhMdeQuiet_D2_Stat</w:t>
      </w:r>
      <w:r w:rsidRPr="003D52F0">
        <w:rPr>
          <w:b/>
          <w:bCs/>
          <w:szCs w:val="20"/>
        </w:rPr>
        <w:t xml:space="preserve"> </w:t>
      </w:r>
      <w:r w:rsidRPr="003D52F0">
        <w:rPr>
          <w:b/>
          <w:bCs/>
        </w:rPr>
        <w:t xml:space="preserve">/ </w:t>
      </w:r>
      <w:proofErr w:type="spellStart"/>
      <w:r w:rsidRPr="007F381B">
        <w:rPr>
          <w:rFonts w:cs="Arial"/>
          <w:b/>
          <w:bCs/>
          <w:color w:val="000000"/>
          <w:szCs w:val="20"/>
          <w:u w:val="single"/>
        </w:rPr>
        <w:t>Exh</w:t>
      </w:r>
      <w:proofErr w:type="spellEnd"/>
      <w:r w:rsidRPr="007F381B">
        <w:rPr>
          <w:rFonts w:cs="Arial"/>
          <w:b/>
          <w:bCs/>
          <w:color w:val="000000"/>
          <w:szCs w:val="20"/>
          <w:u w:val="single"/>
        </w:rPr>
        <w:t xml:space="preserve"> Valve Stat</w:t>
      </w:r>
      <w:r w:rsidRPr="003D52F0">
        <w:rPr>
          <w:rFonts w:cs="Arial"/>
          <w:b/>
          <w:bCs/>
          <w:color w:val="000000"/>
          <w:szCs w:val="20"/>
        </w:rPr>
        <w:t xml:space="preserve"> </w:t>
      </w:r>
      <w:r w:rsidRPr="00444AC1">
        <w:rPr>
          <w:b/>
          <w:bCs/>
        </w:rPr>
        <w:t>Relationship</w:t>
      </w:r>
    </w:p>
    <w:p w14:paraId="36950EC3" w14:textId="77777777" w:rsidR="001775EE" w:rsidRDefault="001775EE"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1775EE" w:rsidRPr="009F6E4D" w14:paraId="65A17499" w14:textId="77777777" w:rsidTr="008516BB">
        <w:trPr>
          <w:trHeight w:val="300"/>
          <w:jc w:val="center"/>
        </w:trPr>
        <w:tc>
          <w:tcPr>
            <w:tcW w:w="1200" w:type="dxa"/>
            <w:shd w:val="clear" w:color="auto" w:fill="DBE5F1" w:themeFill="accent1" w:themeFillTint="33"/>
            <w:vAlign w:val="center"/>
          </w:tcPr>
          <w:p w14:paraId="0F641307" w14:textId="77777777" w:rsidR="001775EE" w:rsidRPr="009F6E4D" w:rsidRDefault="001775EE" w:rsidP="00CC09C5">
            <w:pPr>
              <w:spacing w:line="240" w:lineRule="atLeast"/>
              <w:rPr>
                <w:rFonts w:eastAsia="Times New Roman" w:cs="Arial"/>
                <w:color w:val="000000"/>
                <w:szCs w:val="20"/>
                <w:highlight w:val="yellow"/>
              </w:rPr>
            </w:pPr>
          </w:p>
        </w:tc>
        <w:tc>
          <w:tcPr>
            <w:tcW w:w="1440" w:type="dxa"/>
            <w:shd w:val="clear" w:color="auto" w:fill="DBE5F1" w:themeFill="accent1" w:themeFillTint="33"/>
            <w:noWrap/>
            <w:vAlign w:val="center"/>
          </w:tcPr>
          <w:p w14:paraId="0D3AB243" w14:textId="77777777" w:rsidR="001775EE" w:rsidRPr="005C1002" w:rsidRDefault="001775EE" w:rsidP="00CC09C5">
            <w:pPr>
              <w:spacing w:line="240" w:lineRule="atLeast"/>
              <w:rPr>
                <w:rFonts w:eastAsia="Times New Roman" w:cs="Arial"/>
                <w:b/>
                <w:bCs/>
                <w:color w:val="000000"/>
                <w:szCs w:val="20"/>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shd w:val="clear" w:color="auto" w:fill="DBE5F1" w:themeFill="accent1" w:themeFillTint="33"/>
            <w:vAlign w:val="center"/>
          </w:tcPr>
          <w:p w14:paraId="1FD56917"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NVH Service Multiplier</w:t>
            </w:r>
          </w:p>
        </w:tc>
        <w:tc>
          <w:tcPr>
            <w:tcW w:w="1519" w:type="dxa"/>
            <w:shd w:val="clear" w:color="auto" w:fill="DBE5F1" w:themeFill="accent1" w:themeFillTint="33"/>
            <w:vAlign w:val="center"/>
          </w:tcPr>
          <w:p w14:paraId="592D6C66"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VIN Data</w:t>
            </w:r>
          </w:p>
        </w:tc>
        <w:tc>
          <w:tcPr>
            <w:tcW w:w="1519" w:type="dxa"/>
            <w:shd w:val="clear" w:color="auto" w:fill="DBE5F1" w:themeFill="accent1" w:themeFillTint="33"/>
          </w:tcPr>
          <w:p w14:paraId="3EA4651D"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Tuning Tool Multiplier</w:t>
            </w:r>
          </w:p>
        </w:tc>
        <w:tc>
          <w:tcPr>
            <w:tcW w:w="1519" w:type="dxa"/>
            <w:shd w:val="clear" w:color="auto" w:fill="DBE5F1" w:themeFill="accent1" w:themeFillTint="33"/>
          </w:tcPr>
          <w:p w14:paraId="43C7DE21" w14:textId="77777777" w:rsidR="001775EE" w:rsidRPr="005C1002" w:rsidRDefault="001775EE" w:rsidP="00CC09C5">
            <w:pPr>
              <w:spacing w:line="240" w:lineRule="atLeast"/>
              <w:rPr>
                <w:rFonts w:eastAsia="Times New Roman" w:cs="Arial"/>
                <w:b/>
                <w:bCs/>
                <w:szCs w:val="20"/>
              </w:rPr>
            </w:pPr>
            <w:r w:rsidRPr="00A72994">
              <w:rPr>
                <w:rFonts w:eastAsia="Times New Roman" w:cs="Arial"/>
                <w:b/>
                <w:bCs/>
                <w:sz w:val="18"/>
                <w:szCs w:val="18"/>
              </w:rPr>
              <w:t>Tool SED Value</w:t>
            </w:r>
          </w:p>
        </w:tc>
      </w:tr>
      <w:tr w:rsidR="001775EE" w:rsidRPr="009F6E4D" w14:paraId="46D49CB0" w14:textId="77777777" w:rsidTr="00885511">
        <w:trPr>
          <w:trHeight w:val="300"/>
          <w:jc w:val="center"/>
        </w:trPr>
        <w:tc>
          <w:tcPr>
            <w:tcW w:w="1200" w:type="dxa"/>
            <w:shd w:val="clear" w:color="auto" w:fill="auto"/>
            <w:vAlign w:val="center"/>
            <w:hideMark/>
          </w:tcPr>
          <w:p w14:paraId="7E02FEE6" w14:textId="77777777" w:rsidR="001775EE" w:rsidRPr="00FC77DF" w:rsidRDefault="001775EE" w:rsidP="00CC09C5">
            <w:pPr>
              <w:spacing w:line="240" w:lineRule="atLeast"/>
              <w:rPr>
                <w:rFonts w:eastAsia="Times New Roman" w:cs="Arial"/>
                <w:b/>
                <w:bCs/>
                <w:color w:val="000000"/>
                <w:szCs w:val="20"/>
              </w:rPr>
            </w:pPr>
            <w:r w:rsidRPr="00FC77DF">
              <w:rPr>
                <w:rFonts w:eastAsia="Times New Roman" w:cs="Arial"/>
                <w:b/>
                <w:bCs/>
                <w:color w:val="000000"/>
                <w:szCs w:val="20"/>
              </w:rPr>
              <w:t>Min</w:t>
            </w:r>
          </w:p>
        </w:tc>
        <w:tc>
          <w:tcPr>
            <w:tcW w:w="1440" w:type="dxa"/>
            <w:shd w:val="clear" w:color="auto" w:fill="auto"/>
            <w:noWrap/>
            <w:vAlign w:val="center"/>
            <w:hideMark/>
          </w:tcPr>
          <w:p w14:paraId="53F9BE48" w14:textId="77777777" w:rsidR="001775EE" w:rsidRPr="005C1002" w:rsidRDefault="001775EE" w:rsidP="00CC09C5">
            <w:pPr>
              <w:spacing w:line="240" w:lineRule="atLeast"/>
              <w:rPr>
                <w:rFonts w:eastAsia="Times New Roman" w:cs="Arial"/>
                <w:color w:val="000000"/>
                <w:szCs w:val="20"/>
              </w:rPr>
            </w:pPr>
            <w:r w:rsidRPr="00AF6DEB">
              <w:rPr>
                <w:rFonts w:eastAsia="Times New Roman" w:cs="Arial"/>
                <w:color w:val="000000"/>
                <w:szCs w:val="20"/>
              </w:rPr>
              <w:t>0</w:t>
            </w:r>
          </w:p>
        </w:tc>
        <w:tc>
          <w:tcPr>
            <w:tcW w:w="1861" w:type="dxa"/>
            <w:vMerge w:val="restart"/>
            <w:vAlign w:val="center"/>
          </w:tcPr>
          <w:p w14:paraId="2F05AC65" w14:textId="77777777" w:rsidR="001775EE" w:rsidRPr="005C1002" w:rsidRDefault="001775EE" w:rsidP="00CC09C5">
            <w:pPr>
              <w:spacing w:line="240" w:lineRule="atLeast"/>
              <w:rPr>
                <w:rFonts w:eastAsia="Times New Roman" w:cs="Arial"/>
                <w:color w:val="000000"/>
                <w:szCs w:val="20"/>
              </w:rPr>
            </w:pPr>
            <w:r w:rsidRPr="00AF6DEB">
              <w:rPr>
                <w:rFonts w:eastAsia="Times New Roman" w:cs="Arial"/>
                <w:color w:val="000000"/>
                <w:szCs w:val="20"/>
              </w:rPr>
              <w:t>1</w:t>
            </w:r>
          </w:p>
        </w:tc>
        <w:tc>
          <w:tcPr>
            <w:tcW w:w="1519" w:type="dxa"/>
            <w:vAlign w:val="center"/>
          </w:tcPr>
          <w:p w14:paraId="07B3692D" w14:textId="77777777" w:rsidR="001775EE" w:rsidRPr="005C1002" w:rsidRDefault="001775EE" w:rsidP="00CC09C5">
            <w:pPr>
              <w:spacing w:line="240" w:lineRule="atLeast"/>
              <w:rPr>
                <w:rFonts w:eastAsia="Times New Roman" w:cs="Arial"/>
                <w:color w:val="000000"/>
                <w:szCs w:val="20"/>
              </w:rPr>
            </w:pPr>
            <w:r w:rsidRPr="00AF6DEB">
              <w:rPr>
                <w:rFonts w:eastAsia="Times New Roman" w:cs="Arial"/>
                <w:color w:val="000000"/>
                <w:szCs w:val="20"/>
              </w:rPr>
              <w:t>0</w:t>
            </w:r>
          </w:p>
        </w:tc>
        <w:tc>
          <w:tcPr>
            <w:tcW w:w="1519" w:type="dxa"/>
            <w:vMerge w:val="restart"/>
            <w:shd w:val="clear" w:color="auto" w:fill="D9D9D9" w:themeFill="background1" w:themeFillShade="D9"/>
            <w:vAlign w:val="center"/>
          </w:tcPr>
          <w:p w14:paraId="08D68598" w14:textId="77777777" w:rsidR="001775EE" w:rsidRPr="005C1002" w:rsidRDefault="001775EE" w:rsidP="00CC09C5">
            <w:pPr>
              <w:spacing w:line="240" w:lineRule="atLeast"/>
              <w:rPr>
                <w:rFonts w:eastAsia="Times New Roman" w:cs="Arial"/>
                <w:color w:val="000000"/>
                <w:szCs w:val="20"/>
              </w:rPr>
            </w:pPr>
            <w:r>
              <w:rPr>
                <w:rFonts w:eastAsia="Times New Roman" w:cs="Arial"/>
                <w:color w:val="000000"/>
                <w:szCs w:val="20"/>
              </w:rPr>
              <w:t>1</w:t>
            </w:r>
          </w:p>
        </w:tc>
        <w:tc>
          <w:tcPr>
            <w:tcW w:w="1519" w:type="dxa"/>
            <w:shd w:val="clear" w:color="auto" w:fill="D9D9D9" w:themeFill="background1" w:themeFillShade="D9"/>
            <w:vAlign w:val="center"/>
          </w:tcPr>
          <w:p w14:paraId="28CFCC12" w14:textId="77777777" w:rsidR="001775EE" w:rsidRPr="005C1002" w:rsidRDefault="001775EE" w:rsidP="00CC09C5">
            <w:pPr>
              <w:spacing w:line="240" w:lineRule="atLeast"/>
              <w:rPr>
                <w:rFonts w:eastAsia="Times New Roman" w:cs="Arial"/>
                <w:color w:val="000000"/>
                <w:szCs w:val="20"/>
              </w:rPr>
            </w:pPr>
            <w:r>
              <w:rPr>
                <w:rFonts w:eastAsia="Times New Roman" w:cs="Arial"/>
                <w:color w:val="000000"/>
                <w:szCs w:val="20"/>
              </w:rPr>
              <w:t>0</w:t>
            </w:r>
          </w:p>
        </w:tc>
      </w:tr>
      <w:tr w:rsidR="001775EE" w:rsidRPr="009F6E4D" w14:paraId="454A8C5C" w14:textId="77777777" w:rsidTr="00885511">
        <w:trPr>
          <w:trHeight w:val="300"/>
          <w:jc w:val="center"/>
        </w:trPr>
        <w:tc>
          <w:tcPr>
            <w:tcW w:w="1200" w:type="dxa"/>
            <w:shd w:val="clear" w:color="auto" w:fill="auto"/>
            <w:vAlign w:val="center"/>
            <w:hideMark/>
          </w:tcPr>
          <w:p w14:paraId="658BF715" w14:textId="77777777" w:rsidR="001775EE" w:rsidRPr="00FC77DF" w:rsidRDefault="001775EE" w:rsidP="00CC09C5">
            <w:pPr>
              <w:spacing w:line="240" w:lineRule="atLeast"/>
              <w:rPr>
                <w:rFonts w:eastAsia="Times New Roman" w:cs="Arial"/>
                <w:b/>
                <w:bCs/>
                <w:color w:val="000000"/>
                <w:szCs w:val="20"/>
              </w:rPr>
            </w:pPr>
            <w:r w:rsidRPr="00FC77DF">
              <w:rPr>
                <w:rFonts w:eastAsia="Times New Roman" w:cs="Arial"/>
                <w:b/>
                <w:bCs/>
                <w:color w:val="000000"/>
                <w:szCs w:val="20"/>
              </w:rPr>
              <w:t>Max</w:t>
            </w:r>
          </w:p>
        </w:tc>
        <w:tc>
          <w:tcPr>
            <w:tcW w:w="1440" w:type="dxa"/>
            <w:shd w:val="clear" w:color="auto" w:fill="auto"/>
            <w:noWrap/>
            <w:vAlign w:val="center"/>
            <w:hideMark/>
          </w:tcPr>
          <w:p w14:paraId="4592D717" w14:textId="77777777" w:rsidR="001775EE" w:rsidRPr="009F6E4D" w:rsidRDefault="001775EE" w:rsidP="00CC09C5">
            <w:pPr>
              <w:spacing w:line="240" w:lineRule="atLeast"/>
              <w:rPr>
                <w:rFonts w:eastAsia="Times New Roman" w:cs="Arial"/>
                <w:color w:val="000000"/>
                <w:szCs w:val="20"/>
                <w:highlight w:val="yellow"/>
              </w:rPr>
            </w:pPr>
            <w:r>
              <w:rPr>
                <w:rFonts w:eastAsia="Times New Roman" w:cs="Arial"/>
                <w:color w:val="000000"/>
                <w:szCs w:val="20"/>
              </w:rPr>
              <w:t>7</w:t>
            </w:r>
          </w:p>
        </w:tc>
        <w:tc>
          <w:tcPr>
            <w:tcW w:w="1861" w:type="dxa"/>
            <w:vMerge/>
            <w:vAlign w:val="center"/>
          </w:tcPr>
          <w:p w14:paraId="2D526DDD" w14:textId="77777777" w:rsidR="001775EE" w:rsidRPr="009F6E4D" w:rsidRDefault="001775EE" w:rsidP="00CC09C5">
            <w:pPr>
              <w:spacing w:line="240" w:lineRule="atLeast"/>
              <w:rPr>
                <w:rFonts w:eastAsia="Times New Roman" w:cs="Arial"/>
                <w:color w:val="000000"/>
                <w:szCs w:val="20"/>
                <w:highlight w:val="yellow"/>
              </w:rPr>
            </w:pPr>
          </w:p>
        </w:tc>
        <w:tc>
          <w:tcPr>
            <w:tcW w:w="1519" w:type="dxa"/>
            <w:vAlign w:val="center"/>
          </w:tcPr>
          <w:p w14:paraId="4E4D8F53" w14:textId="77777777" w:rsidR="001775EE" w:rsidRPr="009F6E4D" w:rsidRDefault="001775EE" w:rsidP="00CC09C5">
            <w:pPr>
              <w:spacing w:line="240" w:lineRule="atLeast"/>
              <w:rPr>
                <w:rFonts w:eastAsia="Times New Roman" w:cs="Arial"/>
                <w:color w:val="000000"/>
                <w:szCs w:val="20"/>
                <w:highlight w:val="yellow"/>
              </w:rPr>
            </w:pPr>
            <w:r>
              <w:rPr>
                <w:rFonts w:eastAsia="Times New Roman" w:cs="Arial"/>
                <w:color w:val="000000"/>
                <w:szCs w:val="20"/>
              </w:rPr>
              <w:t>7</w:t>
            </w:r>
          </w:p>
        </w:tc>
        <w:tc>
          <w:tcPr>
            <w:tcW w:w="1519" w:type="dxa"/>
            <w:vMerge/>
            <w:shd w:val="clear" w:color="auto" w:fill="D9D9D9" w:themeFill="background1" w:themeFillShade="D9"/>
          </w:tcPr>
          <w:p w14:paraId="10804D67" w14:textId="77777777" w:rsidR="001775EE" w:rsidRDefault="001775EE" w:rsidP="00CC09C5">
            <w:pPr>
              <w:spacing w:line="240" w:lineRule="atLeast"/>
              <w:rPr>
                <w:rFonts w:eastAsia="Times New Roman" w:cs="Arial"/>
                <w:color w:val="000000"/>
                <w:szCs w:val="20"/>
              </w:rPr>
            </w:pPr>
          </w:p>
        </w:tc>
        <w:tc>
          <w:tcPr>
            <w:tcW w:w="1519" w:type="dxa"/>
            <w:shd w:val="clear" w:color="auto" w:fill="D9D9D9" w:themeFill="background1" w:themeFillShade="D9"/>
            <w:vAlign w:val="center"/>
          </w:tcPr>
          <w:p w14:paraId="252631A0" w14:textId="77777777" w:rsidR="001775EE" w:rsidRDefault="001775EE" w:rsidP="00CC09C5">
            <w:pPr>
              <w:spacing w:line="240" w:lineRule="atLeast"/>
              <w:rPr>
                <w:rFonts w:eastAsia="Times New Roman" w:cs="Arial"/>
                <w:color w:val="000000"/>
                <w:szCs w:val="20"/>
              </w:rPr>
            </w:pPr>
            <w:r>
              <w:rPr>
                <w:rFonts w:eastAsia="Times New Roman" w:cs="Arial"/>
                <w:color w:val="000000"/>
                <w:szCs w:val="20"/>
              </w:rPr>
              <w:t>7</w:t>
            </w:r>
          </w:p>
        </w:tc>
      </w:tr>
    </w:tbl>
    <w:p w14:paraId="7964D8D0" w14:textId="77777777" w:rsidR="001775EE" w:rsidRDefault="001775EE" w:rsidP="00CC09C5">
      <w:pPr>
        <w:spacing w:line="240" w:lineRule="atLeast"/>
        <w:rPr>
          <w:rFonts w:cs="Arial"/>
          <w:color w:val="000000"/>
          <w:sz w:val="16"/>
          <w:szCs w:val="16"/>
        </w:rPr>
      </w:pPr>
    </w:p>
    <w:p w14:paraId="63C7E0C9" w14:textId="77777777" w:rsidR="00D71421" w:rsidRDefault="00D71421" w:rsidP="00CC09C5">
      <w:pPr>
        <w:spacing w:line="240" w:lineRule="atLeast"/>
      </w:pPr>
      <w:bookmarkStart w:id="2270" w:name="_Toc95586224"/>
      <w:bookmarkStart w:id="2271" w:name="_Toc95634689"/>
      <w:bookmarkStart w:id="2272" w:name="_Toc95643652"/>
      <w:bookmarkStart w:id="2273" w:name="_Toc95667789"/>
      <w:bookmarkStart w:id="2274" w:name="_Toc95668739"/>
      <w:bookmarkStart w:id="2275" w:name="_Toc95691310"/>
      <w:bookmarkStart w:id="2276" w:name="_Toc95586226"/>
      <w:bookmarkStart w:id="2277" w:name="_Toc95634691"/>
      <w:bookmarkStart w:id="2278" w:name="_Toc95643654"/>
      <w:bookmarkStart w:id="2279" w:name="_Toc95667791"/>
      <w:bookmarkStart w:id="2280" w:name="_Toc95668741"/>
      <w:bookmarkStart w:id="2281" w:name="_Toc95691312"/>
      <w:bookmarkStart w:id="2282" w:name="_Ref89545084"/>
      <w:bookmarkStart w:id="2283" w:name="_Ref95561340"/>
      <w:bookmarkEnd w:id="2228"/>
      <w:bookmarkEnd w:id="2229"/>
      <w:bookmarkEnd w:id="2270"/>
      <w:bookmarkEnd w:id="2271"/>
      <w:bookmarkEnd w:id="2272"/>
      <w:bookmarkEnd w:id="2273"/>
      <w:bookmarkEnd w:id="2274"/>
      <w:bookmarkEnd w:id="2275"/>
      <w:bookmarkEnd w:id="2276"/>
      <w:bookmarkEnd w:id="2277"/>
      <w:bookmarkEnd w:id="2278"/>
      <w:bookmarkEnd w:id="2279"/>
      <w:bookmarkEnd w:id="2280"/>
      <w:bookmarkEnd w:id="2281"/>
    </w:p>
    <w:p w14:paraId="0B6BBDEA" w14:textId="79CB118D" w:rsidR="00621287" w:rsidRDefault="006238E2" w:rsidP="00CC09C5">
      <w:pPr>
        <w:pStyle w:val="Heading3"/>
        <w:spacing w:line="240" w:lineRule="atLeast"/>
      </w:pPr>
      <w:bookmarkStart w:id="2284" w:name="_Toc105779439"/>
      <w:proofErr w:type="spellStart"/>
      <w:r w:rsidRPr="004F5D0E">
        <w:rPr>
          <w:color w:val="000000"/>
          <w:szCs w:val="20"/>
          <w:u w:val="single"/>
        </w:rPr>
        <w:t>DoorStat</w:t>
      </w:r>
      <w:proofErr w:type="spellEnd"/>
      <w:r w:rsidRPr="004F5D0E">
        <w:rPr>
          <w:u w:val="single"/>
        </w:rPr>
        <w:t xml:space="preserve"> x</w:t>
      </w:r>
      <w:r w:rsidRPr="00562FB0">
        <w:t xml:space="preserve"> (</w:t>
      </w:r>
      <w:r w:rsidR="00621287" w:rsidRPr="00562FB0">
        <w:t>Door</w:t>
      </w:r>
      <w:r w:rsidR="00AA0076" w:rsidRPr="00562FB0">
        <w:t xml:space="preserve">/ Liftgate </w:t>
      </w:r>
      <w:r w:rsidR="00621287" w:rsidRPr="00562FB0">
        <w:t>status</w:t>
      </w:r>
      <w:bookmarkEnd w:id="2282"/>
      <w:r w:rsidRPr="00562FB0">
        <w:t>es)</w:t>
      </w:r>
      <w:bookmarkEnd w:id="2283"/>
      <w:bookmarkEnd w:id="2284"/>
    </w:p>
    <w:p w14:paraId="546CB9CF" w14:textId="097499AE" w:rsidR="006A6B71" w:rsidRDefault="003E303B" w:rsidP="00CC09C5">
      <w:pPr>
        <w:spacing w:line="240" w:lineRule="atLeast"/>
        <w:rPr>
          <w:szCs w:val="20"/>
        </w:rPr>
      </w:pPr>
      <w:bookmarkStart w:id="2285" w:name="_Hlk89672914"/>
      <w:r>
        <w:rPr>
          <w:rFonts w:eastAsia="Times New Roman" w:cs="Arial"/>
          <w:szCs w:val="20"/>
        </w:rPr>
        <w:t>T</w:t>
      </w:r>
      <w:r w:rsidR="006A6B71" w:rsidRPr="000C760F">
        <w:rPr>
          <w:rFonts w:eastAsia="Times New Roman" w:cs="Arial"/>
          <w:szCs w:val="20"/>
        </w:rPr>
        <w:t xml:space="preserve">he NVH service shall </w:t>
      </w:r>
      <w:r w:rsidR="006A6B71" w:rsidRPr="000C760F">
        <w:rPr>
          <w:rFonts w:cs="Arial"/>
          <w:color w:val="000000"/>
          <w:szCs w:val="20"/>
        </w:rPr>
        <w:t xml:space="preserve">write the </w:t>
      </w:r>
      <w:r w:rsidR="00712F0D" w:rsidRPr="000C760F">
        <w:rPr>
          <w:rFonts w:cs="Arial"/>
          <w:color w:val="000000"/>
          <w:szCs w:val="20"/>
        </w:rPr>
        <w:t xml:space="preserve">associated </w:t>
      </w:r>
      <w:proofErr w:type="spellStart"/>
      <w:r w:rsidR="00712F0D" w:rsidRPr="000C760F">
        <w:rPr>
          <w:rFonts w:eastAsia="Times New Roman" w:cs="Arial"/>
          <w:i/>
          <w:iCs/>
          <w:color w:val="000000"/>
          <w:szCs w:val="20"/>
        </w:rPr>
        <w:t>DrStatx_B_Actl</w:t>
      </w:r>
      <w:proofErr w:type="spellEnd"/>
      <w:r w:rsidR="00712F0D" w:rsidRPr="000C760F">
        <w:rPr>
          <w:szCs w:val="20"/>
        </w:rPr>
        <w:t xml:space="preserve"> CAN signal </w:t>
      </w:r>
      <w:proofErr w:type="gramStart"/>
      <w:r w:rsidR="00712F0D" w:rsidRPr="000C760F">
        <w:rPr>
          <w:szCs w:val="20"/>
        </w:rPr>
        <w:t>based-</w:t>
      </w:r>
      <w:r w:rsidR="00712F0D" w:rsidRPr="000C760F">
        <w:rPr>
          <w:rFonts w:cs="Arial"/>
          <w:color w:val="000000"/>
          <w:szCs w:val="20"/>
        </w:rPr>
        <w:t>data</w:t>
      </w:r>
      <w:proofErr w:type="gramEnd"/>
      <w:r w:rsidR="00712F0D" w:rsidRPr="000C760F">
        <w:rPr>
          <w:rFonts w:cs="Arial"/>
          <w:color w:val="000000"/>
          <w:szCs w:val="20"/>
        </w:rPr>
        <w:t xml:space="preserve"> to the VINs</w:t>
      </w:r>
      <w:r>
        <w:rPr>
          <w:rFonts w:cs="Arial"/>
          <w:color w:val="000000"/>
          <w:szCs w:val="20"/>
        </w:rPr>
        <w:t>.</w:t>
      </w:r>
    </w:p>
    <w:p w14:paraId="6892A353" w14:textId="77777777" w:rsidR="00A9155E" w:rsidRDefault="00A9155E" w:rsidP="00CC09C5">
      <w:pPr>
        <w:spacing w:line="240" w:lineRule="atLeast"/>
        <w:rPr>
          <w:rFonts w:eastAsia="Times New Roman" w:cs="Arial"/>
          <w:szCs w:val="20"/>
        </w:rPr>
      </w:pPr>
    </w:p>
    <w:p w14:paraId="411BBD8B" w14:textId="3D4B4391" w:rsidR="009D62AD" w:rsidRPr="00442914" w:rsidRDefault="009D62AD" w:rsidP="00CC09C5">
      <w:pPr>
        <w:spacing w:line="240" w:lineRule="atLeast"/>
        <w:jc w:val="center"/>
        <w:rPr>
          <w:b/>
          <w:bCs/>
        </w:rPr>
      </w:pPr>
      <w:bookmarkStart w:id="2286" w:name="_Ref89712956"/>
      <w:bookmarkEnd w:id="2285"/>
      <w:r w:rsidRPr="00A72994">
        <w:rPr>
          <w:b/>
          <w:bCs/>
        </w:rPr>
        <w:t>Table</w:t>
      </w:r>
      <w:r w:rsidR="00B569F4">
        <w:rPr>
          <w:b/>
          <w:bCs/>
        </w:rPr>
        <w:t>-24</w:t>
      </w:r>
      <w:bookmarkEnd w:id="2286"/>
      <w:r w:rsidRPr="00A72994">
        <w:rPr>
          <w:b/>
          <w:bCs/>
        </w:rPr>
        <w:t xml:space="preserve"> </w:t>
      </w:r>
      <w:proofErr w:type="spellStart"/>
      <w:r w:rsidR="00A72994" w:rsidRPr="00690CA3">
        <w:rPr>
          <w:rFonts w:eastAsia="Times New Roman" w:cs="Arial"/>
          <w:b/>
          <w:bCs/>
          <w:i/>
          <w:iCs/>
          <w:color w:val="000000"/>
          <w:szCs w:val="20"/>
        </w:rPr>
        <w:t>DrStatx_B_Actl</w:t>
      </w:r>
      <w:proofErr w:type="spellEnd"/>
      <w:r w:rsidR="00312B91" w:rsidRPr="003D52F0">
        <w:rPr>
          <w:rFonts w:eastAsia="Times New Roman" w:cs="Arial"/>
          <w:b/>
          <w:bCs/>
          <w:color w:val="000000"/>
          <w:szCs w:val="20"/>
        </w:rPr>
        <w:t xml:space="preserve"> </w:t>
      </w:r>
      <w:r w:rsidRPr="003D52F0">
        <w:rPr>
          <w:b/>
          <w:bCs/>
        </w:rPr>
        <w:t xml:space="preserve">/ </w:t>
      </w:r>
      <w:proofErr w:type="spellStart"/>
      <w:r w:rsidR="003D52F0" w:rsidRPr="00690CA3">
        <w:rPr>
          <w:rFonts w:cs="Arial"/>
          <w:b/>
          <w:bCs/>
          <w:color w:val="000000"/>
          <w:szCs w:val="20"/>
          <w:u w:val="single"/>
        </w:rPr>
        <w:t>DoorStat</w:t>
      </w:r>
      <w:proofErr w:type="spellEnd"/>
      <w:r w:rsidR="003D52F0" w:rsidRPr="00690CA3">
        <w:rPr>
          <w:b/>
          <w:bCs/>
          <w:u w:val="single"/>
        </w:rPr>
        <w:t xml:space="preserve"> </w:t>
      </w:r>
      <w:r w:rsidR="00690CA3" w:rsidRPr="00690CA3">
        <w:rPr>
          <w:b/>
          <w:bCs/>
          <w:u w:val="single"/>
        </w:rPr>
        <w:t>x</w:t>
      </w:r>
      <w:r w:rsidR="00690CA3">
        <w:rPr>
          <w:b/>
          <w:bCs/>
        </w:rPr>
        <w:t xml:space="preserve"> </w:t>
      </w:r>
      <w:r w:rsidRPr="00A72994">
        <w:rPr>
          <w:b/>
          <w:bCs/>
        </w:rPr>
        <w:t>Relationship</w:t>
      </w:r>
      <w:r w:rsidR="003D52F0">
        <w:rPr>
          <w:b/>
          <w:bCs/>
        </w:rPr>
        <w:t>s</w:t>
      </w:r>
    </w:p>
    <w:p w14:paraId="66901F30" w14:textId="6ABC86C7" w:rsidR="009F6E4D" w:rsidRDefault="009F6E4D" w:rsidP="00CC09C5">
      <w:pPr>
        <w:spacing w:line="240" w:lineRule="atLeast"/>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A72994" w:rsidRPr="009F6E4D" w14:paraId="4ED833EC" w14:textId="77777777" w:rsidTr="009F1544">
        <w:trPr>
          <w:trHeight w:val="300"/>
          <w:jc w:val="center"/>
        </w:trPr>
        <w:tc>
          <w:tcPr>
            <w:tcW w:w="1200" w:type="dxa"/>
            <w:shd w:val="clear" w:color="auto" w:fill="DBE5F1" w:themeFill="accent1" w:themeFillTint="33"/>
            <w:vAlign w:val="center"/>
          </w:tcPr>
          <w:p w14:paraId="66790D16" w14:textId="77777777" w:rsidR="00A72994" w:rsidRPr="009F6E4D" w:rsidRDefault="00A72994" w:rsidP="00CC09C5">
            <w:pPr>
              <w:spacing w:line="240" w:lineRule="atLeast"/>
              <w:rPr>
                <w:rFonts w:eastAsia="Times New Roman" w:cs="Arial"/>
                <w:color w:val="000000"/>
                <w:szCs w:val="20"/>
                <w:highlight w:val="yellow"/>
              </w:rPr>
            </w:pPr>
          </w:p>
        </w:tc>
        <w:tc>
          <w:tcPr>
            <w:tcW w:w="1440" w:type="dxa"/>
            <w:shd w:val="clear" w:color="auto" w:fill="DBE5F1" w:themeFill="accent1" w:themeFillTint="33"/>
            <w:noWrap/>
            <w:vAlign w:val="center"/>
          </w:tcPr>
          <w:p w14:paraId="4CF7FB14" w14:textId="00269A0C" w:rsidR="00A72994" w:rsidRPr="005C1002" w:rsidRDefault="00983017" w:rsidP="00CC09C5">
            <w:pPr>
              <w:spacing w:line="240" w:lineRule="atLeast"/>
              <w:rPr>
                <w:rFonts w:eastAsia="Times New Roman" w:cs="Arial"/>
                <w:b/>
                <w:bCs/>
                <w:color w:val="000000"/>
                <w:szCs w:val="20"/>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shd w:val="clear" w:color="auto" w:fill="DBE5F1" w:themeFill="accent1" w:themeFillTint="33"/>
            <w:vAlign w:val="center"/>
          </w:tcPr>
          <w:p w14:paraId="6068124B" w14:textId="408E9A97"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NVH Service Multiplier</w:t>
            </w:r>
          </w:p>
        </w:tc>
        <w:tc>
          <w:tcPr>
            <w:tcW w:w="1519" w:type="dxa"/>
            <w:shd w:val="clear" w:color="auto" w:fill="DBE5F1" w:themeFill="accent1" w:themeFillTint="33"/>
            <w:vAlign w:val="center"/>
          </w:tcPr>
          <w:p w14:paraId="1392B3E5" w14:textId="17B04745"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VIN Data</w:t>
            </w:r>
          </w:p>
        </w:tc>
        <w:tc>
          <w:tcPr>
            <w:tcW w:w="1519" w:type="dxa"/>
            <w:shd w:val="clear" w:color="auto" w:fill="DBE5F1" w:themeFill="accent1" w:themeFillTint="33"/>
          </w:tcPr>
          <w:p w14:paraId="7E0C1A33" w14:textId="190216CE"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Tuning Tool Multiplier</w:t>
            </w:r>
          </w:p>
        </w:tc>
        <w:tc>
          <w:tcPr>
            <w:tcW w:w="1519" w:type="dxa"/>
            <w:shd w:val="clear" w:color="auto" w:fill="DBE5F1" w:themeFill="accent1" w:themeFillTint="33"/>
          </w:tcPr>
          <w:p w14:paraId="315617B4" w14:textId="07662B27"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Tool SED Value</w:t>
            </w:r>
          </w:p>
        </w:tc>
      </w:tr>
      <w:tr w:rsidR="00D17E4C" w:rsidRPr="009F6E4D" w14:paraId="61178367" w14:textId="77777777" w:rsidTr="009F1544">
        <w:trPr>
          <w:trHeight w:val="300"/>
          <w:jc w:val="center"/>
        </w:trPr>
        <w:tc>
          <w:tcPr>
            <w:tcW w:w="1200" w:type="dxa"/>
            <w:shd w:val="clear" w:color="auto" w:fill="auto"/>
            <w:vAlign w:val="center"/>
            <w:hideMark/>
          </w:tcPr>
          <w:p w14:paraId="574CD547" w14:textId="77777777" w:rsidR="00D17E4C" w:rsidRPr="009F6E4D" w:rsidRDefault="00D17E4C" w:rsidP="00CC09C5">
            <w:pPr>
              <w:spacing w:line="240" w:lineRule="atLeast"/>
              <w:rPr>
                <w:rFonts w:eastAsia="Times New Roman" w:cs="Arial"/>
                <w:b/>
                <w:bCs/>
                <w:color w:val="000000"/>
                <w:szCs w:val="20"/>
                <w:highlight w:val="yellow"/>
              </w:rPr>
            </w:pPr>
            <w:r w:rsidRPr="009A0B84">
              <w:rPr>
                <w:rFonts w:eastAsia="Times New Roman" w:cs="Arial"/>
                <w:b/>
                <w:bCs/>
                <w:color w:val="000000"/>
                <w:szCs w:val="20"/>
              </w:rPr>
              <w:t>Min</w:t>
            </w:r>
          </w:p>
        </w:tc>
        <w:tc>
          <w:tcPr>
            <w:tcW w:w="1440" w:type="dxa"/>
            <w:shd w:val="clear" w:color="auto" w:fill="auto"/>
            <w:noWrap/>
            <w:vAlign w:val="center"/>
            <w:hideMark/>
          </w:tcPr>
          <w:p w14:paraId="399ED7E4" w14:textId="77777777" w:rsidR="00D17E4C" w:rsidRPr="00D17E4C" w:rsidRDefault="00D17E4C" w:rsidP="00CC09C5">
            <w:pPr>
              <w:spacing w:line="240" w:lineRule="atLeast"/>
              <w:rPr>
                <w:rFonts w:eastAsia="Times New Roman" w:cs="Arial"/>
                <w:color w:val="000000"/>
                <w:szCs w:val="20"/>
              </w:rPr>
            </w:pPr>
            <w:r w:rsidRPr="00D17E4C">
              <w:rPr>
                <w:rFonts w:eastAsia="Times New Roman" w:cs="Arial"/>
                <w:color w:val="000000"/>
                <w:szCs w:val="20"/>
              </w:rPr>
              <w:t>0</w:t>
            </w:r>
          </w:p>
        </w:tc>
        <w:tc>
          <w:tcPr>
            <w:tcW w:w="1861" w:type="dxa"/>
            <w:vMerge w:val="restart"/>
            <w:vAlign w:val="center"/>
          </w:tcPr>
          <w:p w14:paraId="1DCD0A2A" w14:textId="77777777" w:rsidR="00D17E4C" w:rsidRPr="00D17E4C" w:rsidRDefault="00D17E4C" w:rsidP="00CC09C5">
            <w:pPr>
              <w:spacing w:line="240" w:lineRule="atLeast"/>
              <w:rPr>
                <w:rFonts w:eastAsia="Times New Roman" w:cs="Arial"/>
                <w:color w:val="000000"/>
                <w:szCs w:val="20"/>
              </w:rPr>
            </w:pPr>
            <w:r w:rsidRPr="00D17E4C">
              <w:rPr>
                <w:rFonts w:eastAsia="Times New Roman" w:cs="Arial"/>
                <w:color w:val="000000"/>
                <w:szCs w:val="20"/>
              </w:rPr>
              <w:t>1</w:t>
            </w:r>
          </w:p>
        </w:tc>
        <w:tc>
          <w:tcPr>
            <w:tcW w:w="1519" w:type="dxa"/>
            <w:vAlign w:val="center"/>
          </w:tcPr>
          <w:p w14:paraId="5E0BB9E8" w14:textId="77777777" w:rsidR="00D17E4C" w:rsidRPr="00D17E4C" w:rsidRDefault="00D17E4C" w:rsidP="00CC09C5">
            <w:pPr>
              <w:spacing w:line="240" w:lineRule="atLeast"/>
              <w:rPr>
                <w:rFonts w:eastAsia="Times New Roman" w:cs="Arial"/>
                <w:color w:val="000000"/>
                <w:szCs w:val="20"/>
              </w:rPr>
            </w:pPr>
            <w:r w:rsidRPr="00D17E4C">
              <w:rPr>
                <w:rFonts w:eastAsia="Times New Roman" w:cs="Arial"/>
                <w:color w:val="000000"/>
                <w:szCs w:val="20"/>
              </w:rPr>
              <w:t>0</w:t>
            </w:r>
          </w:p>
        </w:tc>
        <w:tc>
          <w:tcPr>
            <w:tcW w:w="1519" w:type="dxa"/>
            <w:vMerge w:val="restart"/>
            <w:shd w:val="clear" w:color="auto" w:fill="D9D9D9" w:themeFill="background1" w:themeFillShade="D9"/>
            <w:vAlign w:val="center"/>
          </w:tcPr>
          <w:p w14:paraId="02E7F285" w14:textId="77777777" w:rsidR="00D17E4C" w:rsidRPr="005C1002" w:rsidRDefault="00D17E4C" w:rsidP="00CC09C5">
            <w:pPr>
              <w:spacing w:line="240" w:lineRule="atLeast"/>
              <w:rPr>
                <w:rFonts w:eastAsia="Times New Roman" w:cs="Arial"/>
                <w:color w:val="000000"/>
                <w:szCs w:val="20"/>
              </w:rPr>
            </w:pPr>
            <w:r>
              <w:rPr>
                <w:rFonts w:eastAsia="Times New Roman" w:cs="Arial"/>
                <w:color w:val="000000"/>
                <w:szCs w:val="20"/>
              </w:rPr>
              <w:t>1</w:t>
            </w:r>
          </w:p>
        </w:tc>
        <w:tc>
          <w:tcPr>
            <w:tcW w:w="1519" w:type="dxa"/>
            <w:shd w:val="clear" w:color="auto" w:fill="D9D9D9" w:themeFill="background1" w:themeFillShade="D9"/>
          </w:tcPr>
          <w:p w14:paraId="174F87C0" w14:textId="77777777" w:rsidR="00D17E4C" w:rsidRPr="005C1002" w:rsidRDefault="00D17E4C" w:rsidP="00CC09C5">
            <w:pPr>
              <w:spacing w:line="240" w:lineRule="atLeast"/>
              <w:rPr>
                <w:rFonts w:eastAsia="Times New Roman" w:cs="Arial"/>
                <w:color w:val="000000"/>
                <w:szCs w:val="20"/>
              </w:rPr>
            </w:pPr>
            <w:r>
              <w:rPr>
                <w:rFonts w:eastAsia="Times New Roman" w:cs="Arial"/>
                <w:color w:val="000000"/>
                <w:szCs w:val="20"/>
              </w:rPr>
              <w:t>0</w:t>
            </w:r>
          </w:p>
        </w:tc>
      </w:tr>
      <w:tr w:rsidR="00D17E4C" w:rsidRPr="009F6E4D" w14:paraId="59E1ED80" w14:textId="77777777" w:rsidTr="009F1544">
        <w:trPr>
          <w:trHeight w:val="300"/>
          <w:jc w:val="center"/>
        </w:trPr>
        <w:tc>
          <w:tcPr>
            <w:tcW w:w="1200" w:type="dxa"/>
            <w:shd w:val="clear" w:color="auto" w:fill="auto"/>
            <w:vAlign w:val="center"/>
            <w:hideMark/>
          </w:tcPr>
          <w:p w14:paraId="5E18EF2B" w14:textId="77777777" w:rsidR="00D17E4C" w:rsidRPr="009F6E4D" w:rsidRDefault="00D17E4C" w:rsidP="00CC09C5">
            <w:pPr>
              <w:spacing w:line="240" w:lineRule="atLeast"/>
              <w:rPr>
                <w:rFonts w:eastAsia="Times New Roman" w:cs="Arial"/>
                <w:b/>
                <w:bCs/>
                <w:color w:val="000000"/>
                <w:szCs w:val="20"/>
                <w:highlight w:val="yellow"/>
              </w:rPr>
            </w:pPr>
            <w:r w:rsidRPr="009A0B84">
              <w:rPr>
                <w:rFonts w:eastAsia="Times New Roman" w:cs="Arial"/>
                <w:b/>
                <w:bCs/>
                <w:color w:val="000000"/>
                <w:szCs w:val="20"/>
              </w:rPr>
              <w:t>Max</w:t>
            </w:r>
          </w:p>
        </w:tc>
        <w:tc>
          <w:tcPr>
            <w:tcW w:w="1440" w:type="dxa"/>
            <w:shd w:val="clear" w:color="auto" w:fill="auto"/>
            <w:noWrap/>
            <w:vAlign w:val="center"/>
            <w:hideMark/>
          </w:tcPr>
          <w:p w14:paraId="7D9C1BE9" w14:textId="77777777" w:rsidR="00D17E4C" w:rsidRPr="00D17E4C" w:rsidRDefault="00D17E4C" w:rsidP="00CC09C5">
            <w:pPr>
              <w:spacing w:line="240" w:lineRule="atLeast"/>
              <w:rPr>
                <w:rFonts w:eastAsia="Times New Roman" w:cs="Arial"/>
                <w:color w:val="000000"/>
                <w:szCs w:val="20"/>
              </w:rPr>
            </w:pPr>
            <w:r>
              <w:rPr>
                <w:rFonts w:eastAsia="Times New Roman" w:cs="Arial"/>
                <w:color w:val="000000"/>
                <w:szCs w:val="20"/>
              </w:rPr>
              <w:t>1</w:t>
            </w:r>
          </w:p>
        </w:tc>
        <w:tc>
          <w:tcPr>
            <w:tcW w:w="1861" w:type="dxa"/>
            <w:vMerge/>
            <w:vAlign w:val="center"/>
          </w:tcPr>
          <w:p w14:paraId="68E7AAEF" w14:textId="77777777" w:rsidR="00D17E4C" w:rsidRPr="00D17E4C" w:rsidRDefault="00D17E4C" w:rsidP="00CC09C5">
            <w:pPr>
              <w:spacing w:line="240" w:lineRule="atLeast"/>
              <w:rPr>
                <w:rFonts w:eastAsia="Times New Roman" w:cs="Arial"/>
                <w:color w:val="000000"/>
                <w:szCs w:val="20"/>
              </w:rPr>
            </w:pPr>
          </w:p>
        </w:tc>
        <w:tc>
          <w:tcPr>
            <w:tcW w:w="1519" w:type="dxa"/>
            <w:vAlign w:val="center"/>
          </w:tcPr>
          <w:p w14:paraId="1A95853E" w14:textId="77777777" w:rsidR="00D17E4C" w:rsidRPr="00D17E4C" w:rsidRDefault="00D17E4C" w:rsidP="00CC09C5">
            <w:pPr>
              <w:spacing w:line="240" w:lineRule="atLeast"/>
              <w:rPr>
                <w:rFonts w:eastAsia="Times New Roman" w:cs="Arial"/>
                <w:color w:val="000000"/>
                <w:szCs w:val="20"/>
              </w:rPr>
            </w:pPr>
            <w:r>
              <w:rPr>
                <w:rFonts w:eastAsia="Times New Roman" w:cs="Arial"/>
                <w:color w:val="000000"/>
                <w:szCs w:val="20"/>
              </w:rPr>
              <w:t>1</w:t>
            </w:r>
          </w:p>
        </w:tc>
        <w:tc>
          <w:tcPr>
            <w:tcW w:w="1519" w:type="dxa"/>
            <w:vMerge/>
            <w:shd w:val="clear" w:color="auto" w:fill="D9D9D9" w:themeFill="background1" w:themeFillShade="D9"/>
          </w:tcPr>
          <w:p w14:paraId="75255D02" w14:textId="77777777" w:rsidR="00D17E4C" w:rsidRDefault="00D17E4C" w:rsidP="00CC09C5">
            <w:pPr>
              <w:spacing w:line="240" w:lineRule="atLeast"/>
              <w:rPr>
                <w:rFonts w:eastAsia="Times New Roman" w:cs="Arial"/>
                <w:color w:val="000000"/>
                <w:szCs w:val="20"/>
              </w:rPr>
            </w:pPr>
          </w:p>
        </w:tc>
        <w:tc>
          <w:tcPr>
            <w:tcW w:w="1519" w:type="dxa"/>
            <w:shd w:val="clear" w:color="auto" w:fill="D9D9D9" w:themeFill="background1" w:themeFillShade="D9"/>
          </w:tcPr>
          <w:p w14:paraId="356E0C7D" w14:textId="77777777" w:rsidR="00D17E4C" w:rsidRDefault="00D17E4C" w:rsidP="00CC09C5">
            <w:pPr>
              <w:spacing w:line="240" w:lineRule="atLeast"/>
              <w:rPr>
                <w:rFonts w:eastAsia="Times New Roman" w:cs="Arial"/>
                <w:color w:val="000000"/>
                <w:szCs w:val="20"/>
              </w:rPr>
            </w:pPr>
            <w:r>
              <w:rPr>
                <w:rFonts w:eastAsia="Times New Roman" w:cs="Arial"/>
                <w:color w:val="000000"/>
                <w:szCs w:val="20"/>
              </w:rPr>
              <w:t>1</w:t>
            </w:r>
          </w:p>
        </w:tc>
      </w:tr>
    </w:tbl>
    <w:p w14:paraId="12FCF473" w14:textId="2C80A0D3" w:rsidR="009D62AD" w:rsidRDefault="009D62AD" w:rsidP="00CC09C5">
      <w:pPr>
        <w:spacing w:line="240" w:lineRule="atLeast"/>
        <w:rPr>
          <w:rFonts w:cs="Arial"/>
          <w:color w:val="000000"/>
          <w:sz w:val="16"/>
          <w:szCs w:val="16"/>
        </w:rPr>
      </w:pPr>
    </w:p>
    <w:p w14:paraId="5E04C20B" w14:textId="1AB4CFA8" w:rsidR="00621287" w:rsidRDefault="006238E2" w:rsidP="00CC09C5">
      <w:pPr>
        <w:pStyle w:val="Heading3"/>
        <w:spacing w:line="240" w:lineRule="atLeast"/>
      </w:pPr>
      <w:bookmarkStart w:id="2287" w:name="_Ref89545098"/>
      <w:bookmarkStart w:id="2288" w:name="_Ref95561548"/>
      <w:bookmarkStart w:id="2289" w:name="_Ref89719488"/>
      <w:bookmarkStart w:id="2290" w:name="_Toc105779440"/>
      <w:proofErr w:type="spellStart"/>
      <w:r w:rsidRPr="004F5D0E">
        <w:rPr>
          <w:u w:val="single"/>
        </w:rPr>
        <w:t>WinStat</w:t>
      </w:r>
      <w:proofErr w:type="spellEnd"/>
      <w:r w:rsidRPr="004F5D0E">
        <w:rPr>
          <w:u w:val="single"/>
        </w:rPr>
        <w:t xml:space="preserve"> x</w:t>
      </w:r>
      <w:r w:rsidRPr="000C760F">
        <w:t xml:space="preserve"> (</w:t>
      </w:r>
      <w:r w:rsidR="00621287" w:rsidRPr="000C760F">
        <w:t>Window status</w:t>
      </w:r>
      <w:bookmarkEnd w:id="2287"/>
      <w:r w:rsidRPr="000C760F">
        <w:t>es)</w:t>
      </w:r>
      <w:bookmarkEnd w:id="2288"/>
      <w:bookmarkEnd w:id="2289"/>
      <w:bookmarkEnd w:id="2290"/>
    </w:p>
    <w:p w14:paraId="07673FB1" w14:textId="2F52F8B4" w:rsidR="006A6B71" w:rsidRDefault="003E303B" w:rsidP="00CC09C5">
      <w:pPr>
        <w:spacing w:line="240" w:lineRule="atLeast"/>
        <w:rPr>
          <w:szCs w:val="20"/>
        </w:rPr>
      </w:pPr>
      <w:bookmarkStart w:id="2291" w:name="_Hlk89674881"/>
      <w:r>
        <w:rPr>
          <w:rFonts w:eastAsia="Times New Roman" w:cs="Arial"/>
          <w:szCs w:val="20"/>
        </w:rPr>
        <w:t>The</w:t>
      </w:r>
      <w:r w:rsidR="006A6B71" w:rsidRPr="000C760F">
        <w:rPr>
          <w:rFonts w:eastAsia="Times New Roman" w:cs="Arial"/>
          <w:szCs w:val="20"/>
        </w:rPr>
        <w:t xml:space="preserve"> NVH service shall </w:t>
      </w:r>
      <w:r w:rsidR="006A6B71" w:rsidRPr="000C760F">
        <w:rPr>
          <w:rFonts w:cs="Arial"/>
          <w:color w:val="000000"/>
          <w:szCs w:val="20"/>
        </w:rPr>
        <w:t xml:space="preserve">write the </w:t>
      </w:r>
      <w:r w:rsidR="00712F0D" w:rsidRPr="000C760F">
        <w:rPr>
          <w:rFonts w:cs="Arial"/>
          <w:color w:val="000000"/>
          <w:szCs w:val="20"/>
        </w:rPr>
        <w:t xml:space="preserve">associated </w:t>
      </w:r>
      <w:proofErr w:type="spellStart"/>
      <w:r w:rsidR="00712F0D" w:rsidRPr="000C760F">
        <w:rPr>
          <w:rFonts w:cs="Arial"/>
          <w:i/>
          <w:iCs/>
          <w:color w:val="000000"/>
          <w:szCs w:val="20"/>
        </w:rPr>
        <w:t>xWindowPosition</w:t>
      </w:r>
      <w:proofErr w:type="spellEnd"/>
      <w:r w:rsidR="00712F0D" w:rsidRPr="000C760F">
        <w:rPr>
          <w:szCs w:val="20"/>
        </w:rPr>
        <w:t xml:space="preserve"> CAN signal </w:t>
      </w:r>
      <w:proofErr w:type="gramStart"/>
      <w:r w:rsidR="00712F0D" w:rsidRPr="000C760F">
        <w:rPr>
          <w:szCs w:val="20"/>
        </w:rPr>
        <w:t>based-</w:t>
      </w:r>
      <w:r w:rsidR="00712F0D" w:rsidRPr="000C760F">
        <w:rPr>
          <w:rFonts w:cs="Arial"/>
          <w:color w:val="000000"/>
          <w:szCs w:val="20"/>
        </w:rPr>
        <w:t>data</w:t>
      </w:r>
      <w:proofErr w:type="gramEnd"/>
      <w:r w:rsidR="00712F0D" w:rsidRPr="000C760F">
        <w:rPr>
          <w:rFonts w:cs="Arial"/>
          <w:color w:val="000000"/>
          <w:szCs w:val="20"/>
        </w:rPr>
        <w:t xml:space="preserve"> to the VIN(s)</w:t>
      </w:r>
    </w:p>
    <w:bookmarkEnd w:id="2291"/>
    <w:p w14:paraId="4DDA07F2" w14:textId="406F9F16" w:rsidR="00B63080" w:rsidRDefault="00B63080" w:rsidP="00CC09C5">
      <w:pPr>
        <w:spacing w:line="240" w:lineRule="atLeast"/>
        <w:rPr>
          <w:szCs w:val="20"/>
        </w:rPr>
      </w:pPr>
    </w:p>
    <w:p w14:paraId="10B28C18" w14:textId="73EC5696" w:rsidR="009D62AD" w:rsidRPr="00442914" w:rsidRDefault="009D62AD" w:rsidP="00CC09C5">
      <w:pPr>
        <w:spacing w:line="240" w:lineRule="atLeast"/>
        <w:jc w:val="center"/>
        <w:rPr>
          <w:b/>
          <w:bCs/>
        </w:rPr>
      </w:pPr>
      <w:bookmarkStart w:id="2292" w:name="_Ref89713499"/>
      <w:r w:rsidRPr="00A72994">
        <w:rPr>
          <w:b/>
          <w:bCs/>
        </w:rPr>
        <w:t>Table</w:t>
      </w:r>
      <w:r w:rsidR="00B569F4">
        <w:rPr>
          <w:b/>
          <w:bCs/>
        </w:rPr>
        <w:t>-25</w:t>
      </w:r>
      <w:bookmarkEnd w:id="2292"/>
      <w:r w:rsidRPr="00A72994">
        <w:rPr>
          <w:b/>
          <w:bCs/>
        </w:rPr>
        <w:t xml:space="preserve"> </w:t>
      </w:r>
      <w:proofErr w:type="spellStart"/>
      <w:r w:rsidR="007A464A" w:rsidRPr="00C935CB">
        <w:rPr>
          <w:b/>
          <w:bCs/>
          <w:i/>
          <w:iCs/>
        </w:rPr>
        <w:t>x</w:t>
      </w:r>
      <w:r w:rsidRPr="00C935CB">
        <w:rPr>
          <w:b/>
          <w:bCs/>
          <w:i/>
          <w:iCs/>
        </w:rPr>
        <w:t>Window</w:t>
      </w:r>
      <w:r w:rsidR="007A464A" w:rsidRPr="00C935CB">
        <w:rPr>
          <w:b/>
          <w:bCs/>
          <w:i/>
          <w:iCs/>
        </w:rPr>
        <w:t>Pos</w:t>
      </w:r>
      <w:r w:rsidR="00C935CB">
        <w:rPr>
          <w:b/>
          <w:bCs/>
          <w:i/>
          <w:iCs/>
        </w:rPr>
        <w:t>ition</w:t>
      </w:r>
      <w:proofErr w:type="spellEnd"/>
      <w:r w:rsidR="00C935CB">
        <w:rPr>
          <w:b/>
          <w:bCs/>
        </w:rPr>
        <w:t xml:space="preserve"> </w:t>
      </w:r>
      <w:r w:rsidRPr="003D52F0">
        <w:rPr>
          <w:b/>
          <w:bCs/>
        </w:rPr>
        <w:t xml:space="preserve">/ </w:t>
      </w:r>
      <w:proofErr w:type="spellStart"/>
      <w:r w:rsidR="003D52F0" w:rsidRPr="00C935CB">
        <w:rPr>
          <w:b/>
          <w:bCs/>
          <w:szCs w:val="20"/>
          <w:u w:val="single"/>
        </w:rPr>
        <w:t>WinStat</w:t>
      </w:r>
      <w:proofErr w:type="spellEnd"/>
      <w:r w:rsidR="003D52F0" w:rsidRPr="00C935CB">
        <w:rPr>
          <w:b/>
          <w:bCs/>
          <w:u w:val="single"/>
        </w:rPr>
        <w:t xml:space="preserve"> </w:t>
      </w:r>
      <w:r w:rsidR="00C935CB" w:rsidRPr="00C935CB">
        <w:rPr>
          <w:b/>
          <w:bCs/>
          <w:u w:val="single"/>
        </w:rPr>
        <w:t>x</w:t>
      </w:r>
      <w:r w:rsidR="00C935CB">
        <w:rPr>
          <w:b/>
          <w:bCs/>
        </w:rPr>
        <w:t xml:space="preserve"> </w:t>
      </w:r>
      <w:r w:rsidRPr="00A72994">
        <w:rPr>
          <w:b/>
          <w:bCs/>
        </w:rPr>
        <w:t>Relationship</w:t>
      </w:r>
      <w:r w:rsidR="003D52F0">
        <w:rPr>
          <w:b/>
          <w:bCs/>
        </w:rPr>
        <w:t>s</w:t>
      </w:r>
    </w:p>
    <w:p w14:paraId="1C8F8253" w14:textId="77777777" w:rsidR="00D17E4C" w:rsidRDefault="00D17E4C" w:rsidP="00CC09C5">
      <w:pPr>
        <w:spacing w:line="240" w:lineRule="atLeast"/>
        <w:rPr>
          <w:szCs w:val="20"/>
        </w:rPr>
      </w:pPr>
    </w:p>
    <w:tbl>
      <w:tblPr>
        <w:tblW w:w="90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0"/>
        <w:gridCol w:w="1440"/>
        <w:gridCol w:w="1861"/>
        <w:gridCol w:w="1519"/>
        <w:gridCol w:w="1519"/>
        <w:gridCol w:w="1519"/>
      </w:tblGrid>
      <w:tr w:rsidR="00A72994" w:rsidRPr="009F6E4D" w14:paraId="6596FB85" w14:textId="77777777" w:rsidTr="009F1544">
        <w:trPr>
          <w:trHeight w:val="300"/>
          <w:jc w:val="center"/>
        </w:trPr>
        <w:tc>
          <w:tcPr>
            <w:tcW w:w="1200" w:type="dxa"/>
            <w:shd w:val="clear" w:color="auto" w:fill="DBE5F1" w:themeFill="accent1" w:themeFillTint="33"/>
            <w:vAlign w:val="center"/>
          </w:tcPr>
          <w:p w14:paraId="48877BF9" w14:textId="77777777" w:rsidR="00A72994" w:rsidRPr="009F6E4D" w:rsidRDefault="00A72994" w:rsidP="00CC09C5">
            <w:pPr>
              <w:spacing w:line="240" w:lineRule="atLeast"/>
              <w:rPr>
                <w:rFonts w:eastAsia="Times New Roman" w:cs="Arial"/>
                <w:color w:val="000000"/>
                <w:szCs w:val="20"/>
                <w:highlight w:val="yellow"/>
              </w:rPr>
            </w:pPr>
          </w:p>
        </w:tc>
        <w:tc>
          <w:tcPr>
            <w:tcW w:w="1440" w:type="dxa"/>
            <w:shd w:val="clear" w:color="auto" w:fill="DBE5F1" w:themeFill="accent1" w:themeFillTint="33"/>
            <w:noWrap/>
            <w:vAlign w:val="center"/>
          </w:tcPr>
          <w:p w14:paraId="10ABE6C9" w14:textId="1C097C5F" w:rsidR="00A72994" w:rsidRPr="005C1002" w:rsidRDefault="00983017" w:rsidP="00CC09C5">
            <w:pPr>
              <w:spacing w:line="240" w:lineRule="atLeast"/>
              <w:rPr>
                <w:rFonts w:eastAsia="Times New Roman" w:cs="Arial"/>
                <w:b/>
                <w:bCs/>
                <w:color w:val="000000"/>
                <w:szCs w:val="20"/>
              </w:rPr>
            </w:pPr>
            <w:r w:rsidRPr="00A72994">
              <w:rPr>
                <w:rFonts w:eastAsia="Times New Roman" w:cs="Arial"/>
                <w:b/>
                <w:bCs/>
                <w:color w:val="000000"/>
                <w:sz w:val="18"/>
                <w:szCs w:val="18"/>
              </w:rPr>
              <w:t xml:space="preserve">Value passed </w:t>
            </w:r>
            <w:r>
              <w:rPr>
                <w:rFonts w:eastAsia="Times New Roman" w:cs="Arial"/>
                <w:b/>
                <w:bCs/>
                <w:color w:val="000000"/>
                <w:sz w:val="18"/>
                <w:szCs w:val="18"/>
              </w:rPr>
              <w:t>to NVH Service</w:t>
            </w:r>
          </w:p>
        </w:tc>
        <w:tc>
          <w:tcPr>
            <w:tcW w:w="1861" w:type="dxa"/>
            <w:shd w:val="clear" w:color="auto" w:fill="DBE5F1" w:themeFill="accent1" w:themeFillTint="33"/>
            <w:vAlign w:val="center"/>
          </w:tcPr>
          <w:p w14:paraId="2DC17301" w14:textId="16D85076"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NVH Service Multiplier</w:t>
            </w:r>
          </w:p>
        </w:tc>
        <w:tc>
          <w:tcPr>
            <w:tcW w:w="1519" w:type="dxa"/>
            <w:shd w:val="clear" w:color="auto" w:fill="DBE5F1" w:themeFill="accent1" w:themeFillTint="33"/>
            <w:vAlign w:val="center"/>
          </w:tcPr>
          <w:p w14:paraId="7165B9DD" w14:textId="4C7955EA"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VIN Data</w:t>
            </w:r>
          </w:p>
        </w:tc>
        <w:tc>
          <w:tcPr>
            <w:tcW w:w="1519" w:type="dxa"/>
            <w:shd w:val="clear" w:color="auto" w:fill="DBE5F1" w:themeFill="accent1" w:themeFillTint="33"/>
          </w:tcPr>
          <w:p w14:paraId="66983E95" w14:textId="21FFD963"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Tuning Tool Multiplier</w:t>
            </w:r>
          </w:p>
        </w:tc>
        <w:tc>
          <w:tcPr>
            <w:tcW w:w="1519" w:type="dxa"/>
            <w:shd w:val="clear" w:color="auto" w:fill="DBE5F1" w:themeFill="accent1" w:themeFillTint="33"/>
          </w:tcPr>
          <w:p w14:paraId="79A5B829" w14:textId="07C158C2" w:rsidR="00A72994" w:rsidRPr="005C1002" w:rsidRDefault="00A72994" w:rsidP="00CC09C5">
            <w:pPr>
              <w:spacing w:line="240" w:lineRule="atLeast"/>
              <w:rPr>
                <w:rFonts w:eastAsia="Times New Roman" w:cs="Arial"/>
                <w:b/>
                <w:bCs/>
                <w:szCs w:val="20"/>
              </w:rPr>
            </w:pPr>
            <w:r w:rsidRPr="00A72994">
              <w:rPr>
                <w:rFonts w:eastAsia="Times New Roman" w:cs="Arial"/>
                <w:b/>
                <w:bCs/>
                <w:sz w:val="18"/>
                <w:szCs w:val="18"/>
              </w:rPr>
              <w:t>Tool SED Value</w:t>
            </w:r>
          </w:p>
        </w:tc>
      </w:tr>
      <w:tr w:rsidR="00D17E4C" w:rsidRPr="009F6E4D" w14:paraId="300FA71F" w14:textId="77777777" w:rsidTr="009F1544">
        <w:trPr>
          <w:trHeight w:val="300"/>
          <w:jc w:val="center"/>
        </w:trPr>
        <w:tc>
          <w:tcPr>
            <w:tcW w:w="1200" w:type="dxa"/>
            <w:shd w:val="clear" w:color="auto" w:fill="auto"/>
            <w:vAlign w:val="center"/>
            <w:hideMark/>
          </w:tcPr>
          <w:p w14:paraId="6C3C1C9E" w14:textId="77777777" w:rsidR="00D17E4C" w:rsidRPr="009F6E4D" w:rsidRDefault="00D17E4C" w:rsidP="00CC09C5">
            <w:pPr>
              <w:spacing w:line="240" w:lineRule="atLeast"/>
              <w:rPr>
                <w:rFonts w:eastAsia="Times New Roman" w:cs="Arial"/>
                <w:b/>
                <w:bCs/>
                <w:color w:val="000000"/>
                <w:szCs w:val="20"/>
                <w:highlight w:val="yellow"/>
              </w:rPr>
            </w:pPr>
            <w:r w:rsidRPr="009A0B84">
              <w:rPr>
                <w:rFonts w:eastAsia="Times New Roman" w:cs="Arial"/>
                <w:b/>
                <w:bCs/>
                <w:color w:val="000000"/>
                <w:szCs w:val="20"/>
              </w:rPr>
              <w:t>Min</w:t>
            </w:r>
          </w:p>
        </w:tc>
        <w:tc>
          <w:tcPr>
            <w:tcW w:w="1440" w:type="dxa"/>
            <w:shd w:val="clear" w:color="auto" w:fill="auto"/>
            <w:noWrap/>
            <w:vAlign w:val="center"/>
            <w:hideMark/>
          </w:tcPr>
          <w:p w14:paraId="5922CA8A" w14:textId="77777777" w:rsidR="00D17E4C" w:rsidRPr="00D17E4C" w:rsidRDefault="00D17E4C" w:rsidP="00CC09C5">
            <w:pPr>
              <w:spacing w:line="240" w:lineRule="atLeast"/>
              <w:rPr>
                <w:rFonts w:eastAsia="Times New Roman" w:cs="Arial"/>
                <w:color w:val="000000"/>
                <w:szCs w:val="20"/>
              </w:rPr>
            </w:pPr>
            <w:r w:rsidRPr="00D17E4C">
              <w:rPr>
                <w:rFonts w:eastAsia="Times New Roman" w:cs="Arial"/>
                <w:color w:val="000000"/>
                <w:szCs w:val="20"/>
              </w:rPr>
              <w:t>0</w:t>
            </w:r>
          </w:p>
        </w:tc>
        <w:tc>
          <w:tcPr>
            <w:tcW w:w="1861" w:type="dxa"/>
            <w:vMerge w:val="restart"/>
            <w:vAlign w:val="center"/>
          </w:tcPr>
          <w:p w14:paraId="26C0F4C3" w14:textId="77777777" w:rsidR="00D17E4C" w:rsidRPr="00D17E4C" w:rsidRDefault="00D17E4C" w:rsidP="00CC09C5">
            <w:pPr>
              <w:spacing w:line="240" w:lineRule="atLeast"/>
              <w:rPr>
                <w:rFonts w:eastAsia="Times New Roman" w:cs="Arial"/>
                <w:color w:val="000000"/>
                <w:szCs w:val="20"/>
              </w:rPr>
            </w:pPr>
            <w:r w:rsidRPr="00D17E4C">
              <w:rPr>
                <w:rFonts w:eastAsia="Times New Roman" w:cs="Arial"/>
                <w:color w:val="000000"/>
                <w:szCs w:val="20"/>
              </w:rPr>
              <w:t>1</w:t>
            </w:r>
          </w:p>
        </w:tc>
        <w:tc>
          <w:tcPr>
            <w:tcW w:w="1519" w:type="dxa"/>
            <w:vAlign w:val="center"/>
          </w:tcPr>
          <w:p w14:paraId="537AB481" w14:textId="77777777" w:rsidR="00D17E4C" w:rsidRPr="00D17E4C" w:rsidRDefault="00D17E4C" w:rsidP="00CC09C5">
            <w:pPr>
              <w:spacing w:line="240" w:lineRule="atLeast"/>
              <w:rPr>
                <w:rFonts w:eastAsia="Times New Roman" w:cs="Arial"/>
                <w:color w:val="000000"/>
                <w:szCs w:val="20"/>
              </w:rPr>
            </w:pPr>
            <w:r w:rsidRPr="00D17E4C">
              <w:rPr>
                <w:rFonts w:eastAsia="Times New Roman" w:cs="Arial"/>
                <w:color w:val="000000"/>
                <w:szCs w:val="20"/>
              </w:rPr>
              <w:t>0</w:t>
            </w:r>
          </w:p>
        </w:tc>
        <w:tc>
          <w:tcPr>
            <w:tcW w:w="1519" w:type="dxa"/>
            <w:vMerge w:val="restart"/>
            <w:shd w:val="clear" w:color="auto" w:fill="D9D9D9" w:themeFill="background1" w:themeFillShade="D9"/>
            <w:vAlign w:val="center"/>
          </w:tcPr>
          <w:p w14:paraId="256BA6A3" w14:textId="77777777" w:rsidR="00D17E4C" w:rsidRPr="005C1002" w:rsidRDefault="00D17E4C" w:rsidP="00CC09C5">
            <w:pPr>
              <w:spacing w:line="240" w:lineRule="atLeast"/>
              <w:rPr>
                <w:rFonts w:eastAsia="Times New Roman" w:cs="Arial"/>
                <w:color w:val="000000"/>
                <w:szCs w:val="20"/>
              </w:rPr>
            </w:pPr>
            <w:r>
              <w:rPr>
                <w:rFonts w:eastAsia="Times New Roman" w:cs="Arial"/>
                <w:color w:val="000000"/>
                <w:szCs w:val="20"/>
              </w:rPr>
              <w:t>1</w:t>
            </w:r>
          </w:p>
        </w:tc>
        <w:tc>
          <w:tcPr>
            <w:tcW w:w="1519" w:type="dxa"/>
            <w:shd w:val="clear" w:color="auto" w:fill="D9D9D9" w:themeFill="background1" w:themeFillShade="D9"/>
          </w:tcPr>
          <w:p w14:paraId="2DE472AA" w14:textId="77777777" w:rsidR="00D17E4C" w:rsidRPr="005C1002" w:rsidRDefault="00D17E4C" w:rsidP="00CC09C5">
            <w:pPr>
              <w:spacing w:line="240" w:lineRule="atLeast"/>
              <w:rPr>
                <w:rFonts w:eastAsia="Times New Roman" w:cs="Arial"/>
                <w:color w:val="000000"/>
                <w:szCs w:val="20"/>
              </w:rPr>
            </w:pPr>
            <w:r>
              <w:rPr>
                <w:rFonts w:eastAsia="Times New Roman" w:cs="Arial"/>
                <w:color w:val="000000"/>
                <w:szCs w:val="20"/>
              </w:rPr>
              <w:t>0</w:t>
            </w:r>
          </w:p>
        </w:tc>
      </w:tr>
      <w:tr w:rsidR="00D17E4C" w:rsidRPr="009F6E4D" w14:paraId="7DDE4D06" w14:textId="77777777" w:rsidTr="009F1544">
        <w:trPr>
          <w:trHeight w:val="300"/>
          <w:jc w:val="center"/>
        </w:trPr>
        <w:tc>
          <w:tcPr>
            <w:tcW w:w="1200" w:type="dxa"/>
            <w:shd w:val="clear" w:color="auto" w:fill="auto"/>
            <w:vAlign w:val="center"/>
            <w:hideMark/>
          </w:tcPr>
          <w:p w14:paraId="638B0F0D" w14:textId="77777777" w:rsidR="00D17E4C" w:rsidRPr="009F6E4D" w:rsidRDefault="00D17E4C" w:rsidP="00CC09C5">
            <w:pPr>
              <w:spacing w:line="240" w:lineRule="atLeast"/>
              <w:rPr>
                <w:rFonts w:eastAsia="Times New Roman" w:cs="Arial"/>
                <w:b/>
                <w:bCs/>
                <w:color w:val="000000"/>
                <w:szCs w:val="20"/>
                <w:highlight w:val="yellow"/>
              </w:rPr>
            </w:pPr>
            <w:r w:rsidRPr="009A0B84">
              <w:rPr>
                <w:rFonts w:eastAsia="Times New Roman" w:cs="Arial"/>
                <w:b/>
                <w:bCs/>
                <w:color w:val="000000"/>
                <w:szCs w:val="20"/>
              </w:rPr>
              <w:t>Max</w:t>
            </w:r>
          </w:p>
        </w:tc>
        <w:tc>
          <w:tcPr>
            <w:tcW w:w="1440" w:type="dxa"/>
            <w:shd w:val="clear" w:color="auto" w:fill="auto"/>
            <w:noWrap/>
            <w:vAlign w:val="center"/>
            <w:hideMark/>
          </w:tcPr>
          <w:p w14:paraId="68CD47CD" w14:textId="622021D5" w:rsidR="00D17E4C" w:rsidRPr="00D17E4C" w:rsidRDefault="00D17E4C" w:rsidP="00CC09C5">
            <w:pPr>
              <w:spacing w:line="240" w:lineRule="atLeast"/>
              <w:rPr>
                <w:rFonts w:eastAsia="Times New Roman" w:cs="Arial"/>
                <w:color w:val="000000"/>
                <w:szCs w:val="20"/>
              </w:rPr>
            </w:pPr>
            <w:r>
              <w:rPr>
                <w:rFonts w:eastAsia="Times New Roman" w:cs="Arial"/>
                <w:color w:val="000000"/>
                <w:szCs w:val="20"/>
              </w:rPr>
              <w:t>7</w:t>
            </w:r>
          </w:p>
        </w:tc>
        <w:tc>
          <w:tcPr>
            <w:tcW w:w="1861" w:type="dxa"/>
            <w:vMerge/>
            <w:vAlign w:val="center"/>
          </w:tcPr>
          <w:p w14:paraId="26487AC3" w14:textId="77777777" w:rsidR="00D17E4C" w:rsidRPr="00D17E4C" w:rsidRDefault="00D17E4C" w:rsidP="00CC09C5">
            <w:pPr>
              <w:spacing w:line="240" w:lineRule="atLeast"/>
              <w:rPr>
                <w:rFonts w:eastAsia="Times New Roman" w:cs="Arial"/>
                <w:color w:val="000000"/>
                <w:szCs w:val="20"/>
              </w:rPr>
            </w:pPr>
          </w:p>
        </w:tc>
        <w:tc>
          <w:tcPr>
            <w:tcW w:w="1519" w:type="dxa"/>
            <w:vAlign w:val="center"/>
          </w:tcPr>
          <w:p w14:paraId="459A44E9" w14:textId="05FC242E" w:rsidR="00D17E4C" w:rsidRPr="00D17E4C" w:rsidRDefault="00D17E4C" w:rsidP="00CC09C5">
            <w:pPr>
              <w:spacing w:line="240" w:lineRule="atLeast"/>
              <w:rPr>
                <w:rFonts w:eastAsia="Times New Roman" w:cs="Arial"/>
                <w:color w:val="000000"/>
                <w:szCs w:val="20"/>
              </w:rPr>
            </w:pPr>
            <w:r>
              <w:rPr>
                <w:rFonts w:eastAsia="Times New Roman" w:cs="Arial"/>
                <w:color w:val="000000"/>
                <w:szCs w:val="20"/>
              </w:rPr>
              <w:t>7</w:t>
            </w:r>
          </w:p>
        </w:tc>
        <w:tc>
          <w:tcPr>
            <w:tcW w:w="1519" w:type="dxa"/>
            <w:vMerge/>
            <w:shd w:val="clear" w:color="auto" w:fill="D9D9D9" w:themeFill="background1" w:themeFillShade="D9"/>
          </w:tcPr>
          <w:p w14:paraId="4A526FB7" w14:textId="77777777" w:rsidR="00D17E4C" w:rsidRDefault="00D17E4C" w:rsidP="00CC09C5">
            <w:pPr>
              <w:spacing w:line="240" w:lineRule="atLeast"/>
              <w:rPr>
                <w:rFonts w:eastAsia="Times New Roman" w:cs="Arial"/>
                <w:color w:val="000000"/>
                <w:szCs w:val="20"/>
              </w:rPr>
            </w:pPr>
          </w:p>
        </w:tc>
        <w:tc>
          <w:tcPr>
            <w:tcW w:w="1519" w:type="dxa"/>
            <w:shd w:val="clear" w:color="auto" w:fill="D9D9D9" w:themeFill="background1" w:themeFillShade="D9"/>
          </w:tcPr>
          <w:p w14:paraId="5794ADD9" w14:textId="0CD8FB6F" w:rsidR="00D17E4C" w:rsidRDefault="00D17E4C" w:rsidP="00CC09C5">
            <w:pPr>
              <w:spacing w:line="240" w:lineRule="atLeast"/>
              <w:rPr>
                <w:rFonts w:eastAsia="Times New Roman" w:cs="Arial"/>
                <w:color w:val="000000"/>
                <w:szCs w:val="20"/>
              </w:rPr>
            </w:pPr>
            <w:r>
              <w:rPr>
                <w:rFonts w:eastAsia="Times New Roman" w:cs="Arial"/>
                <w:color w:val="000000"/>
                <w:szCs w:val="20"/>
              </w:rPr>
              <w:t>7</w:t>
            </w:r>
          </w:p>
        </w:tc>
      </w:tr>
    </w:tbl>
    <w:p w14:paraId="79FE99C8" w14:textId="77777777" w:rsidR="00467738" w:rsidRDefault="00467738" w:rsidP="00CC09C5">
      <w:pPr>
        <w:spacing w:line="240" w:lineRule="atLeast"/>
      </w:pPr>
    </w:p>
    <w:p w14:paraId="02BC2E93" w14:textId="516B4D47" w:rsidR="00621287" w:rsidRDefault="006238E2" w:rsidP="00CC09C5">
      <w:pPr>
        <w:pStyle w:val="Heading3"/>
        <w:spacing w:line="240" w:lineRule="atLeast"/>
      </w:pPr>
      <w:bookmarkStart w:id="2293" w:name="_Toc99024752"/>
      <w:bookmarkStart w:id="2294" w:name="_Toc99024753"/>
      <w:bookmarkStart w:id="2295" w:name="_Toc99024754"/>
      <w:bookmarkStart w:id="2296" w:name="_Toc99024755"/>
      <w:bookmarkStart w:id="2297" w:name="_Toc99024756"/>
      <w:bookmarkStart w:id="2298" w:name="_Toc99024757"/>
      <w:bookmarkStart w:id="2299" w:name="_Toc99024776"/>
      <w:bookmarkStart w:id="2300" w:name="_Toc99024777"/>
      <w:bookmarkStart w:id="2301" w:name="_Toc99024778"/>
      <w:bookmarkStart w:id="2302" w:name="_Toc99024779"/>
      <w:bookmarkStart w:id="2303" w:name="_Ref89545107"/>
      <w:bookmarkStart w:id="2304" w:name="_Ref95563668"/>
      <w:bookmarkStart w:id="2305" w:name="_Ref90284237"/>
      <w:bookmarkStart w:id="2306" w:name="_Toc105779441"/>
      <w:bookmarkEnd w:id="2293"/>
      <w:bookmarkEnd w:id="2294"/>
      <w:bookmarkEnd w:id="2295"/>
      <w:bookmarkEnd w:id="2296"/>
      <w:bookmarkEnd w:id="2297"/>
      <w:bookmarkEnd w:id="2298"/>
      <w:bookmarkEnd w:id="2299"/>
      <w:bookmarkEnd w:id="2300"/>
      <w:bookmarkEnd w:id="2301"/>
      <w:bookmarkEnd w:id="2302"/>
      <w:r w:rsidRPr="004F5D0E">
        <w:rPr>
          <w:color w:val="000000"/>
          <w:szCs w:val="20"/>
          <w:u w:val="single"/>
        </w:rPr>
        <w:t xml:space="preserve">PAC </w:t>
      </w:r>
      <w:proofErr w:type="spellStart"/>
      <w:r w:rsidRPr="004F5D0E">
        <w:rPr>
          <w:color w:val="000000"/>
          <w:szCs w:val="20"/>
          <w:u w:val="single"/>
        </w:rPr>
        <w:t>Chx</w:t>
      </w:r>
      <w:proofErr w:type="spellEnd"/>
      <w:r w:rsidRPr="004F5D0E">
        <w:rPr>
          <w:color w:val="000000"/>
          <w:szCs w:val="20"/>
          <w:u w:val="single"/>
        </w:rPr>
        <w:t xml:space="preserve"> Status</w:t>
      </w:r>
      <w:r w:rsidRPr="00590E38">
        <w:t xml:space="preserve"> </w:t>
      </w:r>
      <w:r>
        <w:t>(</w:t>
      </w:r>
      <w:r w:rsidR="00621287" w:rsidRPr="00590E38">
        <w:t xml:space="preserve">PAC </w:t>
      </w:r>
      <w:r w:rsidR="001660C8">
        <w:t xml:space="preserve">Channel </w:t>
      </w:r>
      <w:r w:rsidR="00621287" w:rsidRPr="00590E38">
        <w:t>Fault Status</w:t>
      </w:r>
      <w:bookmarkEnd w:id="2303"/>
      <w:r w:rsidR="005F1A19">
        <w:t>es</w:t>
      </w:r>
      <w:r w:rsidR="0038213E">
        <w:t>)</w:t>
      </w:r>
      <w:bookmarkEnd w:id="2304"/>
      <w:bookmarkEnd w:id="2305"/>
      <w:bookmarkEnd w:id="2306"/>
    </w:p>
    <w:p w14:paraId="1432985C" w14:textId="0DC1993E" w:rsidR="002764F2" w:rsidRDefault="006A6B71" w:rsidP="00CC09C5">
      <w:pPr>
        <w:spacing w:line="240" w:lineRule="atLeast"/>
        <w:rPr>
          <w:rFonts w:eastAsia="Times New Roman" w:cs="Arial"/>
          <w:szCs w:val="20"/>
          <w:highlight w:val="red"/>
        </w:rPr>
      </w:pPr>
      <w:r w:rsidRPr="000C760F">
        <w:rPr>
          <w:rFonts w:eastAsia="Times New Roman" w:cs="Arial"/>
          <w:szCs w:val="20"/>
        </w:rPr>
        <w:t xml:space="preserve">When the PDC </w:t>
      </w:r>
      <w:proofErr w:type="spellStart"/>
      <w:r w:rsidRPr="000C760F">
        <w:rPr>
          <w:rFonts w:eastAsia="Times New Roman" w:cs="Arial"/>
          <w:szCs w:val="20"/>
        </w:rPr>
        <w:t>DExx</w:t>
      </w:r>
      <w:proofErr w:type="spellEnd"/>
      <w:r w:rsidRPr="000C760F">
        <w:rPr>
          <w:rFonts w:eastAsia="Times New Roman" w:cs="Arial"/>
          <w:szCs w:val="20"/>
        </w:rPr>
        <w:t xml:space="preserve"> configuration(s) matches the "Applicable </w:t>
      </w:r>
      <w:proofErr w:type="spellStart"/>
      <w:r w:rsidRPr="000C760F">
        <w:rPr>
          <w:rFonts w:eastAsia="Times New Roman" w:cs="Arial"/>
          <w:szCs w:val="20"/>
        </w:rPr>
        <w:t>DExx</w:t>
      </w:r>
      <w:proofErr w:type="spellEnd"/>
      <w:r w:rsidRPr="000C760F">
        <w:rPr>
          <w:rFonts w:eastAsia="Times New Roman" w:cs="Arial"/>
          <w:szCs w:val="20"/>
        </w:rPr>
        <w:t xml:space="preserve"> Configuration(s)" for the </w:t>
      </w:r>
      <w:r w:rsidR="008710BA" w:rsidRPr="000C760F">
        <w:rPr>
          <w:rFonts w:cs="Arial"/>
          <w:color w:val="000000"/>
          <w:szCs w:val="20"/>
          <w:u w:val="single"/>
        </w:rPr>
        <w:t xml:space="preserve">PAC </w:t>
      </w:r>
      <w:proofErr w:type="spellStart"/>
      <w:r w:rsidR="008710BA" w:rsidRPr="000C760F">
        <w:rPr>
          <w:rFonts w:cs="Arial"/>
          <w:color w:val="000000"/>
          <w:szCs w:val="20"/>
          <w:u w:val="single"/>
        </w:rPr>
        <w:t>Chx</w:t>
      </w:r>
      <w:proofErr w:type="spellEnd"/>
      <w:r w:rsidR="008710BA" w:rsidRPr="000C760F">
        <w:rPr>
          <w:rFonts w:cs="Arial"/>
          <w:color w:val="000000"/>
          <w:szCs w:val="20"/>
          <w:u w:val="single"/>
        </w:rPr>
        <w:t xml:space="preserve"> Status</w:t>
      </w:r>
      <w:r w:rsidR="008710BA" w:rsidRPr="000C760F">
        <w:rPr>
          <w:rFonts w:cs="Arial"/>
          <w:color w:val="000000"/>
          <w:szCs w:val="20"/>
        </w:rPr>
        <w:t xml:space="preserve"> </w:t>
      </w:r>
      <w:r w:rsidRPr="000C760F">
        <w:rPr>
          <w:rFonts w:eastAsia="Times New Roman" w:cs="Arial"/>
          <w:szCs w:val="20"/>
        </w:rPr>
        <w:t>VIN</w:t>
      </w:r>
      <w:r w:rsidR="008710BA" w:rsidRPr="000C760F">
        <w:rPr>
          <w:rFonts w:eastAsia="Times New Roman" w:cs="Arial"/>
          <w:szCs w:val="20"/>
        </w:rPr>
        <w:t>s</w:t>
      </w:r>
      <w:r w:rsidRPr="000C760F">
        <w:rPr>
          <w:rFonts w:eastAsia="Times New Roman" w:cs="Arial"/>
          <w:szCs w:val="20"/>
        </w:rPr>
        <w:t xml:space="preserve">, the NVH service shall </w:t>
      </w:r>
      <w:r w:rsidRPr="000C760F">
        <w:rPr>
          <w:rFonts w:cs="Arial"/>
          <w:color w:val="000000"/>
          <w:szCs w:val="20"/>
        </w:rPr>
        <w:t xml:space="preserve">write the </w:t>
      </w:r>
      <w:r w:rsidR="008710BA" w:rsidRPr="000C760F">
        <w:rPr>
          <w:rFonts w:cs="Arial"/>
          <w:color w:val="000000"/>
          <w:szCs w:val="20"/>
        </w:rPr>
        <w:t xml:space="preserve">associated </w:t>
      </w:r>
      <w:proofErr w:type="spellStart"/>
      <w:r w:rsidR="008710BA" w:rsidRPr="000C760F">
        <w:rPr>
          <w:rFonts w:eastAsia="Times New Roman" w:cs="Arial"/>
          <w:i/>
          <w:iCs/>
          <w:color w:val="000000"/>
          <w:szCs w:val="20"/>
        </w:rPr>
        <w:t>PAC_Channel_x_St</w:t>
      </w:r>
      <w:proofErr w:type="spellEnd"/>
      <w:r w:rsidR="008710BA" w:rsidRPr="000C760F">
        <w:rPr>
          <w:rFonts w:eastAsia="Times New Roman" w:cs="Arial"/>
          <w:i/>
          <w:iCs/>
          <w:color w:val="000000"/>
          <w:szCs w:val="20"/>
        </w:rPr>
        <w:t xml:space="preserve"> </w:t>
      </w:r>
      <w:r w:rsidR="008710BA" w:rsidRPr="000C760F">
        <w:rPr>
          <w:szCs w:val="20"/>
        </w:rPr>
        <w:t xml:space="preserve">CAN signal </w:t>
      </w:r>
      <w:proofErr w:type="gramStart"/>
      <w:r w:rsidR="008710BA" w:rsidRPr="000C760F">
        <w:rPr>
          <w:szCs w:val="20"/>
        </w:rPr>
        <w:t>based-</w:t>
      </w:r>
      <w:r w:rsidR="008710BA" w:rsidRPr="000C760F">
        <w:rPr>
          <w:rFonts w:cs="Arial"/>
          <w:color w:val="000000"/>
          <w:szCs w:val="20"/>
        </w:rPr>
        <w:t>data</w:t>
      </w:r>
      <w:proofErr w:type="gramEnd"/>
      <w:r w:rsidR="004779EC">
        <w:rPr>
          <w:rFonts w:cs="Arial"/>
          <w:color w:val="000000"/>
          <w:szCs w:val="20"/>
        </w:rPr>
        <w:t xml:space="preserve">. </w:t>
      </w:r>
      <w:r w:rsidR="008710BA" w:rsidRPr="000C760F">
        <w:rPr>
          <w:szCs w:val="20"/>
        </w:rPr>
        <w:t xml:space="preserve">The relationship of the CAN signals to the eight </w:t>
      </w:r>
      <w:r w:rsidR="008710BA" w:rsidRPr="000C760F">
        <w:rPr>
          <w:rFonts w:cs="Arial"/>
          <w:color w:val="000000"/>
          <w:szCs w:val="20"/>
          <w:u w:val="single"/>
        </w:rPr>
        <w:t xml:space="preserve">PAC </w:t>
      </w:r>
      <w:proofErr w:type="spellStart"/>
      <w:r w:rsidR="008710BA" w:rsidRPr="000C760F">
        <w:rPr>
          <w:rFonts w:cs="Arial"/>
          <w:color w:val="000000"/>
          <w:szCs w:val="20"/>
          <w:u w:val="single"/>
        </w:rPr>
        <w:t>Chx</w:t>
      </w:r>
      <w:proofErr w:type="spellEnd"/>
      <w:r w:rsidR="008710BA" w:rsidRPr="000C760F">
        <w:rPr>
          <w:rFonts w:cs="Arial"/>
          <w:color w:val="000000"/>
          <w:szCs w:val="20"/>
          <w:u w:val="single"/>
        </w:rPr>
        <w:t xml:space="preserve"> Status</w:t>
      </w:r>
      <w:r w:rsidR="008710BA" w:rsidRPr="000C760F">
        <w:rPr>
          <w:rFonts w:cs="Arial"/>
          <w:color w:val="000000"/>
          <w:szCs w:val="20"/>
        </w:rPr>
        <w:t xml:space="preserve"> </w:t>
      </w:r>
      <w:r w:rsidR="008710BA" w:rsidRPr="000C760F">
        <w:rPr>
          <w:szCs w:val="20"/>
        </w:rPr>
        <w:t xml:space="preserve">VINs </w:t>
      </w:r>
    </w:p>
    <w:p w14:paraId="6307A348" w14:textId="66ED6A4F" w:rsidR="00621287" w:rsidRDefault="00EC42F9" w:rsidP="00CC09C5">
      <w:pPr>
        <w:pStyle w:val="Heading3"/>
        <w:spacing w:line="240" w:lineRule="atLeast"/>
      </w:pPr>
      <w:bookmarkStart w:id="2307" w:name="_Toc99024781"/>
      <w:bookmarkStart w:id="2308" w:name="_Toc99024782"/>
      <w:bookmarkStart w:id="2309" w:name="_Toc99024783"/>
      <w:bookmarkStart w:id="2310" w:name="_Toc99024784"/>
      <w:bookmarkStart w:id="2311" w:name="_Toc99024785"/>
      <w:bookmarkStart w:id="2312" w:name="_Toc99024786"/>
      <w:bookmarkStart w:id="2313" w:name="_Ref89545189"/>
      <w:bookmarkStart w:id="2314" w:name="_Ref95563862"/>
      <w:bookmarkStart w:id="2315" w:name="_Ref89720230"/>
      <w:bookmarkStart w:id="2316" w:name="_Ref89720238"/>
      <w:bookmarkStart w:id="2317" w:name="_Toc105779442"/>
      <w:bookmarkEnd w:id="2307"/>
      <w:bookmarkEnd w:id="2308"/>
      <w:bookmarkEnd w:id="2309"/>
      <w:bookmarkEnd w:id="2310"/>
      <w:bookmarkEnd w:id="2311"/>
      <w:bookmarkEnd w:id="2312"/>
      <w:proofErr w:type="spellStart"/>
      <w:r w:rsidRPr="004F5D0E">
        <w:rPr>
          <w:u w:val="single"/>
        </w:rPr>
        <w:t>AuxAmp</w:t>
      </w:r>
      <w:proofErr w:type="spellEnd"/>
      <w:r w:rsidRPr="004F5D0E">
        <w:rPr>
          <w:u w:val="single"/>
        </w:rPr>
        <w:t xml:space="preserve"> </w:t>
      </w:r>
      <w:proofErr w:type="spellStart"/>
      <w:r w:rsidRPr="004F5D0E">
        <w:rPr>
          <w:u w:val="single"/>
        </w:rPr>
        <w:t>CHx</w:t>
      </w:r>
      <w:proofErr w:type="spellEnd"/>
      <w:r w:rsidRPr="004F5D0E">
        <w:rPr>
          <w:u w:val="single"/>
        </w:rPr>
        <w:t xml:space="preserve"> Stat</w:t>
      </w:r>
      <w:r w:rsidRPr="00EC42F9">
        <w:t xml:space="preserve"> </w:t>
      </w:r>
      <w:r>
        <w:t>(</w:t>
      </w:r>
      <w:r w:rsidR="00621287" w:rsidRPr="00590E38">
        <w:t>Aux A</w:t>
      </w:r>
      <w:r w:rsidR="005F1A19">
        <w:t>mp</w:t>
      </w:r>
      <w:r w:rsidR="001660C8">
        <w:t xml:space="preserve"> Channel</w:t>
      </w:r>
      <w:r w:rsidR="00621287" w:rsidRPr="00590E38">
        <w:t xml:space="preserve"> Fault Status</w:t>
      </w:r>
      <w:bookmarkEnd w:id="2313"/>
      <w:r w:rsidR="005F1A19">
        <w:t>es</w:t>
      </w:r>
      <w:r>
        <w:t>)</w:t>
      </w:r>
      <w:bookmarkEnd w:id="2314"/>
      <w:bookmarkEnd w:id="2315"/>
      <w:bookmarkEnd w:id="2316"/>
      <w:bookmarkEnd w:id="2317"/>
    </w:p>
    <w:p w14:paraId="497EFA41" w14:textId="27CEB927" w:rsidR="00467738" w:rsidRDefault="006A6B71" w:rsidP="00CC09C5">
      <w:pPr>
        <w:spacing w:line="240" w:lineRule="atLeast"/>
        <w:rPr>
          <w:highlight w:val="red"/>
        </w:rPr>
      </w:pPr>
      <w:r w:rsidRPr="000C760F">
        <w:rPr>
          <w:rFonts w:eastAsia="Times New Roman" w:cs="Arial"/>
          <w:szCs w:val="20"/>
        </w:rPr>
        <w:t xml:space="preserve">When the PDC </w:t>
      </w:r>
      <w:proofErr w:type="spellStart"/>
      <w:r w:rsidRPr="000C760F">
        <w:rPr>
          <w:rFonts w:eastAsia="Times New Roman" w:cs="Arial"/>
          <w:szCs w:val="20"/>
        </w:rPr>
        <w:t>DExx</w:t>
      </w:r>
      <w:proofErr w:type="spellEnd"/>
      <w:r w:rsidRPr="000C760F">
        <w:rPr>
          <w:rFonts w:eastAsia="Times New Roman" w:cs="Arial"/>
          <w:szCs w:val="20"/>
        </w:rPr>
        <w:t xml:space="preserve"> configuration(s) matches the "Applicable </w:t>
      </w:r>
      <w:proofErr w:type="spellStart"/>
      <w:r w:rsidRPr="000C760F">
        <w:rPr>
          <w:rFonts w:eastAsia="Times New Roman" w:cs="Arial"/>
          <w:szCs w:val="20"/>
        </w:rPr>
        <w:t>DExx</w:t>
      </w:r>
      <w:proofErr w:type="spellEnd"/>
      <w:r w:rsidRPr="000C760F">
        <w:rPr>
          <w:rFonts w:eastAsia="Times New Roman" w:cs="Arial"/>
          <w:szCs w:val="20"/>
        </w:rPr>
        <w:t xml:space="preserve"> Configuration(s)" for the </w:t>
      </w:r>
      <w:proofErr w:type="spellStart"/>
      <w:r w:rsidR="008710BA" w:rsidRPr="000C760F">
        <w:rPr>
          <w:rFonts w:cs="Arial"/>
          <w:color w:val="000000"/>
          <w:szCs w:val="20"/>
          <w:u w:val="single"/>
        </w:rPr>
        <w:t>AuxAmp</w:t>
      </w:r>
      <w:proofErr w:type="spellEnd"/>
      <w:r w:rsidR="008710BA" w:rsidRPr="000C760F">
        <w:rPr>
          <w:rFonts w:cs="Arial"/>
          <w:color w:val="000000"/>
          <w:szCs w:val="20"/>
          <w:u w:val="single"/>
        </w:rPr>
        <w:t xml:space="preserve"> </w:t>
      </w:r>
      <w:proofErr w:type="spellStart"/>
      <w:r w:rsidR="008710BA" w:rsidRPr="000C760F">
        <w:rPr>
          <w:rFonts w:cs="Arial"/>
          <w:color w:val="000000"/>
          <w:szCs w:val="20"/>
          <w:u w:val="single"/>
        </w:rPr>
        <w:t>CHx</w:t>
      </w:r>
      <w:proofErr w:type="spellEnd"/>
      <w:r w:rsidR="008710BA" w:rsidRPr="000C760F">
        <w:rPr>
          <w:rFonts w:cs="Arial"/>
          <w:color w:val="000000"/>
          <w:szCs w:val="20"/>
          <w:u w:val="single"/>
        </w:rPr>
        <w:t xml:space="preserve"> Stat</w:t>
      </w:r>
      <w:r w:rsidR="008710BA" w:rsidRPr="000C760F">
        <w:rPr>
          <w:rFonts w:cs="Arial"/>
          <w:color w:val="000000"/>
          <w:szCs w:val="20"/>
        </w:rPr>
        <w:t xml:space="preserve"> VINs</w:t>
      </w:r>
      <w:r w:rsidRPr="000C760F">
        <w:rPr>
          <w:rFonts w:eastAsia="Times New Roman" w:cs="Arial"/>
          <w:szCs w:val="20"/>
        </w:rPr>
        <w:t xml:space="preserve">, the NVH service shall </w:t>
      </w:r>
      <w:r w:rsidRPr="000C760F">
        <w:rPr>
          <w:rFonts w:cs="Arial"/>
          <w:color w:val="000000"/>
          <w:szCs w:val="20"/>
        </w:rPr>
        <w:t xml:space="preserve">write the associated </w:t>
      </w:r>
      <w:proofErr w:type="spellStart"/>
      <w:r w:rsidR="008710BA" w:rsidRPr="000C760F">
        <w:rPr>
          <w:rFonts w:eastAsia="Times New Roman" w:cs="Arial"/>
          <w:i/>
          <w:iCs/>
          <w:color w:val="000000"/>
          <w:szCs w:val="20"/>
        </w:rPr>
        <w:t>Aux_Amp_Channel_x_St</w:t>
      </w:r>
      <w:proofErr w:type="spellEnd"/>
      <w:r w:rsidR="008710BA" w:rsidRPr="000C760F">
        <w:rPr>
          <w:rFonts w:eastAsia="Times New Roman" w:cs="Arial"/>
          <w:i/>
          <w:iCs/>
          <w:color w:val="000000"/>
          <w:szCs w:val="20"/>
        </w:rPr>
        <w:t xml:space="preserve"> </w:t>
      </w:r>
      <w:r w:rsidR="008710BA" w:rsidRPr="000C760F">
        <w:rPr>
          <w:szCs w:val="20"/>
        </w:rPr>
        <w:t xml:space="preserve">CAN </w:t>
      </w:r>
      <w:r w:rsidRPr="000C760F">
        <w:rPr>
          <w:szCs w:val="20"/>
        </w:rPr>
        <w:t xml:space="preserve">signal </w:t>
      </w:r>
      <w:proofErr w:type="gramStart"/>
      <w:r w:rsidRPr="000C760F">
        <w:rPr>
          <w:szCs w:val="20"/>
        </w:rPr>
        <w:t>based-</w:t>
      </w:r>
      <w:r w:rsidRPr="000C760F">
        <w:rPr>
          <w:rFonts w:cs="Arial"/>
          <w:color w:val="000000"/>
          <w:szCs w:val="20"/>
        </w:rPr>
        <w:t>data</w:t>
      </w:r>
      <w:proofErr w:type="gramEnd"/>
      <w:r w:rsidRPr="000C760F">
        <w:rPr>
          <w:rFonts w:cs="Arial"/>
          <w:color w:val="000000"/>
          <w:szCs w:val="20"/>
        </w:rPr>
        <w:t xml:space="preserve"> </w:t>
      </w:r>
    </w:p>
    <w:p w14:paraId="7178D828" w14:textId="1F8CB8D0" w:rsidR="00BC5A26" w:rsidRPr="004F5D0E" w:rsidRDefault="00BC5A26" w:rsidP="00CC09C5">
      <w:pPr>
        <w:pStyle w:val="Heading3"/>
        <w:spacing w:line="240" w:lineRule="atLeast"/>
        <w:rPr>
          <w:szCs w:val="20"/>
        </w:rPr>
      </w:pPr>
      <w:bookmarkStart w:id="2318" w:name="_Toc99024788"/>
      <w:bookmarkStart w:id="2319" w:name="_Toc99024789"/>
      <w:bookmarkStart w:id="2320" w:name="_Toc99024790"/>
      <w:bookmarkStart w:id="2321" w:name="_Toc99024791"/>
      <w:bookmarkStart w:id="2322" w:name="_Toc99024792"/>
      <w:bookmarkStart w:id="2323" w:name="_Toc99024793"/>
      <w:bookmarkStart w:id="2324" w:name="_Toc99024794"/>
      <w:bookmarkStart w:id="2325" w:name="_Ref95548210"/>
      <w:bookmarkStart w:id="2326" w:name="_Ref90284255"/>
      <w:bookmarkStart w:id="2327" w:name="_Toc105779443"/>
      <w:bookmarkEnd w:id="2318"/>
      <w:bookmarkEnd w:id="2319"/>
      <w:bookmarkEnd w:id="2320"/>
      <w:bookmarkEnd w:id="2321"/>
      <w:bookmarkEnd w:id="2322"/>
      <w:bookmarkEnd w:id="2323"/>
      <w:bookmarkEnd w:id="2324"/>
      <w:proofErr w:type="spellStart"/>
      <w:r w:rsidRPr="004F5D0E">
        <w:rPr>
          <w:color w:val="000000"/>
          <w:szCs w:val="20"/>
          <w:u w:val="single"/>
        </w:rPr>
        <w:t>DSPAmp</w:t>
      </w:r>
      <w:proofErr w:type="spellEnd"/>
      <w:r w:rsidRPr="004F5D0E">
        <w:rPr>
          <w:color w:val="000000"/>
          <w:szCs w:val="20"/>
          <w:u w:val="single"/>
        </w:rPr>
        <w:t xml:space="preserve"> </w:t>
      </w:r>
      <w:proofErr w:type="spellStart"/>
      <w:r w:rsidRPr="004F5D0E">
        <w:rPr>
          <w:color w:val="000000"/>
          <w:szCs w:val="20"/>
          <w:u w:val="single"/>
        </w:rPr>
        <w:t>Chx</w:t>
      </w:r>
      <w:proofErr w:type="spellEnd"/>
      <w:r w:rsidRPr="004F5D0E">
        <w:rPr>
          <w:color w:val="000000"/>
          <w:szCs w:val="20"/>
          <w:u w:val="single"/>
        </w:rPr>
        <w:t xml:space="preserve"> Stat</w:t>
      </w:r>
      <w:r w:rsidRPr="00834FD5">
        <w:t xml:space="preserve"> </w:t>
      </w:r>
      <w:r>
        <w:t>(</w:t>
      </w:r>
      <w:r w:rsidRPr="00590E38">
        <w:t xml:space="preserve">DSP AMP </w:t>
      </w:r>
      <w:proofErr w:type="spellStart"/>
      <w:r w:rsidRPr="00590E38">
        <w:t>Amp</w:t>
      </w:r>
      <w:proofErr w:type="spellEnd"/>
      <w:r w:rsidRPr="00590E38">
        <w:t xml:space="preserve"> Fault Status</w:t>
      </w:r>
      <w:r>
        <w:t>es)</w:t>
      </w:r>
      <w:bookmarkEnd w:id="2325"/>
      <w:bookmarkEnd w:id="2326"/>
      <w:bookmarkEnd w:id="2327"/>
    </w:p>
    <w:p w14:paraId="37DEA6E8" w14:textId="27BA2BDD" w:rsidR="006A6B71" w:rsidRDefault="006A6B71" w:rsidP="00CC09C5">
      <w:pPr>
        <w:spacing w:line="240" w:lineRule="atLeast"/>
        <w:rPr>
          <w:szCs w:val="20"/>
        </w:rPr>
      </w:pPr>
      <w:r w:rsidRPr="000C760F">
        <w:rPr>
          <w:rFonts w:eastAsia="Times New Roman" w:cs="Arial"/>
          <w:szCs w:val="20"/>
        </w:rPr>
        <w:t xml:space="preserve">When the PDC </w:t>
      </w:r>
      <w:proofErr w:type="spellStart"/>
      <w:r w:rsidRPr="000C760F">
        <w:rPr>
          <w:rFonts w:eastAsia="Times New Roman" w:cs="Arial"/>
          <w:szCs w:val="20"/>
        </w:rPr>
        <w:t>DExx</w:t>
      </w:r>
      <w:proofErr w:type="spellEnd"/>
      <w:r w:rsidRPr="000C760F">
        <w:rPr>
          <w:rFonts w:eastAsia="Times New Roman" w:cs="Arial"/>
          <w:szCs w:val="20"/>
        </w:rPr>
        <w:t xml:space="preserve"> configuration(s) matches the "Applicable </w:t>
      </w:r>
      <w:proofErr w:type="spellStart"/>
      <w:r w:rsidRPr="000C760F">
        <w:rPr>
          <w:rFonts w:eastAsia="Times New Roman" w:cs="Arial"/>
          <w:szCs w:val="20"/>
        </w:rPr>
        <w:t>DExx</w:t>
      </w:r>
      <w:proofErr w:type="spellEnd"/>
      <w:r w:rsidRPr="000C760F">
        <w:rPr>
          <w:rFonts w:eastAsia="Times New Roman" w:cs="Arial"/>
          <w:szCs w:val="20"/>
        </w:rPr>
        <w:t xml:space="preserve"> Configuration(s)" for the </w:t>
      </w:r>
      <w:proofErr w:type="spellStart"/>
      <w:r w:rsidR="000A23B2" w:rsidRPr="000C760F">
        <w:rPr>
          <w:rFonts w:cs="Arial"/>
          <w:color w:val="000000"/>
          <w:szCs w:val="20"/>
          <w:u w:val="single"/>
        </w:rPr>
        <w:t>DSPAmp</w:t>
      </w:r>
      <w:proofErr w:type="spellEnd"/>
      <w:r w:rsidR="000A23B2" w:rsidRPr="000C760F">
        <w:rPr>
          <w:rFonts w:cs="Arial"/>
          <w:color w:val="000000"/>
          <w:szCs w:val="20"/>
          <w:u w:val="single"/>
        </w:rPr>
        <w:t xml:space="preserve"> </w:t>
      </w:r>
      <w:proofErr w:type="spellStart"/>
      <w:r w:rsidR="000A23B2" w:rsidRPr="000C760F">
        <w:rPr>
          <w:rFonts w:cs="Arial"/>
          <w:color w:val="000000"/>
          <w:szCs w:val="20"/>
          <w:u w:val="single"/>
        </w:rPr>
        <w:t>Chx</w:t>
      </w:r>
      <w:proofErr w:type="spellEnd"/>
      <w:r w:rsidR="000A23B2" w:rsidRPr="000C760F">
        <w:rPr>
          <w:rFonts w:cs="Arial"/>
          <w:color w:val="000000"/>
          <w:szCs w:val="20"/>
          <w:u w:val="single"/>
        </w:rPr>
        <w:t xml:space="preserve"> Stat</w:t>
      </w:r>
      <w:r w:rsidR="000A23B2" w:rsidRPr="000C760F">
        <w:t xml:space="preserve"> </w:t>
      </w:r>
      <w:r w:rsidRPr="000C760F">
        <w:rPr>
          <w:rFonts w:eastAsia="Times New Roman" w:cs="Arial"/>
          <w:szCs w:val="20"/>
        </w:rPr>
        <w:t>VIN</w:t>
      </w:r>
      <w:r w:rsidR="000A23B2" w:rsidRPr="000C760F">
        <w:rPr>
          <w:rFonts w:eastAsia="Times New Roman" w:cs="Arial"/>
          <w:szCs w:val="20"/>
        </w:rPr>
        <w:t>s</w:t>
      </w:r>
      <w:r w:rsidRPr="000C760F">
        <w:rPr>
          <w:rFonts w:eastAsia="Times New Roman" w:cs="Arial"/>
          <w:szCs w:val="20"/>
        </w:rPr>
        <w:t xml:space="preserve">, the NVH service shall </w:t>
      </w:r>
      <w:r w:rsidRPr="000C760F">
        <w:rPr>
          <w:rFonts w:cs="Arial"/>
          <w:color w:val="000000"/>
          <w:szCs w:val="20"/>
        </w:rPr>
        <w:t xml:space="preserve">write the associated </w:t>
      </w:r>
      <w:proofErr w:type="spellStart"/>
      <w:r w:rsidR="000A23B2" w:rsidRPr="000C760F">
        <w:rPr>
          <w:rFonts w:eastAsia="Times New Roman" w:cs="Arial"/>
          <w:i/>
          <w:iCs/>
          <w:color w:val="000000"/>
          <w:szCs w:val="20"/>
        </w:rPr>
        <w:t>DSP_Amp_Channel_x_St</w:t>
      </w:r>
      <w:proofErr w:type="spellEnd"/>
      <w:r w:rsidR="000A23B2" w:rsidRPr="000C760F">
        <w:rPr>
          <w:rFonts w:eastAsia="Times New Roman" w:cs="Arial"/>
          <w:i/>
          <w:iCs/>
          <w:color w:val="000000"/>
          <w:szCs w:val="20"/>
        </w:rPr>
        <w:t xml:space="preserve"> </w:t>
      </w:r>
      <w:r w:rsidRPr="000C760F">
        <w:rPr>
          <w:szCs w:val="20"/>
        </w:rPr>
        <w:t xml:space="preserve">CAN signal </w:t>
      </w:r>
      <w:proofErr w:type="gramStart"/>
      <w:r w:rsidRPr="000C760F">
        <w:rPr>
          <w:szCs w:val="20"/>
        </w:rPr>
        <w:t>based-</w:t>
      </w:r>
      <w:r w:rsidRPr="000C760F">
        <w:rPr>
          <w:rFonts w:cs="Arial"/>
          <w:color w:val="000000"/>
          <w:szCs w:val="20"/>
        </w:rPr>
        <w:t>data</w:t>
      </w:r>
      <w:proofErr w:type="gramEnd"/>
      <w:r w:rsidRPr="000C760F">
        <w:rPr>
          <w:rFonts w:cs="Arial"/>
          <w:color w:val="000000"/>
          <w:szCs w:val="20"/>
        </w:rPr>
        <w:t xml:space="preserve"> </w:t>
      </w:r>
    </w:p>
    <w:p w14:paraId="1A219ECD" w14:textId="77777777" w:rsidR="00694313" w:rsidRDefault="00694313" w:rsidP="00CC09C5">
      <w:pPr>
        <w:spacing w:line="240" w:lineRule="atLeast"/>
      </w:pPr>
    </w:p>
    <w:p w14:paraId="08E49A99" w14:textId="563F2624" w:rsidR="00165FCE" w:rsidRDefault="00165FCE" w:rsidP="00CC09C5">
      <w:pPr>
        <w:spacing w:line="240" w:lineRule="atLeast"/>
        <w:rPr>
          <w:rFonts w:eastAsia="Times New Roman"/>
          <w:color w:val="000000"/>
        </w:rPr>
      </w:pPr>
    </w:p>
    <w:p w14:paraId="5596979F" w14:textId="2A709B08" w:rsidR="005F3374" w:rsidRDefault="008D4749" w:rsidP="00CC09C5">
      <w:pPr>
        <w:pStyle w:val="Heading1"/>
        <w:spacing w:line="240" w:lineRule="atLeast"/>
      </w:pPr>
      <w:bookmarkStart w:id="2328" w:name="_Toc105779444"/>
      <w:r>
        <w:t xml:space="preserve">NVH Service </w:t>
      </w:r>
      <w:r w:rsidR="00ED4A9E">
        <w:t xml:space="preserve">- </w:t>
      </w:r>
      <w:r>
        <w:t>Generated</w:t>
      </w:r>
      <w:r w:rsidR="005F3374">
        <w:t xml:space="preserve"> VINs</w:t>
      </w:r>
      <w:r w:rsidR="006A0521">
        <w:t>/Parameters</w:t>
      </w:r>
      <w:bookmarkEnd w:id="2328"/>
    </w:p>
    <w:p w14:paraId="5AC8DAC7" w14:textId="77777777" w:rsidR="00507884" w:rsidRDefault="00507884" w:rsidP="00CC09C5">
      <w:pPr>
        <w:spacing w:line="240" w:lineRule="atLeast"/>
      </w:pPr>
    </w:p>
    <w:p w14:paraId="27428227" w14:textId="0D2D3767" w:rsidR="00694313" w:rsidRDefault="00507884" w:rsidP="00CC09C5">
      <w:pPr>
        <w:spacing w:line="240" w:lineRule="atLeast"/>
      </w:pPr>
      <w:r>
        <w:t>The NVH Service is responsible for conveying internally generated VINs to the library</w:t>
      </w:r>
      <w:r w:rsidR="00672241">
        <w:t xml:space="preserve"> on a periodic or event basis.</w:t>
      </w:r>
      <w:r w:rsidR="007A2D8E">
        <w:t xml:space="preserve">  The processing logic for </w:t>
      </w:r>
      <w:r w:rsidR="00364F5C">
        <w:t>the enable</w:t>
      </w:r>
      <w:r w:rsidR="007A2D8E">
        <w:t xml:space="preserve"> VINs are detailed in the NVH Service Runtime section.</w:t>
      </w:r>
      <w:r w:rsidR="0089142A">
        <w:t xml:space="preserve">  Only VINs associated with enabled features will be conveyed.</w:t>
      </w:r>
    </w:p>
    <w:p w14:paraId="232A850B" w14:textId="313EB171" w:rsidR="009F5BCC" w:rsidRDefault="009F5BCC" w:rsidP="00CC09C5">
      <w:pPr>
        <w:pStyle w:val="NoSpacing"/>
        <w:spacing w:line="240" w:lineRule="atLeast"/>
      </w:pPr>
    </w:p>
    <w:p w14:paraId="2951918F" w14:textId="17A9533B" w:rsidR="007C720D" w:rsidRDefault="007C720D" w:rsidP="00CC09C5">
      <w:pPr>
        <w:pStyle w:val="Heading2"/>
        <w:spacing w:line="240" w:lineRule="atLeast"/>
      </w:pPr>
      <w:bookmarkStart w:id="2329" w:name="_Toc105779445"/>
      <w:r w:rsidRPr="009F5BCC">
        <w:t xml:space="preserve">Enable </w:t>
      </w:r>
      <w:r>
        <w:t>ANC</w:t>
      </w:r>
      <w:r w:rsidRPr="009F5BCC">
        <w:t xml:space="preserve"> </w:t>
      </w:r>
      <w:proofErr w:type="gramStart"/>
      <w:r w:rsidRPr="009F5BCC">
        <w:t>Req  (</w:t>
      </w:r>
      <w:proofErr w:type="gramEnd"/>
      <w:r w:rsidRPr="009F5BCC">
        <w:t xml:space="preserve">Enable </w:t>
      </w:r>
      <w:r>
        <w:t>ANC</w:t>
      </w:r>
      <w:r w:rsidRPr="009F5BCC">
        <w:t>)</w:t>
      </w:r>
      <w:bookmarkEnd w:id="2329"/>
    </w:p>
    <w:p w14:paraId="4D2A099A" w14:textId="1A59AE40" w:rsidR="009F5BCC" w:rsidRDefault="009F5BCC" w:rsidP="00CC09C5">
      <w:pPr>
        <w:pStyle w:val="NoSpacing"/>
        <w:spacing w:line="240" w:lineRule="atLeast"/>
      </w:pPr>
    </w:p>
    <w:p w14:paraId="620047C3" w14:textId="3408A256" w:rsidR="000C1B35" w:rsidRPr="006A59B7" w:rsidRDefault="000C1B35" w:rsidP="00CC09C5">
      <w:pPr>
        <w:spacing w:line="240" w:lineRule="atLeast"/>
        <w:jc w:val="center"/>
        <w:rPr>
          <w:b/>
          <w:bCs/>
        </w:rPr>
      </w:pPr>
      <w:r w:rsidRPr="00444AC1">
        <w:rPr>
          <w:b/>
          <w:bCs/>
        </w:rPr>
        <w:t>Table</w:t>
      </w:r>
      <w:r w:rsidR="00B569F4">
        <w:rPr>
          <w:b/>
          <w:bCs/>
        </w:rPr>
        <w:t>-26</w:t>
      </w:r>
      <w:r w:rsidRPr="00444AC1">
        <w:rPr>
          <w:b/>
          <w:bCs/>
        </w:rPr>
        <w:t xml:space="preserve"> </w:t>
      </w:r>
      <w:r w:rsidR="00DF7126">
        <w:rPr>
          <w:b/>
          <w:bCs/>
        </w:rPr>
        <w:t>Enable ANC Req</w:t>
      </w:r>
      <w:r w:rsidRPr="00444AC1">
        <w:rPr>
          <w:b/>
          <w:bCs/>
        </w:rPr>
        <w:t xml:space="preserve"> VIN Data</w:t>
      </w:r>
    </w:p>
    <w:p w14:paraId="3FCDFA60" w14:textId="77777777" w:rsidR="000C1B35" w:rsidRPr="00442914" w:rsidRDefault="000C1B35" w:rsidP="00CC09C5">
      <w:pPr>
        <w:spacing w:line="240" w:lineRule="atLeast"/>
        <w:rPr>
          <w:b/>
          <w:bCs/>
        </w:rPr>
      </w:pPr>
    </w:p>
    <w:tbl>
      <w:tblPr>
        <w:tblW w:w="81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70"/>
        <w:gridCol w:w="2690"/>
        <w:gridCol w:w="1440"/>
        <w:gridCol w:w="1440"/>
        <w:gridCol w:w="1440"/>
      </w:tblGrid>
      <w:tr w:rsidR="000C1B35" w:rsidRPr="00442914" w14:paraId="227C8966" w14:textId="77777777" w:rsidTr="00406CF1">
        <w:trPr>
          <w:trHeight w:val="300"/>
          <w:jc w:val="center"/>
        </w:trPr>
        <w:tc>
          <w:tcPr>
            <w:tcW w:w="1170" w:type="dxa"/>
            <w:shd w:val="clear" w:color="auto" w:fill="DBE5F1" w:themeFill="accent1" w:themeFillTint="33"/>
          </w:tcPr>
          <w:p w14:paraId="5C0B1C59" w14:textId="77777777" w:rsidR="000C1B35" w:rsidRPr="00442914" w:rsidRDefault="000C1B35" w:rsidP="00CC09C5">
            <w:pPr>
              <w:spacing w:line="240" w:lineRule="atLeast"/>
              <w:rPr>
                <w:rFonts w:eastAsia="Times New Roman" w:cs="Arial"/>
                <w:b/>
                <w:bCs/>
                <w:szCs w:val="20"/>
              </w:rPr>
            </w:pPr>
          </w:p>
        </w:tc>
        <w:tc>
          <w:tcPr>
            <w:tcW w:w="2690" w:type="dxa"/>
            <w:shd w:val="clear" w:color="auto" w:fill="DBE5F1"/>
            <w:vAlign w:val="center"/>
          </w:tcPr>
          <w:p w14:paraId="314B7C9E" w14:textId="77777777" w:rsidR="000C1B35" w:rsidRPr="00442914" w:rsidRDefault="000C1B35" w:rsidP="00CC09C5">
            <w:pPr>
              <w:spacing w:line="240" w:lineRule="atLeast"/>
              <w:rPr>
                <w:rFonts w:eastAsia="Times New Roman" w:cs="Arial"/>
                <w:color w:val="000000"/>
                <w:szCs w:val="20"/>
              </w:rPr>
            </w:pPr>
            <w:r w:rsidRPr="00442914">
              <w:rPr>
                <w:rFonts w:eastAsia="Times New Roman" w:cs="Arial"/>
                <w:b/>
                <w:bCs/>
                <w:szCs w:val="20"/>
              </w:rPr>
              <w:t>State Definition</w:t>
            </w:r>
          </w:p>
        </w:tc>
        <w:tc>
          <w:tcPr>
            <w:tcW w:w="1440" w:type="dxa"/>
            <w:shd w:val="clear" w:color="auto" w:fill="DBE5F1" w:themeFill="accent1" w:themeFillTint="33"/>
            <w:noWrap/>
            <w:vAlign w:val="center"/>
          </w:tcPr>
          <w:p w14:paraId="37F87DA9" w14:textId="77777777" w:rsidR="000C1B35" w:rsidRPr="00442914" w:rsidRDefault="000C1B35" w:rsidP="00CC09C5">
            <w:pPr>
              <w:spacing w:line="240" w:lineRule="atLeast"/>
              <w:rPr>
                <w:rFonts w:eastAsia="Times New Roman" w:cs="Arial"/>
                <w:color w:val="000000"/>
                <w:szCs w:val="20"/>
              </w:rPr>
            </w:pPr>
            <w:r>
              <w:rPr>
                <w:rFonts w:eastAsia="Times New Roman" w:cs="Arial"/>
                <w:b/>
                <w:bCs/>
                <w:szCs w:val="20"/>
              </w:rPr>
              <w:t>VIN Data</w:t>
            </w:r>
          </w:p>
        </w:tc>
        <w:tc>
          <w:tcPr>
            <w:tcW w:w="1440" w:type="dxa"/>
            <w:shd w:val="clear" w:color="auto" w:fill="DBE5F1" w:themeFill="accent1" w:themeFillTint="33"/>
          </w:tcPr>
          <w:p w14:paraId="52F98214" w14:textId="77777777" w:rsidR="000C1B35" w:rsidRDefault="000C1B35" w:rsidP="00CC09C5">
            <w:pPr>
              <w:spacing w:line="240" w:lineRule="atLeast"/>
              <w:rPr>
                <w:rFonts w:eastAsia="Times New Roman" w:cs="Arial"/>
                <w:b/>
                <w:bCs/>
                <w:szCs w:val="20"/>
              </w:rPr>
            </w:pPr>
            <w:r w:rsidRPr="005C1002">
              <w:rPr>
                <w:rFonts w:eastAsia="Times New Roman" w:cs="Arial"/>
                <w:b/>
                <w:bCs/>
                <w:szCs w:val="20"/>
              </w:rPr>
              <w:t>Tuning Tool Multiplier</w:t>
            </w:r>
          </w:p>
        </w:tc>
        <w:tc>
          <w:tcPr>
            <w:tcW w:w="1440" w:type="dxa"/>
            <w:shd w:val="clear" w:color="auto" w:fill="DBE5F1" w:themeFill="accent1" w:themeFillTint="33"/>
          </w:tcPr>
          <w:p w14:paraId="49001042" w14:textId="77777777" w:rsidR="000C1B35" w:rsidRDefault="000C1B35" w:rsidP="00CC09C5">
            <w:pPr>
              <w:spacing w:line="240" w:lineRule="atLeast"/>
              <w:rPr>
                <w:rFonts w:eastAsia="Times New Roman" w:cs="Arial"/>
                <w:b/>
                <w:bCs/>
                <w:szCs w:val="20"/>
              </w:rPr>
            </w:pPr>
            <w:r>
              <w:rPr>
                <w:rFonts w:eastAsia="Times New Roman" w:cs="Arial"/>
                <w:b/>
                <w:bCs/>
                <w:szCs w:val="20"/>
              </w:rPr>
              <w:t>Tool SED Value</w:t>
            </w:r>
          </w:p>
        </w:tc>
      </w:tr>
      <w:tr w:rsidR="000C1B35" w:rsidRPr="00442914" w14:paraId="1903688C" w14:textId="77777777" w:rsidTr="00406CF1">
        <w:trPr>
          <w:trHeight w:val="300"/>
          <w:jc w:val="center"/>
        </w:trPr>
        <w:tc>
          <w:tcPr>
            <w:tcW w:w="1170" w:type="dxa"/>
            <w:vAlign w:val="center"/>
          </w:tcPr>
          <w:p w14:paraId="1EAFC43B" w14:textId="77777777" w:rsidR="000C1B35" w:rsidRDefault="000C1B35" w:rsidP="00CC09C5">
            <w:pPr>
              <w:spacing w:line="240" w:lineRule="atLeast"/>
              <w:rPr>
                <w:rFonts w:eastAsia="Times New Roman" w:cs="Arial"/>
                <w:color w:val="000000"/>
                <w:szCs w:val="20"/>
              </w:rPr>
            </w:pPr>
            <w:r w:rsidRPr="005C1002">
              <w:rPr>
                <w:rFonts w:eastAsia="Times New Roman" w:cs="Arial"/>
                <w:b/>
                <w:bCs/>
                <w:color w:val="000000"/>
                <w:szCs w:val="20"/>
              </w:rPr>
              <w:t>Min</w:t>
            </w:r>
          </w:p>
        </w:tc>
        <w:tc>
          <w:tcPr>
            <w:tcW w:w="2690" w:type="dxa"/>
            <w:shd w:val="clear" w:color="auto" w:fill="auto"/>
            <w:vAlign w:val="center"/>
            <w:hideMark/>
          </w:tcPr>
          <w:p w14:paraId="5807CB6C" w14:textId="445FF254" w:rsidR="000C1B35" w:rsidRPr="00442914" w:rsidRDefault="000C1B35" w:rsidP="00CC09C5">
            <w:pPr>
              <w:spacing w:line="240" w:lineRule="atLeast"/>
              <w:rPr>
                <w:rFonts w:eastAsia="Times New Roman" w:cs="Arial"/>
                <w:color w:val="000000"/>
                <w:szCs w:val="20"/>
              </w:rPr>
            </w:pPr>
            <w:r>
              <w:rPr>
                <w:rFonts w:eastAsia="Times New Roman" w:cs="Arial"/>
                <w:color w:val="000000"/>
                <w:szCs w:val="20"/>
              </w:rPr>
              <w:t xml:space="preserve">Mute </w:t>
            </w:r>
            <w:r w:rsidR="00DF7126">
              <w:rPr>
                <w:rFonts w:eastAsia="Times New Roman" w:cs="Arial"/>
                <w:color w:val="000000"/>
                <w:szCs w:val="20"/>
              </w:rPr>
              <w:t>ANC</w:t>
            </w:r>
          </w:p>
        </w:tc>
        <w:tc>
          <w:tcPr>
            <w:tcW w:w="1440" w:type="dxa"/>
            <w:shd w:val="clear" w:color="auto" w:fill="auto"/>
            <w:noWrap/>
            <w:vAlign w:val="center"/>
            <w:hideMark/>
          </w:tcPr>
          <w:p w14:paraId="3E13CCB8" w14:textId="77777777" w:rsidR="000C1B35" w:rsidRPr="00442914" w:rsidRDefault="000C1B35" w:rsidP="00CC09C5">
            <w:pPr>
              <w:spacing w:line="240" w:lineRule="atLeast"/>
              <w:rPr>
                <w:rFonts w:eastAsia="Times New Roman" w:cs="Arial"/>
                <w:color w:val="000000"/>
                <w:szCs w:val="20"/>
              </w:rPr>
            </w:pPr>
            <w:r>
              <w:rPr>
                <w:rFonts w:eastAsia="Times New Roman" w:cs="Arial"/>
                <w:color w:val="000000"/>
                <w:szCs w:val="20"/>
              </w:rPr>
              <w:t>0</w:t>
            </w:r>
          </w:p>
        </w:tc>
        <w:tc>
          <w:tcPr>
            <w:tcW w:w="1440" w:type="dxa"/>
            <w:vMerge w:val="restart"/>
            <w:shd w:val="clear" w:color="auto" w:fill="D9D9D9" w:themeFill="background1" w:themeFillShade="D9"/>
            <w:vAlign w:val="center"/>
          </w:tcPr>
          <w:p w14:paraId="18A18A8F" w14:textId="77777777" w:rsidR="000C1B35" w:rsidRDefault="000C1B35" w:rsidP="00CC09C5">
            <w:pPr>
              <w:spacing w:line="240" w:lineRule="atLeast"/>
              <w:rPr>
                <w:rFonts w:eastAsia="Times New Roman" w:cs="Arial"/>
                <w:color w:val="000000"/>
                <w:szCs w:val="20"/>
              </w:rPr>
            </w:pPr>
            <w:r>
              <w:rPr>
                <w:rFonts w:eastAsia="Times New Roman" w:cs="Arial"/>
                <w:color w:val="000000"/>
                <w:szCs w:val="20"/>
              </w:rPr>
              <w:t>1</w:t>
            </w:r>
          </w:p>
        </w:tc>
        <w:tc>
          <w:tcPr>
            <w:tcW w:w="1440" w:type="dxa"/>
            <w:shd w:val="clear" w:color="auto" w:fill="D9D9D9" w:themeFill="background1" w:themeFillShade="D9"/>
            <w:vAlign w:val="center"/>
          </w:tcPr>
          <w:p w14:paraId="084D5004" w14:textId="77777777" w:rsidR="000C1B35" w:rsidRDefault="000C1B35" w:rsidP="00CC09C5">
            <w:pPr>
              <w:spacing w:line="240" w:lineRule="atLeast"/>
              <w:rPr>
                <w:rFonts w:eastAsia="Times New Roman" w:cs="Arial"/>
                <w:color w:val="000000"/>
                <w:szCs w:val="20"/>
              </w:rPr>
            </w:pPr>
            <w:r>
              <w:rPr>
                <w:rFonts w:eastAsia="Times New Roman" w:cs="Arial"/>
                <w:color w:val="000000"/>
                <w:szCs w:val="20"/>
              </w:rPr>
              <w:t>0</w:t>
            </w:r>
          </w:p>
        </w:tc>
      </w:tr>
      <w:tr w:rsidR="000C1B35" w:rsidRPr="00442914" w14:paraId="4DDED36E" w14:textId="77777777" w:rsidTr="00406CF1">
        <w:trPr>
          <w:trHeight w:val="300"/>
          <w:jc w:val="center"/>
        </w:trPr>
        <w:tc>
          <w:tcPr>
            <w:tcW w:w="1170" w:type="dxa"/>
            <w:vAlign w:val="center"/>
          </w:tcPr>
          <w:p w14:paraId="32CE7417" w14:textId="77777777" w:rsidR="000C1B35" w:rsidRDefault="000C1B35" w:rsidP="00CC09C5">
            <w:pPr>
              <w:spacing w:line="240" w:lineRule="atLeast"/>
              <w:rPr>
                <w:rFonts w:eastAsia="Times New Roman" w:cs="Arial"/>
                <w:color w:val="000000"/>
                <w:szCs w:val="20"/>
              </w:rPr>
            </w:pPr>
            <w:r w:rsidRPr="005C1002">
              <w:rPr>
                <w:rFonts w:eastAsia="Times New Roman" w:cs="Arial"/>
                <w:b/>
                <w:bCs/>
                <w:color w:val="000000"/>
                <w:szCs w:val="20"/>
              </w:rPr>
              <w:t>Max</w:t>
            </w:r>
          </w:p>
        </w:tc>
        <w:tc>
          <w:tcPr>
            <w:tcW w:w="2690" w:type="dxa"/>
            <w:shd w:val="clear" w:color="auto" w:fill="auto"/>
            <w:vAlign w:val="center"/>
            <w:hideMark/>
          </w:tcPr>
          <w:p w14:paraId="354856CB" w14:textId="3106682E" w:rsidR="000C1B35" w:rsidRPr="00442914" w:rsidRDefault="000C1B35" w:rsidP="00CC09C5">
            <w:pPr>
              <w:spacing w:line="240" w:lineRule="atLeast"/>
              <w:rPr>
                <w:rFonts w:eastAsia="Times New Roman" w:cs="Arial"/>
                <w:color w:val="000000"/>
                <w:szCs w:val="20"/>
              </w:rPr>
            </w:pPr>
            <w:r>
              <w:rPr>
                <w:rFonts w:eastAsia="Times New Roman" w:cs="Arial"/>
                <w:color w:val="000000"/>
                <w:szCs w:val="20"/>
              </w:rPr>
              <w:t>Unmute</w:t>
            </w:r>
            <w:r w:rsidR="00DF7126">
              <w:rPr>
                <w:rFonts w:eastAsia="Times New Roman" w:cs="Arial"/>
                <w:color w:val="000000"/>
                <w:szCs w:val="20"/>
              </w:rPr>
              <w:t>/Enable ANC</w:t>
            </w:r>
          </w:p>
        </w:tc>
        <w:tc>
          <w:tcPr>
            <w:tcW w:w="1440" w:type="dxa"/>
            <w:shd w:val="clear" w:color="auto" w:fill="auto"/>
            <w:noWrap/>
            <w:vAlign w:val="center"/>
            <w:hideMark/>
          </w:tcPr>
          <w:p w14:paraId="33368BAE" w14:textId="77777777" w:rsidR="000C1B35" w:rsidRPr="00442914" w:rsidRDefault="000C1B35" w:rsidP="00CC09C5">
            <w:pPr>
              <w:spacing w:line="240" w:lineRule="atLeast"/>
              <w:rPr>
                <w:rFonts w:eastAsia="Times New Roman" w:cs="Arial"/>
                <w:color w:val="000000"/>
                <w:szCs w:val="20"/>
              </w:rPr>
            </w:pPr>
            <w:r>
              <w:rPr>
                <w:rFonts w:eastAsia="Times New Roman" w:cs="Arial"/>
                <w:color w:val="000000"/>
                <w:szCs w:val="20"/>
              </w:rPr>
              <w:t>1</w:t>
            </w:r>
          </w:p>
        </w:tc>
        <w:tc>
          <w:tcPr>
            <w:tcW w:w="1440" w:type="dxa"/>
            <w:vMerge/>
            <w:shd w:val="clear" w:color="auto" w:fill="D9D9D9" w:themeFill="background1" w:themeFillShade="D9"/>
          </w:tcPr>
          <w:p w14:paraId="4E995532" w14:textId="77777777" w:rsidR="000C1B35" w:rsidRDefault="000C1B35" w:rsidP="00CC09C5">
            <w:pPr>
              <w:spacing w:line="240" w:lineRule="atLeast"/>
              <w:rPr>
                <w:rFonts w:eastAsia="Times New Roman" w:cs="Arial"/>
                <w:color w:val="000000"/>
                <w:szCs w:val="20"/>
              </w:rPr>
            </w:pPr>
          </w:p>
        </w:tc>
        <w:tc>
          <w:tcPr>
            <w:tcW w:w="1440" w:type="dxa"/>
            <w:shd w:val="clear" w:color="auto" w:fill="D9D9D9" w:themeFill="background1" w:themeFillShade="D9"/>
            <w:vAlign w:val="center"/>
          </w:tcPr>
          <w:p w14:paraId="6B6647D6" w14:textId="77777777" w:rsidR="000C1B35" w:rsidRDefault="000C1B35" w:rsidP="00CC09C5">
            <w:pPr>
              <w:spacing w:line="240" w:lineRule="atLeast"/>
              <w:rPr>
                <w:rFonts w:eastAsia="Times New Roman" w:cs="Arial"/>
                <w:color w:val="000000"/>
                <w:szCs w:val="20"/>
              </w:rPr>
            </w:pPr>
            <w:r>
              <w:rPr>
                <w:rFonts w:eastAsia="Times New Roman" w:cs="Arial"/>
                <w:color w:val="000000"/>
                <w:szCs w:val="20"/>
              </w:rPr>
              <w:t>1</w:t>
            </w:r>
          </w:p>
        </w:tc>
      </w:tr>
    </w:tbl>
    <w:p w14:paraId="7861F202" w14:textId="77777777" w:rsidR="000C1B35" w:rsidRDefault="000C1B35" w:rsidP="00CC09C5">
      <w:pPr>
        <w:spacing w:line="240" w:lineRule="atLeast"/>
      </w:pPr>
    </w:p>
    <w:p w14:paraId="608E28C4" w14:textId="77777777" w:rsidR="000C1B35" w:rsidRDefault="000C1B35" w:rsidP="00CC09C5">
      <w:pPr>
        <w:pStyle w:val="NoSpacing"/>
        <w:spacing w:line="240" w:lineRule="atLeast"/>
      </w:pPr>
    </w:p>
    <w:p w14:paraId="7D7E994C" w14:textId="55EAB116" w:rsidR="007C720D" w:rsidRDefault="007C720D" w:rsidP="00CC09C5">
      <w:pPr>
        <w:pStyle w:val="NoSpacing"/>
        <w:spacing w:line="240" w:lineRule="atLeast"/>
      </w:pPr>
    </w:p>
    <w:p w14:paraId="45D1FE18" w14:textId="6F009DC0" w:rsidR="00154112" w:rsidRDefault="00154112" w:rsidP="00CC09C5">
      <w:pPr>
        <w:pStyle w:val="Heading2"/>
        <w:spacing w:line="240" w:lineRule="atLeast"/>
      </w:pPr>
      <w:bookmarkStart w:id="2330" w:name="_Toc105779446"/>
      <w:r w:rsidRPr="009F5BCC">
        <w:t xml:space="preserve">Enable </w:t>
      </w:r>
      <w:r>
        <w:t>PS</w:t>
      </w:r>
      <w:r w:rsidRPr="009F5BCC">
        <w:t xml:space="preserve"> </w:t>
      </w:r>
      <w:proofErr w:type="gramStart"/>
      <w:r w:rsidRPr="009F5BCC">
        <w:t>Req  (</w:t>
      </w:r>
      <w:proofErr w:type="gramEnd"/>
      <w:r w:rsidRPr="009F5BCC">
        <w:t xml:space="preserve">Enable </w:t>
      </w:r>
      <w:r>
        <w:t>Propulsion Sound</w:t>
      </w:r>
      <w:r w:rsidRPr="009F5BCC">
        <w:t>)</w:t>
      </w:r>
      <w:bookmarkEnd w:id="2330"/>
    </w:p>
    <w:p w14:paraId="240DC48D" w14:textId="77777777" w:rsidR="00154112" w:rsidRDefault="00154112" w:rsidP="00CC09C5">
      <w:pPr>
        <w:pStyle w:val="NoSpacing"/>
        <w:spacing w:line="240" w:lineRule="atLeast"/>
      </w:pPr>
    </w:p>
    <w:p w14:paraId="3F3A19EF" w14:textId="63CBC5F0" w:rsidR="00154112" w:rsidRPr="006A59B7" w:rsidRDefault="00154112" w:rsidP="00CC09C5">
      <w:pPr>
        <w:spacing w:line="240" w:lineRule="atLeast"/>
        <w:jc w:val="center"/>
        <w:rPr>
          <w:b/>
          <w:bCs/>
        </w:rPr>
      </w:pPr>
      <w:r w:rsidRPr="00444AC1">
        <w:rPr>
          <w:b/>
          <w:bCs/>
        </w:rPr>
        <w:t>Table</w:t>
      </w:r>
      <w:r w:rsidR="00FF44CA">
        <w:rPr>
          <w:b/>
          <w:bCs/>
        </w:rPr>
        <w:t>-27</w:t>
      </w:r>
      <w:r w:rsidRPr="00444AC1">
        <w:rPr>
          <w:b/>
          <w:bCs/>
        </w:rPr>
        <w:t xml:space="preserve"> </w:t>
      </w:r>
      <w:r>
        <w:rPr>
          <w:b/>
          <w:bCs/>
        </w:rPr>
        <w:t xml:space="preserve">Enable </w:t>
      </w:r>
      <w:r w:rsidR="00F8694F">
        <w:rPr>
          <w:b/>
          <w:bCs/>
        </w:rPr>
        <w:t>PS</w:t>
      </w:r>
      <w:r>
        <w:rPr>
          <w:b/>
          <w:bCs/>
        </w:rPr>
        <w:t xml:space="preserve"> Req</w:t>
      </w:r>
      <w:r w:rsidRPr="00444AC1">
        <w:rPr>
          <w:b/>
          <w:bCs/>
        </w:rPr>
        <w:t xml:space="preserve"> VIN Data</w:t>
      </w:r>
    </w:p>
    <w:p w14:paraId="3301AEF5" w14:textId="77777777" w:rsidR="00154112" w:rsidRPr="00442914" w:rsidRDefault="00154112" w:rsidP="00CC09C5">
      <w:pPr>
        <w:spacing w:line="240" w:lineRule="atLeast"/>
        <w:rPr>
          <w:b/>
          <w:bCs/>
        </w:rPr>
      </w:pPr>
    </w:p>
    <w:tbl>
      <w:tblPr>
        <w:tblW w:w="81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70"/>
        <w:gridCol w:w="2690"/>
        <w:gridCol w:w="1440"/>
        <w:gridCol w:w="1440"/>
        <w:gridCol w:w="1440"/>
      </w:tblGrid>
      <w:tr w:rsidR="00154112" w:rsidRPr="00442914" w14:paraId="553DE74B" w14:textId="77777777" w:rsidTr="00406CF1">
        <w:trPr>
          <w:trHeight w:val="300"/>
          <w:jc w:val="center"/>
        </w:trPr>
        <w:tc>
          <w:tcPr>
            <w:tcW w:w="1170" w:type="dxa"/>
            <w:shd w:val="clear" w:color="auto" w:fill="DBE5F1" w:themeFill="accent1" w:themeFillTint="33"/>
          </w:tcPr>
          <w:p w14:paraId="62A1AB44" w14:textId="77777777" w:rsidR="00154112" w:rsidRPr="00442914" w:rsidRDefault="00154112" w:rsidP="00CC09C5">
            <w:pPr>
              <w:spacing w:line="240" w:lineRule="atLeast"/>
              <w:rPr>
                <w:rFonts w:eastAsia="Times New Roman" w:cs="Arial"/>
                <w:b/>
                <w:bCs/>
                <w:szCs w:val="20"/>
              </w:rPr>
            </w:pPr>
          </w:p>
        </w:tc>
        <w:tc>
          <w:tcPr>
            <w:tcW w:w="2690" w:type="dxa"/>
            <w:shd w:val="clear" w:color="auto" w:fill="DBE5F1"/>
            <w:vAlign w:val="center"/>
          </w:tcPr>
          <w:p w14:paraId="6F344DBB" w14:textId="77777777" w:rsidR="00154112" w:rsidRPr="00442914" w:rsidRDefault="00154112" w:rsidP="00CC09C5">
            <w:pPr>
              <w:spacing w:line="240" w:lineRule="atLeast"/>
              <w:rPr>
                <w:rFonts w:eastAsia="Times New Roman" w:cs="Arial"/>
                <w:color w:val="000000"/>
                <w:szCs w:val="20"/>
              </w:rPr>
            </w:pPr>
            <w:r w:rsidRPr="00442914">
              <w:rPr>
                <w:rFonts w:eastAsia="Times New Roman" w:cs="Arial"/>
                <w:b/>
                <w:bCs/>
                <w:szCs w:val="20"/>
              </w:rPr>
              <w:t>State Definition</w:t>
            </w:r>
          </w:p>
        </w:tc>
        <w:tc>
          <w:tcPr>
            <w:tcW w:w="1440" w:type="dxa"/>
            <w:shd w:val="clear" w:color="auto" w:fill="DBE5F1" w:themeFill="accent1" w:themeFillTint="33"/>
            <w:noWrap/>
            <w:vAlign w:val="center"/>
          </w:tcPr>
          <w:p w14:paraId="4496ECB4" w14:textId="77777777" w:rsidR="00154112" w:rsidRPr="00442914" w:rsidRDefault="00154112" w:rsidP="00CC09C5">
            <w:pPr>
              <w:spacing w:line="240" w:lineRule="atLeast"/>
              <w:rPr>
                <w:rFonts w:eastAsia="Times New Roman" w:cs="Arial"/>
                <w:color w:val="000000"/>
                <w:szCs w:val="20"/>
              </w:rPr>
            </w:pPr>
            <w:r>
              <w:rPr>
                <w:rFonts w:eastAsia="Times New Roman" w:cs="Arial"/>
                <w:b/>
                <w:bCs/>
                <w:szCs w:val="20"/>
              </w:rPr>
              <w:t>VIN Data</w:t>
            </w:r>
          </w:p>
        </w:tc>
        <w:tc>
          <w:tcPr>
            <w:tcW w:w="1440" w:type="dxa"/>
            <w:shd w:val="clear" w:color="auto" w:fill="DBE5F1" w:themeFill="accent1" w:themeFillTint="33"/>
          </w:tcPr>
          <w:p w14:paraId="6D039346" w14:textId="77777777" w:rsidR="00154112" w:rsidRDefault="00154112" w:rsidP="00CC09C5">
            <w:pPr>
              <w:spacing w:line="240" w:lineRule="atLeast"/>
              <w:rPr>
                <w:rFonts w:eastAsia="Times New Roman" w:cs="Arial"/>
                <w:b/>
                <w:bCs/>
                <w:szCs w:val="20"/>
              </w:rPr>
            </w:pPr>
            <w:r w:rsidRPr="005C1002">
              <w:rPr>
                <w:rFonts w:eastAsia="Times New Roman" w:cs="Arial"/>
                <w:b/>
                <w:bCs/>
                <w:szCs w:val="20"/>
              </w:rPr>
              <w:t>Tuning Tool Multiplier</w:t>
            </w:r>
          </w:p>
        </w:tc>
        <w:tc>
          <w:tcPr>
            <w:tcW w:w="1440" w:type="dxa"/>
            <w:shd w:val="clear" w:color="auto" w:fill="DBE5F1" w:themeFill="accent1" w:themeFillTint="33"/>
          </w:tcPr>
          <w:p w14:paraId="3D35D51F" w14:textId="77777777" w:rsidR="00154112" w:rsidRDefault="00154112" w:rsidP="00CC09C5">
            <w:pPr>
              <w:spacing w:line="240" w:lineRule="atLeast"/>
              <w:rPr>
                <w:rFonts w:eastAsia="Times New Roman" w:cs="Arial"/>
                <w:b/>
                <w:bCs/>
                <w:szCs w:val="20"/>
              </w:rPr>
            </w:pPr>
            <w:r>
              <w:rPr>
                <w:rFonts w:eastAsia="Times New Roman" w:cs="Arial"/>
                <w:b/>
                <w:bCs/>
                <w:szCs w:val="20"/>
              </w:rPr>
              <w:t>Tool SED Value</w:t>
            </w:r>
          </w:p>
        </w:tc>
      </w:tr>
      <w:tr w:rsidR="00154112" w:rsidRPr="00442914" w14:paraId="15AF586C" w14:textId="77777777" w:rsidTr="00406CF1">
        <w:trPr>
          <w:trHeight w:val="300"/>
          <w:jc w:val="center"/>
        </w:trPr>
        <w:tc>
          <w:tcPr>
            <w:tcW w:w="1170" w:type="dxa"/>
            <w:vAlign w:val="center"/>
          </w:tcPr>
          <w:p w14:paraId="42DF0AB4" w14:textId="77777777" w:rsidR="00154112" w:rsidRDefault="00154112" w:rsidP="00CC09C5">
            <w:pPr>
              <w:spacing w:line="240" w:lineRule="atLeast"/>
              <w:rPr>
                <w:rFonts w:eastAsia="Times New Roman" w:cs="Arial"/>
                <w:color w:val="000000"/>
                <w:szCs w:val="20"/>
              </w:rPr>
            </w:pPr>
            <w:r w:rsidRPr="005C1002">
              <w:rPr>
                <w:rFonts w:eastAsia="Times New Roman" w:cs="Arial"/>
                <w:b/>
                <w:bCs/>
                <w:color w:val="000000"/>
                <w:szCs w:val="20"/>
              </w:rPr>
              <w:t>Min</w:t>
            </w:r>
          </w:p>
        </w:tc>
        <w:tc>
          <w:tcPr>
            <w:tcW w:w="2690" w:type="dxa"/>
            <w:shd w:val="clear" w:color="auto" w:fill="auto"/>
            <w:vAlign w:val="center"/>
            <w:hideMark/>
          </w:tcPr>
          <w:p w14:paraId="01AA68CC" w14:textId="0B4ADC85" w:rsidR="00154112" w:rsidRPr="00442914" w:rsidRDefault="00154112" w:rsidP="00CC09C5">
            <w:pPr>
              <w:spacing w:line="240" w:lineRule="atLeast"/>
              <w:rPr>
                <w:rFonts w:eastAsia="Times New Roman" w:cs="Arial"/>
                <w:color w:val="000000"/>
                <w:szCs w:val="20"/>
              </w:rPr>
            </w:pPr>
            <w:r>
              <w:rPr>
                <w:rFonts w:eastAsia="Times New Roman" w:cs="Arial"/>
                <w:color w:val="000000"/>
                <w:szCs w:val="20"/>
              </w:rPr>
              <w:t>Mute Propulsion Sound</w:t>
            </w:r>
          </w:p>
        </w:tc>
        <w:tc>
          <w:tcPr>
            <w:tcW w:w="1440" w:type="dxa"/>
            <w:shd w:val="clear" w:color="auto" w:fill="auto"/>
            <w:noWrap/>
            <w:vAlign w:val="center"/>
            <w:hideMark/>
          </w:tcPr>
          <w:p w14:paraId="0182FF94" w14:textId="77777777" w:rsidR="00154112" w:rsidRPr="00442914" w:rsidRDefault="00154112" w:rsidP="00CC09C5">
            <w:pPr>
              <w:spacing w:line="240" w:lineRule="atLeast"/>
              <w:rPr>
                <w:rFonts w:eastAsia="Times New Roman" w:cs="Arial"/>
                <w:color w:val="000000"/>
                <w:szCs w:val="20"/>
              </w:rPr>
            </w:pPr>
            <w:r>
              <w:rPr>
                <w:rFonts w:eastAsia="Times New Roman" w:cs="Arial"/>
                <w:color w:val="000000"/>
                <w:szCs w:val="20"/>
              </w:rPr>
              <w:t>0</w:t>
            </w:r>
          </w:p>
        </w:tc>
        <w:tc>
          <w:tcPr>
            <w:tcW w:w="1440" w:type="dxa"/>
            <w:vMerge w:val="restart"/>
            <w:shd w:val="clear" w:color="auto" w:fill="D9D9D9" w:themeFill="background1" w:themeFillShade="D9"/>
            <w:vAlign w:val="center"/>
          </w:tcPr>
          <w:p w14:paraId="19937D5A" w14:textId="77777777" w:rsidR="00154112" w:rsidRDefault="00154112" w:rsidP="00CC09C5">
            <w:pPr>
              <w:spacing w:line="240" w:lineRule="atLeast"/>
              <w:rPr>
                <w:rFonts w:eastAsia="Times New Roman" w:cs="Arial"/>
                <w:color w:val="000000"/>
                <w:szCs w:val="20"/>
              </w:rPr>
            </w:pPr>
            <w:r>
              <w:rPr>
                <w:rFonts w:eastAsia="Times New Roman" w:cs="Arial"/>
                <w:color w:val="000000"/>
                <w:szCs w:val="20"/>
              </w:rPr>
              <w:t>1</w:t>
            </w:r>
          </w:p>
        </w:tc>
        <w:tc>
          <w:tcPr>
            <w:tcW w:w="1440" w:type="dxa"/>
            <w:shd w:val="clear" w:color="auto" w:fill="D9D9D9" w:themeFill="background1" w:themeFillShade="D9"/>
            <w:vAlign w:val="center"/>
          </w:tcPr>
          <w:p w14:paraId="4A3CB317" w14:textId="77777777" w:rsidR="00154112" w:rsidRDefault="00154112" w:rsidP="00CC09C5">
            <w:pPr>
              <w:spacing w:line="240" w:lineRule="atLeast"/>
              <w:rPr>
                <w:rFonts w:eastAsia="Times New Roman" w:cs="Arial"/>
                <w:color w:val="000000"/>
                <w:szCs w:val="20"/>
              </w:rPr>
            </w:pPr>
            <w:r>
              <w:rPr>
                <w:rFonts w:eastAsia="Times New Roman" w:cs="Arial"/>
                <w:color w:val="000000"/>
                <w:szCs w:val="20"/>
              </w:rPr>
              <w:t>0</w:t>
            </w:r>
          </w:p>
        </w:tc>
      </w:tr>
      <w:tr w:rsidR="00154112" w:rsidRPr="00442914" w14:paraId="67F6B00F" w14:textId="77777777" w:rsidTr="00406CF1">
        <w:trPr>
          <w:trHeight w:val="300"/>
          <w:jc w:val="center"/>
        </w:trPr>
        <w:tc>
          <w:tcPr>
            <w:tcW w:w="1170" w:type="dxa"/>
            <w:vAlign w:val="center"/>
          </w:tcPr>
          <w:p w14:paraId="02DFF5D7" w14:textId="77777777" w:rsidR="00154112" w:rsidRDefault="00154112" w:rsidP="00CC09C5">
            <w:pPr>
              <w:spacing w:line="240" w:lineRule="atLeast"/>
              <w:rPr>
                <w:rFonts w:eastAsia="Times New Roman" w:cs="Arial"/>
                <w:color w:val="000000"/>
                <w:szCs w:val="20"/>
              </w:rPr>
            </w:pPr>
            <w:r w:rsidRPr="005C1002">
              <w:rPr>
                <w:rFonts w:eastAsia="Times New Roman" w:cs="Arial"/>
                <w:b/>
                <w:bCs/>
                <w:color w:val="000000"/>
                <w:szCs w:val="20"/>
              </w:rPr>
              <w:t>Max</w:t>
            </w:r>
          </w:p>
        </w:tc>
        <w:tc>
          <w:tcPr>
            <w:tcW w:w="2690" w:type="dxa"/>
            <w:shd w:val="clear" w:color="auto" w:fill="auto"/>
            <w:vAlign w:val="center"/>
            <w:hideMark/>
          </w:tcPr>
          <w:p w14:paraId="64E6DAF9" w14:textId="5E018F0A" w:rsidR="00154112" w:rsidRPr="00442914" w:rsidRDefault="00154112" w:rsidP="00CC09C5">
            <w:pPr>
              <w:spacing w:line="240" w:lineRule="atLeast"/>
              <w:rPr>
                <w:rFonts w:eastAsia="Times New Roman" w:cs="Arial"/>
                <w:color w:val="000000"/>
                <w:szCs w:val="20"/>
              </w:rPr>
            </w:pPr>
            <w:r>
              <w:rPr>
                <w:rFonts w:eastAsia="Times New Roman" w:cs="Arial"/>
                <w:color w:val="000000"/>
                <w:szCs w:val="20"/>
              </w:rPr>
              <w:t>Unmute/Enable Propulsion Sound</w:t>
            </w:r>
          </w:p>
        </w:tc>
        <w:tc>
          <w:tcPr>
            <w:tcW w:w="1440" w:type="dxa"/>
            <w:shd w:val="clear" w:color="auto" w:fill="auto"/>
            <w:noWrap/>
            <w:vAlign w:val="center"/>
            <w:hideMark/>
          </w:tcPr>
          <w:p w14:paraId="076B6033" w14:textId="77777777" w:rsidR="00154112" w:rsidRPr="00442914" w:rsidRDefault="00154112" w:rsidP="00CC09C5">
            <w:pPr>
              <w:spacing w:line="240" w:lineRule="atLeast"/>
              <w:rPr>
                <w:rFonts w:eastAsia="Times New Roman" w:cs="Arial"/>
                <w:color w:val="000000"/>
                <w:szCs w:val="20"/>
              </w:rPr>
            </w:pPr>
            <w:r>
              <w:rPr>
                <w:rFonts w:eastAsia="Times New Roman" w:cs="Arial"/>
                <w:color w:val="000000"/>
                <w:szCs w:val="20"/>
              </w:rPr>
              <w:t>1</w:t>
            </w:r>
          </w:p>
        </w:tc>
        <w:tc>
          <w:tcPr>
            <w:tcW w:w="1440" w:type="dxa"/>
            <w:vMerge/>
            <w:shd w:val="clear" w:color="auto" w:fill="D9D9D9" w:themeFill="background1" w:themeFillShade="D9"/>
          </w:tcPr>
          <w:p w14:paraId="3D56318F" w14:textId="77777777" w:rsidR="00154112" w:rsidRDefault="00154112" w:rsidP="00CC09C5">
            <w:pPr>
              <w:spacing w:line="240" w:lineRule="atLeast"/>
              <w:rPr>
                <w:rFonts w:eastAsia="Times New Roman" w:cs="Arial"/>
                <w:color w:val="000000"/>
                <w:szCs w:val="20"/>
              </w:rPr>
            </w:pPr>
          </w:p>
        </w:tc>
        <w:tc>
          <w:tcPr>
            <w:tcW w:w="1440" w:type="dxa"/>
            <w:shd w:val="clear" w:color="auto" w:fill="D9D9D9" w:themeFill="background1" w:themeFillShade="D9"/>
            <w:vAlign w:val="center"/>
          </w:tcPr>
          <w:p w14:paraId="2EB81B29" w14:textId="77777777" w:rsidR="00154112" w:rsidRDefault="00154112" w:rsidP="00CC09C5">
            <w:pPr>
              <w:spacing w:line="240" w:lineRule="atLeast"/>
              <w:rPr>
                <w:rFonts w:eastAsia="Times New Roman" w:cs="Arial"/>
                <w:color w:val="000000"/>
                <w:szCs w:val="20"/>
              </w:rPr>
            </w:pPr>
            <w:r>
              <w:rPr>
                <w:rFonts w:eastAsia="Times New Roman" w:cs="Arial"/>
                <w:color w:val="000000"/>
                <w:szCs w:val="20"/>
              </w:rPr>
              <w:t>1</w:t>
            </w:r>
          </w:p>
        </w:tc>
      </w:tr>
    </w:tbl>
    <w:p w14:paraId="7DCD2A2E" w14:textId="77777777" w:rsidR="00154112" w:rsidRDefault="00154112" w:rsidP="00CC09C5">
      <w:pPr>
        <w:spacing w:line="240" w:lineRule="atLeast"/>
      </w:pPr>
    </w:p>
    <w:p w14:paraId="27986ABE" w14:textId="1D43B505" w:rsidR="007C720D" w:rsidRDefault="007C720D" w:rsidP="00CC09C5">
      <w:pPr>
        <w:pStyle w:val="NoSpacing"/>
        <w:spacing w:line="240" w:lineRule="atLeast"/>
      </w:pPr>
    </w:p>
    <w:p w14:paraId="5E308A99" w14:textId="6D7199E6" w:rsidR="00AB7D01" w:rsidRDefault="00AB7D01" w:rsidP="00CC09C5">
      <w:pPr>
        <w:pStyle w:val="Heading2"/>
        <w:spacing w:line="240" w:lineRule="atLeast"/>
      </w:pPr>
      <w:bookmarkStart w:id="2331" w:name="_Toc105779447"/>
      <w:r w:rsidRPr="009F5BCC">
        <w:t xml:space="preserve">Enable </w:t>
      </w:r>
      <w:r w:rsidR="00F8694F">
        <w:t>AVAS</w:t>
      </w:r>
      <w:r w:rsidRPr="009F5BCC">
        <w:t xml:space="preserve"> </w:t>
      </w:r>
      <w:proofErr w:type="gramStart"/>
      <w:r w:rsidRPr="009F5BCC">
        <w:t>Req  (</w:t>
      </w:r>
      <w:proofErr w:type="gramEnd"/>
      <w:r w:rsidRPr="009F5BCC">
        <w:t xml:space="preserve">Enable </w:t>
      </w:r>
      <w:r w:rsidR="00F8694F">
        <w:t>AVAS</w:t>
      </w:r>
      <w:r w:rsidRPr="009F5BCC">
        <w:t>)</w:t>
      </w:r>
      <w:bookmarkEnd w:id="2331"/>
    </w:p>
    <w:p w14:paraId="0741F783" w14:textId="77777777" w:rsidR="00AB7D01" w:rsidRDefault="00AB7D01" w:rsidP="00CC09C5">
      <w:pPr>
        <w:pStyle w:val="NoSpacing"/>
        <w:spacing w:line="240" w:lineRule="atLeast"/>
      </w:pPr>
    </w:p>
    <w:p w14:paraId="08C10D99" w14:textId="4B3295BD" w:rsidR="00AB7D01" w:rsidRPr="006A59B7" w:rsidRDefault="00AB7D01" w:rsidP="00CC09C5">
      <w:pPr>
        <w:spacing w:line="240" w:lineRule="atLeast"/>
        <w:jc w:val="center"/>
        <w:rPr>
          <w:b/>
          <w:bCs/>
        </w:rPr>
      </w:pPr>
      <w:r w:rsidRPr="00444AC1">
        <w:rPr>
          <w:b/>
          <w:bCs/>
        </w:rPr>
        <w:t>Table</w:t>
      </w:r>
      <w:r w:rsidR="00FF44CA">
        <w:rPr>
          <w:b/>
          <w:bCs/>
        </w:rPr>
        <w:t>-28</w:t>
      </w:r>
      <w:r w:rsidRPr="00444AC1">
        <w:rPr>
          <w:b/>
          <w:bCs/>
        </w:rPr>
        <w:t xml:space="preserve"> </w:t>
      </w:r>
      <w:r>
        <w:rPr>
          <w:b/>
          <w:bCs/>
        </w:rPr>
        <w:t xml:space="preserve">Enable </w:t>
      </w:r>
      <w:r w:rsidR="00F8694F">
        <w:rPr>
          <w:b/>
          <w:bCs/>
        </w:rPr>
        <w:t>AVAS</w:t>
      </w:r>
      <w:r>
        <w:rPr>
          <w:b/>
          <w:bCs/>
        </w:rPr>
        <w:t xml:space="preserve"> Req</w:t>
      </w:r>
      <w:r w:rsidRPr="00444AC1">
        <w:rPr>
          <w:b/>
          <w:bCs/>
        </w:rPr>
        <w:t xml:space="preserve"> VIN Data</w:t>
      </w:r>
    </w:p>
    <w:p w14:paraId="7133521D" w14:textId="77777777" w:rsidR="00AB7D01" w:rsidRPr="00442914" w:rsidRDefault="00AB7D01" w:rsidP="00CC09C5">
      <w:pPr>
        <w:spacing w:line="240" w:lineRule="atLeast"/>
        <w:rPr>
          <w:b/>
          <w:bCs/>
        </w:rPr>
      </w:pPr>
    </w:p>
    <w:tbl>
      <w:tblPr>
        <w:tblW w:w="81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70"/>
        <w:gridCol w:w="2690"/>
        <w:gridCol w:w="1440"/>
        <w:gridCol w:w="1440"/>
        <w:gridCol w:w="1440"/>
      </w:tblGrid>
      <w:tr w:rsidR="00AB7D01" w:rsidRPr="00442914" w14:paraId="16C3471F" w14:textId="77777777" w:rsidTr="00406CF1">
        <w:trPr>
          <w:trHeight w:val="300"/>
          <w:jc w:val="center"/>
        </w:trPr>
        <w:tc>
          <w:tcPr>
            <w:tcW w:w="1170" w:type="dxa"/>
            <w:shd w:val="clear" w:color="auto" w:fill="DBE5F1" w:themeFill="accent1" w:themeFillTint="33"/>
          </w:tcPr>
          <w:p w14:paraId="58E210D4" w14:textId="77777777" w:rsidR="00AB7D01" w:rsidRPr="00442914" w:rsidRDefault="00AB7D01" w:rsidP="00CC09C5">
            <w:pPr>
              <w:spacing w:line="240" w:lineRule="atLeast"/>
              <w:rPr>
                <w:rFonts w:eastAsia="Times New Roman" w:cs="Arial"/>
                <w:b/>
                <w:bCs/>
                <w:szCs w:val="20"/>
              </w:rPr>
            </w:pPr>
          </w:p>
        </w:tc>
        <w:tc>
          <w:tcPr>
            <w:tcW w:w="2690" w:type="dxa"/>
            <w:shd w:val="clear" w:color="auto" w:fill="DBE5F1"/>
            <w:vAlign w:val="center"/>
          </w:tcPr>
          <w:p w14:paraId="73AC7D3D" w14:textId="77777777" w:rsidR="00AB7D01" w:rsidRPr="00442914" w:rsidRDefault="00AB7D01" w:rsidP="00CC09C5">
            <w:pPr>
              <w:spacing w:line="240" w:lineRule="atLeast"/>
              <w:rPr>
                <w:rFonts w:eastAsia="Times New Roman" w:cs="Arial"/>
                <w:color w:val="000000"/>
                <w:szCs w:val="20"/>
              </w:rPr>
            </w:pPr>
            <w:r w:rsidRPr="00442914">
              <w:rPr>
                <w:rFonts w:eastAsia="Times New Roman" w:cs="Arial"/>
                <w:b/>
                <w:bCs/>
                <w:szCs w:val="20"/>
              </w:rPr>
              <w:t>State Definition</w:t>
            </w:r>
          </w:p>
        </w:tc>
        <w:tc>
          <w:tcPr>
            <w:tcW w:w="1440" w:type="dxa"/>
            <w:shd w:val="clear" w:color="auto" w:fill="DBE5F1" w:themeFill="accent1" w:themeFillTint="33"/>
            <w:noWrap/>
            <w:vAlign w:val="center"/>
          </w:tcPr>
          <w:p w14:paraId="3B4D8067" w14:textId="77777777" w:rsidR="00AB7D01" w:rsidRPr="00442914" w:rsidRDefault="00AB7D01" w:rsidP="00CC09C5">
            <w:pPr>
              <w:spacing w:line="240" w:lineRule="atLeast"/>
              <w:rPr>
                <w:rFonts w:eastAsia="Times New Roman" w:cs="Arial"/>
                <w:color w:val="000000"/>
                <w:szCs w:val="20"/>
              </w:rPr>
            </w:pPr>
            <w:r>
              <w:rPr>
                <w:rFonts w:eastAsia="Times New Roman" w:cs="Arial"/>
                <w:b/>
                <w:bCs/>
                <w:szCs w:val="20"/>
              </w:rPr>
              <w:t>VIN Data</w:t>
            </w:r>
          </w:p>
        </w:tc>
        <w:tc>
          <w:tcPr>
            <w:tcW w:w="1440" w:type="dxa"/>
            <w:shd w:val="clear" w:color="auto" w:fill="DBE5F1" w:themeFill="accent1" w:themeFillTint="33"/>
          </w:tcPr>
          <w:p w14:paraId="2743B0FB" w14:textId="77777777" w:rsidR="00AB7D01" w:rsidRDefault="00AB7D01" w:rsidP="00CC09C5">
            <w:pPr>
              <w:spacing w:line="240" w:lineRule="atLeast"/>
              <w:rPr>
                <w:rFonts w:eastAsia="Times New Roman" w:cs="Arial"/>
                <w:b/>
                <w:bCs/>
                <w:szCs w:val="20"/>
              </w:rPr>
            </w:pPr>
            <w:r w:rsidRPr="005C1002">
              <w:rPr>
                <w:rFonts w:eastAsia="Times New Roman" w:cs="Arial"/>
                <w:b/>
                <w:bCs/>
                <w:szCs w:val="20"/>
              </w:rPr>
              <w:t>Tuning Tool Multiplier</w:t>
            </w:r>
          </w:p>
        </w:tc>
        <w:tc>
          <w:tcPr>
            <w:tcW w:w="1440" w:type="dxa"/>
            <w:shd w:val="clear" w:color="auto" w:fill="DBE5F1" w:themeFill="accent1" w:themeFillTint="33"/>
          </w:tcPr>
          <w:p w14:paraId="6AE9648C" w14:textId="77777777" w:rsidR="00AB7D01" w:rsidRDefault="00AB7D01" w:rsidP="00CC09C5">
            <w:pPr>
              <w:spacing w:line="240" w:lineRule="atLeast"/>
              <w:rPr>
                <w:rFonts w:eastAsia="Times New Roman" w:cs="Arial"/>
                <w:b/>
                <w:bCs/>
                <w:szCs w:val="20"/>
              </w:rPr>
            </w:pPr>
            <w:r>
              <w:rPr>
                <w:rFonts w:eastAsia="Times New Roman" w:cs="Arial"/>
                <w:b/>
                <w:bCs/>
                <w:szCs w:val="20"/>
              </w:rPr>
              <w:t>Tool SED Value</w:t>
            </w:r>
          </w:p>
        </w:tc>
      </w:tr>
      <w:tr w:rsidR="00AB7D01" w:rsidRPr="00442914" w14:paraId="3A41736B" w14:textId="77777777" w:rsidTr="00406CF1">
        <w:trPr>
          <w:trHeight w:val="300"/>
          <w:jc w:val="center"/>
        </w:trPr>
        <w:tc>
          <w:tcPr>
            <w:tcW w:w="1170" w:type="dxa"/>
            <w:vAlign w:val="center"/>
          </w:tcPr>
          <w:p w14:paraId="5C8C3844" w14:textId="77777777" w:rsidR="00AB7D01" w:rsidRDefault="00AB7D01" w:rsidP="00CC09C5">
            <w:pPr>
              <w:spacing w:line="240" w:lineRule="atLeast"/>
              <w:rPr>
                <w:rFonts w:eastAsia="Times New Roman" w:cs="Arial"/>
                <w:color w:val="000000"/>
                <w:szCs w:val="20"/>
              </w:rPr>
            </w:pPr>
            <w:r w:rsidRPr="005C1002">
              <w:rPr>
                <w:rFonts w:eastAsia="Times New Roman" w:cs="Arial"/>
                <w:b/>
                <w:bCs/>
                <w:color w:val="000000"/>
                <w:szCs w:val="20"/>
              </w:rPr>
              <w:t>Min</w:t>
            </w:r>
          </w:p>
        </w:tc>
        <w:tc>
          <w:tcPr>
            <w:tcW w:w="2690" w:type="dxa"/>
            <w:shd w:val="clear" w:color="auto" w:fill="auto"/>
            <w:vAlign w:val="center"/>
            <w:hideMark/>
          </w:tcPr>
          <w:p w14:paraId="0A5777E6" w14:textId="7F983B11" w:rsidR="00AB7D01" w:rsidRPr="00442914" w:rsidRDefault="00AB7D01" w:rsidP="00CC09C5">
            <w:pPr>
              <w:spacing w:line="240" w:lineRule="atLeast"/>
              <w:rPr>
                <w:rFonts w:eastAsia="Times New Roman" w:cs="Arial"/>
                <w:color w:val="000000"/>
                <w:szCs w:val="20"/>
              </w:rPr>
            </w:pPr>
            <w:r>
              <w:rPr>
                <w:rFonts w:eastAsia="Times New Roman" w:cs="Arial"/>
                <w:color w:val="000000"/>
                <w:szCs w:val="20"/>
              </w:rPr>
              <w:t xml:space="preserve">Mute </w:t>
            </w:r>
            <w:r w:rsidR="003A44BB">
              <w:rPr>
                <w:rFonts w:eastAsia="Times New Roman" w:cs="Arial"/>
                <w:color w:val="000000"/>
                <w:szCs w:val="20"/>
              </w:rPr>
              <w:t>AVAS</w:t>
            </w:r>
          </w:p>
        </w:tc>
        <w:tc>
          <w:tcPr>
            <w:tcW w:w="1440" w:type="dxa"/>
            <w:shd w:val="clear" w:color="auto" w:fill="auto"/>
            <w:noWrap/>
            <w:vAlign w:val="center"/>
            <w:hideMark/>
          </w:tcPr>
          <w:p w14:paraId="589F7B4F" w14:textId="77777777" w:rsidR="00AB7D01" w:rsidRPr="00442914" w:rsidRDefault="00AB7D01" w:rsidP="00CC09C5">
            <w:pPr>
              <w:spacing w:line="240" w:lineRule="atLeast"/>
              <w:rPr>
                <w:rFonts w:eastAsia="Times New Roman" w:cs="Arial"/>
                <w:color w:val="000000"/>
                <w:szCs w:val="20"/>
              </w:rPr>
            </w:pPr>
            <w:r>
              <w:rPr>
                <w:rFonts w:eastAsia="Times New Roman" w:cs="Arial"/>
                <w:color w:val="000000"/>
                <w:szCs w:val="20"/>
              </w:rPr>
              <w:t>0</w:t>
            </w:r>
          </w:p>
        </w:tc>
        <w:tc>
          <w:tcPr>
            <w:tcW w:w="1440" w:type="dxa"/>
            <w:vMerge w:val="restart"/>
            <w:shd w:val="clear" w:color="auto" w:fill="D9D9D9" w:themeFill="background1" w:themeFillShade="D9"/>
            <w:vAlign w:val="center"/>
          </w:tcPr>
          <w:p w14:paraId="794A6DD9" w14:textId="77777777" w:rsidR="00AB7D01" w:rsidRDefault="00AB7D01" w:rsidP="00CC09C5">
            <w:pPr>
              <w:spacing w:line="240" w:lineRule="atLeast"/>
              <w:rPr>
                <w:rFonts w:eastAsia="Times New Roman" w:cs="Arial"/>
                <w:color w:val="000000"/>
                <w:szCs w:val="20"/>
              </w:rPr>
            </w:pPr>
            <w:r>
              <w:rPr>
                <w:rFonts w:eastAsia="Times New Roman" w:cs="Arial"/>
                <w:color w:val="000000"/>
                <w:szCs w:val="20"/>
              </w:rPr>
              <w:t>1</w:t>
            </w:r>
          </w:p>
        </w:tc>
        <w:tc>
          <w:tcPr>
            <w:tcW w:w="1440" w:type="dxa"/>
            <w:shd w:val="clear" w:color="auto" w:fill="D9D9D9" w:themeFill="background1" w:themeFillShade="D9"/>
            <w:vAlign w:val="center"/>
          </w:tcPr>
          <w:p w14:paraId="37650A1B" w14:textId="77777777" w:rsidR="00AB7D01" w:rsidRDefault="00AB7D01" w:rsidP="00CC09C5">
            <w:pPr>
              <w:spacing w:line="240" w:lineRule="atLeast"/>
              <w:rPr>
                <w:rFonts w:eastAsia="Times New Roman" w:cs="Arial"/>
                <w:color w:val="000000"/>
                <w:szCs w:val="20"/>
              </w:rPr>
            </w:pPr>
            <w:r>
              <w:rPr>
                <w:rFonts w:eastAsia="Times New Roman" w:cs="Arial"/>
                <w:color w:val="000000"/>
                <w:szCs w:val="20"/>
              </w:rPr>
              <w:t>0</w:t>
            </w:r>
          </w:p>
        </w:tc>
      </w:tr>
      <w:tr w:rsidR="00AB7D01" w:rsidRPr="00442914" w14:paraId="0F17CDF6" w14:textId="77777777" w:rsidTr="00406CF1">
        <w:trPr>
          <w:trHeight w:val="300"/>
          <w:jc w:val="center"/>
        </w:trPr>
        <w:tc>
          <w:tcPr>
            <w:tcW w:w="1170" w:type="dxa"/>
            <w:vAlign w:val="center"/>
          </w:tcPr>
          <w:p w14:paraId="7BF59FE4" w14:textId="77777777" w:rsidR="00AB7D01" w:rsidRDefault="00AB7D01" w:rsidP="00CC09C5">
            <w:pPr>
              <w:spacing w:line="240" w:lineRule="atLeast"/>
              <w:rPr>
                <w:rFonts w:eastAsia="Times New Roman" w:cs="Arial"/>
                <w:color w:val="000000"/>
                <w:szCs w:val="20"/>
              </w:rPr>
            </w:pPr>
            <w:r w:rsidRPr="005C1002">
              <w:rPr>
                <w:rFonts w:eastAsia="Times New Roman" w:cs="Arial"/>
                <w:b/>
                <w:bCs/>
                <w:color w:val="000000"/>
                <w:szCs w:val="20"/>
              </w:rPr>
              <w:t>Max</w:t>
            </w:r>
          </w:p>
        </w:tc>
        <w:tc>
          <w:tcPr>
            <w:tcW w:w="2690" w:type="dxa"/>
            <w:shd w:val="clear" w:color="auto" w:fill="auto"/>
            <w:vAlign w:val="center"/>
            <w:hideMark/>
          </w:tcPr>
          <w:p w14:paraId="1903EDBC" w14:textId="6FF6F15A" w:rsidR="00AB7D01" w:rsidRPr="00442914" w:rsidRDefault="00AB7D01" w:rsidP="00CC09C5">
            <w:pPr>
              <w:spacing w:line="240" w:lineRule="atLeast"/>
              <w:rPr>
                <w:rFonts w:eastAsia="Times New Roman" w:cs="Arial"/>
                <w:color w:val="000000"/>
                <w:szCs w:val="20"/>
              </w:rPr>
            </w:pPr>
            <w:r>
              <w:rPr>
                <w:rFonts w:eastAsia="Times New Roman" w:cs="Arial"/>
                <w:color w:val="000000"/>
                <w:szCs w:val="20"/>
              </w:rPr>
              <w:t xml:space="preserve">Unmute/Enable </w:t>
            </w:r>
            <w:r w:rsidR="003A44BB">
              <w:rPr>
                <w:rFonts w:eastAsia="Times New Roman" w:cs="Arial"/>
                <w:color w:val="000000"/>
                <w:szCs w:val="20"/>
              </w:rPr>
              <w:t>AVAS</w:t>
            </w:r>
          </w:p>
        </w:tc>
        <w:tc>
          <w:tcPr>
            <w:tcW w:w="1440" w:type="dxa"/>
            <w:shd w:val="clear" w:color="auto" w:fill="auto"/>
            <w:noWrap/>
            <w:vAlign w:val="center"/>
            <w:hideMark/>
          </w:tcPr>
          <w:p w14:paraId="46C3FB2C" w14:textId="77777777" w:rsidR="00AB7D01" w:rsidRPr="00442914" w:rsidRDefault="00AB7D01" w:rsidP="00CC09C5">
            <w:pPr>
              <w:spacing w:line="240" w:lineRule="atLeast"/>
              <w:rPr>
                <w:rFonts w:eastAsia="Times New Roman" w:cs="Arial"/>
                <w:color w:val="000000"/>
                <w:szCs w:val="20"/>
              </w:rPr>
            </w:pPr>
            <w:r>
              <w:rPr>
                <w:rFonts w:eastAsia="Times New Roman" w:cs="Arial"/>
                <w:color w:val="000000"/>
                <w:szCs w:val="20"/>
              </w:rPr>
              <w:t>1</w:t>
            </w:r>
          </w:p>
        </w:tc>
        <w:tc>
          <w:tcPr>
            <w:tcW w:w="1440" w:type="dxa"/>
            <w:vMerge/>
            <w:shd w:val="clear" w:color="auto" w:fill="D9D9D9" w:themeFill="background1" w:themeFillShade="D9"/>
          </w:tcPr>
          <w:p w14:paraId="67879176" w14:textId="77777777" w:rsidR="00AB7D01" w:rsidRDefault="00AB7D01" w:rsidP="00CC09C5">
            <w:pPr>
              <w:spacing w:line="240" w:lineRule="atLeast"/>
              <w:rPr>
                <w:rFonts w:eastAsia="Times New Roman" w:cs="Arial"/>
                <w:color w:val="000000"/>
                <w:szCs w:val="20"/>
              </w:rPr>
            </w:pPr>
          </w:p>
        </w:tc>
        <w:tc>
          <w:tcPr>
            <w:tcW w:w="1440" w:type="dxa"/>
            <w:shd w:val="clear" w:color="auto" w:fill="D9D9D9" w:themeFill="background1" w:themeFillShade="D9"/>
            <w:vAlign w:val="center"/>
          </w:tcPr>
          <w:p w14:paraId="56E44AD6" w14:textId="77777777" w:rsidR="00AB7D01" w:rsidRDefault="00AB7D01" w:rsidP="00CC09C5">
            <w:pPr>
              <w:spacing w:line="240" w:lineRule="atLeast"/>
              <w:rPr>
                <w:rFonts w:eastAsia="Times New Roman" w:cs="Arial"/>
                <w:color w:val="000000"/>
                <w:szCs w:val="20"/>
              </w:rPr>
            </w:pPr>
            <w:r>
              <w:rPr>
                <w:rFonts w:eastAsia="Times New Roman" w:cs="Arial"/>
                <w:color w:val="000000"/>
                <w:szCs w:val="20"/>
              </w:rPr>
              <w:t>1</w:t>
            </w:r>
          </w:p>
        </w:tc>
      </w:tr>
    </w:tbl>
    <w:p w14:paraId="4E0AB38E" w14:textId="119093F3" w:rsidR="009F5BCC" w:rsidRDefault="009F5BCC" w:rsidP="00CC09C5">
      <w:pPr>
        <w:pStyle w:val="NoSpacing"/>
        <w:spacing w:line="240" w:lineRule="atLeast"/>
        <w:rPr>
          <w:ins w:id="2332" w:author="Saminathan, Arun (A.)" w:date="2022-03-31T12:43:00Z"/>
        </w:rPr>
      </w:pPr>
    </w:p>
    <w:p w14:paraId="7288826D" w14:textId="0ECDDC97" w:rsidR="001B2F4F" w:rsidRDefault="001B2F4F" w:rsidP="00CC09C5">
      <w:pPr>
        <w:pStyle w:val="Heading3"/>
        <w:spacing w:line="240" w:lineRule="atLeast"/>
        <w:rPr>
          <w:ins w:id="2333" w:author="Saminathan, Arun (A.)" w:date="2022-03-31T12:43:00Z"/>
        </w:rPr>
      </w:pPr>
      <w:bookmarkStart w:id="2334" w:name="_Toc105779448"/>
      <w:ins w:id="2335" w:author="Saminathan, Arun (A.)" w:date="2022-03-31T12:43:00Z">
        <w:r>
          <w:t>AVAS Fault Notification to (HMI) Driver</w:t>
        </w:r>
        <w:bookmarkEnd w:id="2334"/>
      </w:ins>
    </w:p>
    <w:p w14:paraId="0A9448BA" w14:textId="203C7E6A" w:rsidR="001B2F4F" w:rsidRPr="001B2F4F" w:rsidRDefault="001B2F4F" w:rsidP="00CC09C5">
      <w:pPr>
        <w:pStyle w:val="NoSpacing"/>
        <w:spacing w:line="240" w:lineRule="atLeast"/>
      </w:pPr>
      <w:ins w:id="2336" w:author="Saminathan, Arun (A.)" w:date="2022-03-31T12:44:00Z">
        <w:r>
          <w:t xml:space="preserve">The state of the Enable AVAS Req VIN reflects the ability of the AVAS to produce </w:t>
        </w:r>
        <w:proofErr w:type="gramStart"/>
        <w:r>
          <w:t>audio;</w:t>
        </w:r>
        <w:proofErr w:type="gramEnd"/>
        <w:r>
          <w:t xml:space="preserve"> through a chain of internal conditions.  </w:t>
        </w:r>
        <w:proofErr w:type="gramStart"/>
        <w:r>
          <w:t>Thus</w:t>
        </w:r>
        <w:proofErr w:type="gramEnd"/>
        <w:r>
          <w:t xml:space="preserve"> if the PDC has AVAS enabled and the Enable AVAS Req VIN is in a Mute AVAS state continually for a period of time exceeding 5 seconds; then the HMI Service will signal the HMI to display an AVAS Fault message to the driver.</w:t>
        </w:r>
      </w:ins>
    </w:p>
    <w:p w14:paraId="410ACE5D" w14:textId="77777777" w:rsidR="009F5BCC" w:rsidRDefault="009F5BCC" w:rsidP="00CC09C5">
      <w:pPr>
        <w:pStyle w:val="NoSpacing"/>
        <w:spacing w:line="240" w:lineRule="atLeast"/>
      </w:pPr>
    </w:p>
    <w:p w14:paraId="0D382FBF" w14:textId="21768475" w:rsidR="00B9457D" w:rsidRDefault="0064079B" w:rsidP="00CC09C5">
      <w:pPr>
        <w:pStyle w:val="Heading2"/>
        <w:spacing w:line="240" w:lineRule="atLeast"/>
      </w:pPr>
      <w:bookmarkStart w:id="2337" w:name="_Toc105779449"/>
      <w:r>
        <w:t>Heartbeat In</w:t>
      </w:r>
      <w:bookmarkEnd w:id="2337"/>
    </w:p>
    <w:p w14:paraId="613C3D37" w14:textId="6DC03D31" w:rsidR="00B9457D" w:rsidRPr="005D730E" w:rsidRDefault="00B9457D" w:rsidP="00CC09C5">
      <w:pPr>
        <w:spacing w:line="240" w:lineRule="atLeast"/>
      </w:pPr>
      <w:r w:rsidRPr="005D730E">
        <w:t xml:space="preserve">The NVH Service shall </w:t>
      </w:r>
      <w:r>
        <w:t>generate</w:t>
      </w:r>
      <w:r w:rsidRPr="005D730E">
        <w:t xml:space="preserve"> a 15-bit counter (range of decimal 1-32,767) for use as a "heartbeat" signal provided to the Library via the </w:t>
      </w:r>
      <w:r w:rsidRPr="005D730E">
        <w:rPr>
          <w:u w:val="single"/>
        </w:rPr>
        <w:t>Heartbeat In</w:t>
      </w:r>
      <w:r w:rsidRPr="005D730E">
        <w:t xml:space="preserve"> VIN.  By monitoring this VIN, the Library may determine if the NVH Service/ DSP framework has "crashed" and thus not properly updating the data the </w:t>
      </w:r>
      <w:proofErr w:type="gramStart"/>
      <w:r w:rsidRPr="005D730E">
        <w:t>Library</w:t>
      </w:r>
      <w:proofErr w:type="gramEnd"/>
      <w:r w:rsidRPr="005D730E">
        <w:t xml:space="preserve"> requires for proper operation.</w:t>
      </w:r>
    </w:p>
    <w:p w14:paraId="5F055846" w14:textId="77777777" w:rsidR="00B9457D" w:rsidRPr="005D730E" w:rsidRDefault="00B9457D" w:rsidP="00CC09C5">
      <w:pPr>
        <w:spacing w:line="240" w:lineRule="atLeast"/>
      </w:pPr>
    </w:p>
    <w:p w14:paraId="6B18587C" w14:textId="77777777" w:rsidR="00B9457D" w:rsidRPr="005D730E" w:rsidRDefault="00B9457D" w:rsidP="00CC09C5">
      <w:pPr>
        <w:spacing w:line="240" w:lineRule="atLeast"/>
      </w:pPr>
      <w:r w:rsidRPr="005D730E">
        <w:t xml:space="preserve">The NVH Service </w:t>
      </w:r>
      <w:r>
        <w:t xml:space="preserve">shall </w:t>
      </w:r>
      <w:r w:rsidRPr="005D730E">
        <w:t xml:space="preserve">initialize the counter value to 1 (decimal) </w:t>
      </w:r>
      <w:r w:rsidRPr="002A5387">
        <w:t>during library initialization and</w:t>
      </w:r>
      <w:r w:rsidRPr="005D730E">
        <w:t xml:space="preserve"> write this value to the </w:t>
      </w:r>
      <w:r w:rsidRPr="005D730E">
        <w:rPr>
          <w:u w:val="single"/>
        </w:rPr>
        <w:t>Heartbeat In</w:t>
      </w:r>
      <w:r w:rsidRPr="005D730E">
        <w:t xml:space="preserve"> VIN. The counter value and corresponding </w:t>
      </w:r>
      <w:r w:rsidRPr="005D730E">
        <w:rPr>
          <w:u w:val="single"/>
        </w:rPr>
        <w:t xml:space="preserve">Heartbeat </w:t>
      </w:r>
      <w:proofErr w:type="gramStart"/>
      <w:r w:rsidRPr="005D730E">
        <w:rPr>
          <w:u w:val="single"/>
        </w:rPr>
        <w:t>In</w:t>
      </w:r>
      <w:proofErr w:type="gramEnd"/>
      <w:r w:rsidRPr="005D730E">
        <w:t xml:space="preserve"> VIN value shall be incremented by 1 every 1000ms, to provide a continuously-changing/ fixed-period input to the Library.</w:t>
      </w:r>
    </w:p>
    <w:p w14:paraId="20076BD5" w14:textId="77777777" w:rsidR="00B9457D" w:rsidRPr="005D730E" w:rsidRDefault="00B9457D" w:rsidP="00CC09C5">
      <w:pPr>
        <w:spacing w:line="240" w:lineRule="atLeast"/>
      </w:pPr>
    </w:p>
    <w:p w14:paraId="57C09BAD" w14:textId="77777777" w:rsidR="00B9457D" w:rsidRPr="005D730E" w:rsidRDefault="00B9457D" w:rsidP="00CC09C5">
      <w:pPr>
        <w:spacing w:line="240" w:lineRule="atLeast"/>
      </w:pPr>
      <w:r w:rsidRPr="005D730E">
        <w:t xml:space="preserve">The counter shall be continuously updated </w:t>
      </w:r>
      <w:r w:rsidRPr="002A5387">
        <w:t xml:space="preserve">while the </w:t>
      </w:r>
      <w:proofErr w:type="gramStart"/>
      <w:r w:rsidRPr="002A5387">
        <w:t>Library</w:t>
      </w:r>
      <w:proofErr w:type="gramEnd"/>
      <w:r w:rsidRPr="002A5387">
        <w:t xml:space="preserve"> is running and shall not stop in the event the counter has reached its maximum value of 32,767.  In such a case, the counter shall "rollover</w:t>
      </w:r>
      <w:r w:rsidRPr="005D730E">
        <w:t>" back to a value of 1 and continue counting at its periodic rate with no pauses or delays incurred</w:t>
      </w:r>
      <w:r>
        <w:t xml:space="preserve"> </w:t>
      </w:r>
      <w:r w:rsidRPr="005D730E">
        <w:t xml:space="preserve">before, during, or after the rollover.  </w:t>
      </w:r>
    </w:p>
    <w:p w14:paraId="132118C3" w14:textId="77777777" w:rsidR="00B9457D" w:rsidRDefault="00B9457D" w:rsidP="00CC09C5">
      <w:pPr>
        <w:spacing w:line="240" w:lineRule="atLeast"/>
      </w:pPr>
    </w:p>
    <w:p w14:paraId="77BFAD4E" w14:textId="77777777" w:rsidR="00B9457D" w:rsidRDefault="00B9457D" w:rsidP="00CC09C5">
      <w:pPr>
        <w:spacing w:line="240" w:lineRule="atLeast"/>
      </w:pPr>
      <w:r>
        <w:t xml:space="preserve">The </w:t>
      </w:r>
      <w:proofErr w:type="spellStart"/>
      <w:r>
        <w:t>LiveAMP</w:t>
      </w:r>
      <w:proofErr w:type="spellEnd"/>
      <w:r>
        <w:t xml:space="preserve"> configuration will use the Heartbeat </w:t>
      </w:r>
      <w:proofErr w:type="gramStart"/>
      <w:r>
        <w:t>In</w:t>
      </w:r>
      <w:proofErr w:type="gramEnd"/>
      <w:r>
        <w:t xml:space="preserve"> VIN with the following parameters:</w:t>
      </w:r>
    </w:p>
    <w:p w14:paraId="0F687995" w14:textId="0C2A4182" w:rsidR="00B9457D" w:rsidRDefault="00B9457D" w:rsidP="00CC09C5">
      <w:pPr>
        <w:spacing w:line="240" w:lineRule="atLeast"/>
      </w:pPr>
    </w:p>
    <w:p w14:paraId="472D767C" w14:textId="36E4899C" w:rsidR="002752D5" w:rsidRPr="006A59B7" w:rsidRDefault="002752D5" w:rsidP="00CC09C5">
      <w:pPr>
        <w:spacing w:line="240" w:lineRule="atLeast"/>
        <w:jc w:val="center"/>
        <w:rPr>
          <w:b/>
          <w:bCs/>
        </w:rPr>
      </w:pPr>
      <w:r w:rsidRPr="00444AC1">
        <w:rPr>
          <w:b/>
          <w:bCs/>
        </w:rPr>
        <w:t>Table</w:t>
      </w:r>
      <w:r w:rsidR="00FF44CA">
        <w:rPr>
          <w:b/>
          <w:bCs/>
        </w:rPr>
        <w:t>-29</w:t>
      </w:r>
      <w:r w:rsidRPr="00444AC1">
        <w:rPr>
          <w:b/>
          <w:bCs/>
        </w:rPr>
        <w:t xml:space="preserve"> </w:t>
      </w:r>
      <w:r>
        <w:rPr>
          <w:b/>
          <w:bCs/>
        </w:rPr>
        <w:t xml:space="preserve">Heartbeat </w:t>
      </w:r>
      <w:proofErr w:type="gramStart"/>
      <w:r>
        <w:rPr>
          <w:b/>
          <w:bCs/>
        </w:rPr>
        <w:t>In</w:t>
      </w:r>
      <w:proofErr w:type="gramEnd"/>
      <w:r w:rsidRPr="00444AC1">
        <w:rPr>
          <w:b/>
          <w:bCs/>
        </w:rPr>
        <w:t xml:space="preserve"> VIN Data</w:t>
      </w:r>
    </w:p>
    <w:p w14:paraId="3627488A" w14:textId="77777777" w:rsidR="002752D5" w:rsidRPr="00442914" w:rsidRDefault="002752D5" w:rsidP="00CC09C5">
      <w:pPr>
        <w:spacing w:line="240" w:lineRule="atLeast"/>
        <w:rPr>
          <w:b/>
          <w:bCs/>
        </w:rPr>
      </w:pPr>
    </w:p>
    <w:tbl>
      <w:tblPr>
        <w:tblW w:w="818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70"/>
        <w:gridCol w:w="2690"/>
        <w:gridCol w:w="1440"/>
        <w:gridCol w:w="1440"/>
        <w:gridCol w:w="1440"/>
      </w:tblGrid>
      <w:tr w:rsidR="002752D5" w:rsidRPr="00442914" w14:paraId="575D7174" w14:textId="77777777" w:rsidTr="00406CF1">
        <w:trPr>
          <w:trHeight w:val="300"/>
          <w:jc w:val="center"/>
        </w:trPr>
        <w:tc>
          <w:tcPr>
            <w:tcW w:w="1170" w:type="dxa"/>
            <w:shd w:val="clear" w:color="auto" w:fill="DBE5F1" w:themeFill="accent1" w:themeFillTint="33"/>
          </w:tcPr>
          <w:p w14:paraId="1C16B9A4" w14:textId="77777777" w:rsidR="002752D5" w:rsidRPr="00442914" w:rsidRDefault="002752D5" w:rsidP="00CC09C5">
            <w:pPr>
              <w:spacing w:line="240" w:lineRule="atLeast"/>
              <w:rPr>
                <w:rFonts w:eastAsia="Times New Roman" w:cs="Arial"/>
                <w:b/>
                <w:bCs/>
                <w:szCs w:val="20"/>
              </w:rPr>
            </w:pPr>
          </w:p>
        </w:tc>
        <w:tc>
          <w:tcPr>
            <w:tcW w:w="2690" w:type="dxa"/>
            <w:shd w:val="clear" w:color="auto" w:fill="DBE5F1"/>
            <w:vAlign w:val="center"/>
          </w:tcPr>
          <w:p w14:paraId="2EDC8472" w14:textId="77777777" w:rsidR="002752D5" w:rsidRPr="00442914" w:rsidRDefault="002752D5" w:rsidP="00CC09C5">
            <w:pPr>
              <w:spacing w:line="240" w:lineRule="atLeast"/>
              <w:rPr>
                <w:rFonts w:eastAsia="Times New Roman" w:cs="Arial"/>
                <w:color w:val="000000"/>
                <w:szCs w:val="20"/>
              </w:rPr>
            </w:pPr>
            <w:r w:rsidRPr="00442914">
              <w:rPr>
                <w:rFonts w:eastAsia="Times New Roman" w:cs="Arial"/>
                <w:b/>
                <w:bCs/>
                <w:szCs w:val="20"/>
              </w:rPr>
              <w:t>State Definition</w:t>
            </w:r>
          </w:p>
        </w:tc>
        <w:tc>
          <w:tcPr>
            <w:tcW w:w="1440" w:type="dxa"/>
            <w:shd w:val="clear" w:color="auto" w:fill="DBE5F1" w:themeFill="accent1" w:themeFillTint="33"/>
            <w:noWrap/>
            <w:vAlign w:val="center"/>
          </w:tcPr>
          <w:p w14:paraId="5CD1E846" w14:textId="77777777" w:rsidR="002752D5" w:rsidRPr="00442914" w:rsidRDefault="002752D5" w:rsidP="00CC09C5">
            <w:pPr>
              <w:spacing w:line="240" w:lineRule="atLeast"/>
              <w:rPr>
                <w:rFonts w:eastAsia="Times New Roman" w:cs="Arial"/>
                <w:color w:val="000000"/>
                <w:szCs w:val="20"/>
              </w:rPr>
            </w:pPr>
            <w:r>
              <w:rPr>
                <w:rFonts w:eastAsia="Times New Roman" w:cs="Arial"/>
                <w:b/>
                <w:bCs/>
                <w:szCs w:val="20"/>
              </w:rPr>
              <w:t>VIN Data</w:t>
            </w:r>
          </w:p>
        </w:tc>
        <w:tc>
          <w:tcPr>
            <w:tcW w:w="1440" w:type="dxa"/>
            <w:shd w:val="clear" w:color="auto" w:fill="DBE5F1" w:themeFill="accent1" w:themeFillTint="33"/>
          </w:tcPr>
          <w:p w14:paraId="7BC89D9E" w14:textId="77777777" w:rsidR="002752D5" w:rsidRDefault="002752D5" w:rsidP="00CC09C5">
            <w:pPr>
              <w:spacing w:line="240" w:lineRule="atLeast"/>
              <w:rPr>
                <w:rFonts w:eastAsia="Times New Roman" w:cs="Arial"/>
                <w:b/>
                <w:bCs/>
                <w:szCs w:val="20"/>
              </w:rPr>
            </w:pPr>
            <w:r w:rsidRPr="005C1002">
              <w:rPr>
                <w:rFonts w:eastAsia="Times New Roman" w:cs="Arial"/>
                <w:b/>
                <w:bCs/>
                <w:szCs w:val="20"/>
              </w:rPr>
              <w:t>Tuning Tool Multiplier</w:t>
            </w:r>
          </w:p>
        </w:tc>
        <w:tc>
          <w:tcPr>
            <w:tcW w:w="1440" w:type="dxa"/>
            <w:shd w:val="clear" w:color="auto" w:fill="DBE5F1" w:themeFill="accent1" w:themeFillTint="33"/>
          </w:tcPr>
          <w:p w14:paraId="5A53AE95" w14:textId="77777777" w:rsidR="002752D5" w:rsidRDefault="002752D5" w:rsidP="00CC09C5">
            <w:pPr>
              <w:spacing w:line="240" w:lineRule="atLeast"/>
              <w:rPr>
                <w:rFonts w:eastAsia="Times New Roman" w:cs="Arial"/>
                <w:b/>
                <w:bCs/>
                <w:szCs w:val="20"/>
              </w:rPr>
            </w:pPr>
            <w:r>
              <w:rPr>
                <w:rFonts w:eastAsia="Times New Roman" w:cs="Arial"/>
                <w:b/>
                <w:bCs/>
                <w:szCs w:val="20"/>
              </w:rPr>
              <w:t>Tool SED Value</w:t>
            </w:r>
          </w:p>
        </w:tc>
      </w:tr>
      <w:tr w:rsidR="002752D5" w:rsidRPr="00442914" w14:paraId="2F9A676B" w14:textId="77777777" w:rsidTr="00406CF1">
        <w:trPr>
          <w:trHeight w:val="300"/>
          <w:jc w:val="center"/>
        </w:trPr>
        <w:tc>
          <w:tcPr>
            <w:tcW w:w="1170" w:type="dxa"/>
            <w:vAlign w:val="center"/>
          </w:tcPr>
          <w:p w14:paraId="36D65B7D" w14:textId="77777777" w:rsidR="002752D5" w:rsidRDefault="002752D5" w:rsidP="00CC09C5">
            <w:pPr>
              <w:spacing w:line="240" w:lineRule="atLeast"/>
              <w:rPr>
                <w:rFonts w:eastAsia="Times New Roman" w:cs="Arial"/>
                <w:color w:val="000000"/>
                <w:szCs w:val="20"/>
              </w:rPr>
            </w:pPr>
            <w:r w:rsidRPr="005C1002">
              <w:rPr>
                <w:rFonts w:eastAsia="Times New Roman" w:cs="Arial"/>
                <w:b/>
                <w:bCs/>
                <w:color w:val="000000"/>
                <w:szCs w:val="20"/>
              </w:rPr>
              <w:t>Min</w:t>
            </w:r>
          </w:p>
        </w:tc>
        <w:tc>
          <w:tcPr>
            <w:tcW w:w="2690" w:type="dxa"/>
            <w:shd w:val="clear" w:color="auto" w:fill="auto"/>
            <w:vAlign w:val="center"/>
            <w:hideMark/>
          </w:tcPr>
          <w:p w14:paraId="588096E9" w14:textId="5F9BA7CE" w:rsidR="002752D5" w:rsidRPr="00442914" w:rsidRDefault="00BC6B11" w:rsidP="00CC09C5">
            <w:pPr>
              <w:spacing w:line="240" w:lineRule="atLeast"/>
              <w:rPr>
                <w:rFonts w:eastAsia="Times New Roman" w:cs="Arial"/>
                <w:color w:val="000000"/>
                <w:szCs w:val="20"/>
              </w:rPr>
            </w:pPr>
            <w:r>
              <w:rPr>
                <w:rFonts w:eastAsia="Times New Roman" w:cs="Arial"/>
                <w:color w:val="000000"/>
                <w:szCs w:val="20"/>
              </w:rPr>
              <w:t>NVH Service Fault - Mute</w:t>
            </w:r>
          </w:p>
        </w:tc>
        <w:tc>
          <w:tcPr>
            <w:tcW w:w="1440" w:type="dxa"/>
            <w:shd w:val="clear" w:color="auto" w:fill="auto"/>
            <w:noWrap/>
            <w:vAlign w:val="center"/>
            <w:hideMark/>
          </w:tcPr>
          <w:p w14:paraId="582A53F1" w14:textId="77777777" w:rsidR="002752D5" w:rsidRPr="00442914" w:rsidRDefault="002752D5" w:rsidP="00CC09C5">
            <w:pPr>
              <w:spacing w:line="240" w:lineRule="atLeast"/>
              <w:rPr>
                <w:rFonts w:eastAsia="Times New Roman" w:cs="Arial"/>
                <w:color w:val="000000"/>
                <w:szCs w:val="20"/>
              </w:rPr>
            </w:pPr>
            <w:r>
              <w:rPr>
                <w:rFonts w:eastAsia="Times New Roman" w:cs="Arial"/>
                <w:color w:val="000000"/>
                <w:szCs w:val="20"/>
              </w:rPr>
              <w:t>0</w:t>
            </w:r>
          </w:p>
        </w:tc>
        <w:tc>
          <w:tcPr>
            <w:tcW w:w="1440" w:type="dxa"/>
            <w:vMerge w:val="restart"/>
            <w:shd w:val="clear" w:color="auto" w:fill="D9D9D9" w:themeFill="background1" w:themeFillShade="D9"/>
            <w:vAlign w:val="center"/>
          </w:tcPr>
          <w:p w14:paraId="6AE32295" w14:textId="77777777" w:rsidR="002752D5" w:rsidRDefault="002752D5" w:rsidP="00CC09C5">
            <w:pPr>
              <w:spacing w:line="240" w:lineRule="atLeast"/>
              <w:rPr>
                <w:rFonts w:eastAsia="Times New Roman" w:cs="Arial"/>
                <w:color w:val="000000"/>
                <w:szCs w:val="20"/>
              </w:rPr>
            </w:pPr>
            <w:r>
              <w:rPr>
                <w:rFonts w:eastAsia="Times New Roman" w:cs="Arial"/>
                <w:color w:val="000000"/>
                <w:szCs w:val="20"/>
              </w:rPr>
              <w:t>1</w:t>
            </w:r>
          </w:p>
        </w:tc>
        <w:tc>
          <w:tcPr>
            <w:tcW w:w="1440" w:type="dxa"/>
            <w:shd w:val="clear" w:color="auto" w:fill="D9D9D9" w:themeFill="background1" w:themeFillShade="D9"/>
            <w:vAlign w:val="center"/>
          </w:tcPr>
          <w:p w14:paraId="26B2ACC2" w14:textId="77777777" w:rsidR="002752D5" w:rsidRDefault="002752D5" w:rsidP="00CC09C5">
            <w:pPr>
              <w:spacing w:line="240" w:lineRule="atLeast"/>
              <w:rPr>
                <w:rFonts w:eastAsia="Times New Roman" w:cs="Arial"/>
                <w:color w:val="000000"/>
                <w:szCs w:val="20"/>
              </w:rPr>
            </w:pPr>
            <w:r>
              <w:rPr>
                <w:rFonts w:eastAsia="Times New Roman" w:cs="Arial"/>
                <w:color w:val="000000"/>
                <w:szCs w:val="20"/>
              </w:rPr>
              <w:t>0</w:t>
            </w:r>
          </w:p>
        </w:tc>
      </w:tr>
      <w:tr w:rsidR="002752D5" w:rsidRPr="00442914" w14:paraId="3FC5064D" w14:textId="77777777" w:rsidTr="00406CF1">
        <w:trPr>
          <w:trHeight w:val="300"/>
          <w:jc w:val="center"/>
        </w:trPr>
        <w:tc>
          <w:tcPr>
            <w:tcW w:w="1170" w:type="dxa"/>
            <w:vAlign w:val="center"/>
          </w:tcPr>
          <w:p w14:paraId="517E3EA6" w14:textId="77777777" w:rsidR="002752D5" w:rsidRDefault="002752D5" w:rsidP="00CC09C5">
            <w:pPr>
              <w:spacing w:line="240" w:lineRule="atLeast"/>
              <w:rPr>
                <w:rFonts w:eastAsia="Times New Roman" w:cs="Arial"/>
                <w:color w:val="000000"/>
                <w:szCs w:val="20"/>
              </w:rPr>
            </w:pPr>
            <w:r w:rsidRPr="005C1002">
              <w:rPr>
                <w:rFonts w:eastAsia="Times New Roman" w:cs="Arial"/>
                <w:b/>
                <w:bCs/>
                <w:color w:val="000000"/>
                <w:szCs w:val="20"/>
              </w:rPr>
              <w:t>Max</w:t>
            </w:r>
          </w:p>
        </w:tc>
        <w:tc>
          <w:tcPr>
            <w:tcW w:w="2690" w:type="dxa"/>
            <w:shd w:val="clear" w:color="auto" w:fill="auto"/>
            <w:vAlign w:val="center"/>
            <w:hideMark/>
          </w:tcPr>
          <w:p w14:paraId="73364AC8" w14:textId="2DB13F2B" w:rsidR="002752D5" w:rsidRPr="00442914" w:rsidRDefault="002752D5" w:rsidP="00CC09C5">
            <w:pPr>
              <w:spacing w:line="240" w:lineRule="atLeast"/>
              <w:rPr>
                <w:rFonts w:eastAsia="Times New Roman" w:cs="Arial"/>
                <w:color w:val="000000"/>
                <w:szCs w:val="20"/>
              </w:rPr>
            </w:pPr>
            <w:r>
              <w:rPr>
                <w:rFonts w:eastAsia="Times New Roman" w:cs="Arial"/>
                <w:color w:val="000000"/>
                <w:szCs w:val="20"/>
              </w:rPr>
              <w:t xml:space="preserve">Normal </w:t>
            </w:r>
            <w:r w:rsidR="00BC6B11">
              <w:rPr>
                <w:rFonts w:eastAsia="Times New Roman" w:cs="Arial"/>
                <w:color w:val="000000"/>
                <w:szCs w:val="20"/>
              </w:rPr>
              <w:t>Operation</w:t>
            </w:r>
          </w:p>
        </w:tc>
        <w:tc>
          <w:tcPr>
            <w:tcW w:w="1440" w:type="dxa"/>
            <w:shd w:val="clear" w:color="auto" w:fill="auto"/>
            <w:noWrap/>
            <w:vAlign w:val="center"/>
            <w:hideMark/>
          </w:tcPr>
          <w:p w14:paraId="04DFCAC1" w14:textId="14E72CB1" w:rsidR="002752D5" w:rsidRPr="00442914" w:rsidRDefault="002752D5" w:rsidP="00CC09C5">
            <w:pPr>
              <w:spacing w:line="240" w:lineRule="atLeast"/>
              <w:rPr>
                <w:rFonts w:eastAsia="Times New Roman" w:cs="Arial"/>
                <w:color w:val="000000"/>
                <w:szCs w:val="20"/>
              </w:rPr>
            </w:pPr>
            <w:r>
              <w:rPr>
                <w:rFonts w:eastAsia="Times New Roman" w:cs="Arial"/>
                <w:color w:val="000000"/>
                <w:szCs w:val="20"/>
              </w:rPr>
              <w:t>1</w:t>
            </w:r>
            <w:r w:rsidR="00BC6B11">
              <w:rPr>
                <w:rFonts w:eastAsia="Times New Roman" w:cs="Arial"/>
                <w:color w:val="000000"/>
                <w:szCs w:val="20"/>
              </w:rPr>
              <w:t>-32767</w:t>
            </w:r>
          </w:p>
        </w:tc>
        <w:tc>
          <w:tcPr>
            <w:tcW w:w="1440" w:type="dxa"/>
            <w:vMerge/>
            <w:shd w:val="clear" w:color="auto" w:fill="D9D9D9" w:themeFill="background1" w:themeFillShade="D9"/>
          </w:tcPr>
          <w:p w14:paraId="1871F767" w14:textId="77777777" w:rsidR="002752D5" w:rsidRDefault="002752D5" w:rsidP="00CC09C5">
            <w:pPr>
              <w:spacing w:line="240" w:lineRule="atLeast"/>
              <w:rPr>
                <w:rFonts w:eastAsia="Times New Roman" w:cs="Arial"/>
                <w:color w:val="000000"/>
                <w:szCs w:val="20"/>
              </w:rPr>
            </w:pPr>
          </w:p>
        </w:tc>
        <w:tc>
          <w:tcPr>
            <w:tcW w:w="1440" w:type="dxa"/>
            <w:shd w:val="clear" w:color="auto" w:fill="D9D9D9" w:themeFill="background1" w:themeFillShade="D9"/>
            <w:vAlign w:val="center"/>
          </w:tcPr>
          <w:p w14:paraId="672CE11D" w14:textId="74A68859" w:rsidR="002752D5" w:rsidRDefault="00BC6B11" w:rsidP="00CC09C5">
            <w:pPr>
              <w:spacing w:line="240" w:lineRule="atLeast"/>
              <w:rPr>
                <w:rFonts w:eastAsia="Times New Roman" w:cs="Arial"/>
                <w:color w:val="000000"/>
                <w:szCs w:val="20"/>
              </w:rPr>
            </w:pPr>
            <w:r>
              <w:rPr>
                <w:rFonts w:eastAsia="Times New Roman" w:cs="Arial"/>
                <w:color w:val="000000"/>
                <w:szCs w:val="20"/>
              </w:rPr>
              <w:t>1-32767</w:t>
            </w:r>
          </w:p>
        </w:tc>
      </w:tr>
    </w:tbl>
    <w:p w14:paraId="048F9FFA" w14:textId="77777777" w:rsidR="002752D5" w:rsidRDefault="002752D5" w:rsidP="00CC09C5">
      <w:pPr>
        <w:spacing w:line="240" w:lineRule="atLeast"/>
      </w:pPr>
    </w:p>
    <w:p w14:paraId="4C1FC03D" w14:textId="430C60CF" w:rsidR="002752D5" w:rsidRDefault="003A5FF0" w:rsidP="00CC09C5">
      <w:pPr>
        <w:spacing w:line="240" w:lineRule="atLeast"/>
      </w:pPr>
      <w:r>
        <w:t xml:space="preserve">The VIN will be configured in </w:t>
      </w:r>
      <w:proofErr w:type="spellStart"/>
      <w:r>
        <w:t>LiveAMP</w:t>
      </w:r>
      <w:proofErr w:type="spellEnd"/>
      <w:r>
        <w:t xml:space="preserve"> with the following parameters:</w:t>
      </w:r>
    </w:p>
    <w:p w14:paraId="2FF86990" w14:textId="77777777" w:rsidR="002752D5" w:rsidRDefault="002752D5" w:rsidP="00CC09C5">
      <w:pPr>
        <w:spacing w:line="240" w:lineRule="atLeast"/>
      </w:pPr>
    </w:p>
    <w:p w14:paraId="360D0080" w14:textId="77777777" w:rsidR="00B9457D" w:rsidRDefault="00B9457D" w:rsidP="00CC09C5">
      <w:pPr>
        <w:pStyle w:val="ListParagraph"/>
        <w:numPr>
          <w:ilvl w:val="0"/>
          <w:numId w:val="24"/>
        </w:numPr>
        <w:spacing w:line="240" w:lineRule="atLeast"/>
        <w:ind w:leftChars="0"/>
      </w:pPr>
      <w:r>
        <w:t>Default value: 0</w:t>
      </w:r>
    </w:p>
    <w:p w14:paraId="2BD91142" w14:textId="77777777" w:rsidR="00B9457D" w:rsidRDefault="00B9457D" w:rsidP="00CC09C5">
      <w:pPr>
        <w:pStyle w:val="ListParagraph"/>
        <w:numPr>
          <w:ilvl w:val="0"/>
          <w:numId w:val="24"/>
        </w:numPr>
        <w:spacing w:line="240" w:lineRule="atLeast"/>
        <w:ind w:leftChars="0"/>
      </w:pPr>
      <w:r>
        <w:t>Minimum value: 0</w:t>
      </w:r>
    </w:p>
    <w:p w14:paraId="4177D3E3" w14:textId="77777777" w:rsidR="00B9457D" w:rsidRDefault="00B9457D" w:rsidP="00CC09C5">
      <w:pPr>
        <w:pStyle w:val="ListParagraph"/>
        <w:numPr>
          <w:ilvl w:val="0"/>
          <w:numId w:val="24"/>
        </w:numPr>
        <w:spacing w:line="240" w:lineRule="atLeast"/>
        <w:ind w:leftChars="0"/>
      </w:pPr>
      <w:r>
        <w:t>Maximum value: 32,767</w:t>
      </w:r>
    </w:p>
    <w:p w14:paraId="2D088D2C" w14:textId="77777777" w:rsidR="00B9457D" w:rsidRDefault="00B9457D" w:rsidP="00CC09C5">
      <w:pPr>
        <w:pStyle w:val="ListParagraph"/>
        <w:numPr>
          <w:ilvl w:val="0"/>
          <w:numId w:val="24"/>
        </w:numPr>
        <w:spacing w:line="240" w:lineRule="atLeast"/>
        <w:ind w:leftChars="0"/>
      </w:pPr>
      <w:r>
        <w:t>Timeout (</w:t>
      </w:r>
      <w:proofErr w:type="spellStart"/>
      <w:r>
        <w:t>ms</w:t>
      </w:r>
      <w:proofErr w:type="spellEnd"/>
      <w:r>
        <w:t>): 5000</w:t>
      </w:r>
    </w:p>
    <w:p w14:paraId="3C1CA56E" w14:textId="77777777" w:rsidR="00B9457D" w:rsidRDefault="00B9457D" w:rsidP="00CC09C5">
      <w:pPr>
        <w:spacing w:line="240" w:lineRule="atLeast"/>
      </w:pPr>
    </w:p>
    <w:p w14:paraId="32033BA3" w14:textId="11C7F633" w:rsidR="00B9457D" w:rsidRDefault="00B9457D" w:rsidP="00CC09C5">
      <w:pPr>
        <w:spacing w:line="240" w:lineRule="atLeast"/>
      </w:pPr>
      <w:r>
        <w:t xml:space="preserve">Within the </w:t>
      </w:r>
      <w:proofErr w:type="spellStart"/>
      <w:r>
        <w:t>LiveAMP</w:t>
      </w:r>
      <w:proofErr w:type="spellEnd"/>
      <w:r>
        <w:t xml:space="preserve"> configuration, the final mute block shall consider the Heartbeat </w:t>
      </w:r>
      <w:proofErr w:type="gramStart"/>
      <w:r>
        <w:t>In</w:t>
      </w:r>
      <w:proofErr w:type="gramEnd"/>
      <w:r>
        <w:t xml:space="preserve"> VIN value for muting the feature.</w:t>
      </w:r>
      <w:r w:rsidR="00F36A05">
        <w:t xml:space="preserve">  </w:t>
      </w:r>
      <w:r>
        <w:t xml:space="preserve">If the Heartbeat </w:t>
      </w:r>
      <w:proofErr w:type="gramStart"/>
      <w:r>
        <w:t>In</w:t>
      </w:r>
      <w:proofErr w:type="gramEnd"/>
      <w:r>
        <w:t xml:space="preserve"> VIN equals zero then the feature will be muted. This will cause the resulting audio to mute in the event that the NVH Service is unable to refresh the Heartbeat </w:t>
      </w:r>
      <w:proofErr w:type="gramStart"/>
      <w:r>
        <w:t>In</w:t>
      </w:r>
      <w:proofErr w:type="gramEnd"/>
      <w:r>
        <w:t xml:space="preserve"> VIN value. This failsafe mechanism will prevent unintended audio from being generated and annoying the user/customer. </w:t>
      </w:r>
    </w:p>
    <w:p w14:paraId="2DF19FD3" w14:textId="44E625E6" w:rsidR="00B9457D" w:rsidRDefault="00B9457D" w:rsidP="00CC09C5">
      <w:pPr>
        <w:pStyle w:val="NoSpacing"/>
        <w:spacing w:line="240" w:lineRule="atLeast"/>
      </w:pPr>
    </w:p>
    <w:p w14:paraId="4C48B308" w14:textId="308A3EE6" w:rsidR="00B9457D" w:rsidRDefault="00715E9A" w:rsidP="00CC09C5">
      <w:pPr>
        <w:pStyle w:val="Heading2"/>
        <w:spacing w:line="240" w:lineRule="atLeast"/>
      </w:pPr>
      <w:bookmarkStart w:id="2338" w:name="_Toc105779450"/>
      <w:r>
        <w:t xml:space="preserve">Diagnostics </w:t>
      </w:r>
      <w:r w:rsidR="005E4163">
        <w:t>–</w:t>
      </w:r>
      <w:r>
        <w:t xml:space="preserve"> </w:t>
      </w:r>
      <w:r w:rsidR="005E4163">
        <w:t>Tones Test</w:t>
      </w:r>
      <w:bookmarkEnd w:id="2338"/>
    </w:p>
    <w:p w14:paraId="56452F82" w14:textId="3064A53D" w:rsidR="00B9457D" w:rsidRDefault="00B9457D" w:rsidP="00CC09C5">
      <w:pPr>
        <w:pStyle w:val="NoSpacing"/>
        <w:spacing w:line="240" w:lineRule="atLeast"/>
      </w:pPr>
    </w:p>
    <w:p w14:paraId="2023D9CC" w14:textId="41B1AAD7" w:rsidR="00B9457D" w:rsidRDefault="00234842" w:rsidP="00CC09C5">
      <w:pPr>
        <w:pStyle w:val="NoSpacing"/>
        <w:spacing w:line="240" w:lineRule="atLeast"/>
      </w:pPr>
      <w:r>
        <w:t xml:space="preserve">For diagnostic </w:t>
      </w:r>
      <w:proofErr w:type="gramStart"/>
      <w:r>
        <w:t>purposes;</w:t>
      </w:r>
      <w:proofErr w:type="gramEnd"/>
      <w:r>
        <w:t xml:space="preserve"> to support the generation of </w:t>
      </w:r>
      <w:r w:rsidR="00915FF3">
        <w:t xml:space="preserve">an arbitrary tone on a specified channel; the NVH Service will </w:t>
      </w:r>
      <w:r w:rsidR="0057583B">
        <w:t xml:space="preserve">write the corresponding parameters directly to the library </w:t>
      </w:r>
      <w:r w:rsidR="00A54FC1">
        <w:t>via CAPI V2 interface</w:t>
      </w:r>
      <w:r w:rsidR="00440B89">
        <w:t xml:space="preserve">.  The library </w:t>
      </w:r>
      <w:r w:rsidR="001C7723">
        <w:t xml:space="preserve">will </w:t>
      </w:r>
      <w:proofErr w:type="gramStart"/>
      <w:r w:rsidR="001C7723">
        <w:t>supports</w:t>
      </w:r>
      <w:proofErr w:type="gramEnd"/>
      <w:r w:rsidR="001C7723">
        <w:t xml:space="preserve"> this </w:t>
      </w:r>
      <w:r w:rsidR="00307E6D">
        <w:t>mode of operation via:</w:t>
      </w:r>
    </w:p>
    <w:p w14:paraId="57F3C87B" w14:textId="5A732424" w:rsidR="00307E6D" w:rsidRDefault="00307E6D" w:rsidP="00CC09C5">
      <w:pPr>
        <w:pStyle w:val="NoSpacing"/>
        <w:numPr>
          <w:ilvl w:val="0"/>
          <w:numId w:val="25"/>
        </w:numPr>
        <w:spacing w:line="240" w:lineRule="atLeast"/>
      </w:pPr>
      <w:r>
        <w:t>Diagnostics mode (QWA_ASD_DIAG_TONE)</w:t>
      </w:r>
    </w:p>
    <w:p w14:paraId="0E3E5A30" w14:textId="55D8B238" w:rsidR="00240B76" w:rsidRDefault="00240B76" w:rsidP="00CC09C5">
      <w:pPr>
        <w:pStyle w:val="NoSpacing"/>
        <w:spacing w:line="240" w:lineRule="atLeast"/>
      </w:pPr>
      <w:r>
        <w:t>Where the frequency</w:t>
      </w:r>
      <w:r w:rsidR="00A2462C">
        <w:t>,</w:t>
      </w:r>
      <w:r>
        <w:t xml:space="preserve"> output channel</w:t>
      </w:r>
      <w:r w:rsidR="001A2FD0">
        <w:t xml:space="preserve"> </w:t>
      </w:r>
      <w:r w:rsidR="00A2462C">
        <w:t xml:space="preserve">and amplitude </w:t>
      </w:r>
      <w:proofErr w:type="gramStart"/>
      <w:r w:rsidR="001A2FD0">
        <w:t>is</w:t>
      </w:r>
      <w:proofErr w:type="gramEnd"/>
      <w:r w:rsidR="001A2FD0">
        <w:t xml:space="preserve"> set via:</w:t>
      </w:r>
    </w:p>
    <w:p w14:paraId="679B0DE6" w14:textId="6114D830" w:rsidR="001A2FD0" w:rsidRDefault="001A2FD0" w:rsidP="00CC09C5">
      <w:pPr>
        <w:pStyle w:val="NoSpacing"/>
        <w:numPr>
          <w:ilvl w:val="0"/>
          <w:numId w:val="25"/>
        </w:numPr>
        <w:spacing w:line="240" w:lineRule="atLeast"/>
      </w:pPr>
      <w:proofErr w:type="spellStart"/>
      <w:r>
        <w:t>qwaAsdDiagFreq</w:t>
      </w:r>
      <w:proofErr w:type="spellEnd"/>
    </w:p>
    <w:p w14:paraId="77B6A4B1" w14:textId="3E01997E" w:rsidR="001A2FD0" w:rsidRDefault="001A2FD0" w:rsidP="00CC09C5">
      <w:pPr>
        <w:pStyle w:val="NoSpacing"/>
        <w:numPr>
          <w:ilvl w:val="0"/>
          <w:numId w:val="25"/>
        </w:numPr>
        <w:spacing w:line="240" w:lineRule="atLeast"/>
      </w:pPr>
      <w:proofErr w:type="spellStart"/>
      <w:r>
        <w:t>qwaAsdDiagOutChan</w:t>
      </w:r>
      <w:proofErr w:type="spellEnd"/>
    </w:p>
    <w:p w14:paraId="5E6A58C7" w14:textId="57301FB0" w:rsidR="00A2462C" w:rsidRDefault="00A2462C" w:rsidP="00CC09C5">
      <w:pPr>
        <w:pStyle w:val="NoSpacing"/>
        <w:numPr>
          <w:ilvl w:val="0"/>
          <w:numId w:val="25"/>
        </w:numPr>
        <w:spacing w:line="240" w:lineRule="atLeast"/>
      </w:pPr>
      <w:proofErr w:type="spellStart"/>
      <w:r>
        <w:t>qwaAsdDiagGain</w:t>
      </w:r>
      <w:proofErr w:type="spellEnd"/>
    </w:p>
    <w:p w14:paraId="2F617622" w14:textId="52FF8FE0" w:rsidR="001A2FD0" w:rsidRDefault="001A2FD0" w:rsidP="00CC09C5">
      <w:pPr>
        <w:pStyle w:val="NoSpacing"/>
        <w:spacing w:line="240" w:lineRule="atLeast"/>
      </w:pPr>
    </w:p>
    <w:p w14:paraId="313F71C6" w14:textId="6FC780F0" w:rsidR="00DD4DF4" w:rsidRDefault="00DD4DF4" w:rsidP="00CC09C5">
      <w:pPr>
        <w:pStyle w:val="Heading2"/>
        <w:spacing w:line="240" w:lineRule="atLeast"/>
      </w:pPr>
      <w:bookmarkStart w:id="2339" w:name="_Toc105779451"/>
      <w:r>
        <w:t>Diagnostics – Microphone Passthrough</w:t>
      </w:r>
      <w:bookmarkEnd w:id="2339"/>
    </w:p>
    <w:p w14:paraId="6B568DBA" w14:textId="64086ACF" w:rsidR="003C3B3F" w:rsidRDefault="00E64F9E" w:rsidP="00CC09C5">
      <w:pPr>
        <w:spacing w:line="240" w:lineRule="atLeast"/>
      </w:pPr>
      <w:bookmarkStart w:id="2340" w:name="_Ref96276540"/>
      <w:r>
        <w:t xml:space="preserve">To support microphone passthrough diagnostics, the NVH service will need to load a </w:t>
      </w:r>
      <w:r w:rsidR="005D3382">
        <w:t>specific configuration file which will be present as part of the software load:</w:t>
      </w:r>
      <w:bookmarkEnd w:id="2340"/>
    </w:p>
    <w:p w14:paraId="56B7AEE0" w14:textId="0572363B" w:rsidR="003C3B3F" w:rsidRDefault="002A68A9" w:rsidP="00CC09C5">
      <w:pPr>
        <w:pStyle w:val="ListParagraph"/>
        <w:numPr>
          <w:ilvl w:val="0"/>
          <w:numId w:val="26"/>
        </w:numPr>
        <w:spacing w:line="240" w:lineRule="atLeast"/>
        <w:ind w:leftChars="0"/>
      </w:pPr>
      <w:proofErr w:type="spellStart"/>
      <w:r w:rsidRPr="002A68A9">
        <w:t>asd_</w:t>
      </w:r>
      <w:r w:rsidR="00EB724A">
        <w:t>diag_mic_</w:t>
      </w:r>
      <w:r w:rsidRPr="002A68A9">
        <w:t>configuration.qcf</w:t>
      </w:r>
      <w:proofErr w:type="spellEnd"/>
    </w:p>
    <w:p w14:paraId="72DF87C3" w14:textId="494998A5" w:rsidR="00E94D76" w:rsidRDefault="00EB724A" w:rsidP="00CC09C5">
      <w:pPr>
        <w:spacing w:line="240" w:lineRule="atLeast"/>
      </w:pPr>
      <w:r>
        <w:t xml:space="preserve">This library configuration will use </w:t>
      </w:r>
      <w:r w:rsidR="002C18B2">
        <w:t>a different set of VIN</w:t>
      </w:r>
      <w:r w:rsidR="00C5074D">
        <w:t xml:space="preserve"> identifiers</w:t>
      </w:r>
      <w:r w:rsidR="00513CD5">
        <w:t>;</w:t>
      </w:r>
      <w:r w:rsidR="002C18B2">
        <w:t xml:space="preserve"> </w:t>
      </w:r>
      <w:proofErr w:type="gramStart"/>
      <w:r w:rsidR="002C18B2">
        <w:t>specifically</w:t>
      </w:r>
      <w:proofErr w:type="gramEnd"/>
      <w:r w:rsidR="002C18B2">
        <w:t xml:space="preserve"> to control this diagnostic feature and </w:t>
      </w:r>
      <w:r w:rsidR="00C5074D">
        <w:t xml:space="preserve">to </w:t>
      </w:r>
      <w:r w:rsidR="002C18B2">
        <w:t xml:space="preserve">prevent the possibility of </w:t>
      </w:r>
      <w:r w:rsidR="00B9073F">
        <w:t xml:space="preserve">audio artifacts in the event </w:t>
      </w:r>
      <w:r w:rsidR="00D73360">
        <w:t>the configuration is erroneously loaded.</w:t>
      </w:r>
      <w:r w:rsidR="007121DD">
        <w:t xml:space="preserve">  These VINs are listed in the following subsection.</w:t>
      </w:r>
    </w:p>
    <w:p w14:paraId="5CC5C0B5" w14:textId="5B3C05FA" w:rsidR="00E94D76" w:rsidRDefault="008E74F1" w:rsidP="00CC09C5">
      <w:pPr>
        <w:pStyle w:val="Heading3"/>
        <w:spacing w:line="240" w:lineRule="atLeast"/>
      </w:pPr>
      <w:bookmarkStart w:id="2341" w:name="_Toc105779452"/>
      <w:proofErr w:type="spellStart"/>
      <w:r>
        <w:t>UnMute</w:t>
      </w:r>
      <w:proofErr w:type="spellEnd"/>
      <w:r>
        <w:t xml:space="preserve"> DIAG In</w:t>
      </w:r>
      <w:bookmarkEnd w:id="2341"/>
    </w:p>
    <w:p w14:paraId="28BE3DE9" w14:textId="18B7F63D" w:rsidR="008E74F1" w:rsidRDefault="00565A7B" w:rsidP="00CC09C5">
      <w:pPr>
        <w:spacing w:line="240" w:lineRule="atLeast"/>
      </w:pPr>
      <w:r>
        <w:t xml:space="preserve">Unmutes </w:t>
      </w:r>
      <w:proofErr w:type="gramStart"/>
      <w:r>
        <w:t>all of</w:t>
      </w:r>
      <w:proofErr w:type="gramEnd"/>
      <w:r>
        <w:t xml:space="preserve"> the output channels</w:t>
      </w:r>
      <w:r w:rsidR="00633A13">
        <w:t xml:space="preserve">.  Intended as a failsafe to enforce that the NVH Service is </w:t>
      </w:r>
      <w:r w:rsidR="004D0149">
        <w:t xml:space="preserve">controlling the library.  </w:t>
      </w:r>
      <w:proofErr w:type="gramStart"/>
      <w:r w:rsidR="004D0149">
        <w:t>Thus</w:t>
      </w:r>
      <w:proofErr w:type="gramEnd"/>
      <w:r w:rsidR="004D0149">
        <w:t xml:space="preserve"> a value of 1 will unmute and pass</w:t>
      </w:r>
      <w:r w:rsidR="00C53C71">
        <w:t xml:space="preserve"> the configured</w:t>
      </w:r>
      <w:r w:rsidR="004D0149">
        <w:t xml:space="preserve"> microphone audio to the output channel(s)</w:t>
      </w:r>
      <w:r w:rsidR="00C53C71">
        <w:t>, and a value of 0 (default) will mute all output channels.  The configuration also makes use of Heartbeat In as a</w:t>
      </w:r>
      <w:r w:rsidR="00737C13">
        <w:t>n additional failsafe.</w:t>
      </w:r>
    </w:p>
    <w:p w14:paraId="48D3A94C" w14:textId="555ACB77" w:rsidR="008A296A" w:rsidRDefault="008A296A" w:rsidP="00CC09C5">
      <w:pPr>
        <w:pStyle w:val="Heading3"/>
        <w:spacing w:line="240" w:lineRule="atLeast"/>
      </w:pPr>
      <w:bookmarkStart w:id="2342" w:name="_Toc105779453"/>
      <w:proofErr w:type="spellStart"/>
      <w:r>
        <w:t>ChX</w:t>
      </w:r>
      <w:proofErr w:type="spellEnd"/>
      <w:r>
        <w:t xml:space="preserve"> Amplitude</w:t>
      </w:r>
      <w:bookmarkEnd w:id="2342"/>
    </w:p>
    <w:p w14:paraId="173C800E" w14:textId="72C00E2B" w:rsidR="008A296A" w:rsidRDefault="00506C05" w:rsidP="00CC09C5">
      <w:pPr>
        <w:spacing w:line="240" w:lineRule="atLeast"/>
      </w:pPr>
      <w:r>
        <w:t xml:space="preserve">Specifies the output signal </w:t>
      </w:r>
      <w:r w:rsidR="00D26B01">
        <w:t>amplitude</w:t>
      </w:r>
      <w:r w:rsidR="005868E5">
        <w:t xml:space="preserve"> for each output channel</w:t>
      </w:r>
      <w:r w:rsidR="00D26B01">
        <w:t>.</w:t>
      </w:r>
    </w:p>
    <w:p w14:paraId="1AFD51F4" w14:textId="111CC32C" w:rsidR="008A296A" w:rsidRDefault="008A296A" w:rsidP="00CC09C5">
      <w:pPr>
        <w:pStyle w:val="Heading3"/>
        <w:spacing w:line="240" w:lineRule="atLeast"/>
      </w:pPr>
      <w:bookmarkStart w:id="2343" w:name="_Toc105779454"/>
      <w:proofErr w:type="spellStart"/>
      <w:r>
        <w:t>ChX</w:t>
      </w:r>
      <w:proofErr w:type="spellEnd"/>
      <w:r>
        <w:t xml:space="preserve"> Source</w:t>
      </w:r>
      <w:bookmarkEnd w:id="2343"/>
    </w:p>
    <w:p w14:paraId="17781E0B" w14:textId="117A83B5" w:rsidR="002166AC" w:rsidRDefault="002166AC" w:rsidP="00CC09C5">
      <w:pPr>
        <w:spacing w:line="240" w:lineRule="atLeast"/>
      </w:pPr>
      <w:r>
        <w:t xml:space="preserve">Specifies microphone </w:t>
      </w:r>
      <w:r w:rsidR="00506C05">
        <w:t xml:space="preserve">(1,2,3,4) as a signal source for </w:t>
      </w:r>
      <w:r w:rsidR="0018356E">
        <w:t>each</w:t>
      </w:r>
      <w:r w:rsidR="00506C05">
        <w:t xml:space="preserve"> output channel.  A value of zero will mute the channel.</w:t>
      </w:r>
    </w:p>
    <w:p w14:paraId="3F454D72" w14:textId="77777777" w:rsidR="00460796" w:rsidRDefault="00460796" w:rsidP="00CC09C5">
      <w:pPr>
        <w:spacing w:line="240" w:lineRule="atLeast"/>
      </w:pPr>
    </w:p>
    <w:p w14:paraId="5E1BA20F" w14:textId="458333DC" w:rsidR="009B1640" w:rsidRDefault="00053093" w:rsidP="00CC09C5">
      <w:pPr>
        <w:spacing w:line="240" w:lineRule="atLeast"/>
      </w:pPr>
      <w:bookmarkStart w:id="2344" w:name="_Ref96277258"/>
      <w:r>
        <w:t>Note that the microphone passthrough configuration uses the Heartbeat In</w:t>
      </w:r>
      <w:r w:rsidR="00C4772D">
        <w:t xml:space="preserve"> VIN, and therefore this signal needs to be conveyed to the library during this diagnostic mode.</w:t>
      </w:r>
      <w:bookmarkEnd w:id="2344"/>
    </w:p>
    <w:p w14:paraId="2075819D" w14:textId="38448465" w:rsidR="00375AE3" w:rsidRDefault="002F7E71" w:rsidP="00CC09C5">
      <w:pPr>
        <w:pStyle w:val="Heading2"/>
        <w:spacing w:line="240" w:lineRule="atLeast"/>
      </w:pPr>
      <w:bookmarkStart w:id="2345" w:name="_Toc105779455"/>
      <w:r>
        <w:t>Diagnostics – ANC EOL Routine Control</w:t>
      </w:r>
      <w:bookmarkEnd w:id="2345"/>
    </w:p>
    <w:p w14:paraId="56672B9A" w14:textId="1D0A4CBE" w:rsidR="00375AE3" w:rsidRDefault="00B42005" w:rsidP="00CC09C5">
      <w:pPr>
        <w:spacing w:line="240" w:lineRule="atLeast"/>
      </w:pPr>
      <w:r>
        <w:t xml:space="preserve">The control of the </w:t>
      </w:r>
      <w:r w:rsidR="003B0727">
        <w:t>library to support ANC EOL testing is detailed in the ASD Developers Guide</w:t>
      </w:r>
      <w:r w:rsidR="00AB1F03">
        <w:t>.  This will involve the NVH Service writing and reading the corresponding parameters directly to the library via CAPI V2 interface</w:t>
      </w:r>
      <w:r w:rsidR="0005537F">
        <w:t>.</w:t>
      </w:r>
    </w:p>
    <w:p w14:paraId="2F2ECA99" w14:textId="311F248D" w:rsidR="0005537F" w:rsidRDefault="0005537F" w:rsidP="00CC09C5">
      <w:pPr>
        <w:spacing w:line="240" w:lineRule="atLeast"/>
      </w:pPr>
    </w:p>
    <w:p w14:paraId="12CA0E51" w14:textId="5A76823C" w:rsidR="0005537F" w:rsidRDefault="0005537F" w:rsidP="00CC09C5">
      <w:pPr>
        <w:spacing w:line="240" w:lineRule="atLeast"/>
      </w:pPr>
      <w:r>
        <w:t xml:space="preserve">Entering </w:t>
      </w:r>
      <w:r w:rsidR="00506C56">
        <w:t>EOL mode is performed by setting</w:t>
      </w:r>
      <w:r w:rsidR="00506C56" w:rsidRPr="00506C56">
        <w:t xml:space="preserve"> the library mode (</w:t>
      </w:r>
      <w:proofErr w:type="spellStart"/>
      <w:r w:rsidR="00506C56" w:rsidRPr="00506C56">
        <w:t>qwaAsdMode</w:t>
      </w:r>
      <w:proofErr w:type="spellEnd"/>
      <w:r w:rsidR="00506C56" w:rsidRPr="00506C56">
        <w:t>) to QWA_ASD_MODE_EOL</w:t>
      </w:r>
      <w:r w:rsidR="00506C56">
        <w:t>.</w:t>
      </w:r>
    </w:p>
    <w:p w14:paraId="0F6F2CEA" w14:textId="371ABCD0" w:rsidR="00506C56" w:rsidRDefault="00506C56" w:rsidP="00CC09C5">
      <w:pPr>
        <w:spacing w:line="240" w:lineRule="atLeast"/>
      </w:pPr>
    </w:p>
    <w:p w14:paraId="17CA4D0F" w14:textId="3B515846" w:rsidR="00506C56" w:rsidRDefault="00096C50" w:rsidP="00CC09C5">
      <w:pPr>
        <w:spacing w:line="240" w:lineRule="atLeast"/>
      </w:pPr>
      <w:r>
        <w:t xml:space="preserve">Exiting or aborting EOL mode is performed by </w:t>
      </w:r>
      <w:r w:rsidRPr="00096C50">
        <w:t>setting the library mode (</w:t>
      </w:r>
      <w:proofErr w:type="spellStart"/>
      <w:r w:rsidRPr="00096C50">
        <w:t>qwaAsdMode</w:t>
      </w:r>
      <w:proofErr w:type="spellEnd"/>
      <w:r w:rsidRPr="00096C50">
        <w:t>) to QWA_ASD_MODE_PROCESS.</w:t>
      </w:r>
    </w:p>
    <w:p w14:paraId="644AFF80" w14:textId="2C38AC8A" w:rsidR="00375AE3" w:rsidRDefault="00375AE3" w:rsidP="00CC09C5">
      <w:pPr>
        <w:spacing w:line="240" w:lineRule="atLeast"/>
      </w:pPr>
    </w:p>
    <w:p w14:paraId="153FF836" w14:textId="1CFCDB69" w:rsidR="00375AE3" w:rsidRDefault="00EF653B" w:rsidP="00CC09C5">
      <w:pPr>
        <w:spacing w:line="240" w:lineRule="atLeast"/>
      </w:pPr>
      <w:r>
        <w:t xml:space="preserve">The NVH Service will need to </w:t>
      </w:r>
      <w:r w:rsidR="004014E1">
        <w:t>coordinate the execution of the EOL routine and manage the appropriate entry and abort conditions.</w:t>
      </w:r>
    </w:p>
    <w:p w14:paraId="04390C67" w14:textId="77E6FF80" w:rsidR="005D730E" w:rsidRDefault="005D730E" w:rsidP="00CC09C5">
      <w:pPr>
        <w:spacing w:line="240" w:lineRule="atLeast"/>
      </w:pPr>
    </w:p>
    <w:p w14:paraId="44BD5898" w14:textId="77777777" w:rsidR="00CA48D2" w:rsidRDefault="00CA48D2" w:rsidP="00CC09C5">
      <w:pPr>
        <w:pStyle w:val="NoSpacing"/>
        <w:spacing w:line="240" w:lineRule="atLeast"/>
      </w:pPr>
    </w:p>
    <w:p w14:paraId="1A6996BB" w14:textId="5A094518" w:rsidR="00737D58" w:rsidRPr="00442914" w:rsidRDefault="007F2079" w:rsidP="00CC09C5">
      <w:pPr>
        <w:pStyle w:val="Heading1"/>
        <w:spacing w:line="240" w:lineRule="atLeast"/>
      </w:pPr>
      <w:bookmarkStart w:id="2346" w:name="_Toc70616977"/>
      <w:bookmarkStart w:id="2347" w:name="_Ref70859180"/>
      <w:bookmarkStart w:id="2348" w:name="_Ref70884671"/>
      <w:bookmarkStart w:id="2349" w:name="_Ref70935810"/>
      <w:bookmarkStart w:id="2350" w:name="_Ref70935824"/>
      <w:bookmarkStart w:id="2351" w:name="_Ref70935843"/>
      <w:bookmarkStart w:id="2352" w:name="_Ref92983308"/>
      <w:bookmarkStart w:id="2353" w:name="_Ref95599129"/>
      <w:bookmarkStart w:id="2354" w:name="_Ref96422986"/>
      <w:bookmarkStart w:id="2355" w:name="_Toc105779456"/>
      <w:r>
        <w:t xml:space="preserve">NVH </w:t>
      </w:r>
      <w:r w:rsidRPr="00D619EA">
        <w:t>Service</w:t>
      </w:r>
      <w:r>
        <w:t xml:space="preserve"> </w:t>
      </w:r>
      <w:r w:rsidR="00ED4A9E">
        <w:t xml:space="preserve">- </w:t>
      </w:r>
      <w:r>
        <w:t>Library Reads</w:t>
      </w:r>
      <w:bookmarkEnd w:id="2346"/>
      <w:bookmarkEnd w:id="2347"/>
      <w:bookmarkEnd w:id="2348"/>
      <w:bookmarkEnd w:id="2349"/>
      <w:bookmarkEnd w:id="2350"/>
      <w:bookmarkEnd w:id="2351"/>
      <w:bookmarkEnd w:id="2352"/>
      <w:bookmarkEnd w:id="2353"/>
      <w:bookmarkEnd w:id="2354"/>
      <w:bookmarkEnd w:id="2355"/>
    </w:p>
    <w:p w14:paraId="6E0F4669" w14:textId="32793286" w:rsidR="003475CB" w:rsidRDefault="003475CB" w:rsidP="00CC09C5">
      <w:pPr>
        <w:spacing w:line="240" w:lineRule="atLeast"/>
      </w:pPr>
    </w:p>
    <w:p w14:paraId="6E9405A2" w14:textId="2F25328C" w:rsidR="00FE4993" w:rsidRDefault="00FE4993" w:rsidP="00CC09C5">
      <w:pPr>
        <w:spacing w:line="240" w:lineRule="atLeast"/>
      </w:pPr>
      <w:r>
        <w:t>During in</w:t>
      </w:r>
      <w:r w:rsidR="00123900">
        <w:t xml:space="preserve">itialization and subsequent continued operation, the NVH Service will read </w:t>
      </w:r>
      <w:r w:rsidR="00E56382">
        <w:t xml:space="preserve">status and derived VINs from the library </w:t>
      </w:r>
      <w:r w:rsidR="00123900">
        <w:t xml:space="preserve">on a periodic and event </w:t>
      </w:r>
      <w:r w:rsidR="00E56382">
        <w:t>basis.</w:t>
      </w:r>
      <w:r w:rsidR="00F6162C">
        <w:t xml:space="preserve">  </w:t>
      </w:r>
      <w:r w:rsidR="00C32703">
        <w:t xml:space="preserve">It is proposed that the periodic </w:t>
      </w:r>
      <w:r w:rsidR="006B5AB1">
        <w:t xml:space="preserve">reads be performed at a rate of 1 Hz.  </w:t>
      </w:r>
      <w:r w:rsidR="00EE5919">
        <w:t xml:space="preserve">Only status / VINs that are relevant to enabled features will be read.  </w:t>
      </w:r>
      <w:r w:rsidR="00F6162C">
        <w:t>These elements are listed in the subsection below.</w:t>
      </w:r>
    </w:p>
    <w:p w14:paraId="780D8892" w14:textId="12568C83" w:rsidR="00E96EC4" w:rsidRDefault="00E96EC4" w:rsidP="00CC09C5">
      <w:pPr>
        <w:pStyle w:val="Heading2"/>
        <w:spacing w:line="240" w:lineRule="atLeast"/>
      </w:pPr>
      <w:bookmarkStart w:id="2356" w:name="_Toc105779457"/>
      <w:r>
        <w:t>Library Version</w:t>
      </w:r>
      <w:ins w:id="2357" w:author="Podhorsky, Milan (M.)" w:date="2022-05-13T11:11:00Z">
        <w:r w:rsidR="00B8082A">
          <w:t xml:space="preserve"> (optional)</w:t>
        </w:r>
      </w:ins>
      <w:bookmarkEnd w:id="2356"/>
    </w:p>
    <w:p w14:paraId="013A6D3B" w14:textId="628B09E8" w:rsidR="00E56382" w:rsidRDefault="00E96EC4" w:rsidP="00CC09C5">
      <w:pPr>
        <w:spacing w:line="240" w:lineRule="atLeast"/>
      </w:pPr>
      <w:r>
        <w:t xml:space="preserve">The Library </w:t>
      </w:r>
      <w:r w:rsidR="00E903A5">
        <w:t xml:space="preserve">Version </w:t>
      </w:r>
      <w:r>
        <w:t xml:space="preserve">shall </w:t>
      </w:r>
      <w:r w:rsidR="00E903A5">
        <w:t xml:space="preserve">be read during initialization.  </w:t>
      </w:r>
      <w:r>
        <w:t xml:space="preserve">The NVH Service shall facilitate reporting the Library's Version Number via </w:t>
      </w:r>
      <w:r w:rsidR="00E903A5">
        <w:t>Diagnostics</w:t>
      </w:r>
      <w:del w:id="2358" w:author="Podhorsky, Milan (M.)" w:date="2022-05-13T11:10:00Z">
        <w:r w:rsidR="00E903A5" w:rsidDel="008B06FF">
          <w:delText xml:space="preserve"> </w:delText>
        </w:r>
        <w:r w:rsidDel="008B06FF">
          <w:delText>DID</w:delText>
        </w:r>
      </w:del>
      <w:r w:rsidR="00E903A5">
        <w:t>.</w:t>
      </w:r>
    </w:p>
    <w:p w14:paraId="0B07E539" w14:textId="48F16A50" w:rsidR="00E903A5" w:rsidRDefault="00E903A5" w:rsidP="00CC09C5">
      <w:pPr>
        <w:spacing w:line="240" w:lineRule="atLeast"/>
      </w:pPr>
    </w:p>
    <w:p w14:paraId="631DC256" w14:textId="75C87C23" w:rsidR="00E903A5" w:rsidRDefault="001042EE" w:rsidP="00CC09C5">
      <w:pPr>
        <w:pStyle w:val="Heading2"/>
        <w:spacing w:line="240" w:lineRule="atLeast"/>
      </w:pPr>
      <w:bookmarkStart w:id="2359" w:name="_Toc105779458"/>
      <w:r>
        <w:t xml:space="preserve">CAPI V2 </w:t>
      </w:r>
      <w:r w:rsidR="00571D68">
        <w:t>Module Version</w:t>
      </w:r>
      <w:ins w:id="2360" w:author="Podhorsky, Milan (M.)" w:date="2022-05-13T11:11:00Z">
        <w:r w:rsidR="00B8082A">
          <w:t xml:space="preserve"> (optional)</w:t>
        </w:r>
      </w:ins>
      <w:bookmarkEnd w:id="2359"/>
    </w:p>
    <w:p w14:paraId="26640888" w14:textId="1671BB7C" w:rsidR="00571D68" w:rsidRDefault="00571D68" w:rsidP="00CC09C5">
      <w:pPr>
        <w:spacing w:line="240" w:lineRule="atLeast"/>
      </w:pPr>
      <w:r>
        <w:t xml:space="preserve">The </w:t>
      </w:r>
      <w:r w:rsidR="00CF2754">
        <w:t>CAPI V2 Module</w:t>
      </w:r>
      <w:r>
        <w:t xml:space="preserve"> Version shall be read during initialization.  The NVH Service shall facilitate reporting the </w:t>
      </w:r>
      <w:r w:rsidR="00CF2754">
        <w:t>Module</w:t>
      </w:r>
      <w:r>
        <w:t xml:space="preserve"> Version Number via Diagnostics</w:t>
      </w:r>
      <w:del w:id="2361" w:author="Podhorsky, Milan (M.)" w:date="2022-05-13T11:10:00Z">
        <w:r w:rsidDel="008B06FF">
          <w:delText xml:space="preserve"> DID</w:delText>
        </w:r>
      </w:del>
      <w:r>
        <w:t>.</w:t>
      </w:r>
    </w:p>
    <w:p w14:paraId="51816A99" w14:textId="1B43B740" w:rsidR="00E903A5" w:rsidRDefault="00E903A5" w:rsidP="00CC09C5">
      <w:pPr>
        <w:spacing w:line="240" w:lineRule="atLeast"/>
      </w:pPr>
    </w:p>
    <w:p w14:paraId="0FD9D431" w14:textId="22C7F2FB" w:rsidR="006A5D86" w:rsidRDefault="006A5D86" w:rsidP="00CC09C5">
      <w:pPr>
        <w:pStyle w:val="Heading2"/>
        <w:spacing w:line="240" w:lineRule="atLeast"/>
      </w:pPr>
      <w:bookmarkStart w:id="2362" w:name="_Toc105779459"/>
      <w:r>
        <w:t>Library Status</w:t>
      </w:r>
      <w:bookmarkEnd w:id="2362"/>
    </w:p>
    <w:p w14:paraId="6BC15927" w14:textId="7973C78E" w:rsidR="003E23EC" w:rsidRPr="003E23EC" w:rsidRDefault="003E23EC" w:rsidP="00CC09C5">
      <w:pPr>
        <w:spacing w:line="240" w:lineRule="atLeast"/>
      </w:pPr>
      <w:r>
        <w:t>The library status will be periodically polled</w:t>
      </w:r>
      <w:r w:rsidR="00F43C56">
        <w:t>.</w:t>
      </w:r>
      <w:r w:rsidR="00267C5F">
        <w:t xml:space="preserve">  The NVH Service shall facilitate reporting of these status elements via Diagnostic DID(s).  The NVH Service shall </w:t>
      </w:r>
      <w:r w:rsidR="00E54345">
        <w:t xml:space="preserve">latch status conditions which indicate failure conditions for the duration of the ignition cycle; and use this latched </w:t>
      </w:r>
      <w:r w:rsidR="00C26134">
        <w:t xml:space="preserve">value for disabling the </w:t>
      </w:r>
      <w:r w:rsidR="00B61982">
        <w:t>affected</w:t>
      </w:r>
      <w:r w:rsidR="00C26134">
        <w:t xml:space="preserve"> features.</w:t>
      </w:r>
      <w:r w:rsidR="00F3357E">
        <w:t xml:space="preserve">  Status conditions read shall include those listed in the following subsections.</w:t>
      </w:r>
    </w:p>
    <w:p w14:paraId="40328F98" w14:textId="473D73B8" w:rsidR="006A5D86" w:rsidRDefault="00DB0F8A" w:rsidP="00CC09C5">
      <w:pPr>
        <w:pStyle w:val="Heading3"/>
        <w:spacing w:line="240" w:lineRule="atLeast"/>
      </w:pPr>
      <w:bookmarkStart w:id="2363" w:name="_Toc105779460"/>
      <w:r>
        <w:t>ANC Divergence</w:t>
      </w:r>
      <w:r w:rsidR="00D36012">
        <w:t xml:space="preserve"> (EOR Exception)</w:t>
      </w:r>
      <w:bookmarkEnd w:id="2363"/>
    </w:p>
    <w:p w14:paraId="6A522431" w14:textId="43962CF4" w:rsidR="003769F5" w:rsidRDefault="003B2756" w:rsidP="00CC09C5">
      <w:pPr>
        <w:spacing w:line="240" w:lineRule="atLeast"/>
      </w:pPr>
      <w:r>
        <w:t xml:space="preserve">The NVH Service will periodically </w:t>
      </w:r>
      <w:r w:rsidR="009C16E9">
        <w:t xml:space="preserve">read ANC Divergence status (EOR Exception) via </w:t>
      </w:r>
      <w:proofErr w:type="spellStart"/>
      <w:r w:rsidR="009C16E9" w:rsidRPr="002B7379">
        <w:t>qwaAsdEorExceptionStatus</w:t>
      </w:r>
      <w:proofErr w:type="spellEnd"/>
      <w:r w:rsidR="009C16E9">
        <w:t>.</w:t>
      </w:r>
      <w:r w:rsidR="004367F4">
        <w:t xml:space="preserve">  </w:t>
      </w:r>
      <w:r w:rsidR="00D85B3C">
        <w:t>The library maintains a EOR exception coun</w:t>
      </w:r>
      <w:r w:rsidR="005517E9">
        <w:t>t, and if the configurable threshold (</w:t>
      </w:r>
      <w:proofErr w:type="spellStart"/>
      <w:r w:rsidR="005517E9" w:rsidRPr="00C243FE">
        <w:t>qwaAsdEorExceptionCntMax</w:t>
      </w:r>
      <w:proofErr w:type="spellEnd"/>
      <w:r w:rsidR="005517E9">
        <w:t>)</w:t>
      </w:r>
      <w:r w:rsidR="00A45D51">
        <w:t xml:space="preserve"> is crossed; the library will </w:t>
      </w:r>
      <w:r w:rsidR="00F03793">
        <w:t>disable EOR (ANC) for the remainder of the ignition cycle.</w:t>
      </w:r>
      <w:r w:rsidR="00096470">
        <w:t xml:space="preserve">  Since this response in inherent to the library; the </w:t>
      </w:r>
      <w:r w:rsidR="00C81FC4">
        <w:t>periodic polling rate by the NVH service is not critical.</w:t>
      </w:r>
      <w:r w:rsidR="00757BFB">
        <w:t xml:space="preserve">  If </w:t>
      </w:r>
      <w:proofErr w:type="spellStart"/>
      <w:r w:rsidR="00757BFB" w:rsidRPr="002B7379">
        <w:t>qwaAsdEorExceptionStatus</w:t>
      </w:r>
      <w:proofErr w:type="spellEnd"/>
      <w:r w:rsidR="00757BFB">
        <w:t xml:space="preserve"> returns QWA_ASD_EXCEPT_MAX_CNT_EXCEEDED</w:t>
      </w:r>
      <w:r w:rsidR="005839ED">
        <w:t xml:space="preserve">; indicating the exception count threshold has been crossed, the NVH Service </w:t>
      </w:r>
      <w:r w:rsidR="00927B91">
        <w:t>shall:</w:t>
      </w:r>
    </w:p>
    <w:p w14:paraId="734763EE" w14:textId="42BBE89A" w:rsidR="00927B91" w:rsidRDefault="002C51D9" w:rsidP="00CC09C5">
      <w:pPr>
        <w:pStyle w:val="ListParagraph"/>
        <w:numPr>
          <w:ilvl w:val="0"/>
          <w:numId w:val="29"/>
        </w:numPr>
        <w:spacing w:line="240" w:lineRule="atLeast"/>
        <w:ind w:leftChars="0"/>
      </w:pPr>
      <w:r>
        <w:t>Latch and d</w:t>
      </w:r>
      <w:r w:rsidR="000B1A35">
        <w:t>isable</w:t>
      </w:r>
      <w:r w:rsidR="00F548A4">
        <w:t>/mute</w:t>
      </w:r>
      <w:r w:rsidR="000B1A35">
        <w:t xml:space="preserve"> </w:t>
      </w:r>
      <w:r w:rsidR="00F548A4">
        <w:t xml:space="preserve">ANC via </w:t>
      </w:r>
      <w:r w:rsidR="00876EB7">
        <w:t xml:space="preserve">Enable ANC Req </w:t>
      </w:r>
      <w:r w:rsidR="00F548A4">
        <w:t>VIN</w:t>
      </w:r>
      <w:r>
        <w:t>.</w:t>
      </w:r>
    </w:p>
    <w:p w14:paraId="2CFDFCEF" w14:textId="3DD735C9" w:rsidR="00F548A4" w:rsidRDefault="00F548A4" w:rsidP="00CC09C5">
      <w:pPr>
        <w:pStyle w:val="ListParagraph"/>
        <w:numPr>
          <w:ilvl w:val="0"/>
          <w:numId w:val="29"/>
        </w:numPr>
        <w:spacing w:line="240" w:lineRule="atLeast"/>
        <w:ind w:leftChars="0"/>
      </w:pPr>
      <w:r>
        <w:t>Set corresponding DTC</w:t>
      </w:r>
      <w:r w:rsidR="002C51D9">
        <w:t>.</w:t>
      </w:r>
    </w:p>
    <w:p w14:paraId="546F2972" w14:textId="71C608DA" w:rsidR="00F548A4" w:rsidRDefault="00AC7085" w:rsidP="00CC09C5">
      <w:pPr>
        <w:pStyle w:val="ListParagraph"/>
        <w:numPr>
          <w:ilvl w:val="0"/>
          <w:numId w:val="29"/>
        </w:numPr>
        <w:spacing w:line="240" w:lineRule="atLeast"/>
        <w:ind w:leftChars="0"/>
      </w:pPr>
      <w:r>
        <w:t xml:space="preserve">Request the exception diagnostics array from the library </w:t>
      </w:r>
      <w:proofErr w:type="spellStart"/>
      <w:r w:rsidRPr="009611A3">
        <w:t>qwaAsdEorExceptionDiag</w:t>
      </w:r>
      <w:proofErr w:type="spellEnd"/>
      <w:r w:rsidR="006A0936">
        <w:t>; whose result should be written to NVM and made available to the corresponding DID.</w:t>
      </w:r>
    </w:p>
    <w:p w14:paraId="554E80E4" w14:textId="77777777" w:rsidR="006A0936" w:rsidRDefault="006A0936" w:rsidP="00CC09C5">
      <w:pPr>
        <w:spacing w:line="240" w:lineRule="atLeast"/>
      </w:pPr>
    </w:p>
    <w:p w14:paraId="731F4F8E" w14:textId="513562CE" w:rsidR="00DB0F8A" w:rsidRDefault="00DB0F8A" w:rsidP="00CC09C5">
      <w:pPr>
        <w:pStyle w:val="Heading3"/>
        <w:spacing w:line="240" w:lineRule="atLeast"/>
      </w:pPr>
      <w:bookmarkStart w:id="2364" w:name="_Toc105779461"/>
      <w:r>
        <w:t>Operational Status</w:t>
      </w:r>
      <w:bookmarkEnd w:id="2364"/>
    </w:p>
    <w:p w14:paraId="081C52AE" w14:textId="5AA7BF12" w:rsidR="006E41FA" w:rsidRPr="006E41FA" w:rsidRDefault="006E41FA" w:rsidP="00CC09C5">
      <w:pPr>
        <w:spacing w:line="240" w:lineRule="atLeast"/>
      </w:pPr>
      <w:r>
        <w:t xml:space="preserve">If the </w:t>
      </w:r>
      <w:r w:rsidR="005C3119">
        <w:t xml:space="preserve">status of an </w:t>
      </w:r>
      <w:proofErr w:type="gramStart"/>
      <w:r w:rsidR="005C3119">
        <w:t xml:space="preserve">NVH Service operation </w:t>
      </w:r>
      <w:r w:rsidR="00044CE4">
        <w:t>results</w:t>
      </w:r>
      <w:proofErr w:type="gramEnd"/>
      <w:r w:rsidR="00044CE4">
        <w:t xml:space="preserve"> in an error, </w:t>
      </w:r>
      <w:r w:rsidR="00044CE4" w:rsidRPr="00044CE4">
        <w:t xml:space="preserve">the status will be latched for the duration of the ignition cycle.  And the latched status will be considered when setting the Enable </w:t>
      </w:r>
      <w:r w:rsidR="00AE4088">
        <w:t>*</w:t>
      </w:r>
      <w:r w:rsidR="00044CE4" w:rsidRPr="00044CE4">
        <w:t xml:space="preserve"> Req VIN.  The value of latched status shall be available via Diagnostic DID.</w:t>
      </w:r>
    </w:p>
    <w:p w14:paraId="4FBE6467" w14:textId="5E39C2F1" w:rsidR="00DB0F8A" w:rsidRDefault="00DB0F8A" w:rsidP="00CC09C5">
      <w:pPr>
        <w:pStyle w:val="Heading3"/>
        <w:spacing w:line="240" w:lineRule="atLeast"/>
      </w:pPr>
      <w:bookmarkStart w:id="2365" w:name="_Toc105779462"/>
      <w:r>
        <w:t>Library Call Count</w:t>
      </w:r>
      <w:bookmarkEnd w:id="2365"/>
    </w:p>
    <w:p w14:paraId="68F88B3D" w14:textId="1DA1ECD3" w:rsidR="00AD3971" w:rsidRPr="00AD3971" w:rsidRDefault="00AD3971" w:rsidP="00CC09C5">
      <w:pPr>
        <w:spacing w:line="240" w:lineRule="atLeast"/>
      </w:pPr>
      <w:r>
        <w:t xml:space="preserve">This value shall be incremented by the library / CAPI V2 wrapper to provide a heartbeat signal back to the </w:t>
      </w:r>
      <w:r w:rsidR="00297C70">
        <w:t>NVH Service.  If the NVH Service detects that a timeout condition has occurred; it will be deemed that</w:t>
      </w:r>
      <w:r w:rsidR="00B05013">
        <w:t xml:space="preserve"> it has lost communication with the DSP/library</w:t>
      </w:r>
      <w:r w:rsidR="00281DCF">
        <w:t>, responding by disabling all feature VINs and setting the corresponding DTC.</w:t>
      </w:r>
    </w:p>
    <w:p w14:paraId="58007BF9" w14:textId="25A0EBF5" w:rsidR="00103BD3" w:rsidRDefault="00103BD3" w:rsidP="00CC09C5">
      <w:pPr>
        <w:spacing w:line="240" w:lineRule="atLeast"/>
      </w:pPr>
    </w:p>
    <w:p w14:paraId="2988CA15" w14:textId="37B3596F" w:rsidR="00103BD3" w:rsidRDefault="009752CE" w:rsidP="00CC09C5">
      <w:pPr>
        <w:pStyle w:val="Heading2"/>
        <w:spacing w:line="240" w:lineRule="atLeast"/>
      </w:pPr>
      <w:bookmarkStart w:id="2366" w:name="_Toc105779463"/>
      <w:r>
        <w:t xml:space="preserve">PS </w:t>
      </w:r>
      <w:proofErr w:type="spellStart"/>
      <w:r>
        <w:t>Spkr</w:t>
      </w:r>
      <w:proofErr w:type="spellEnd"/>
      <w:r>
        <w:t xml:space="preserve"> Fault VIN</w:t>
      </w:r>
      <w:bookmarkEnd w:id="2366"/>
    </w:p>
    <w:p w14:paraId="645EFBF6" w14:textId="41643E4D" w:rsidR="00FD4F23" w:rsidRDefault="00FD4F23" w:rsidP="00CC09C5">
      <w:pPr>
        <w:spacing w:line="240" w:lineRule="atLeast"/>
      </w:pPr>
      <w:r>
        <w:t xml:space="preserve">This is a VIN set by the library configuration and represents the summation of all </w:t>
      </w:r>
      <w:r w:rsidR="00A475D4">
        <w:t>speaker faults</w:t>
      </w:r>
      <w:r>
        <w:t xml:space="preserve"> that the configuration considers </w:t>
      </w:r>
      <w:proofErr w:type="gramStart"/>
      <w:r>
        <w:t>to disable</w:t>
      </w:r>
      <w:proofErr w:type="gramEnd"/>
      <w:r>
        <w:t xml:space="preserve"> PS.</w:t>
      </w:r>
    </w:p>
    <w:p w14:paraId="2AF50920" w14:textId="77777777" w:rsidR="00FD4F23" w:rsidRDefault="00FD4F23" w:rsidP="00CC09C5">
      <w:pPr>
        <w:spacing w:line="240" w:lineRule="atLeast"/>
      </w:pPr>
    </w:p>
    <w:p w14:paraId="156BD4AA" w14:textId="52DE5F04" w:rsidR="00FD4F23" w:rsidRDefault="00FD4F23" w:rsidP="00CC09C5">
      <w:pPr>
        <w:spacing w:line="240" w:lineRule="atLeast"/>
      </w:pPr>
      <w:r>
        <w:t xml:space="preserve">A value of 0 indicates that the feature </w:t>
      </w:r>
      <w:r w:rsidR="00A475D4">
        <w:t>should not be disabled</w:t>
      </w:r>
      <w:r>
        <w:t xml:space="preserve">.  A value of 1 indicates that the feature </w:t>
      </w:r>
      <w:r w:rsidR="009E74F6">
        <w:t>should be disabled</w:t>
      </w:r>
      <w:r>
        <w:t>.</w:t>
      </w:r>
    </w:p>
    <w:p w14:paraId="64CA2E89" w14:textId="77777777" w:rsidR="00FD4F23" w:rsidRDefault="00FD4F23" w:rsidP="00CC09C5">
      <w:pPr>
        <w:spacing w:line="240" w:lineRule="atLeast"/>
      </w:pPr>
    </w:p>
    <w:p w14:paraId="3B682120" w14:textId="0C43A79D" w:rsidR="00FD4F23" w:rsidRDefault="00FD4F23" w:rsidP="00CC09C5">
      <w:pPr>
        <w:spacing w:line="240" w:lineRule="atLeast"/>
      </w:pPr>
      <w:r>
        <w:t xml:space="preserve">The NVH Service will read this value </w:t>
      </w:r>
      <w:proofErr w:type="gramStart"/>
      <w:r>
        <w:t>periodically</w:t>
      </w:r>
      <w:r w:rsidR="00C9699E">
        <w:t>, and</w:t>
      </w:r>
      <w:proofErr w:type="gramEnd"/>
      <w:r w:rsidR="00C9699E">
        <w:t xml:space="preserve"> will latch a fault condition for the duration of the power cycle.</w:t>
      </w:r>
      <w:r w:rsidR="00B46241">
        <w:t xml:space="preserve">  Its latched status will be </w:t>
      </w:r>
      <w:r w:rsidR="005367E0">
        <w:t xml:space="preserve">considered when setting the </w:t>
      </w:r>
      <w:r w:rsidR="00A73E36">
        <w:t xml:space="preserve">Enable PS Req </w:t>
      </w:r>
      <w:proofErr w:type="gramStart"/>
      <w:r w:rsidR="00A73E36">
        <w:t>VIN;</w:t>
      </w:r>
      <w:proofErr w:type="gramEnd"/>
      <w:r w:rsidR="00A73E36">
        <w:t xml:space="preserve"> as depicted in the </w:t>
      </w:r>
      <w:r w:rsidR="00265569">
        <w:t>Partitioning of Fault/Mute Logic diagram in the NVH Runtime section.</w:t>
      </w:r>
    </w:p>
    <w:p w14:paraId="24CB9CEC" w14:textId="77777777" w:rsidR="00FD4F23" w:rsidRDefault="00FD4F23" w:rsidP="00CC09C5">
      <w:pPr>
        <w:spacing w:line="240" w:lineRule="atLeast"/>
      </w:pPr>
    </w:p>
    <w:p w14:paraId="324FCA79" w14:textId="77777777" w:rsidR="00FD4F23" w:rsidRDefault="00FD4F23" w:rsidP="00CC09C5">
      <w:pPr>
        <w:spacing w:line="240" w:lineRule="atLeast"/>
      </w:pPr>
      <w:r>
        <w:t>The status of this value will be available via Diagnostics</w:t>
      </w:r>
      <w:del w:id="2367" w:author="Podhorsky, Milan (M.)" w:date="2022-05-13T11:09:00Z">
        <w:r w:rsidDel="005A6A46">
          <w:delText xml:space="preserve"> DID</w:delText>
        </w:r>
      </w:del>
      <w:r>
        <w:t>.</w:t>
      </w:r>
    </w:p>
    <w:p w14:paraId="397E689F" w14:textId="4166C02F" w:rsidR="009752CE" w:rsidRDefault="009752CE" w:rsidP="00CC09C5">
      <w:pPr>
        <w:pStyle w:val="Heading2"/>
        <w:spacing w:line="240" w:lineRule="atLeast"/>
      </w:pPr>
      <w:bookmarkStart w:id="2368" w:name="_Toc105779464"/>
      <w:r>
        <w:t xml:space="preserve">ANC </w:t>
      </w:r>
      <w:proofErr w:type="spellStart"/>
      <w:r>
        <w:t>Spkr</w:t>
      </w:r>
      <w:proofErr w:type="spellEnd"/>
      <w:r>
        <w:t xml:space="preserve"> Fault VIN</w:t>
      </w:r>
      <w:bookmarkEnd w:id="2368"/>
    </w:p>
    <w:p w14:paraId="7C8912C8" w14:textId="0F15A92D" w:rsidR="00BB57F3" w:rsidRDefault="00BB57F3" w:rsidP="00CC09C5">
      <w:pPr>
        <w:spacing w:line="240" w:lineRule="atLeast"/>
      </w:pPr>
      <w:r>
        <w:t xml:space="preserve">This is a VIN set by the library configuration and represents the summation of all speaker faults that the configuration considers </w:t>
      </w:r>
      <w:proofErr w:type="gramStart"/>
      <w:r>
        <w:t>to disable</w:t>
      </w:r>
      <w:proofErr w:type="gramEnd"/>
      <w:r>
        <w:t xml:space="preserve"> ANC.</w:t>
      </w:r>
    </w:p>
    <w:p w14:paraId="31A2881B" w14:textId="77777777" w:rsidR="00BB57F3" w:rsidRDefault="00BB57F3" w:rsidP="00CC09C5">
      <w:pPr>
        <w:spacing w:line="240" w:lineRule="atLeast"/>
      </w:pPr>
    </w:p>
    <w:p w14:paraId="434C3A9E" w14:textId="77777777" w:rsidR="00BB57F3" w:rsidRDefault="00BB57F3" w:rsidP="00CC09C5">
      <w:pPr>
        <w:spacing w:line="240" w:lineRule="atLeast"/>
      </w:pPr>
      <w:r>
        <w:t>A value of 0 indicates that the feature should not be disabled.  A value of 1 indicates that the feature should be disabled.</w:t>
      </w:r>
    </w:p>
    <w:p w14:paraId="5E718BD3" w14:textId="77777777" w:rsidR="00BB57F3" w:rsidRDefault="00BB57F3" w:rsidP="00CC09C5">
      <w:pPr>
        <w:spacing w:line="240" w:lineRule="atLeast"/>
      </w:pPr>
    </w:p>
    <w:p w14:paraId="450E01FB" w14:textId="662F1460" w:rsidR="00BB57F3" w:rsidRDefault="00BB57F3" w:rsidP="00CC09C5">
      <w:pPr>
        <w:spacing w:line="240" w:lineRule="atLeast"/>
      </w:pPr>
      <w:r>
        <w:t xml:space="preserve">The NVH Service will read this value </w:t>
      </w:r>
      <w:proofErr w:type="gramStart"/>
      <w:r>
        <w:t>periodically, and</w:t>
      </w:r>
      <w:proofErr w:type="gramEnd"/>
      <w:r>
        <w:t xml:space="preserve"> will latch a fault condition for the duration of the power cycle.  Its latched status will be considered when setting the Enable ANC Req </w:t>
      </w:r>
      <w:proofErr w:type="gramStart"/>
      <w:r>
        <w:t>VIN;</w:t>
      </w:r>
      <w:proofErr w:type="gramEnd"/>
      <w:r>
        <w:t xml:space="preserve"> as depicted in the Partitioning of Fault/Mute Logic diagram in the NVH Runtime section.</w:t>
      </w:r>
    </w:p>
    <w:p w14:paraId="456EDC57" w14:textId="77777777" w:rsidR="00BB57F3" w:rsidRDefault="00BB57F3" w:rsidP="00CC09C5">
      <w:pPr>
        <w:spacing w:line="240" w:lineRule="atLeast"/>
      </w:pPr>
    </w:p>
    <w:p w14:paraId="4907CD7F" w14:textId="77777777" w:rsidR="00BB57F3" w:rsidRDefault="00BB57F3" w:rsidP="00CC09C5">
      <w:pPr>
        <w:spacing w:line="240" w:lineRule="atLeast"/>
      </w:pPr>
      <w:r>
        <w:t>The status of this value will be available via Diagnostics</w:t>
      </w:r>
      <w:del w:id="2369" w:author="Podhorsky, Milan (M.)" w:date="2022-05-13T11:09:00Z">
        <w:r w:rsidDel="005A6A46">
          <w:delText xml:space="preserve"> DID</w:delText>
        </w:r>
      </w:del>
      <w:r>
        <w:t>.</w:t>
      </w:r>
    </w:p>
    <w:p w14:paraId="57AD3F59" w14:textId="6A5CD299" w:rsidR="000F0DE7" w:rsidRDefault="000F0DE7" w:rsidP="00CC09C5">
      <w:pPr>
        <w:pStyle w:val="Heading2"/>
        <w:spacing w:line="240" w:lineRule="atLeast"/>
      </w:pPr>
      <w:bookmarkStart w:id="2370" w:name="_Toc105779465"/>
      <w:r>
        <w:t xml:space="preserve">Final </w:t>
      </w:r>
      <w:proofErr w:type="spellStart"/>
      <w:r>
        <w:t>Windw</w:t>
      </w:r>
      <w:proofErr w:type="spellEnd"/>
      <w:r>
        <w:t xml:space="preserve"> Open VIN</w:t>
      </w:r>
      <w:bookmarkEnd w:id="2370"/>
    </w:p>
    <w:p w14:paraId="06081F23" w14:textId="6F69697D" w:rsidR="00E915A1" w:rsidRDefault="00E915A1" w:rsidP="00CC09C5">
      <w:pPr>
        <w:spacing w:line="240" w:lineRule="atLeast"/>
      </w:pPr>
      <w:r>
        <w:t xml:space="preserve">This is a </w:t>
      </w:r>
      <w:r w:rsidR="00781DEA">
        <w:t xml:space="preserve">VIN set by the library configuration and represents the summation of all window positions that the </w:t>
      </w:r>
      <w:r w:rsidR="00B4532E">
        <w:t xml:space="preserve">configuration considers </w:t>
      </w:r>
      <w:proofErr w:type="gramStart"/>
      <w:r w:rsidR="00B4532E">
        <w:t>to disable</w:t>
      </w:r>
      <w:proofErr w:type="gramEnd"/>
      <w:r w:rsidR="00B4532E">
        <w:t xml:space="preserve"> ANC/PS.</w:t>
      </w:r>
    </w:p>
    <w:p w14:paraId="3A00DBD1" w14:textId="4DFDC10F" w:rsidR="0066736A" w:rsidRDefault="0066736A" w:rsidP="00CC09C5">
      <w:pPr>
        <w:spacing w:line="240" w:lineRule="atLeast"/>
      </w:pPr>
    </w:p>
    <w:p w14:paraId="1AE43804" w14:textId="69B2D4C9" w:rsidR="0066736A" w:rsidRDefault="0066736A" w:rsidP="00CC09C5">
      <w:pPr>
        <w:spacing w:line="240" w:lineRule="atLeast"/>
      </w:pPr>
      <w:r>
        <w:t xml:space="preserve">A value of 0 indicates that the </w:t>
      </w:r>
      <w:r w:rsidR="00D8515C">
        <w:t>feature is not muted by the window position.  A value of 1 indicates that the feature has been muted by the window position.</w:t>
      </w:r>
    </w:p>
    <w:p w14:paraId="0C9A1BF5" w14:textId="0F2F3FED" w:rsidR="00D8515C" w:rsidRDefault="00D8515C" w:rsidP="00CC09C5">
      <w:pPr>
        <w:spacing w:line="240" w:lineRule="atLeast"/>
      </w:pPr>
    </w:p>
    <w:p w14:paraId="16AFD69D" w14:textId="1A797716" w:rsidR="000F0DE7" w:rsidRDefault="00D8515C" w:rsidP="00CC09C5">
      <w:pPr>
        <w:spacing w:line="240" w:lineRule="atLeast"/>
      </w:pPr>
      <w:r>
        <w:t>The NVH Service will read this value periodically.</w:t>
      </w:r>
    </w:p>
    <w:p w14:paraId="40DA457C" w14:textId="10A86C42" w:rsidR="00AD2E1F" w:rsidRDefault="00AD2E1F" w:rsidP="00CC09C5">
      <w:pPr>
        <w:spacing w:line="240" w:lineRule="atLeast"/>
      </w:pPr>
    </w:p>
    <w:p w14:paraId="284DDB06" w14:textId="744582EE" w:rsidR="00AD2E1F" w:rsidRDefault="00AD2E1F" w:rsidP="00CC09C5">
      <w:pPr>
        <w:spacing w:line="240" w:lineRule="atLeast"/>
      </w:pPr>
      <w:r>
        <w:t xml:space="preserve">The status of this value will be available </w:t>
      </w:r>
      <w:r w:rsidR="0019493A">
        <w:t>via Diagnostics</w:t>
      </w:r>
      <w:del w:id="2371" w:author="Podhorsky, Milan (M.)" w:date="2022-05-13T11:09:00Z">
        <w:r w:rsidR="0019493A" w:rsidDel="005A6A46">
          <w:delText xml:space="preserve"> DID</w:delText>
        </w:r>
      </w:del>
      <w:r w:rsidR="0019493A">
        <w:t>.</w:t>
      </w:r>
    </w:p>
    <w:p w14:paraId="25BB6B31" w14:textId="0B704D68" w:rsidR="000F0DE7" w:rsidRDefault="000F0DE7" w:rsidP="00CC09C5">
      <w:pPr>
        <w:pStyle w:val="Heading2"/>
        <w:spacing w:line="240" w:lineRule="atLeast"/>
      </w:pPr>
      <w:bookmarkStart w:id="2372" w:name="_Toc105779466"/>
      <w:r>
        <w:t>Final Door Open VIN</w:t>
      </w:r>
      <w:bookmarkEnd w:id="2372"/>
    </w:p>
    <w:p w14:paraId="7AEB68F8" w14:textId="0E9B5B2D" w:rsidR="00AB473E" w:rsidRDefault="00AB473E" w:rsidP="00CC09C5">
      <w:pPr>
        <w:spacing w:line="240" w:lineRule="atLeast"/>
      </w:pPr>
      <w:r>
        <w:t xml:space="preserve">This is a VIN set by the library configuration and represents the summation of all </w:t>
      </w:r>
      <w:proofErr w:type="gramStart"/>
      <w:r>
        <w:t>door</w:t>
      </w:r>
      <w:proofErr w:type="gramEnd"/>
      <w:r>
        <w:t xml:space="preserve"> open statu</w:t>
      </w:r>
      <w:r w:rsidR="00670AD3">
        <w:t>ses</w:t>
      </w:r>
      <w:r>
        <w:t xml:space="preserve"> that the configuration considers to disable ANC/PS.</w:t>
      </w:r>
    </w:p>
    <w:p w14:paraId="3426DE11" w14:textId="77777777" w:rsidR="00AB473E" w:rsidRDefault="00AB473E" w:rsidP="00CC09C5">
      <w:pPr>
        <w:spacing w:line="240" w:lineRule="atLeast"/>
      </w:pPr>
    </w:p>
    <w:p w14:paraId="52220246" w14:textId="5DCAFBDA" w:rsidR="00AB473E" w:rsidRDefault="00AB473E" w:rsidP="00CC09C5">
      <w:pPr>
        <w:spacing w:line="240" w:lineRule="atLeast"/>
      </w:pPr>
      <w:r>
        <w:t xml:space="preserve">A value of 0 indicates that the feature is not muted by the window position.  A value of 1 indicates that the feature has been muted by the </w:t>
      </w:r>
      <w:r w:rsidR="00670AD3">
        <w:t>door status</w:t>
      </w:r>
      <w:r>
        <w:t>.</w:t>
      </w:r>
    </w:p>
    <w:p w14:paraId="7DBE17EF" w14:textId="77777777" w:rsidR="00AB473E" w:rsidRDefault="00AB473E" w:rsidP="00CC09C5">
      <w:pPr>
        <w:spacing w:line="240" w:lineRule="atLeast"/>
      </w:pPr>
    </w:p>
    <w:p w14:paraId="00A92A3C" w14:textId="77777777" w:rsidR="00AB473E" w:rsidRDefault="00AB473E" w:rsidP="00CC09C5">
      <w:pPr>
        <w:spacing w:line="240" w:lineRule="atLeast"/>
      </w:pPr>
      <w:r>
        <w:t>The NVH Service will read this value periodically.</w:t>
      </w:r>
    </w:p>
    <w:p w14:paraId="2A9B96E0" w14:textId="77777777" w:rsidR="0019493A" w:rsidRDefault="0019493A" w:rsidP="00CC09C5">
      <w:pPr>
        <w:spacing w:line="240" w:lineRule="atLeast"/>
      </w:pPr>
    </w:p>
    <w:p w14:paraId="7E50A946" w14:textId="62583E9F" w:rsidR="00236A48" w:rsidRDefault="0019493A" w:rsidP="00CC09C5">
      <w:pPr>
        <w:spacing w:line="240" w:lineRule="atLeast"/>
      </w:pPr>
      <w:r>
        <w:t>The status of this value will be available via Diagnostics</w:t>
      </w:r>
      <w:del w:id="2373" w:author="Podhorsky, Milan (M.)" w:date="2022-05-13T11:09:00Z">
        <w:r w:rsidDel="005A6A46">
          <w:delText xml:space="preserve"> DID</w:delText>
        </w:r>
      </w:del>
      <w:r>
        <w:t>.</w:t>
      </w:r>
    </w:p>
    <w:p w14:paraId="34CD66EA" w14:textId="38934006" w:rsidR="00236A48" w:rsidRDefault="00236A48" w:rsidP="00CC09C5">
      <w:pPr>
        <w:pStyle w:val="Heading2"/>
        <w:spacing w:line="240" w:lineRule="atLeast"/>
      </w:pPr>
      <w:bookmarkStart w:id="2374" w:name="_Toc105779467"/>
      <w:r w:rsidRPr="00236A48">
        <w:t>Diagnostics – ANC EOL Routine Control</w:t>
      </w:r>
      <w:bookmarkEnd w:id="2374"/>
    </w:p>
    <w:p w14:paraId="26FD6B54" w14:textId="77777777" w:rsidR="00236A48" w:rsidRDefault="00236A48" w:rsidP="00CC09C5">
      <w:pPr>
        <w:spacing w:line="240" w:lineRule="atLeast"/>
      </w:pPr>
      <w:r>
        <w:t>The control of the library to support ANC EOL testing is detailed in the ASD Developers Guide.  This will involve the NVH Service writing and reading the corresponding parameters directly to the library via CAPI V2 interface.</w:t>
      </w:r>
    </w:p>
    <w:p w14:paraId="41CB82A8" w14:textId="77777777" w:rsidR="00236A48" w:rsidRDefault="00236A48" w:rsidP="00CC09C5">
      <w:pPr>
        <w:spacing w:line="240" w:lineRule="atLeast"/>
      </w:pPr>
    </w:p>
    <w:p w14:paraId="37602FDD" w14:textId="5DD1A73D" w:rsidR="00236A48" w:rsidRDefault="00236A48" w:rsidP="00CC09C5">
      <w:pPr>
        <w:spacing w:line="240" w:lineRule="atLeast"/>
      </w:pPr>
      <w:r>
        <w:t xml:space="preserve">The NVH Service will need to coordinate the execution of the EOL routine and </w:t>
      </w:r>
      <w:r w:rsidR="00B6013E">
        <w:t xml:space="preserve">read the </w:t>
      </w:r>
      <w:r w:rsidR="00EF2134">
        <w:t>results for reporting via routine result data.</w:t>
      </w:r>
      <w:r w:rsidR="00EF17E2">
        <w:t xml:space="preserve">  The </w:t>
      </w:r>
      <w:proofErr w:type="spellStart"/>
      <w:r w:rsidR="00EF17E2">
        <w:t>awqAsdEorEolTestResult</w:t>
      </w:r>
      <w:proofErr w:type="spellEnd"/>
      <w:r w:rsidR="00EF17E2">
        <w:t xml:space="preserve"> </w:t>
      </w:r>
      <w:r w:rsidR="00B96926">
        <w:t xml:space="preserve">calibration confidence </w:t>
      </w:r>
      <w:r w:rsidR="00EF17E2">
        <w:t xml:space="preserve">matrix </w:t>
      </w:r>
      <w:r w:rsidR="00B96926">
        <w:t>will be read when the routine has successfully completed.</w:t>
      </w:r>
    </w:p>
    <w:p w14:paraId="49270E0F" w14:textId="77777777" w:rsidR="00236A48" w:rsidRDefault="00236A48" w:rsidP="00CC09C5">
      <w:pPr>
        <w:spacing w:line="240" w:lineRule="atLeast"/>
      </w:pPr>
    </w:p>
    <w:p w14:paraId="335DA805" w14:textId="77777777" w:rsidR="00737D58" w:rsidRPr="00442914" w:rsidRDefault="00737D58" w:rsidP="00CC09C5">
      <w:pPr>
        <w:spacing w:line="240" w:lineRule="atLeast"/>
      </w:pPr>
      <w:bookmarkStart w:id="2375" w:name="base_vin_read"/>
      <w:bookmarkStart w:id="2376" w:name="Amp_Spkr_VINS"/>
      <w:bookmarkEnd w:id="2375"/>
      <w:bookmarkEnd w:id="2376"/>
    </w:p>
    <w:p w14:paraId="36D8657C" w14:textId="77777777" w:rsidR="00737D58" w:rsidRPr="00442914" w:rsidRDefault="00737D58" w:rsidP="00CC09C5">
      <w:pPr>
        <w:pStyle w:val="Heading1"/>
        <w:spacing w:line="240" w:lineRule="atLeast"/>
      </w:pPr>
      <w:bookmarkStart w:id="2377" w:name="_Toc99024819"/>
      <w:bookmarkStart w:id="2378" w:name="_Toc70616997"/>
      <w:bookmarkStart w:id="2379" w:name="_Ref70935444"/>
      <w:bookmarkStart w:id="2380" w:name="_Ref70935466"/>
      <w:bookmarkStart w:id="2381" w:name="_Toc105779468"/>
      <w:bookmarkEnd w:id="2377"/>
      <w:r w:rsidRPr="00442914">
        <w:t xml:space="preserve">HMI </w:t>
      </w:r>
      <w:r w:rsidRPr="00D8447F">
        <w:t>Interactions</w:t>
      </w:r>
      <w:bookmarkEnd w:id="2378"/>
      <w:bookmarkEnd w:id="2379"/>
      <w:bookmarkEnd w:id="2380"/>
      <w:bookmarkEnd w:id="2381"/>
    </w:p>
    <w:p w14:paraId="26BA25A8" w14:textId="7C930AF5" w:rsidR="00737D58" w:rsidRPr="00442914" w:rsidRDefault="00737D58" w:rsidP="00CC09C5">
      <w:pPr>
        <w:spacing w:line="240" w:lineRule="atLeast"/>
        <w:rPr>
          <w:rFonts w:eastAsiaTheme="minorHAnsi"/>
        </w:rPr>
      </w:pPr>
      <w:r w:rsidRPr="00442914">
        <w:t>The ANC/ PS features shall have the following interactions with the PDC</w:t>
      </w:r>
      <w:del w:id="2382" w:author="Podhorsky, Milan (M.)" w:date="2022-03-30T11:25:00Z">
        <w:r w:rsidRPr="00442914" w:rsidDel="004335A9">
          <w:delText>-</w:delText>
        </w:r>
      </w:del>
      <w:ins w:id="2383" w:author="Podhorsky, Milan (M.)" w:date="2022-03-30T11:25:00Z">
        <w:r w:rsidR="004335A9">
          <w:t xml:space="preserve"> </w:t>
        </w:r>
      </w:ins>
      <w:r w:rsidRPr="00442914">
        <w:t>associated HMI.</w:t>
      </w:r>
      <w:del w:id="2384" w:author="Podhorsky, Milan (M.)" w:date="2022-03-30T11:25:00Z">
        <w:r w:rsidRPr="00442914" w:rsidDel="004335A9">
          <w:delText xml:space="preserve">:  </w:delText>
        </w:r>
      </w:del>
    </w:p>
    <w:p w14:paraId="4E436F2E" w14:textId="77777777" w:rsidR="00737D58" w:rsidRPr="00442914" w:rsidDel="00B22A02" w:rsidRDefault="00737D58" w:rsidP="00CC09C5">
      <w:pPr>
        <w:spacing w:line="240" w:lineRule="atLeast"/>
        <w:rPr>
          <w:del w:id="2385" w:author="Podhorsky, Milan (M.)" w:date="2022-03-30T11:23:00Z"/>
        </w:rPr>
      </w:pPr>
    </w:p>
    <w:p w14:paraId="0C0D06B0" w14:textId="77777777" w:rsidR="00737D58" w:rsidRPr="00442914" w:rsidRDefault="00737D58" w:rsidP="00CC09C5">
      <w:pPr>
        <w:spacing w:line="240" w:lineRule="atLeast"/>
      </w:pPr>
    </w:p>
    <w:p w14:paraId="6AC652A5" w14:textId="4FF9BD50" w:rsidR="00737D58" w:rsidRPr="00442914" w:rsidRDefault="00BE591B" w:rsidP="00CC09C5">
      <w:pPr>
        <w:pStyle w:val="Heading2"/>
        <w:spacing w:line="240" w:lineRule="atLeast"/>
      </w:pPr>
      <w:bookmarkStart w:id="2386" w:name="_Ref69958068"/>
      <w:bookmarkStart w:id="2387" w:name="_Toc70616998"/>
      <w:bookmarkStart w:id="2388" w:name="_Ref93038476"/>
      <w:bookmarkStart w:id="2389" w:name="_Ref93613024"/>
      <w:bookmarkStart w:id="2390" w:name="_Ref96441940"/>
      <w:bookmarkStart w:id="2391" w:name="_Toc105779469"/>
      <w:r>
        <w:t>En</w:t>
      </w:r>
      <w:r w:rsidR="00C432B9">
        <w:t>able/</w:t>
      </w:r>
      <w:r w:rsidRPr="00D8447F">
        <w:t>Dis</w:t>
      </w:r>
      <w:r w:rsidR="00C432B9" w:rsidRPr="00D8447F">
        <w:t>able</w:t>
      </w:r>
      <w:r w:rsidR="00737D58" w:rsidRPr="00442914">
        <w:t xml:space="preserve"> PS</w:t>
      </w:r>
      <w:bookmarkEnd w:id="2386"/>
      <w:bookmarkEnd w:id="2387"/>
      <w:r w:rsidR="00C432B9">
        <w:t xml:space="preserve"> via HMI Selection</w:t>
      </w:r>
      <w:bookmarkEnd w:id="2388"/>
      <w:bookmarkEnd w:id="2389"/>
      <w:bookmarkEnd w:id="2390"/>
      <w:bookmarkEnd w:id="2391"/>
    </w:p>
    <w:p w14:paraId="555D736F" w14:textId="5CD6F963" w:rsidR="00737D58" w:rsidRPr="00442914" w:rsidRDefault="0077663F" w:rsidP="00CC09C5">
      <w:pPr>
        <w:spacing w:line="240" w:lineRule="atLeast"/>
      </w:pPr>
      <w:r>
        <w:t>To adjust to individual customer preferences t</w:t>
      </w:r>
      <w:r w:rsidR="00737D58" w:rsidRPr="00442914">
        <w:t>he system shall provide a means for the user to enable</w:t>
      </w:r>
      <w:r w:rsidR="00BE591B">
        <w:t>/disable</w:t>
      </w:r>
      <w:r w:rsidR="00737D58" w:rsidRPr="00442914">
        <w:t xml:space="preserve"> PS functionality via HMI.</w:t>
      </w:r>
      <w:del w:id="2392" w:author="Podhorsky, Milan (M.)" w:date="2022-03-30T11:25:00Z">
        <w:r w:rsidR="00737D58" w:rsidRPr="00442914" w:rsidDel="002B3312">
          <w:delText xml:space="preserve">  </w:delText>
        </w:r>
      </w:del>
    </w:p>
    <w:p w14:paraId="7D224DF3" w14:textId="5D6FDEA2" w:rsidR="00737D58" w:rsidRDefault="00737D58" w:rsidP="00CC09C5">
      <w:pPr>
        <w:spacing w:line="240" w:lineRule="atLeast"/>
      </w:pPr>
    </w:p>
    <w:p w14:paraId="411F7581" w14:textId="55ACDCD6" w:rsidR="00EE2D20" w:rsidRPr="003A6E94" w:rsidRDefault="005874EC" w:rsidP="00CC09C5">
      <w:pPr>
        <w:pStyle w:val="Heading3"/>
        <w:spacing w:line="240" w:lineRule="atLeast"/>
      </w:pPr>
      <w:bookmarkStart w:id="2393" w:name="_Ref93610012"/>
      <w:bookmarkStart w:id="2394" w:name="_Ref93610144"/>
      <w:bookmarkStart w:id="2395" w:name="_Toc105779470"/>
      <w:r w:rsidRPr="00D8447F">
        <w:t>Dependence</w:t>
      </w:r>
      <w:r w:rsidRPr="003A6E94">
        <w:t xml:space="preserve"> Upon PS </w:t>
      </w:r>
      <w:proofErr w:type="spellStart"/>
      <w:r w:rsidRPr="003A6E94">
        <w:t>DExx</w:t>
      </w:r>
      <w:proofErr w:type="spellEnd"/>
      <w:r w:rsidRPr="003A6E94">
        <w:t xml:space="preserve"> Config</w:t>
      </w:r>
      <w:bookmarkEnd w:id="2393"/>
      <w:bookmarkEnd w:id="2394"/>
      <w:bookmarkEnd w:id="2395"/>
    </w:p>
    <w:p w14:paraId="57C981B6" w14:textId="57E8E3FD" w:rsidR="00BD37E1" w:rsidRPr="003A6E94" w:rsidRDefault="00BD37E1" w:rsidP="00CC09C5">
      <w:pPr>
        <w:spacing w:line="240" w:lineRule="atLeast"/>
      </w:pPr>
      <w:r w:rsidRPr="003A6E94">
        <w:t xml:space="preserve">HMI </w:t>
      </w:r>
      <w:r w:rsidR="0077663F" w:rsidRPr="003A6E94">
        <w:t>control of PS (</w:t>
      </w:r>
      <w:proofErr w:type="gramStart"/>
      <w:r w:rsidR="0077663F" w:rsidRPr="003A6E94">
        <w:t>i.e.</w:t>
      </w:r>
      <w:proofErr w:type="gramEnd"/>
      <w:r w:rsidR="0077663F" w:rsidRPr="003A6E94">
        <w:t xml:space="preserve"> menu options) shall only be available when the PS feature has been enabled via </w:t>
      </w:r>
      <w:proofErr w:type="spellStart"/>
      <w:r w:rsidR="0077663F" w:rsidRPr="003A6E94">
        <w:t>DExx</w:t>
      </w:r>
      <w:proofErr w:type="spellEnd"/>
      <w:r w:rsidR="0077663F" w:rsidRPr="003A6E94">
        <w:t xml:space="preserve"> configuration (per section</w:t>
      </w:r>
      <w:del w:id="2396" w:author="Podhorsky, Milan (M.)" w:date="2022-03-30T11:26:00Z">
        <w:r w:rsidR="0077663F" w:rsidRPr="003A6E94" w:rsidDel="00A1775D">
          <w:delText xml:space="preserve"> </w:delText>
        </w:r>
      </w:del>
      <w:ins w:id="2397" w:author="Podhorsky, Milan (M.)" w:date="2022-03-30T11:26:00Z">
        <w:r w:rsidR="00A1775D">
          <w:t xml:space="preserve"> 5</w:t>
        </w:r>
      </w:ins>
      <w:del w:id="2398" w:author="Podhorsky, Milan (M.)" w:date="2022-03-30T11:26:00Z">
        <w:r w:rsidR="0077663F" w:rsidRPr="003A6E94" w:rsidDel="00A1775D">
          <w:fldChar w:fldCharType="begin"/>
        </w:r>
        <w:r w:rsidR="0077663F" w:rsidRPr="003A6E94" w:rsidDel="00A1775D">
          <w:delInstrText xml:space="preserve"> REF _Ref69958460 \r \h  \* MERGEFORMAT </w:delInstrText>
        </w:r>
        <w:r w:rsidR="0077663F" w:rsidRPr="003A6E94" w:rsidDel="00A1775D">
          <w:fldChar w:fldCharType="separate"/>
        </w:r>
        <w:r w:rsidR="00FB5E80" w:rsidDel="00A1775D">
          <w:delText>5.3</w:delText>
        </w:r>
        <w:r w:rsidR="0077663F" w:rsidRPr="003A6E94" w:rsidDel="00A1775D">
          <w:fldChar w:fldCharType="end"/>
        </w:r>
      </w:del>
      <w:r w:rsidR="0077663F" w:rsidRPr="003A6E94">
        <w:t>).</w:t>
      </w:r>
      <w:r w:rsidR="00A541B9" w:rsidRPr="003A6E94">
        <w:t xml:space="preserve">  (This necessitates the HMI receiving the PS </w:t>
      </w:r>
      <w:proofErr w:type="spellStart"/>
      <w:r w:rsidR="00A541B9" w:rsidRPr="003A6E94">
        <w:t>DExx</w:t>
      </w:r>
      <w:proofErr w:type="spellEnd"/>
      <w:r w:rsidR="00A541B9" w:rsidRPr="003A6E94">
        <w:t xml:space="preserve"> enabled/disabled status.) </w:t>
      </w:r>
    </w:p>
    <w:p w14:paraId="624FE0F2" w14:textId="77777777" w:rsidR="00BD37E1" w:rsidRPr="003A6E94" w:rsidRDefault="00BD37E1" w:rsidP="00CC09C5">
      <w:pPr>
        <w:spacing w:line="240" w:lineRule="atLeast"/>
      </w:pPr>
    </w:p>
    <w:p w14:paraId="77984BB3" w14:textId="50CEE7DD" w:rsidR="0077663F" w:rsidRPr="003A6E94" w:rsidRDefault="00BD37E1" w:rsidP="00CC09C5">
      <w:pPr>
        <w:spacing w:line="240" w:lineRule="atLeast"/>
      </w:pPr>
      <w:r w:rsidRPr="003A6E94">
        <w:t xml:space="preserve">As </w:t>
      </w:r>
      <w:r w:rsidR="0077663F" w:rsidRPr="003A6E94">
        <w:t>captured</w:t>
      </w:r>
      <w:r w:rsidRPr="003A6E94">
        <w:t xml:space="preserve"> in section </w:t>
      </w:r>
      <w:del w:id="2399" w:author="Podhorsky, Milan (M.)" w:date="2022-03-30T11:26:00Z">
        <w:r w:rsidRPr="003A6E94" w:rsidDel="00A1775D">
          <w:fldChar w:fldCharType="begin"/>
        </w:r>
        <w:r w:rsidRPr="003A6E94" w:rsidDel="00A1775D">
          <w:delInstrText xml:space="preserve"> REF _Ref69958460 \r \h  \* MERGEFORMAT </w:delInstrText>
        </w:r>
        <w:r w:rsidRPr="003A6E94" w:rsidDel="00A1775D">
          <w:fldChar w:fldCharType="separate"/>
        </w:r>
        <w:r w:rsidR="00FB5E80" w:rsidDel="00A1775D">
          <w:delText>5.3</w:delText>
        </w:r>
        <w:r w:rsidRPr="003A6E94" w:rsidDel="00A1775D">
          <w:fldChar w:fldCharType="end"/>
        </w:r>
      </w:del>
      <w:ins w:id="2400" w:author="Podhorsky, Milan (M.)" w:date="2022-03-30T11:26:00Z">
        <w:r w:rsidR="00A1775D">
          <w:t>5</w:t>
        </w:r>
      </w:ins>
      <w:r w:rsidRPr="003A6E94">
        <w:t xml:space="preserve">, the HMI selection shall not </w:t>
      </w:r>
      <w:r w:rsidR="0077663F" w:rsidRPr="003A6E94">
        <w:t xml:space="preserve">have any impact on the </w:t>
      </w:r>
      <w:proofErr w:type="spellStart"/>
      <w:r w:rsidR="0077663F" w:rsidRPr="003A6E94">
        <w:t>DExx</w:t>
      </w:r>
      <w:proofErr w:type="spellEnd"/>
      <w:r w:rsidR="0077663F" w:rsidRPr="003A6E94">
        <w:t xml:space="preserve"> configuration. The </w:t>
      </w:r>
      <w:proofErr w:type="spellStart"/>
      <w:r w:rsidR="0077663F" w:rsidRPr="003A6E94">
        <w:t>DExx</w:t>
      </w:r>
      <w:proofErr w:type="spellEnd"/>
      <w:r w:rsidR="0077663F" w:rsidRPr="003A6E94">
        <w:t xml:space="preserve"> configuration shall </w:t>
      </w:r>
      <w:r w:rsidR="005F40C4" w:rsidRPr="003A6E94">
        <w:t xml:space="preserve">be set by the appropriate diagnostic tools (ex. EOL tester/ dealer service tools) and </w:t>
      </w:r>
      <w:r w:rsidR="0077663F" w:rsidRPr="003A6E94">
        <w:t>remain static</w:t>
      </w:r>
      <w:r w:rsidR="005F40C4" w:rsidRPr="003A6E94">
        <w:t xml:space="preserve"> regardless of the customer selection </w:t>
      </w:r>
      <w:r w:rsidR="0077663F" w:rsidRPr="003A6E94">
        <w:t>(</w:t>
      </w:r>
      <w:proofErr w:type="gramStart"/>
      <w:r w:rsidR="0077663F" w:rsidRPr="003A6E94">
        <w:t>i.e.</w:t>
      </w:r>
      <w:proofErr w:type="gramEnd"/>
      <w:r w:rsidR="0077663F" w:rsidRPr="003A6E94">
        <w:t xml:space="preserve"> will not toggle between enabled/ disabled based upon customer selection).  </w:t>
      </w:r>
    </w:p>
    <w:p w14:paraId="18909BEE" w14:textId="3C79470C" w:rsidR="00706770" w:rsidRPr="003A6E94" w:rsidRDefault="00706770" w:rsidP="00CC09C5">
      <w:pPr>
        <w:pStyle w:val="Heading4"/>
        <w:spacing w:line="240" w:lineRule="atLeast"/>
      </w:pPr>
      <w:bookmarkStart w:id="2401" w:name="_Ref93597994"/>
      <w:bookmarkStart w:id="2402" w:name="_Toc105779471"/>
      <w:r w:rsidRPr="00D8447F">
        <w:t>Default</w:t>
      </w:r>
      <w:r w:rsidR="005F40C4" w:rsidRPr="003A6E94">
        <w:t xml:space="preserve"> Customer</w:t>
      </w:r>
      <w:r w:rsidRPr="003A6E94">
        <w:t xml:space="preserve"> Setting</w:t>
      </w:r>
      <w:bookmarkEnd w:id="2401"/>
      <w:bookmarkEnd w:id="2402"/>
    </w:p>
    <w:p w14:paraId="124B70AF" w14:textId="322A6A5B" w:rsidR="00706770" w:rsidRPr="003A6E94" w:rsidRDefault="00A745EB" w:rsidP="00CC09C5">
      <w:pPr>
        <w:spacing w:line="240" w:lineRule="atLeast"/>
      </w:pPr>
      <w:r w:rsidRPr="003A6E94">
        <w:t xml:space="preserve">Upon the </w:t>
      </w:r>
      <w:proofErr w:type="gramStart"/>
      <w:r w:rsidR="00621753" w:rsidRPr="003A6E94">
        <w:t xml:space="preserve">aforementioned </w:t>
      </w:r>
      <w:proofErr w:type="spellStart"/>
      <w:r w:rsidRPr="003A6E94">
        <w:t>DExx</w:t>
      </w:r>
      <w:proofErr w:type="spellEnd"/>
      <w:proofErr w:type="gramEnd"/>
      <w:r w:rsidRPr="003A6E94">
        <w:t xml:space="preserve"> configuration being set to "enabled", </w:t>
      </w:r>
      <w:r w:rsidR="00621753" w:rsidRPr="003A6E94">
        <w:t xml:space="preserve">the </w:t>
      </w:r>
      <w:r w:rsidR="00161282" w:rsidRPr="003A6E94">
        <w:t xml:space="preserve">initial/ default setting for the </w:t>
      </w:r>
      <w:r w:rsidR="00621753" w:rsidRPr="003A6E94">
        <w:t>customer se</w:t>
      </w:r>
      <w:r w:rsidR="005F40C4" w:rsidRPr="003A6E94">
        <w:t>tting(s)</w:t>
      </w:r>
      <w:r w:rsidR="00621753" w:rsidRPr="003A6E94">
        <w:t xml:space="preserve"> </w:t>
      </w:r>
      <w:r w:rsidR="00161282" w:rsidRPr="003A6E94">
        <w:t>is</w:t>
      </w:r>
      <w:r w:rsidR="00621753" w:rsidRPr="003A6E94">
        <w:t xml:space="preserve"> "enabled". </w:t>
      </w:r>
    </w:p>
    <w:p w14:paraId="0D1E634E" w14:textId="4457082F" w:rsidR="008217DD" w:rsidRPr="003A6E94" w:rsidDel="000D7089" w:rsidRDefault="008217DD" w:rsidP="00CC09C5">
      <w:pPr>
        <w:spacing w:line="240" w:lineRule="atLeast"/>
        <w:rPr>
          <w:del w:id="2403" w:author="Podhorsky, Milan (M.)" w:date="2022-03-30T11:27:00Z"/>
        </w:rPr>
      </w:pPr>
      <w:del w:id="2404" w:author="Podhorsky, Milan (M.)" w:date="2022-03-30T11:27:00Z">
        <w:r w:rsidRPr="003A6E94" w:rsidDel="000D7089">
          <w:delText xml:space="preserve"> </w:delText>
        </w:r>
        <w:bookmarkStart w:id="2405" w:name="_Toc105779472"/>
        <w:bookmarkEnd w:id="2405"/>
      </w:del>
    </w:p>
    <w:p w14:paraId="539C0709" w14:textId="3AE086DF" w:rsidR="00121E0A" w:rsidRPr="003A6E94" w:rsidRDefault="00F157D9" w:rsidP="00CC09C5">
      <w:pPr>
        <w:pStyle w:val="Heading3"/>
        <w:spacing w:line="240" w:lineRule="atLeast"/>
      </w:pPr>
      <w:bookmarkStart w:id="2406" w:name="_Ref89859653"/>
      <w:bookmarkStart w:id="2407" w:name="_Ref93038798"/>
      <w:bookmarkStart w:id="2408" w:name="_Toc105779473"/>
      <w:r w:rsidRPr="00D8447F">
        <w:t>Storage</w:t>
      </w:r>
      <w:r w:rsidRPr="003A6E94">
        <w:t xml:space="preserve"> of Customer Selection/</w:t>
      </w:r>
      <w:r w:rsidR="00121E0A" w:rsidRPr="003A6E94">
        <w:t>Personalization</w:t>
      </w:r>
      <w:bookmarkEnd w:id="2406"/>
      <w:bookmarkEnd w:id="2407"/>
      <w:bookmarkEnd w:id="2408"/>
    </w:p>
    <w:p w14:paraId="27B56CB3" w14:textId="0CBAC151" w:rsidR="00A745EB" w:rsidRPr="003A6E94" w:rsidRDefault="00677DF6" w:rsidP="00CC09C5">
      <w:pPr>
        <w:spacing w:line="240" w:lineRule="atLeast"/>
      </w:pPr>
      <w:r w:rsidRPr="003A6E94">
        <w:t xml:space="preserve">The customer selection of the enabled/ disabled status of PS shall be </w:t>
      </w:r>
      <w:r w:rsidR="00DD2C15" w:rsidRPr="003A6E94">
        <w:t xml:space="preserve">stored in non-volatile memory such that the setting is not altered </w:t>
      </w:r>
      <w:r w:rsidR="0023266C" w:rsidRPr="003A6E94">
        <w:t xml:space="preserve">between key cycles or due to </w:t>
      </w:r>
      <w:r w:rsidR="00DD2C15" w:rsidRPr="003A6E94">
        <w:t xml:space="preserve">system reinitialization (including </w:t>
      </w:r>
      <w:r w:rsidR="0023266C" w:rsidRPr="003A6E94">
        <w:t xml:space="preserve">after </w:t>
      </w:r>
      <w:r w:rsidR="00DD2C15" w:rsidRPr="003A6E94">
        <w:t>battery disconnect</w:t>
      </w:r>
      <w:r w:rsidR="0023266C" w:rsidRPr="003A6E94">
        <w:t>/ reconnect</w:t>
      </w:r>
      <w:r w:rsidR="00DD2C15" w:rsidRPr="003A6E94">
        <w:t xml:space="preserve">). </w:t>
      </w:r>
    </w:p>
    <w:p w14:paraId="098D7507" w14:textId="77777777" w:rsidR="00A745EB" w:rsidRPr="003A6E94" w:rsidRDefault="00A745EB" w:rsidP="00CC09C5">
      <w:pPr>
        <w:spacing w:line="240" w:lineRule="atLeast"/>
      </w:pPr>
    </w:p>
    <w:p w14:paraId="1E9C3343" w14:textId="3EA4C049" w:rsidR="00A745EB" w:rsidRPr="003A6E94" w:rsidRDefault="00A745EB" w:rsidP="00CC09C5">
      <w:pPr>
        <w:spacing w:line="240" w:lineRule="atLeast"/>
      </w:pPr>
      <w:r w:rsidRPr="003A6E94">
        <w:t xml:space="preserve">For vehicles supporting "personalization" where feature settings are based upon the driver of the vehicle (via </w:t>
      </w:r>
      <w:proofErr w:type="spellStart"/>
      <w:r w:rsidRPr="003A6E94">
        <w:t>keyfob</w:t>
      </w:r>
      <w:proofErr w:type="spellEnd"/>
      <w:r w:rsidRPr="003A6E94">
        <w:t xml:space="preserve"> in use, etc.), the </w:t>
      </w:r>
      <w:r w:rsidR="00EE2D20" w:rsidRPr="003A6E94">
        <w:t>PS enabled/ disabled</w:t>
      </w:r>
      <w:r w:rsidRPr="003A6E94">
        <w:t xml:space="preserve"> setting</w:t>
      </w:r>
      <w:r w:rsidR="00EE2D20" w:rsidRPr="003A6E94">
        <w:t xml:space="preserve"> </w:t>
      </w:r>
      <w:r w:rsidRPr="003A6E94">
        <w:t>shall be stored as one of the personalized settings, allowing each user's preference to be maintained separately</w:t>
      </w:r>
      <w:r w:rsidR="00077B2C" w:rsidRPr="003A6E94">
        <w:t xml:space="preserve"> and selected based upon the current user of the vehicle.</w:t>
      </w:r>
    </w:p>
    <w:p w14:paraId="08D8378C" w14:textId="4C1007E0" w:rsidR="00DA53EE" w:rsidRPr="003A6E94" w:rsidRDefault="00DA53EE" w:rsidP="00CC09C5">
      <w:pPr>
        <w:spacing w:line="240" w:lineRule="atLeast"/>
      </w:pPr>
    </w:p>
    <w:p w14:paraId="11825A2D" w14:textId="26F81E53" w:rsidR="00DA53EE" w:rsidRDefault="00DA53EE" w:rsidP="00CC09C5">
      <w:pPr>
        <w:spacing w:line="240" w:lineRule="atLeast"/>
      </w:pPr>
      <w:r w:rsidRPr="003A6E94">
        <w:t>The PS settings shall abide by Ford Motor Company requirements regarding "global" reset of customer selections/ personalization settings</w:t>
      </w:r>
      <w:r w:rsidR="00161282" w:rsidRPr="003A6E94">
        <w:t>.</w:t>
      </w:r>
      <w:del w:id="2409" w:author="Podhorsky, Milan (M.)" w:date="2022-03-30T11:28:00Z">
        <w:r w:rsidR="00161282" w:rsidRPr="003A6E94" w:rsidDel="00CF7495">
          <w:delText xml:space="preserve">  For any resets that are to restore "factory" settings, the default setting(s) specified in section </w:delText>
        </w:r>
        <w:r w:rsidR="00161282" w:rsidRPr="003A6E94" w:rsidDel="00CF7495">
          <w:fldChar w:fldCharType="begin"/>
        </w:r>
        <w:r w:rsidR="00161282" w:rsidRPr="003A6E94" w:rsidDel="00CF7495">
          <w:delInstrText xml:space="preserve"> REF _Ref93597994 \r \h  \* MERGEFORMAT </w:delInstrText>
        </w:r>
        <w:r w:rsidR="00161282" w:rsidRPr="003A6E94" w:rsidDel="00CF7495">
          <w:fldChar w:fldCharType="separate"/>
        </w:r>
        <w:r w:rsidR="00FB5E80" w:rsidDel="00CF7495">
          <w:delText>14.1.1.1</w:delText>
        </w:r>
        <w:r w:rsidR="00161282" w:rsidRPr="003A6E94" w:rsidDel="00CF7495">
          <w:fldChar w:fldCharType="end"/>
        </w:r>
        <w:r w:rsidR="00161282" w:rsidRPr="003A6E94" w:rsidDel="00CF7495">
          <w:delText xml:space="preserve"> shall apply.</w:delText>
        </w:r>
      </w:del>
    </w:p>
    <w:p w14:paraId="39D636F4" w14:textId="05BAFC58" w:rsidR="00A745EB" w:rsidRDefault="00A745EB" w:rsidP="00CC09C5">
      <w:pPr>
        <w:spacing w:line="240" w:lineRule="atLeast"/>
        <w:rPr>
          <w:ins w:id="2410" w:author="Podhorsky, Milan (M.)" w:date="2022-03-30T11:28:00Z"/>
        </w:rPr>
      </w:pPr>
    </w:p>
    <w:p w14:paraId="716F69AC" w14:textId="2EAFEEE1" w:rsidR="0016242D" w:rsidRDefault="0016242D" w:rsidP="00CC09C5">
      <w:pPr>
        <w:spacing w:line="240" w:lineRule="atLeast"/>
      </w:pPr>
      <w:ins w:id="2411" w:author="Podhorsky, Milan (M.)" w:date="2022-03-30T11:28:00Z">
        <w:r>
          <w:t>The selection, storage and management of P</w:t>
        </w:r>
      </w:ins>
      <w:ins w:id="2412" w:author="Podhorsky, Milan (M.)" w:date="2022-03-30T11:29:00Z">
        <w:r>
          <w:t>S enabled/disabled status shall be handled within the HMI component.</w:t>
        </w:r>
      </w:ins>
    </w:p>
    <w:p w14:paraId="666DFEFD" w14:textId="77777777" w:rsidR="005F40C4" w:rsidRDefault="005F40C4" w:rsidP="00CC09C5">
      <w:pPr>
        <w:pStyle w:val="Heading3"/>
        <w:spacing w:line="240" w:lineRule="atLeast"/>
      </w:pPr>
      <w:bookmarkStart w:id="2413" w:name="_Ref93038810"/>
      <w:bookmarkStart w:id="2414" w:name="_Ref93610029"/>
      <w:bookmarkStart w:id="2415" w:name="_Toc105779474"/>
      <w:r w:rsidRPr="00D8447F">
        <w:t>Dependence</w:t>
      </w:r>
      <w:r>
        <w:t xml:space="preserve"> Upon PS Fault Status</w:t>
      </w:r>
      <w:bookmarkEnd w:id="2413"/>
      <w:bookmarkEnd w:id="2414"/>
      <w:bookmarkEnd w:id="2415"/>
    </w:p>
    <w:p w14:paraId="6DD974B2" w14:textId="2E6C0029" w:rsidR="005B69FA" w:rsidRDefault="00F4775C" w:rsidP="00CC09C5">
      <w:pPr>
        <w:spacing w:line="240" w:lineRule="atLeast"/>
      </w:pPr>
      <w:r>
        <w:t xml:space="preserve">In the event </w:t>
      </w:r>
      <w:r w:rsidR="005B69FA">
        <w:t xml:space="preserve">the PS system is disabled due to fault conditions, the </w:t>
      </w:r>
      <w:r w:rsidR="005F40C4">
        <w:t>customer HMI controls of the PS enable/disable shall be disabled.</w:t>
      </w:r>
      <w:r w:rsidR="005B69FA">
        <w:t xml:space="preserve"> </w:t>
      </w:r>
      <w:r w:rsidR="0023266C">
        <w:t>The method in which this is accomplished shall abide by Ford Motor Company HMI practices (ex. graying out HMI selections, providing an indication the feature is faulted/ unavailable, etc.)</w:t>
      </w:r>
      <w:ins w:id="2416" w:author="Podhorsky, Milan (M.)" w:date="2022-03-30T11:29:00Z">
        <w:r w:rsidR="0016242D">
          <w:t>.</w:t>
        </w:r>
      </w:ins>
      <w:del w:id="2417" w:author="Podhorsky, Milan (M.)" w:date="2022-03-30T11:29:00Z">
        <w:r w:rsidR="0023266C" w:rsidDel="0016242D">
          <w:delText xml:space="preserve">   </w:delText>
        </w:r>
      </w:del>
    </w:p>
    <w:p w14:paraId="36012ED2" w14:textId="58AC962C" w:rsidR="005F40C4" w:rsidRPr="003A6E94" w:rsidRDefault="005F40C4" w:rsidP="00CC09C5">
      <w:pPr>
        <w:pStyle w:val="Heading3"/>
        <w:spacing w:line="240" w:lineRule="atLeast"/>
      </w:pPr>
      <w:bookmarkStart w:id="2418" w:name="_Ref93609772"/>
      <w:bookmarkStart w:id="2419" w:name="_Toc105779475"/>
      <w:r w:rsidRPr="003A6E94">
        <w:t>Me</w:t>
      </w:r>
      <w:r w:rsidR="0023266C" w:rsidRPr="003A6E94">
        <w:t xml:space="preserve">thod </w:t>
      </w:r>
      <w:r w:rsidR="0023266C" w:rsidRPr="00D8447F">
        <w:t>of</w:t>
      </w:r>
      <w:r w:rsidR="0023266C" w:rsidRPr="003A6E94">
        <w:t xml:space="preserve"> Enabl</w:t>
      </w:r>
      <w:r w:rsidR="00BE591B">
        <w:t>ing</w:t>
      </w:r>
      <w:r w:rsidR="0023266C" w:rsidRPr="003A6E94">
        <w:t>/ Disabling PS</w:t>
      </w:r>
      <w:bookmarkEnd w:id="2418"/>
      <w:bookmarkEnd w:id="2419"/>
    </w:p>
    <w:p w14:paraId="6F8C8538" w14:textId="647B8B4E" w:rsidR="0023266C" w:rsidRDefault="00077B2C" w:rsidP="00CC09C5">
      <w:pPr>
        <w:spacing w:line="240" w:lineRule="atLeast"/>
      </w:pPr>
      <w:r w:rsidRPr="003A6E94">
        <w:t>The customer enabl</w:t>
      </w:r>
      <w:ins w:id="2420" w:author="Podhorsky, Milan (M.)" w:date="2022-03-30T11:29:00Z">
        <w:r w:rsidR="0016242D">
          <w:t>ing</w:t>
        </w:r>
      </w:ins>
      <w:del w:id="2421" w:author="Podhorsky, Milan (M.)" w:date="2022-03-30T11:29:00Z">
        <w:r w:rsidRPr="003A6E94" w:rsidDel="0016242D">
          <w:delText>ed</w:delText>
        </w:r>
      </w:del>
      <w:r w:rsidRPr="003A6E94">
        <w:t>/</w:t>
      </w:r>
      <w:del w:id="2422" w:author="Podhorsky, Milan (M.)" w:date="2022-03-30T11:29:00Z">
        <w:r w:rsidRPr="003A6E94" w:rsidDel="0016242D">
          <w:delText xml:space="preserve"> </w:delText>
        </w:r>
      </w:del>
      <w:r w:rsidRPr="003A6E94">
        <w:t>disabl</w:t>
      </w:r>
      <w:ins w:id="2423" w:author="Podhorsky, Milan (M.)" w:date="2022-03-30T11:29:00Z">
        <w:r w:rsidR="0016242D">
          <w:t>ing</w:t>
        </w:r>
      </w:ins>
      <w:del w:id="2424" w:author="Podhorsky, Milan (M.)" w:date="2022-03-30T11:29:00Z">
        <w:r w:rsidRPr="003A6E94" w:rsidDel="0016242D">
          <w:delText>e</w:delText>
        </w:r>
      </w:del>
      <w:r w:rsidRPr="003A6E94">
        <w:t xml:space="preserve"> of </w:t>
      </w:r>
      <w:del w:id="2425" w:author="Podhorsky, Milan (M.)" w:date="2022-03-30T11:29:00Z">
        <w:r w:rsidRPr="003A6E94" w:rsidDel="0016242D">
          <w:delText xml:space="preserve">of </w:delText>
        </w:r>
      </w:del>
      <w:r w:rsidRPr="003A6E94">
        <w:t>PS via HMI acts as a condition for muting/</w:t>
      </w:r>
      <w:del w:id="2426" w:author="Podhorsky, Milan (M.)" w:date="2022-03-30T11:29:00Z">
        <w:r w:rsidRPr="003A6E94" w:rsidDel="0016242D">
          <w:delText xml:space="preserve"> </w:delText>
        </w:r>
      </w:del>
      <w:r w:rsidRPr="003A6E94">
        <w:t xml:space="preserve">unmuting PS.  </w:t>
      </w:r>
      <w:r w:rsidR="00E644F6" w:rsidRPr="003A6E94">
        <w:t xml:space="preserve">Upon the customer making an HMI selection regarding the enabled/ disabled status of PS, the </w:t>
      </w:r>
      <w:r w:rsidR="00162950" w:rsidRPr="003A6E94">
        <w:t xml:space="preserve">HMI shall generate a request </w:t>
      </w:r>
      <w:r w:rsidRPr="003A6E94">
        <w:t xml:space="preserve">that triggers the NVH Service to </w:t>
      </w:r>
      <w:r w:rsidR="00E644F6" w:rsidRPr="003A6E94">
        <w:t xml:space="preserve">utilize the </w:t>
      </w:r>
      <w:r w:rsidR="00E37669">
        <w:rPr>
          <w:u w:val="single"/>
        </w:rPr>
        <w:t xml:space="preserve">Enable </w:t>
      </w:r>
      <w:r w:rsidR="00E644F6" w:rsidRPr="003A6E94">
        <w:rPr>
          <w:u w:val="single"/>
        </w:rPr>
        <w:t>PS</w:t>
      </w:r>
      <w:r w:rsidR="00E37669">
        <w:rPr>
          <w:u w:val="single"/>
        </w:rPr>
        <w:t xml:space="preserve"> Req</w:t>
      </w:r>
      <w:r w:rsidR="00E644F6" w:rsidRPr="003A6E94">
        <w:t xml:space="preserve"> VIN to effectively enable/ disable the PS feature.</w:t>
      </w:r>
      <w:del w:id="2427" w:author="Podhorsky, Milan (M.)" w:date="2022-03-30T11:30:00Z">
        <w:r w:rsidR="00E644F6" w:rsidDel="0016242D">
          <w:delText xml:space="preserve">  </w:delText>
        </w:r>
      </w:del>
    </w:p>
    <w:p w14:paraId="6E05EC9E" w14:textId="74534F5F" w:rsidR="00A541B9" w:rsidRDefault="00A541B9" w:rsidP="00CC09C5">
      <w:pPr>
        <w:spacing w:line="240" w:lineRule="atLeast"/>
      </w:pPr>
    </w:p>
    <w:p w14:paraId="3B18F7F5" w14:textId="374E8ED2" w:rsidR="00A541B9" w:rsidRDefault="00A541B9" w:rsidP="00CC09C5">
      <w:pPr>
        <w:spacing w:line="240" w:lineRule="atLeast"/>
      </w:pPr>
      <w:r>
        <w:t xml:space="preserve">The NVH Service/ Host shall </w:t>
      </w:r>
      <w:r w:rsidR="00077B2C">
        <w:t>provide</w:t>
      </w:r>
      <w:r>
        <w:t xml:space="preserve"> the </w:t>
      </w:r>
      <w:r w:rsidR="00077B2C">
        <w:t xml:space="preserve">PS enabled/disabled </w:t>
      </w:r>
      <w:r>
        <w:t xml:space="preserve">status </w:t>
      </w:r>
      <w:r w:rsidR="00077B2C">
        <w:t xml:space="preserve">to the HMI </w:t>
      </w:r>
      <w:proofErr w:type="gramStart"/>
      <w:r w:rsidR="00077B2C">
        <w:t>so as to</w:t>
      </w:r>
      <w:proofErr w:type="gramEnd"/>
      <w:r w:rsidR="00077B2C">
        <w:t xml:space="preserve"> provide </w:t>
      </w:r>
      <w:del w:id="2428" w:author="Podhorsky, Milan (M.)" w:date="2022-03-30T11:30:00Z">
        <w:r w:rsidR="00077B2C" w:rsidDel="002721E1">
          <w:delText xml:space="preserve">customer </w:delText>
        </w:r>
      </w:del>
      <w:ins w:id="2429" w:author="Podhorsky, Milan (M.)" w:date="2022-03-30T11:30:00Z">
        <w:r w:rsidR="002721E1">
          <w:t xml:space="preserve">driver </w:t>
        </w:r>
      </w:ins>
      <w:r w:rsidR="00077B2C">
        <w:t>feedback.</w:t>
      </w:r>
      <w:del w:id="2430" w:author="Podhorsky, Milan (M.)" w:date="2022-03-30T11:30:00Z">
        <w:r w:rsidR="00077B2C" w:rsidDel="002721E1">
          <w:delText xml:space="preserve">  </w:delText>
        </w:r>
      </w:del>
    </w:p>
    <w:p w14:paraId="50470148" w14:textId="5BC9D625" w:rsidR="00C016B0" w:rsidDel="002721E1" w:rsidRDefault="00C016B0" w:rsidP="00CC09C5">
      <w:pPr>
        <w:spacing w:line="240" w:lineRule="atLeast"/>
        <w:rPr>
          <w:del w:id="2431" w:author="Podhorsky, Milan (M.)" w:date="2022-03-30T11:30:00Z"/>
        </w:rPr>
      </w:pPr>
      <w:bookmarkStart w:id="2432" w:name="_Toc105779476"/>
      <w:bookmarkEnd w:id="2432"/>
    </w:p>
    <w:p w14:paraId="2971F18D" w14:textId="56E8B71F" w:rsidR="00C016B0" w:rsidRDefault="00C016B0" w:rsidP="00CC09C5">
      <w:pPr>
        <w:pStyle w:val="Heading3"/>
        <w:spacing w:line="240" w:lineRule="atLeast"/>
      </w:pPr>
      <w:bookmarkStart w:id="2433" w:name="_Toc105779477"/>
      <w:r w:rsidRPr="00D8447F">
        <w:t>Startup</w:t>
      </w:r>
      <w:r>
        <w:t xml:space="preserve"> sequence for </w:t>
      </w:r>
      <w:r w:rsidR="00BE591B">
        <w:t xml:space="preserve">Enabling/Disabling </w:t>
      </w:r>
      <w:r>
        <w:t>PS</w:t>
      </w:r>
      <w:bookmarkEnd w:id="2433"/>
    </w:p>
    <w:p w14:paraId="38C60C3C" w14:textId="28EC97F3" w:rsidR="00BE591B" w:rsidRPr="00BE591B" w:rsidRDefault="00BE591B" w:rsidP="00CC09C5">
      <w:pPr>
        <w:spacing w:line="240" w:lineRule="atLeast"/>
      </w:pPr>
      <w:r>
        <w:t xml:space="preserve">During the startup of NVH Service, it shall request the current Enable/Disable status. </w:t>
      </w:r>
    </w:p>
    <w:p w14:paraId="491770AA" w14:textId="69292AB2" w:rsidR="00737D58" w:rsidRPr="00442914" w:rsidDel="002721E1" w:rsidRDefault="00737D58" w:rsidP="00CC09C5">
      <w:pPr>
        <w:spacing w:line="240" w:lineRule="atLeast"/>
        <w:rPr>
          <w:del w:id="2434" w:author="Podhorsky, Milan (M.)" w:date="2022-03-30T11:30:00Z"/>
        </w:rPr>
      </w:pPr>
      <w:bookmarkStart w:id="2435" w:name="_Toc105779478"/>
      <w:bookmarkEnd w:id="2435"/>
    </w:p>
    <w:p w14:paraId="234A14E8" w14:textId="77777777" w:rsidR="00737D58" w:rsidRPr="00442914" w:rsidRDefault="00737D58" w:rsidP="00CC09C5">
      <w:pPr>
        <w:pStyle w:val="Heading2"/>
        <w:spacing w:line="240" w:lineRule="atLeast"/>
      </w:pPr>
      <w:bookmarkStart w:id="2436" w:name="_Ref70335013"/>
      <w:bookmarkStart w:id="2437" w:name="_Toc70616999"/>
      <w:bookmarkStart w:id="2438" w:name="_Ref88388372"/>
      <w:bookmarkStart w:id="2439" w:name="_Toc105779479"/>
      <w:r w:rsidRPr="00442914">
        <w:t xml:space="preserve">Bezel </w:t>
      </w:r>
      <w:r w:rsidRPr="00D8447F">
        <w:t>Diagnostics</w:t>
      </w:r>
      <w:bookmarkEnd w:id="2436"/>
      <w:bookmarkEnd w:id="2437"/>
      <w:bookmarkEnd w:id="2438"/>
      <w:bookmarkEnd w:id="2439"/>
    </w:p>
    <w:p w14:paraId="7666346D" w14:textId="2E08C434" w:rsidR="00737D58" w:rsidRPr="00442914" w:rsidRDefault="00737D58" w:rsidP="00CC09C5">
      <w:pPr>
        <w:spacing w:line="240" w:lineRule="atLeast"/>
      </w:pPr>
      <w:r w:rsidRPr="00442914">
        <w:t>Select information shall be accessible via "bezel diagnostics" which allows for the user to access such information via the vehicle's HMI instead of via a CAN-connected diagnostic tool.</w:t>
      </w:r>
      <w:r w:rsidR="005F4399">
        <w:t xml:space="preserve">  </w:t>
      </w:r>
      <w:r w:rsidRPr="00442914">
        <w:t>The following items shall be available via bezel diagnostics.:</w:t>
      </w:r>
    </w:p>
    <w:p w14:paraId="02CA0531" w14:textId="3EE8F702" w:rsidR="00737D58" w:rsidRPr="00442914" w:rsidRDefault="00737D58" w:rsidP="00CC09C5">
      <w:pPr>
        <w:pStyle w:val="Heading3"/>
        <w:spacing w:line="240" w:lineRule="atLeast"/>
      </w:pPr>
      <w:bookmarkStart w:id="2440" w:name="_Toc99024829"/>
      <w:bookmarkStart w:id="2441" w:name="_Ref70014991"/>
      <w:bookmarkStart w:id="2442" w:name="_Toc70617000"/>
      <w:bookmarkStart w:id="2443" w:name="_Ref88388414"/>
      <w:bookmarkStart w:id="2444" w:name="_Ref88388419"/>
      <w:bookmarkStart w:id="2445" w:name="_Ref88388427"/>
      <w:bookmarkStart w:id="2446" w:name="_Ref88388441"/>
      <w:bookmarkStart w:id="2447" w:name="_Toc105779480"/>
      <w:bookmarkEnd w:id="2440"/>
      <w:proofErr w:type="gramStart"/>
      <w:r w:rsidRPr="00442914">
        <w:t xml:space="preserve">Ford </w:t>
      </w:r>
      <w:r w:rsidR="007278E7">
        <w:t xml:space="preserve"> .</w:t>
      </w:r>
      <w:proofErr w:type="spellStart"/>
      <w:proofErr w:type="gramEnd"/>
      <w:r w:rsidR="007278E7" w:rsidRPr="00D8447F">
        <w:t>vbf</w:t>
      </w:r>
      <w:proofErr w:type="spellEnd"/>
      <w:r w:rsidR="007278E7">
        <w:t xml:space="preserve"> </w:t>
      </w:r>
      <w:r w:rsidRPr="00442914">
        <w:t xml:space="preserve">File </w:t>
      </w:r>
      <w:bookmarkEnd w:id="2441"/>
      <w:bookmarkEnd w:id="2442"/>
      <w:r w:rsidR="00214841" w:rsidRPr="00442914">
        <w:t>Part Number</w:t>
      </w:r>
      <w:bookmarkEnd w:id="2443"/>
      <w:bookmarkEnd w:id="2444"/>
      <w:bookmarkEnd w:id="2445"/>
      <w:bookmarkEnd w:id="2446"/>
      <w:bookmarkEnd w:id="2447"/>
    </w:p>
    <w:p w14:paraId="1B35D59C" w14:textId="203BFEAD" w:rsidR="00737D58" w:rsidRPr="00442914" w:rsidRDefault="00737D58" w:rsidP="00CC09C5">
      <w:pPr>
        <w:spacing w:line="240" w:lineRule="atLeast"/>
        <w:rPr>
          <w:rFonts w:eastAsiaTheme="minorHAnsi"/>
        </w:rPr>
      </w:pPr>
      <w:r w:rsidRPr="00442914">
        <w:t xml:space="preserve">Upon bezel diagnostics being invoked, the Host shall acquire the </w:t>
      </w:r>
      <w:r w:rsidR="00BE3C11">
        <w:t xml:space="preserve">Ford </w:t>
      </w:r>
      <w:r w:rsidR="00BE3C11" w:rsidRPr="00BE3C11">
        <w:t xml:space="preserve">config </w:t>
      </w:r>
      <w:r w:rsidR="00214841" w:rsidRPr="00BE3C11">
        <w:t>part number</w:t>
      </w:r>
      <w:r w:rsidRPr="00442914">
        <w:t xml:space="preserve"> and transfer this data to the PDC HMI to facilitate viewing.</w:t>
      </w:r>
    </w:p>
    <w:p w14:paraId="4EFAF63F" w14:textId="77777777" w:rsidR="005F4399" w:rsidRPr="00C6284E" w:rsidRDefault="005F4399" w:rsidP="00CC09C5">
      <w:pPr>
        <w:spacing w:line="240" w:lineRule="atLeast"/>
      </w:pPr>
      <w:bookmarkStart w:id="2448" w:name="_Toc70526855"/>
      <w:bookmarkStart w:id="2449" w:name="_Toc70542604"/>
      <w:bookmarkStart w:id="2450" w:name="_Toc70617003"/>
      <w:bookmarkStart w:id="2451" w:name="_Toc70640711"/>
      <w:bookmarkStart w:id="2452" w:name="_Toc70662849"/>
      <w:bookmarkStart w:id="2453" w:name="_Toc70664067"/>
      <w:bookmarkStart w:id="2454" w:name="_Toc70665095"/>
      <w:bookmarkStart w:id="2455" w:name="_Toc70670089"/>
      <w:bookmarkStart w:id="2456" w:name="_Toc70672472"/>
      <w:bookmarkStart w:id="2457" w:name="_Toc70676828"/>
      <w:bookmarkStart w:id="2458" w:name="_Toc70677043"/>
      <w:bookmarkStart w:id="2459" w:name="_Toc70678365"/>
      <w:bookmarkStart w:id="2460" w:name="_Toc70526863"/>
      <w:bookmarkStart w:id="2461" w:name="_Toc70542612"/>
      <w:bookmarkStart w:id="2462" w:name="_Toc70617011"/>
      <w:bookmarkStart w:id="2463" w:name="_Toc70640719"/>
      <w:bookmarkStart w:id="2464" w:name="_Toc70662857"/>
      <w:bookmarkStart w:id="2465" w:name="_Toc70664075"/>
      <w:bookmarkStart w:id="2466" w:name="_Toc70665103"/>
      <w:bookmarkStart w:id="2467" w:name="_Toc70670097"/>
      <w:bookmarkStart w:id="2468" w:name="_Toc70672480"/>
      <w:bookmarkStart w:id="2469" w:name="_Toc70676836"/>
      <w:bookmarkStart w:id="2470" w:name="_Toc70677051"/>
      <w:bookmarkStart w:id="2471" w:name="_Toc70678373"/>
      <w:bookmarkStart w:id="2472" w:name="_Toc70617012"/>
      <w:bookmarkStart w:id="2473" w:name="_Ref70868569"/>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p>
    <w:p w14:paraId="0877FDE3" w14:textId="7E53B398" w:rsidR="006327E2" w:rsidRDefault="006327E2" w:rsidP="00CC09C5">
      <w:pPr>
        <w:spacing w:line="240" w:lineRule="atLeast"/>
      </w:pPr>
    </w:p>
    <w:p w14:paraId="6444D1F5" w14:textId="62EBF3C5" w:rsidR="00737D58" w:rsidRPr="00442914" w:rsidRDefault="00737D58" w:rsidP="00CC09C5">
      <w:pPr>
        <w:pStyle w:val="Heading1"/>
        <w:spacing w:line="240" w:lineRule="atLeast"/>
      </w:pPr>
      <w:bookmarkStart w:id="2474" w:name="_Toc99024831"/>
      <w:bookmarkStart w:id="2475" w:name="_Toc99024832"/>
      <w:bookmarkStart w:id="2476" w:name="_Toc99024833"/>
      <w:bookmarkStart w:id="2477" w:name="_Toc99024834"/>
      <w:bookmarkStart w:id="2478" w:name="_Ref70451590"/>
      <w:bookmarkStart w:id="2479" w:name="_Toc70617022"/>
      <w:bookmarkStart w:id="2480" w:name="_Toc105779481"/>
      <w:bookmarkEnd w:id="2472"/>
      <w:bookmarkEnd w:id="2473"/>
      <w:bookmarkEnd w:id="2474"/>
      <w:bookmarkEnd w:id="2475"/>
      <w:bookmarkEnd w:id="2476"/>
      <w:bookmarkEnd w:id="2477"/>
      <w:r w:rsidRPr="00D8447F">
        <w:t>D</w:t>
      </w:r>
      <w:bookmarkEnd w:id="2478"/>
      <w:bookmarkEnd w:id="2479"/>
      <w:r w:rsidR="00951D2D">
        <w:t>iagnostics</w:t>
      </w:r>
      <w:ins w:id="2481" w:author="Podhorsky, Milan (M.)" w:date="2022-05-09T17:36:00Z">
        <w:r w:rsidR="00191AF0">
          <w:t xml:space="preserve"> (CAN)</w:t>
        </w:r>
      </w:ins>
      <w:bookmarkEnd w:id="2480"/>
    </w:p>
    <w:p w14:paraId="3F3794C5" w14:textId="77777777" w:rsidR="00737D58" w:rsidRPr="00442914" w:rsidRDefault="00737D58" w:rsidP="00CC09C5">
      <w:pPr>
        <w:spacing w:line="240" w:lineRule="atLeast"/>
        <w:rPr>
          <w:rFonts w:eastAsiaTheme="minorHAnsi"/>
        </w:rPr>
      </w:pPr>
    </w:p>
    <w:p w14:paraId="52533191" w14:textId="0FF6FA5A" w:rsidR="00737D58" w:rsidRPr="00442914" w:rsidRDefault="00381A56" w:rsidP="00CC09C5">
      <w:pPr>
        <w:spacing w:line="240" w:lineRule="atLeast"/>
      </w:pPr>
      <w:r>
        <w:t>T</w:t>
      </w:r>
      <w:r w:rsidR="00737D58" w:rsidRPr="00442914">
        <w:t>he following sections</w:t>
      </w:r>
      <w:r>
        <w:t xml:space="preserve"> detail </w:t>
      </w:r>
      <w:r w:rsidR="00737D58" w:rsidRPr="00442914">
        <w:t>ISO-14229</w:t>
      </w:r>
      <w:ins w:id="2482" w:author="Podhorsky, Milan (M.)" w:date="2022-05-09T17:41:00Z">
        <w:r w:rsidR="00897D00">
          <w:t xml:space="preserve"> </w:t>
        </w:r>
        <w:r w:rsidR="00863FE1">
          <w:t xml:space="preserve">over CAN </w:t>
        </w:r>
      </w:ins>
      <w:del w:id="2483" w:author="Podhorsky, Milan (M.)" w:date="2022-05-09T17:41:00Z">
        <w:r w:rsidR="00737D58" w:rsidRPr="00442914" w:rsidDel="00897D00">
          <w:delText>-</w:delText>
        </w:r>
      </w:del>
      <w:r w:rsidR="00737D58" w:rsidRPr="00442914">
        <w:t>based diagnostic services</w:t>
      </w:r>
      <w:r w:rsidR="00DF1DAD">
        <w:t xml:space="preserve"> supported.</w:t>
      </w:r>
      <w:ins w:id="2484" w:author="Podhorsky, Milan (M.)" w:date="2022-05-09T17:41:00Z">
        <w:r w:rsidR="00863FE1">
          <w:t xml:space="preserve">  The context of</w:t>
        </w:r>
      </w:ins>
      <w:ins w:id="2485" w:author="Podhorsky, Milan (M.)" w:date="2022-05-09T17:42:00Z">
        <w:r w:rsidR="00196360">
          <w:t xml:space="preserve"> us</w:t>
        </w:r>
      </w:ins>
      <w:ins w:id="2486" w:author="Podhorsky, Milan (M.)" w:date="2022-05-10T12:57:00Z">
        <w:r w:rsidR="00047C1B">
          <w:t>e</w:t>
        </w:r>
      </w:ins>
      <w:ins w:id="2487" w:author="Podhorsky, Milan (M.)" w:date="2022-05-09T17:42:00Z">
        <w:r w:rsidR="00196360">
          <w:t xml:space="preserve"> is typically </w:t>
        </w:r>
      </w:ins>
      <w:ins w:id="2488" w:author="Podhorsky, Milan (M.)" w:date="2022-05-09T17:44:00Z">
        <w:r w:rsidR="00FA679E">
          <w:t xml:space="preserve">during </w:t>
        </w:r>
      </w:ins>
      <w:ins w:id="2489" w:author="Podhorsky, Milan (M.)" w:date="2022-05-09T17:43:00Z">
        <w:r w:rsidR="001D5F1D">
          <w:t>manufacturing and dealer</w:t>
        </w:r>
      </w:ins>
      <w:ins w:id="2490" w:author="Podhorsky, Milan (M.)" w:date="2022-05-09T17:44:00Z">
        <w:r w:rsidR="00556800">
          <w:t xml:space="preserve"> </w:t>
        </w:r>
      </w:ins>
      <w:ins w:id="2491" w:author="Podhorsky, Milan (M.)" w:date="2022-05-09T17:45:00Z">
        <w:r w:rsidR="009901F0">
          <w:t>/ garage</w:t>
        </w:r>
      </w:ins>
      <w:ins w:id="2492" w:author="Podhorsky, Milan (M.)" w:date="2022-05-09T17:46:00Z">
        <w:r w:rsidR="005501E8">
          <w:t xml:space="preserve"> </w:t>
        </w:r>
      </w:ins>
      <w:ins w:id="2493" w:author="Podhorsky, Milan (M.)" w:date="2022-05-09T17:45:00Z">
        <w:r w:rsidR="00A3212F">
          <w:t>repair.</w:t>
        </w:r>
      </w:ins>
    </w:p>
    <w:p w14:paraId="020BD3DE" w14:textId="1ACB9DDA" w:rsidR="000255B8" w:rsidRDefault="000255B8" w:rsidP="00CC09C5">
      <w:pPr>
        <w:spacing w:line="240" w:lineRule="atLeast"/>
      </w:pPr>
    </w:p>
    <w:p w14:paraId="10738280" w14:textId="260D0858" w:rsidR="000255B8" w:rsidDel="002C7C15" w:rsidRDefault="000255B8" w:rsidP="00CC09C5">
      <w:pPr>
        <w:spacing w:line="240" w:lineRule="atLeast"/>
        <w:rPr>
          <w:del w:id="2494" w:author="Podhorsky, Milan (M.)" w:date="2022-05-09T17:47:00Z"/>
        </w:rPr>
      </w:pPr>
      <w:r>
        <w:t xml:space="preserve">The scope of </w:t>
      </w:r>
      <w:r w:rsidR="007A7120">
        <w:t>diagnostics services will be restricted to the ANC/PS</w:t>
      </w:r>
      <w:ins w:id="2495" w:author="Podhorsky, Milan (M.)" w:date="2022-05-09T17:39:00Z">
        <w:r w:rsidR="004F5D9A">
          <w:t>/AVAS</w:t>
        </w:r>
      </w:ins>
      <w:r w:rsidR="007A7120">
        <w:t xml:space="preserve"> f</w:t>
      </w:r>
      <w:r w:rsidR="00370AFB">
        <w:t>eature</w:t>
      </w:r>
      <w:ins w:id="2496" w:author="Podhorsky, Milan (M.)" w:date="2022-05-09T17:39:00Z">
        <w:r w:rsidR="004F5D9A">
          <w:t>s</w:t>
        </w:r>
      </w:ins>
      <w:r w:rsidR="00012BFC">
        <w:t xml:space="preserve">; implemented by the NVH Service in the QNX domain.  </w:t>
      </w:r>
      <w:r w:rsidR="00A52740">
        <w:t>I</w:t>
      </w:r>
      <w:r w:rsidR="00012BFC">
        <w:t xml:space="preserve">t will not </w:t>
      </w:r>
      <w:r w:rsidR="00005929">
        <w:t>detail diagnostics from related</w:t>
      </w:r>
      <w:ins w:id="2497" w:author="Podhorsky, Milan (M.)" w:date="2022-05-09T17:47:00Z">
        <w:r w:rsidR="002C7C15">
          <w:t xml:space="preserve"> or dependent</w:t>
        </w:r>
      </w:ins>
      <w:r w:rsidR="00005929">
        <w:t xml:space="preserve"> </w:t>
      </w:r>
      <w:r w:rsidR="00A52740">
        <w:t xml:space="preserve">components; as they </w:t>
      </w:r>
      <w:del w:id="2498" w:author="Podhorsky, Milan (M.)" w:date="2022-05-09T17:46:00Z">
        <w:r w:rsidR="00A52740" w:rsidDel="00DF4B3F">
          <w:delText xml:space="preserve">are the responsibility of </w:delText>
        </w:r>
        <w:r w:rsidR="006C189A" w:rsidDel="00DF4B3F">
          <w:delText>the corresponding component</w:delText>
        </w:r>
      </w:del>
      <w:ins w:id="2499" w:author="Podhorsky, Milan (M.)" w:date="2022-05-09T17:46:00Z">
        <w:r w:rsidR="00DF4B3F">
          <w:t>fall outside of the scope of this document</w:t>
        </w:r>
      </w:ins>
      <w:r w:rsidR="006C189A">
        <w:t>.</w:t>
      </w:r>
      <w:del w:id="2500" w:author="Podhorsky, Milan (M.)" w:date="2022-05-09T17:47:00Z">
        <w:r w:rsidR="006C189A" w:rsidDel="002C7C15">
          <w:delText xml:space="preserve">  These include:</w:delText>
        </w:r>
      </w:del>
    </w:p>
    <w:p w14:paraId="24D428D6" w14:textId="578EF0A4" w:rsidR="006C189A" w:rsidDel="002C7C15" w:rsidRDefault="005F6C0C" w:rsidP="00CC09C5">
      <w:pPr>
        <w:spacing w:line="240" w:lineRule="atLeast"/>
        <w:rPr>
          <w:del w:id="2501" w:author="Podhorsky, Milan (M.)" w:date="2022-05-09T17:47:00Z"/>
        </w:rPr>
      </w:pPr>
      <w:del w:id="2502" w:author="Podhorsky, Milan (M.)" w:date="2022-05-09T17:47:00Z">
        <w:r w:rsidDel="002C7C15">
          <w:delText>Vehicle CAN signal</w:delText>
        </w:r>
        <w:r w:rsidR="00801171" w:rsidDel="002C7C15">
          <w:delText xml:space="preserve"> / missing message faults.</w:delText>
        </w:r>
      </w:del>
    </w:p>
    <w:p w14:paraId="590C5546" w14:textId="05EB4A23" w:rsidR="00801171" w:rsidDel="002C7C15" w:rsidRDefault="001C614E" w:rsidP="00CC09C5">
      <w:pPr>
        <w:spacing w:line="240" w:lineRule="atLeast"/>
        <w:rPr>
          <w:del w:id="2503" w:author="Podhorsky, Milan (M.)" w:date="2022-05-09T17:47:00Z"/>
        </w:rPr>
      </w:pPr>
      <w:del w:id="2504" w:author="Podhorsky, Milan (M.)" w:date="2022-05-09T17:47:00Z">
        <w:r w:rsidDel="002C7C15">
          <w:delText xml:space="preserve">Microphone ADC driver related </w:delText>
        </w:r>
        <w:r w:rsidR="00427C21" w:rsidDel="002C7C15">
          <w:delText>diagnostics.</w:delText>
        </w:r>
      </w:del>
    </w:p>
    <w:p w14:paraId="588B39B8" w14:textId="71F9F66B" w:rsidR="00427C21" w:rsidDel="002C7C15" w:rsidRDefault="00427C21" w:rsidP="00CC09C5">
      <w:pPr>
        <w:spacing w:line="240" w:lineRule="atLeast"/>
        <w:rPr>
          <w:del w:id="2505" w:author="Podhorsky, Milan (M.)" w:date="2022-05-09T17:47:00Z"/>
        </w:rPr>
      </w:pPr>
      <w:del w:id="2506" w:author="Podhorsky, Milan (M.)" w:date="2022-05-09T17:47:00Z">
        <w:r w:rsidDel="002C7C15">
          <w:delText>A2B network related diagnostics.</w:delText>
        </w:r>
      </w:del>
    </w:p>
    <w:p w14:paraId="318C3FC2" w14:textId="6C7591BC" w:rsidR="00427C21" w:rsidDel="002C7C15" w:rsidRDefault="00427C21" w:rsidP="00CC09C5">
      <w:pPr>
        <w:spacing w:line="240" w:lineRule="atLeast"/>
        <w:rPr>
          <w:del w:id="2507" w:author="Podhorsky, Milan (M.)" w:date="2022-05-09T17:47:00Z"/>
        </w:rPr>
      </w:pPr>
      <w:del w:id="2508" w:author="Podhorsky, Milan (M.)" w:date="2022-05-09T17:47:00Z">
        <w:r w:rsidDel="002C7C15">
          <w:delText>Configuration</w:delText>
        </w:r>
        <w:r w:rsidR="00342DB7" w:rsidDel="002C7C15">
          <w:delText xml:space="preserve"> and</w:delText>
        </w:r>
        <w:r w:rsidR="00520514" w:rsidDel="002C7C15">
          <w:delText xml:space="preserve"> related diagnostics.</w:delText>
        </w:r>
      </w:del>
    </w:p>
    <w:p w14:paraId="0C39A531" w14:textId="137C6A4B" w:rsidR="00801171" w:rsidRDefault="00801171" w:rsidP="00CC09C5">
      <w:pPr>
        <w:spacing w:line="240" w:lineRule="atLeast"/>
      </w:pPr>
      <w:del w:id="2509" w:author="Podhorsky, Milan (M.)" w:date="2022-05-09T17:47:00Z">
        <w:r w:rsidDel="002C7C15">
          <w:delText xml:space="preserve">Certain classes of </w:delText>
        </w:r>
        <w:r w:rsidR="00BF1054" w:rsidDel="002C7C15">
          <w:delText>misconfiguration faults that are technically not NVH Service related.  For example</w:delText>
        </w:r>
        <w:r w:rsidR="00852041" w:rsidDel="002C7C15">
          <w:delText xml:space="preserve"> a DE configuration which enables ANC and yet disables all ANC microphones.</w:delText>
        </w:r>
      </w:del>
    </w:p>
    <w:p w14:paraId="63397C13" w14:textId="2F59C6FC" w:rsidR="000255B8" w:rsidDel="002C7C15" w:rsidRDefault="000255B8" w:rsidP="00CC09C5">
      <w:pPr>
        <w:spacing w:line="240" w:lineRule="atLeast"/>
        <w:rPr>
          <w:del w:id="2510" w:author="Podhorsky, Milan (M.)" w:date="2022-05-09T17:47:00Z"/>
        </w:rPr>
      </w:pPr>
    </w:p>
    <w:p w14:paraId="22338279" w14:textId="5FA8EA74" w:rsidR="000255B8" w:rsidDel="002C7C15" w:rsidRDefault="007611EE" w:rsidP="00CC09C5">
      <w:pPr>
        <w:spacing w:line="240" w:lineRule="atLeast"/>
        <w:rPr>
          <w:del w:id="2511" w:author="Podhorsky, Milan (M.)" w:date="2022-05-09T17:47:00Z"/>
        </w:rPr>
      </w:pPr>
      <w:del w:id="2512" w:author="Podhorsky, Milan (M.)" w:date="2022-05-09T17:47:00Z">
        <w:r w:rsidDel="002C7C15">
          <w:delText>Note that specific DID / routine</w:delText>
        </w:r>
        <w:r w:rsidR="00C049DC" w:rsidDel="002C7C15">
          <w:delText xml:space="preserve"> / DTC</w:delText>
        </w:r>
        <w:r w:rsidDel="002C7C15">
          <w:delText xml:space="preserve"> values may</w:delText>
        </w:r>
        <w:r w:rsidR="005142F5" w:rsidDel="002C7C15">
          <w:delText xml:space="preserve"> not be present in this document; as they </w:delText>
        </w:r>
        <w:r w:rsidR="00661541" w:rsidDel="002C7C15">
          <w:delText xml:space="preserve">serve as placeholders until the release of the corresponding </w:delText>
        </w:r>
        <w:r w:rsidR="00661541" w:rsidRPr="00661541" w:rsidDel="002C7C15">
          <w:delText>Infotainment Diagnostic Specification (IDS)</w:delText>
        </w:r>
        <w:r w:rsidR="00661541" w:rsidDel="002C7C15">
          <w:delText xml:space="preserve"> specification.</w:delText>
        </w:r>
        <w:r w:rsidR="00C049DC" w:rsidDel="002C7C15">
          <w:delText xml:space="preserve">  Effort will be made to update this specification as these values are resolved.</w:delText>
        </w:r>
      </w:del>
    </w:p>
    <w:p w14:paraId="6956DB9D" w14:textId="16B2A6A0" w:rsidR="000255B8" w:rsidDel="002C7C15" w:rsidRDefault="000255B8" w:rsidP="00CC09C5">
      <w:pPr>
        <w:spacing w:line="240" w:lineRule="atLeast"/>
        <w:rPr>
          <w:del w:id="2513" w:author="Podhorsky, Milan (M.)" w:date="2022-05-09T17:47:00Z"/>
        </w:rPr>
      </w:pPr>
    </w:p>
    <w:p w14:paraId="7C5E38F0" w14:textId="538C1194" w:rsidR="00930F5B" w:rsidDel="002C7C15" w:rsidRDefault="00930F5B" w:rsidP="00CC09C5">
      <w:pPr>
        <w:spacing w:line="240" w:lineRule="atLeast"/>
        <w:rPr>
          <w:del w:id="2514" w:author="Podhorsky, Milan (M.)" w:date="2022-05-09T17:47:00Z"/>
        </w:rPr>
      </w:pPr>
      <w:del w:id="2515" w:author="Podhorsky, Milan (M.)" w:date="2022-05-09T17:47:00Z">
        <w:r w:rsidDel="002C7C15">
          <w:delText>The NVH Service will interface to Vehicle Diagnostic Services (VDS) via Franca IDL interface (FIDL).  VDS will support a separate interface for each diagnostic service.</w:delText>
        </w:r>
      </w:del>
    </w:p>
    <w:p w14:paraId="5EAF0BA2" w14:textId="77777777" w:rsidR="00930F5B" w:rsidRDefault="00930F5B" w:rsidP="00CC09C5">
      <w:pPr>
        <w:spacing w:line="240" w:lineRule="atLeast"/>
      </w:pPr>
    </w:p>
    <w:p w14:paraId="6F51719D" w14:textId="6A712B6A" w:rsidR="00C049DC" w:rsidRDefault="00356A70" w:rsidP="00CC09C5">
      <w:pPr>
        <w:spacing w:line="240" w:lineRule="atLeast"/>
      </w:pPr>
      <w:r>
        <w:t>The following sections are group</w:t>
      </w:r>
      <w:r w:rsidR="00A77EF6">
        <w:t>ed</w:t>
      </w:r>
      <w:r>
        <w:t xml:space="preserve"> by supported diagnostic ser</w:t>
      </w:r>
      <w:r w:rsidR="0083039D">
        <w:t>vices.</w:t>
      </w:r>
    </w:p>
    <w:p w14:paraId="41615413" w14:textId="77777777" w:rsidR="006C6AFC" w:rsidRDefault="006C6AFC" w:rsidP="00CC09C5">
      <w:pPr>
        <w:spacing w:line="240" w:lineRule="atLeast"/>
      </w:pPr>
    </w:p>
    <w:p w14:paraId="24683DCF" w14:textId="1192E03D" w:rsidR="0083039D" w:rsidRDefault="00B80A59" w:rsidP="00106A94">
      <w:pPr>
        <w:pStyle w:val="Heading2"/>
        <w:spacing w:line="240" w:lineRule="atLeast"/>
        <w:jc w:val="center"/>
      </w:pPr>
      <w:bookmarkStart w:id="2516" w:name="_Toc105779482"/>
      <w:r>
        <w:t>Data</w:t>
      </w:r>
      <w:ins w:id="2517" w:author="Wang, Xue (X.)" w:date="2022-11-25T15:08:00Z">
        <w:r w:rsidR="00107612">
          <w:t xml:space="preserve"> </w:t>
        </w:r>
      </w:ins>
      <w:r>
        <w:t>Identifiers (DID)</w:t>
      </w:r>
      <w:bookmarkEnd w:id="2516"/>
    </w:p>
    <w:p w14:paraId="38C690DB" w14:textId="150ACCE1" w:rsidR="00B80A59" w:rsidRDefault="00404080" w:rsidP="00106A94">
      <w:pPr>
        <w:spacing w:line="240" w:lineRule="atLeast"/>
        <w:jc w:val="center"/>
      </w:pPr>
      <w:r>
        <w:t>Supported services:</w:t>
      </w:r>
    </w:p>
    <w:p w14:paraId="5A629D2B" w14:textId="0B31D216" w:rsidR="00404080" w:rsidRDefault="00404080" w:rsidP="00106A94">
      <w:pPr>
        <w:pStyle w:val="ListParagraph"/>
        <w:numPr>
          <w:ilvl w:val="0"/>
          <w:numId w:val="26"/>
        </w:numPr>
        <w:spacing w:line="240" w:lineRule="atLeast"/>
        <w:ind w:leftChars="0"/>
        <w:jc w:val="center"/>
      </w:pPr>
      <w:proofErr w:type="spellStart"/>
      <w:r>
        <w:t>ReadDataByIdentifier</w:t>
      </w:r>
      <w:proofErr w:type="spellEnd"/>
      <w:r>
        <w:t xml:space="preserve"> (0x22)</w:t>
      </w:r>
    </w:p>
    <w:p w14:paraId="11554919" w14:textId="335FD6F5" w:rsidR="00404080" w:rsidRDefault="00404080" w:rsidP="00106A94">
      <w:pPr>
        <w:pStyle w:val="ListParagraph"/>
        <w:numPr>
          <w:ilvl w:val="0"/>
          <w:numId w:val="26"/>
        </w:numPr>
        <w:spacing w:line="240" w:lineRule="atLeast"/>
        <w:ind w:leftChars="0"/>
        <w:jc w:val="center"/>
      </w:pPr>
      <w:proofErr w:type="spellStart"/>
      <w:r>
        <w:t>WriteDataByIdentifier</w:t>
      </w:r>
      <w:proofErr w:type="spellEnd"/>
      <w:r>
        <w:t xml:space="preserve"> (0x</w:t>
      </w:r>
      <w:r w:rsidR="007B2FC7">
        <w:t>2E)</w:t>
      </w:r>
    </w:p>
    <w:p w14:paraId="7EC6483F" w14:textId="38975807" w:rsidR="00975A50" w:rsidRPr="00702754" w:rsidDel="004A3286" w:rsidRDefault="00975A50" w:rsidP="00106A94">
      <w:pPr>
        <w:pStyle w:val="ListParagraph"/>
        <w:numPr>
          <w:ilvl w:val="0"/>
          <w:numId w:val="26"/>
        </w:numPr>
        <w:spacing w:line="240" w:lineRule="atLeast"/>
        <w:ind w:leftChars="0"/>
        <w:jc w:val="center"/>
        <w:rPr>
          <w:del w:id="2518" w:author="Arun Saminathan" w:date="2022-06-10T09:31:00Z"/>
          <w:strike/>
        </w:rPr>
      </w:pPr>
      <w:del w:id="2519" w:author="Arun Saminathan" w:date="2022-06-10T09:31:00Z">
        <w:r w:rsidRPr="00702754" w:rsidDel="004A3286">
          <w:rPr>
            <w:strike/>
          </w:rPr>
          <w:delText>InputOutputControlByIdentifer (0x2F)</w:delText>
        </w:r>
      </w:del>
    </w:p>
    <w:p w14:paraId="5E7A9452" w14:textId="02FDCBDE" w:rsidR="006C6AFC" w:rsidRDefault="006C6AFC" w:rsidP="00106A94">
      <w:pPr>
        <w:spacing w:line="240" w:lineRule="atLeast"/>
        <w:jc w:val="center"/>
      </w:pPr>
    </w:p>
    <w:p w14:paraId="5D82AA29" w14:textId="04BBE7C0" w:rsidR="00565F18" w:rsidRDefault="002420FF" w:rsidP="00106A94">
      <w:pPr>
        <w:spacing w:line="240" w:lineRule="atLeast"/>
        <w:jc w:val="center"/>
      </w:pPr>
      <w:r>
        <w:t xml:space="preserve">Unless otherwise specified, </w:t>
      </w:r>
      <w:r w:rsidR="002656FE">
        <w:t>Data</w:t>
      </w:r>
      <w:ins w:id="2520" w:author="Wang, Xue (X.)" w:date="2022-11-25T15:08:00Z">
        <w:r w:rsidR="0072092A">
          <w:t xml:space="preserve"> </w:t>
        </w:r>
      </w:ins>
      <w:r w:rsidR="002656FE">
        <w:t>Identifiers can be read in default</w:t>
      </w:r>
      <w:ins w:id="2521" w:author="Wang, Xue (X.)" w:date="2022-11-25T15:09:00Z">
        <w:r w:rsidR="00E5503F">
          <w:t xml:space="preserve"> </w:t>
        </w:r>
      </w:ins>
      <w:r w:rsidR="002656FE">
        <w:t>Session (0x01) a</w:t>
      </w:r>
      <w:r w:rsidR="008B5A92">
        <w:t>nd extended</w:t>
      </w:r>
      <w:ins w:id="2522" w:author="Wang, Xue (X.)" w:date="2022-11-25T15:10:00Z">
        <w:r w:rsidR="00E5503F">
          <w:t xml:space="preserve"> </w:t>
        </w:r>
      </w:ins>
      <w:r w:rsidR="008B5A92">
        <w:t>Diagnostic</w:t>
      </w:r>
      <w:ins w:id="2523" w:author="Wang, Xue (X.)" w:date="2022-11-25T15:10:00Z">
        <w:r w:rsidR="00E5503F">
          <w:t xml:space="preserve"> </w:t>
        </w:r>
      </w:ins>
      <w:r w:rsidR="008B5A92">
        <w:t>Session (0x03).  Where applicable, writing of Data</w:t>
      </w:r>
      <w:ins w:id="2524" w:author="Wang, Xue (X.)" w:date="2022-11-25T15:08:00Z">
        <w:r w:rsidR="00E5503F">
          <w:t xml:space="preserve"> </w:t>
        </w:r>
      </w:ins>
      <w:r w:rsidR="008B5A92">
        <w:t>Identifiers can occur only during extended</w:t>
      </w:r>
      <w:ins w:id="2525" w:author="Wang, Xue (X.)" w:date="2022-11-25T15:10:00Z">
        <w:r w:rsidR="00E5503F">
          <w:t xml:space="preserve"> </w:t>
        </w:r>
      </w:ins>
      <w:r w:rsidR="008B5A92">
        <w:t>Diagnostic</w:t>
      </w:r>
      <w:ins w:id="2526" w:author="Wang, Xue (X.)" w:date="2022-11-25T15:10:00Z">
        <w:r w:rsidR="00E5503F">
          <w:t xml:space="preserve"> </w:t>
        </w:r>
      </w:ins>
      <w:r w:rsidR="008B5A92">
        <w:t>Session (0x03).</w:t>
      </w:r>
    </w:p>
    <w:p w14:paraId="3E7F7FA8" w14:textId="2DE8C27E" w:rsidR="00673F5D" w:rsidDel="004A3286" w:rsidRDefault="00673F5D" w:rsidP="00106A94">
      <w:pPr>
        <w:spacing w:line="240" w:lineRule="atLeast"/>
        <w:jc w:val="center"/>
        <w:rPr>
          <w:del w:id="2527" w:author="Arun Saminathan" w:date="2022-06-10T09:31:00Z"/>
        </w:rPr>
      </w:pPr>
    </w:p>
    <w:p w14:paraId="58F85DCC" w14:textId="58D00046" w:rsidR="00317EBF" w:rsidRPr="00702754" w:rsidDel="004A3286" w:rsidRDefault="00B96F4C" w:rsidP="00106A94">
      <w:pPr>
        <w:spacing w:line="240" w:lineRule="atLeast"/>
        <w:jc w:val="center"/>
        <w:rPr>
          <w:del w:id="2528" w:author="Arun Saminathan" w:date="2022-06-10T09:31:00Z"/>
          <w:strike/>
        </w:rPr>
      </w:pPr>
      <w:del w:id="2529" w:author="Arun Saminathan" w:date="2022-06-10T09:31:00Z">
        <w:r w:rsidRPr="00702754" w:rsidDel="004A3286">
          <w:rPr>
            <w:strike/>
          </w:rPr>
          <w:delText>Supported</w:delText>
        </w:r>
        <w:r w:rsidR="00317EBF" w:rsidRPr="00702754" w:rsidDel="004A3286">
          <w:rPr>
            <w:strike/>
          </w:rPr>
          <w:delText xml:space="preserve"> I/O Control Parameters</w:delText>
        </w:r>
        <w:r w:rsidRPr="00702754" w:rsidDel="004A3286">
          <w:rPr>
            <w:strike/>
          </w:rPr>
          <w:delText xml:space="preserve"> are:</w:delText>
        </w:r>
        <w:r w:rsidR="00317EBF" w:rsidRPr="00702754" w:rsidDel="004A3286">
          <w:rPr>
            <w:strike/>
          </w:rPr>
          <w:delText xml:space="preserve"> shortTermAdjustment and returnControlToECU</w:delText>
        </w:r>
        <w:r w:rsidRPr="00702754" w:rsidDel="004A3286">
          <w:rPr>
            <w:strike/>
          </w:rPr>
          <w:delText xml:space="preserve">; which </w:delText>
        </w:r>
        <w:r w:rsidR="00317EBF" w:rsidRPr="00702754" w:rsidDel="004A3286">
          <w:rPr>
            <w:strike/>
          </w:rPr>
          <w:delText>can be performed in extendedDiagnosticSession (0x03).</w:delText>
        </w:r>
      </w:del>
    </w:p>
    <w:p w14:paraId="36617251" w14:textId="77777777" w:rsidR="00317EBF" w:rsidRDefault="00317EBF" w:rsidP="00106A94">
      <w:pPr>
        <w:spacing w:line="240" w:lineRule="atLeast"/>
        <w:jc w:val="center"/>
      </w:pPr>
    </w:p>
    <w:p w14:paraId="09B6E2B0" w14:textId="496B4F5C" w:rsidR="0099220D" w:rsidRDefault="0099220D" w:rsidP="00106A94">
      <w:pPr>
        <w:spacing w:line="240" w:lineRule="atLeast"/>
        <w:jc w:val="center"/>
      </w:pPr>
      <w:r>
        <w:t>Details for supported Data</w:t>
      </w:r>
      <w:ins w:id="2530" w:author="Wang, Xue (X.)" w:date="2022-11-25T15:09:00Z">
        <w:r w:rsidR="00E5503F">
          <w:t xml:space="preserve"> </w:t>
        </w:r>
      </w:ins>
      <w:r>
        <w:t>Identifiers</w:t>
      </w:r>
      <w:r w:rsidR="00DF43CB">
        <w:t xml:space="preserve"> are contained in the following subsections.</w:t>
      </w:r>
    </w:p>
    <w:p w14:paraId="0647A791" w14:textId="77777777" w:rsidR="0099220D" w:rsidRDefault="0099220D" w:rsidP="00CC09C5">
      <w:pPr>
        <w:spacing w:line="240" w:lineRule="atLeast"/>
      </w:pPr>
    </w:p>
    <w:p w14:paraId="147F0B7E" w14:textId="6995DFBE" w:rsidR="00B64D16" w:rsidRPr="002F1856" w:rsidRDefault="00FB1583" w:rsidP="00CC09C5">
      <w:pPr>
        <w:pStyle w:val="Heading3"/>
        <w:spacing w:line="240" w:lineRule="atLeast"/>
        <w:rPr>
          <w:color w:val="FF0000"/>
        </w:rPr>
      </w:pPr>
      <w:bookmarkStart w:id="2531" w:name="_Toc105779483"/>
      <w:r w:rsidRPr="002F1856">
        <w:rPr>
          <w:color w:val="FF0000"/>
        </w:rPr>
        <w:t xml:space="preserve">DID </w:t>
      </w:r>
      <w:r w:rsidR="00456352" w:rsidRPr="002F1856">
        <w:rPr>
          <w:color w:val="FF0000"/>
        </w:rPr>
        <w:t>0x</w:t>
      </w:r>
      <w:r w:rsidR="00077F61" w:rsidRPr="002F1856">
        <w:rPr>
          <w:color w:val="FF0000"/>
        </w:rPr>
        <w:t>EE0A</w:t>
      </w:r>
      <w:r w:rsidR="001311A1" w:rsidRPr="002F1856">
        <w:rPr>
          <w:color w:val="FF0000"/>
        </w:rPr>
        <w:t xml:space="preserve"> – </w:t>
      </w:r>
      <w:r w:rsidR="00D83DEA" w:rsidRPr="002F1856">
        <w:rPr>
          <w:color w:val="FF0000"/>
        </w:rPr>
        <w:t>AVAS</w:t>
      </w:r>
      <w:r w:rsidR="00077F61" w:rsidRPr="002F1856">
        <w:rPr>
          <w:color w:val="FF0000"/>
        </w:rPr>
        <w:t xml:space="preserve"> Sound Transition Delay</w:t>
      </w:r>
      <w:bookmarkEnd w:id="2531"/>
    </w:p>
    <w:p w14:paraId="1E690151" w14:textId="77777777" w:rsidR="00CD667B" w:rsidRDefault="00CD667B" w:rsidP="00CC09C5">
      <w:pPr>
        <w:spacing w:line="240" w:lineRule="atLeast"/>
      </w:pPr>
    </w:p>
    <w:tbl>
      <w:tblPr>
        <w:tblStyle w:val="TableGrid"/>
        <w:tblW w:w="0" w:type="auto"/>
        <w:tblLook w:val="04A0" w:firstRow="1" w:lastRow="0" w:firstColumn="1" w:lastColumn="0" w:noHBand="0" w:noVBand="1"/>
      </w:tblPr>
      <w:tblGrid>
        <w:gridCol w:w="1425"/>
        <w:gridCol w:w="9365"/>
      </w:tblGrid>
      <w:tr w:rsidR="00853E28" w:rsidRPr="00853E28" w14:paraId="6403FDDA" w14:textId="20DE2293" w:rsidTr="002F1856">
        <w:tc>
          <w:tcPr>
            <w:tcW w:w="1435" w:type="dxa"/>
          </w:tcPr>
          <w:p w14:paraId="1435838A" w14:textId="77777777" w:rsidR="00853E28" w:rsidRPr="00853E28" w:rsidRDefault="00853E28" w:rsidP="00CC09C5">
            <w:pPr>
              <w:spacing w:line="240" w:lineRule="atLeast"/>
            </w:pPr>
            <w:r w:rsidRPr="00853E28">
              <w:t>Value</w:t>
            </w:r>
          </w:p>
        </w:tc>
        <w:tc>
          <w:tcPr>
            <w:tcW w:w="9672" w:type="dxa"/>
          </w:tcPr>
          <w:p w14:paraId="04E12105" w14:textId="6CFBCA58" w:rsidR="00853E28" w:rsidRPr="00853E28" w:rsidRDefault="00FB641A" w:rsidP="00CC09C5">
            <w:pPr>
              <w:spacing w:line="240" w:lineRule="atLeast"/>
            </w:pPr>
            <w:r>
              <w:t>0x</w:t>
            </w:r>
            <w:r w:rsidR="007851A3">
              <w:t>EE0A</w:t>
            </w:r>
          </w:p>
        </w:tc>
      </w:tr>
      <w:tr w:rsidR="00853E28" w:rsidRPr="00853E28" w14:paraId="7D4A0EEC" w14:textId="1EA02CD8" w:rsidTr="002F1856">
        <w:tc>
          <w:tcPr>
            <w:tcW w:w="1435" w:type="dxa"/>
          </w:tcPr>
          <w:p w14:paraId="082E8FAA" w14:textId="77777777" w:rsidR="00853E28" w:rsidRPr="00853E28" w:rsidRDefault="00853E28" w:rsidP="00CC09C5">
            <w:pPr>
              <w:spacing w:line="240" w:lineRule="atLeast"/>
            </w:pPr>
            <w:r w:rsidRPr="00853E28">
              <w:t>Name</w:t>
            </w:r>
          </w:p>
        </w:tc>
        <w:tc>
          <w:tcPr>
            <w:tcW w:w="9672" w:type="dxa"/>
          </w:tcPr>
          <w:p w14:paraId="01E52B2C" w14:textId="7C30EACE" w:rsidR="00853E28" w:rsidRPr="00853E28" w:rsidRDefault="007851A3" w:rsidP="00CC09C5">
            <w:pPr>
              <w:spacing w:line="240" w:lineRule="atLeast"/>
            </w:pPr>
            <w:r w:rsidRPr="007851A3">
              <w:t>AVAS Sound Transition Delay</w:t>
            </w:r>
          </w:p>
        </w:tc>
      </w:tr>
      <w:tr w:rsidR="00853E28" w:rsidRPr="00853E28" w14:paraId="260E9B51" w14:textId="2F43D769" w:rsidTr="002F1856">
        <w:tc>
          <w:tcPr>
            <w:tcW w:w="1435" w:type="dxa"/>
          </w:tcPr>
          <w:p w14:paraId="1D2B6D58" w14:textId="77777777" w:rsidR="00853E28" w:rsidRPr="00853E28" w:rsidRDefault="00853E28" w:rsidP="00CC09C5">
            <w:pPr>
              <w:spacing w:line="240" w:lineRule="atLeast"/>
            </w:pPr>
            <w:r w:rsidRPr="00853E28">
              <w:t>Size (Bytes)</w:t>
            </w:r>
          </w:p>
        </w:tc>
        <w:tc>
          <w:tcPr>
            <w:tcW w:w="9672" w:type="dxa"/>
          </w:tcPr>
          <w:p w14:paraId="58ABA179" w14:textId="7BACE5AE" w:rsidR="00853E28" w:rsidRPr="00853E28" w:rsidRDefault="00FB641A" w:rsidP="00CC09C5">
            <w:pPr>
              <w:spacing w:line="240" w:lineRule="atLeast"/>
            </w:pPr>
            <w:r>
              <w:t>2</w:t>
            </w:r>
          </w:p>
        </w:tc>
      </w:tr>
      <w:tr w:rsidR="00853E28" w:rsidRPr="00853E28" w14:paraId="7574D755" w14:textId="38CBB68D" w:rsidTr="002F1856">
        <w:tc>
          <w:tcPr>
            <w:tcW w:w="1435" w:type="dxa"/>
          </w:tcPr>
          <w:p w14:paraId="19693DCE" w14:textId="77777777" w:rsidR="00853E28" w:rsidRPr="00853E28" w:rsidRDefault="00853E28" w:rsidP="00CC09C5">
            <w:pPr>
              <w:spacing w:line="240" w:lineRule="atLeast"/>
            </w:pPr>
            <w:r w:rsidRPr="00853E28">
              <w:t>Type</w:t>
            </w:r>
          </w:p>
        </w:tc>
        <w:tc>
          <w:tcPr>
            <w:tcW w:w="9672" w:type="dxa"/>
          </w:tcPr>
          <w:p w14:paraId="7A270B0C" w14:textId="05F15AE0" w:rsidR="00853E28" w:rsidRPr="00853E28" w:rsidRDefault="007B19E2" w:rsidP="00CC09C5">
            <w:pPr>
              <w:spacing w:line="240" w:lineRule="atLeast"/>
            </w:pPr>
            <w:r>
              <w:t>U</w:t>
            </w:r>
            <w:r w:rsidR="00AA62AE">
              <w:t>nsigned</w:t>
            </w:r>
          </w:p>
        </w:tc>
      </w:tr>
      <w:tr w:rsidR="00853E28" w:rsidRPr="00853E28" w14:paraId="285461CC" w14:textId="43F982DE" w:rsidTr="002F1856">
        <w:tc>
          <w:tcPr>
            <w:tcW w:w="1435" w:type="dxa"/>
          </w:tcPr>
          <w:p w14:paraId="1E75CD5E" w14:textId="66D2ACB7" w:rsidR="00853E28" w:rsidRPr="00853E28" w:rsidRDefault="00EF6768" w:rsidP="00CC09C5">
            <w:pPr>
              <w:spacing w:line="240" w:lineRule="atLeast"/>
            </w:pPr>
            <w:r>
              <w:t>Services</w:t>
            </w:r>
          </w:p>
        </w:tc>
        <w:tc>
          <w:tcPr>
            <w:tcW w:w="9672" w:type="dxa"/>
          </w:tcPr>
          <w:p w14:paraId="561E4CA6" w14:textId="084F75AB" w:rsidR="00853E28" w:rsidRPr="00853E28" w:rsidRDefault="00950884" w:rsidP="00CC09C5">
            <w:pPr>
              <w:spacing w:line="240" w:lineRule="atLeast"/>
            </w:pPr>
            <w:proofErr w:type="spellStart"/>
            <w:r>
              <w:t>ReadDataByIdentifier</w:t>
            </w:r>
            <w:proofErr w:type="spellEnd"/>
            <w:r w:rsidR="007B19E2">
              <w:t xml:space="preserve"> </w:t>
            </w:r>
            <w:proofErr w:type="spellStart"/>
            <w:r w:rsidR="007B19E2">
              <w:t>WriteDataByIdentifier</w:t>
            </w:r>
            <w:proofErr w:type="spellEnd"/>
          </w:p>
        </w:tc>
      </w:tr>
      <w:tr w:rsidR="00853E28" w:rsidRPr="00853E28" w14:paraId="3CF90F04" w14:textId="7BD41E00" w:rsidTr="002F1856">
        <w:tc>
          <w:tcPr>
            <w:tcW w:w="1435" w:type="dxa"/>
          </w:tcPr>
          <w:p w14:paraId="48388FFF" w14:textId="2A4052F6" w:rsidR="00853E28" w:rsidRPr="00853E28" w:rsidRDefault="00950884" w:rsidP="00CC09C5">
            <w:pPr>
              <w:spacing w:line="240" w:lineRule="atLeast"/>
            </w:pPr>
            <w:r>
              <w:t>Audience</w:t>
            </w:r>
          </w:p>
        </w:tc>
        <w:tc>
          <w:tcPr>
            <w:tcW w:w="9672" w:type="dxa"/>
          </w:tcPr>
          <w:p w14:paraId="138FEB73" w14:textId="2C862BEC" w:rsidR="00853E28" w:rsidRPr="00853E28" w:rsidRDefault="00D34878" w:rsidP="00CC09C5">
            <w:pPr>
              <w:spacing w:line="240" w:lineRule="atLeast"/>
            </w:pPr>
            <w:proofErr w:type="spellStart"/>
            <w:r>
              <w:t>End_Of_Lin</w:t>
            </w:r>
            <w:r w:rsidR="003A5608">
              <w:t>e</w:t>
            </w:r>
            <w:proofErr w:type="spellEnd"/>
            <w:r w:rsidR="001A757B">
              <w:t xml:space="preserve"> Development</w:t>
            </w:r>
          </w:p>
        </w:tc>
      </w:tr>
      <w:tr w:rsidR="00853E28" w:rsidRPr="00853E28" w14:paraId="5D4B0CD3" w14:textId="25D5B2B4" w:rsidTr="002F1856">
        <w:tc>
          <w:tcPr>
            <w:tcW w:w="1435" w:type="dxa"/>
          </w:tcPr>
          <w:p w14:paraId="39C1DD14" w14:textId="1CCE9ED8" w:rsidR="00853E28" w:rsidRPr="00853E28" w:rsidRDefault="00950884" w:rsidP="00CC09C5">
            <w:pPr>
              <w:spacing w:line="240" w:lineRule="atLeast"/>
            </w:pPr>
            <w:r>
              <w:t>Comments</w:t>
            </w:r>
          </w:p>
        </w:tc>
        <w:tc>
          <w:tcPr>
            <w:tcW w:w="9672" w:type="dxa"/>
          </w:tcPr>
          <w:p w14:paraId="2915AB49" w14:textId="27DE06F0" w:rsidR="00CE0C87" w:rsidRDefault="00CE0C87" w:rsidP="00CC09C5">
            <w:pPr>
              <w:spacing w:line="240" w:lineRule="atLeast"/>
            </w:pPr>
            <w:r>
              <w:t>D</w:t>
            </w:r>
            <w:r w:rsidR="00A20043">
              <w:t>elay time for transitioning between front and rear speakers for a two speaker AVAS</w:t>
            </w:r>
            <w:r>
              <w:t xml:space="preserve"> configuration</w:t>
            </w:r>
            <w:r w:rsidR="00A20043">
              <w:t>.</w:t>
            </w:r>
          </w:p>
          <w:p w14:paraId="12355F30" w14:textId="55A153B8" w:rsidR="001A6903" w:rsidRPr="00853E28" w:rsidRDefault="00CA55F3" w:rsidP="00CC09C5">
            <w:pPr>
              <w:spacing w:line="240" w:lineRule="atLeast"/>
            </w:pPr>
            <w:r>
              <w:br/>
            </w:r>
            <w:r w:rsidR="00BF0AB6">
              <w:t>NVH Service responsible for maintaining value in non-volatile calib</w:t>
            </w:r>
            <w:r w:rsidR="001A6903">
              <w:t>ration memory.</w:t>
            </w:r>
            <w:r w:rsidR="001A6903">
              <w:br/>
            </w:r>
            <w:r w:rsidR="0038597F">
              <w:t>Units: milliseconds</w:t>
            </w:r>
            <w:r w:rsidR="0038597F">
              <w:br/>
              <w:t>Range: 0-65535</w:t>
            </w:r>
            <w:r w:rsidR="0038597F">
              <w:br/>
              <w:t>Resolution: 1 millisecond</w:t>
            </w:r>
            <w:r w:rsidR="00F52AB8">
              <w:br/>
              <w:t>Default: 10 milliseconds</w:t>
            </w:r>
          </w:p>
        </w:tc>
      </w:tr>
    </w:tbl>
    <w:p w14:paraId="45F7D438" w14:textId="14B470F0" w:rsidR="00CA04A8" w:rsidRDefault="00CA04A8" w:rsidP="00CC09C5">
      <w:pPr>
        <w:spacing w:line="240" w:lineRule="atLeast"/>
      </w:pPr>
    </w:p>
    <w:p w14:paraId="43DCA7F3" w14:textId="5327A796" w:rsidR="008022FD" w:rsidRPr="002F1856" w:rsidRDefault="008022FD" w:rsidP="00CC09C5">
      <w:pPr>
        <w:pStyle w:val="Heading3"/>
        <w:spacing w:line="240" w:lineRule="atLeast"/>
        <w:rPr>
          <w:color w:val="FF0000"/>
        </w:rPr>
      </w:pPr>
      <w:bookmarkStart w:id="2532" w:name="_Toc105779484"/>
      <w:r>
        <w:t xml:space="preserve">DID 0xF17D – </w:t>
      </w:r>
      <w:r w:rsidRPr="002F1856">
        <w:rPr>
          <w:color w:val="FF0000"/>
        </w:rPr>
        <w:t>ANC</w:t>
      </w:r>
      <w:r w:rsidR="00607943" w:rsidRPr="002F1856">
        <w:rPr>
          <w:color w:val="FF0000"/>
        </w:rPr>
        <w:t>/PS/AVAS</w:t>
      </w:r>
      <w:r w:rsidRPr="002F1856">
        <w:rPr>
          <w:color w:val="FF0000"/>
        </w:rPr>
        <w:t xml:space="preserve"> </w:t>
      </w:r>
      <w:r w:rsidR="002D5BED" w:rsidRPr="002F1856">
        <w:rPr>
          <w:color w:val="FF0000"/>
        </w:rPr>
        <w:t xml:space="preserve">Acoustic </w:t>
      </w:r>
      <w:r w:rsidRPr="002F1856">
        <w:rPr>
          <w:color w:val="FF0000"/>
        </w:rPr>
        <w:t xml:space="preserve">Calibration File </w:t>
      </w:r>
      <w:r w:rsidR="002D5BED" w:rsidRPr="002F1856">
        <w:rPr>
          <w:color w:val="FF0000"/>
        </w:rPr>
        <w:t xml:space="preserve">Part </w:t>
      </w:r>
      <w:r w:rsidRPr="002F1856">
        <w:rPr>
          <w:color w:val="FF0000"/>
        </w:rPr>
        <w:t>Number</w:t>
      </w:r>
      <w:bookmarkEnd w:id="2532"/>
    </w:p>
    <w:p w14:paraId="0324006E" w14:textId="77777777" w:rsidR="008022FD" w:rsidRDefault="008022FD" w:rsidP="00CC09C5">
      <w:pPr>
        <w:spacing w:line="240" w:lineRule="atLeast"/>
      </w:pPr>
    </w:p>
    <w:tbl>
      <w:tblPr>
        <w:tblStyle w:val="TableGrid"/>
        <w:tblW w:w="0" w:type="auto"/>
        <w:tblLook w:val="04A0" w:firstRow="1" w:lastRow="0" w:firstColumn="1" w:lastColumn="0" w:noHBand="0" w:noVBand="1"/>
      </w:tblPr>
      <w:tblGrid>
        <w:gridCol w:w="1425"/>
        <w:gridCol w:w="9365"/>
      </w:tblGrid>
      <w:tr w:rsidR="008022FD" w:rsidRPr="00853E28" w14:paraId="7046CD07" w14:textId="77777777" w:rsidTr="00406CF1">
        <w:tc>
          <w:tcPr>
            <w:tcW w:w="1435" w:type="dxa"/>
          </w:tcPr>
          <w:p w14:paraId="173125B3" w14:textId="77777777" w:rsidR="008022FD" w:rsidRPr="00853E28" w:rsidRDefault="008022FD" w:rsidP="00CC09C5">
            <w:pPr>
              <w:spacing w:line="240" w:lineRule="atLeast"/>
            </w:pPr>
            <w:r w:rsidRPr="00853E28">
              <w:t>Value</w:t>
            </w:r>
          </w:p>
        </w:tc>
        <w:tc>
          <w:tcPr>
            <w:tcW w:w="9672" w:type="dxa"/>
          </w:tcPr>
          <w:p w14:paraId="537FFE2C" w14:textId="77777777" w:rsidR="008022FD" w:rsidRPr="00853E28" w:rsidRDefault="008022FD" w:rsidP="00CC09C5">
            <w:pPr>
              <w:spacing w:line="240" w:lineRule="atLeast"/>
            </w:pPr>
            <w:r>
              <w:t>0xF17D</w:t>
            </w:r>
          </w:p>
        </w:tc>
      </w:tr>
      <w:tr w:rsidR="008022FD" w:rsidRPr="00853E28" w14:paraId="537433F9" w14:textId="77777777" w:rsidTr="00406CF1">
        <w:tc>
          <w:tcPr>
            <w:tcW w:w="1435" w:type="dxa"/>
          </w:tcPr>
          <w:p w14:paraId="673466B9" w14:textId="77777777" w:rsidR="008022FD" w:rsidRPr="00853E28" w:rsidRDefault="008022FD" w:rsidP="00CC09C5">
            <w:pPr>
              <w:spacing w:line="240" w:lineRule="atLeast"/>
            </w:pPr>
            <w:r w:rsidRPr="00853E28">
              <w:t>Name</w:t>
            </w:r>
          </w:p>
        </w:tc>
        <w:tc>
          <w:tcPr>
            <w:tcW w:w="9672" w:type="dxa"/>
          </w:tcPr>
          <w:p w14:paraId="6055B7AC" w14:textId="0AAC0DF8" w:rsidR="008022FD" w:rsidRPr="00853E28" w:rsidRDefault="008022FD" w:rsidP="00CC09C5">
            <w:pPr>
              <w:spacing w:line="240" w:lineRule="atLeast"/>
            </w:pPr>
            <w:r>
              <w:t xml:space="preserve">AVAS/PS/ANC </w:t>
            </w:r>
            <w:r w:rsidR="00DF12F0">
              <w:t xml:space="preserve">Acoustic </w:t>
            </w:r>
            <w:r>
              <w:t>Calibration File Number</w:t>
            </w:r>
          </w:p>
        </w:tc>
      </w:tr>
      <w:tr w:rsidR="008022FD" w:rsidRPr="00853E28" w14:paraId="5346AEEE" w14:textId="77777777" w:rsidTr="00406CF1">
        <w:tc>
          <w:tcPr>
            <w:tcW w:w="1435" w:type="dxa"/>
          </w:tcPr>
          <w:p w14:paraId="2BFAC647" w14:textId="77777777" w:rsidR="008022FD" w:rsidRPr="00853E28" w:rsidRDefault="008022FD" w:rsidP="00CC09C5">
            <w:pPr>
              <w:spacing w:line="240" w:lineRule="atLeast"/>
            </w:pPr>
            <w:r w:rsidRPr="00853E28">
              <w:t>Size (Bytes)</w:t>
            </w:r>
          </w:p>
        </w:tc>
        <w:tc>
          <w:tcPr>
            <w:tcW w:w="9672" w:type="dxa"/>
          </w:tcPr>
          <w:p w14:paraId="4E955E12" w14:textId="77777777" w:rsidR="008022FD" w:rsidRPr="00853E28" w:rsidRDefault="008022FD" w:rsidP="00CC09C5">
            <w:pPr>
              <w:spacing w:line="240" w:lineRule="atLeast"/>
            </w:pPr>
            <w:r>
              <w:t>24</w:t>
            </w:r>
          </w:p>
        </w:tc>
      </w:tr>
      <w:tr w:rsidR="008022FD" w:rsidRPr="00853E28" w14:paraId="2C27162B" w14:textId="77777777" w:rsidTr="00406CF1">
        <w:tc>
          <w:tcPr>
            <w:tcW w:w="1435" w:type="dxa"/>
          </w:tcPr>
          <w:p w14:paraId="59B1CADC" w14:textId="77777777" w:rsidR="008022FD" w:rsidRPr="00853E28" w:rsidRDefault="008022FD" w:rsidP="00CC09C5">
            <w:pPr>
              <w:spacing w:line="240" w:lineRule="atLeast"/>
            </w:pPr>
            <w:r w:rsidRPr="00853E28">
              <w:t>Type</w:t>
            </w:r>
          </w:p>
        </w:tc>
        <w:tc>
          <w:tcPr>
            <w:tcW w:w="9672" w:type="dxa"/>
          </w:tcPr>
          <w:p w14:paraId="14C03111" w14:textId="77777777" w:rsidR="008022FD" w:rsidRPr="00853E28" w:rsidRDefault="008022FD" w:rsidP="00CC09C5">
            <w:pPr>
              <w:spacing w:line="240" w:lineRule="atLeast"/>
            </w:pPr>
            <w:r>
              <w:t>ASCII</w:t>
            </w:r>
          </w:p>
        </w:tc>
      </w:tr>
      <w:tr w:rsidR="008022FD" w:rsidRPr="00853E28" w14:paraId="1953BC9E" w14:textId="77777777" w:rsidTr="00406CF1">
        <w:tc>
          <w:tcPr>
            <w:tcW w:w="1435" w:type="dxa"/>
          </w:tcPr>
          <w:p w14:paraId="728A43EA" w14:textId="77777777" w:rsidR="008022FD" w:rsidRPr="00853E28" w:rsidRDefault="008022FD" w:rsidP="00CC09C5">
            <w:pPr>
              <w:spacing w:line="240" w:lineRule="atLeast"/>
            </w:pPr>
            <w:r>
              <w:t>Services</w:t>
            </w:r>
          </w:p>
        </w:tc>
        <w:tc>
          <w:tcPr>
            <w:tcW w:w="9672" w:type="dxa"/>
          </w:tcPr>
          <w:p w14:paraId="3D5C4F1C" w14:textId="77777777" w:rsidR="008022FD" w:rsidRPr="00853E28" w:rsidRDefault="008022FD" w:rsidP="00CC09C5">
            <w:pPr>
              <w:spacing w:line="240" w:lineRule="atLeast"/>
            </w:pPr>
            <w:proofErr w:type="spellStart"/>
            <w:r>
              <w:t>ReadDataByIdentifier</w:t>
            </w:r>
            <w:proofErr w:type="spellEnd"/>
          </w:p>
        </w:tc>
      </w:tr>
      <w:tr w:rsidR="008022FD" w:rsidRPr="00853E28" w14:paraId="6BF9482B" w14:textId="77777777" w:rsidTr="00406CF1">
        <w:tc>
          <w:tcPr>
            <w:tcW w:w="1435" w:type="dxa"/>
          </w:tcPr>
          <w:p w14:paraId="3C77ABE7" w14:textId="77777777" w:rsidR="008022FD" w:rsidRPr="00853E28" w:rsidRDefault="008022FD" w:rsidP="00CC09C5">
            <w:pPr>
              <w:spacing w:line="240" w:lineRule="atLeast"/>
            </w:pPr>
            <w:r>
              <w:t>Audience</w:t>
            </w:r>
          </w:p>
        </w:tc>
        <w:tc>
          <w:tcPr>
            <w:tcW w:w="9672" w:type="dxa"/>
          </w:tcPr>
          <w:p w14:paraId="560A80BA" w14:textId="0FA8A658" w:rsidR="008022FD" w:rsidRPr="00853E28" w:rsidRDefault="008022FD" w:rsidP="00CC09C5">
            <w:pPr>
              <w:spacing w:line="240" w:lineRule="atLeast"/>
            </w:pPr>
            <w:proofErr w:type="gramStart"/>
            <w:r>
              <w:t>Technician</w:t>
            </w:r>
            <w:r w:rsidR="002019CA">
              <w:t xml:space="preserve"> </w:t>
            </w:r>
            <w:r>
              <w:t xml:space="preserve"> </w:t>
            </w:r>
            <w:proofErr w:type="spellStart"/>
            <w:r>
              <w:t>Special</w:t>
            </w:r>
            <w:proofErr w:type="gramEnd"/>
            <w:r>
              <w:t>_Apps</w:t>
            </w:r>
            <w:proofErr w:type="spellEnd"/>
            <w:r w:rsidR="002019CA">
              <w:t xml:space="preserve"> </w:t>
            </w:r>
            <w:r>
              <w:t xml:space="preserve"> </w:t>
            </w:r>
            <w:proofErr w:type="spellStart"/>
            <w:r>
              <w:t>End_Of_Line</w:t>
            </w:r>
            <w:proofErr w:type="spellEnd"/>
            <w:r w:rsidR="002019CA">
              <w:t xml:space="preserve"> </w:t>
            </w:r>
            <w:r>
              <w:t>Development Analytics</w:t>
            </w:r>
          </w:p>
        </w:tc>
      </w:tr>
      <w:tr w:rsidR="008022FD" w:rsidRPr="00853E28" w14:paraId="6E2CFA77" w14:textId="77777777" w:rsidTr="00406CF1">
        <w:tc>
          <w:tcPr>
            <w:tcW w:w="1435" w:type="dxa"/>
          </w:tcPr>
          <w:p w14:paraId="55528957" w14:textId="77777777" w:rsidR="008022FD" w:rsidRPr="00853E28" w:rsidRDefault="008022FD" w:rsidP="00CC09C5">
            <w:pPr>
              <w:spacing w:line="240" w:lineRule="atLeast"/>
            </w:pPr>
            <w:r>
              <w:t>Comments</w:t>
            </w:r>
          </w:p>
        </w:tc>
        <w:tc>
          <w:tcPr>
            <w:tcW w:w="9672" w:type="dxa"/>
          </w:tcPr>
          <w:p w14:paraId="5A6BA1D9" w14:textId="77777777" w:rsidR="008022FD" w:rsidRPr="00853E28" w:rsidRDefault="008022FD" w:rsidP="00CC09C5">
            <w:pPr>
              <w:spacing w:line="240" w:lineRule="atLeast"/>
            </w:pPr>
            <w:r>
              <w:t>Ford Part Number (FPN)</w:t>
            </w:r>
            <w:r>
              <w:br/>
              <w:t>An error detected related to this file and its components will set DTC E02951.</w:t>
            </w:r>
          </w:p>
        </w:tc>
      </w:tr>
    </w:tbl>
    <w:p w14:paraId="759C6490" w14:textId="5F265A44" w:rsidR="0085666F" w:rsidDel="00803356" w:rsidRDefault="0085666F" w:rsidP="00CC09C5">
      <w:pPr>
        <w:pStyle w:val="Heading3"/>
        <w:spacing w:line="240" w:lineRule="atLeast"/>
        <w:rPr>
          <w:del w:id="2533" w:author="Saminathan, Arun (A.)" w:date="2022-05-05T09:22:00Z"/>
        </w:rPr>
      </w:pPr>
      <w:del w:id="2534" w:author="Saminathan, Arun (A.)" w:date="2022-05-05T09:22:00Z">
        <w:r w:rsidDel="00803356">
          <w:delText>DID 0x</w:delText>
        </w:r>
      </w:del>
      <w:ins w:id="2535" w:author="Arun Saminathan" w:date="2022-04-05T13:49:00Z">
        <w:del w:id="2536" w:author="Saminathan, Arun (A.)" w:date="2022-05-05T09:22:00Z">
          <w:r w:rsidR="002913CD" w:rsidDel="00803356">
            <w:delText>FD77</w:delText>
          </w:r>
        </w:del>
      </w:ins>
      <w:del w:id="2537" w:author="Saminathan, Arun (A.)" w:date="2022-05-05T09:22:00Z">
        <w:r w:rsidR="005B355F" w:rsidDel="00803356">
          <w:delText>?</w:delText>
        </w:r>
        <w:r w:rsidDel="00803356">
          <w:delText xml:space="preserve">??? – </w:delText>
        </w:r>
        <w:r w:rsidR="00607943" w:rsidDel="00803356">
          <w:delText xml:space="preserve">ANC/PS/AVAS </w:delText>
        </w:r>
        <w:r w:rsidR="00691D0A" w:rsidDel="00803356">
          <w:delText>Library Version</w:delText>
        </w:r>
      </w:del>
    </w:p>
    <w:p w14:paraId="0BCAE453" w14:textId="5D61D7AA" w:rsidR="0085666F" w:rsidDel="00803356" w:rsidRDefault="0085666F" w:rsidP="00CC09C5">
      <w:pPr>
        <w:spacing w:line="240" w:lineRule="atLeast"/>
        <w:rPr>
          <w:del w:id="2538" w:author="Saminathan, Arun (A.)" w:date="2022-05-05T09:22:00Z"/>
        </w:rPr>
      </w:pPr>
    </w:p>
    <w:tbl>
      <w:tblPr>
        <w:tblStyle w:val="TableGrid"/>
        <w:tblW w:w="0" w:type="auto"/>
        <w:tblLook w:val="04A0" w:firstRow="1" w:lastRow="0" w:firstColumn="1" w:lastColumn="0" w:noHBand="0" w:noVBand="1"/>
      </w:tblPr>
      <w:tblGrid>
        <w:gridCol w:w="1425"/>
        <w:gridCol w:w="9365"/>
      </w:tblGrid>
      <w:tr w:rsidR="0085666F" w:rsidRPr="00853E28" w:rsidDel="00803356" w14:paraId="212BC4B8" w14:textId="744792CE" w:rsidTr="00FD45D0">
        <w:trPr>
          <w:del w:id="2539" w:author="Saminathan, Arun (A.)" w:date="2022-05-05T09:22:00Z"/>
        </w:trPr>
        <w:tc>
          <w:tcPr>
            <w:tcW w:w="1435" w:type="dxa"/>
          </w:tcPr>
          <w:p w14:paraId="01A5E8F2" w14:textId="220AF16F" w:rsidR="0085666F" w:rsidRPr="00853E28" w:rsidDel="00803356" w:rsidRDefault="0085666F" w:rsidP="00CC09C5">
            <w:pPr>
              <w:spacing w:line="240" w:lineRule="atLeast"/>
              <w:rPr>
                <w:del w:id="2540" w:author="Saminathan, Arun (A.)" w:date="2022-05-05T09:22:00Z"/>
              </w:rPr>
            </w:pPr>
            <w:del w:id="2541" w:author="Saminathan, Arun (A.)" w:date="2022-05-05T09:22:00Z">
              <w:r w:rsidRPr="00853E28" w:rsidDel="00803356">
                <w:delText>Value</w:delText>
              </w:r>
            </w:del>
          </w:p>
        </w:tc>
        <w:tc>
          <w:tcPr>
            <w:tcW w:w="9672" w:type="dxa"/>
          </w:tcPr>
          <w:p w14:paraId="54E64682" w14:textId="58CE0FF8" w:rsidR="0085666F" w:rsidRPr="00853E28" w:rsidDel="00803356" w:rsidRDefault="0085666F" w:rsidP="00CC09C5">
            <w:pPr>
              <w:spacing w:line="240" w:lineRule="atLeast"/>
              <w:rPr>
                <w:del w:id="2542" w:author="Saminathan, Arun (A.)" w:date="2022-05-05T09:22:00Z"/>
              </w:rPr>
            </w:pPr>
            <w:del w:id="2543" w:author="Saminathan, Arun (A.)" w:date="2022-05-05T09:22:00Z">
              <w:r w:rsidDel="00803356">
                <w:delText>0x</w:delText>
              </w:r>
            </w:del>
            <w:ins w:id="2544" w:author="Arun Saminathan" w:date="2022-04-05T13:49:00Z">
              <w:del w:id="2545" w:author="Saminathan, Arun (A.)" w:date="2022-05-05T09:22:00Z">
                <w:r w:rsidR="002913CD" w:rsidDel="00803356">
                  <w:delText>FD77</w:delText>
                </w:r>
              </w:del>
            </w:ins>
            <w:del w:id="2546" w:author="Saminathan, Arun (A.)" w:date="2022-05-05T09:22:00Z">
              <w:r w:rsidR="005B355F" w:rsidDel="00803356">
                <w:delText>?</w:delText>
              </w:r>
              <w:r w:rsidDel="00803356">
                <w:delText>???</w:delText>
              </w:r>
            </w:del>
          </w:p>
        </w:tc>
      </w:tr>
      <w:tr w:rsidR="0085666F" w:rsidRPr="00853E28" w:rsidDel="00803356" w14:paraId="701480A9" w14:textId="2DC6D7E9" w:rsidTr="00FD45D0">
        <w:trPr>
          <w:del w:id="2547" w:author="Saminathan, Arun (A.)" w:date="2022-05-05T09:22:00Z"/>
        </w:trPr>
        <w:tc>
          <w:tcPr>
            <w:tcW w:w="1435" w:type="dxa"/>
          </w:tcPr>
          <w:p w14:paraId="27267D78" w14:textId="0A624102" w:rsidR="0085666F" w:rsidRPr="00853E28" w:rsidDel="00803356" w:rsidRDefault="0085666F" w:rsidP="00CC09C5">
            <w:pPr>
              <w:spacing w:line="240" w:lineRule="atLeast"/>
              <w:rPr>
                <w:del w:id="2548" w:author="Saminathan, Arun (A.)" w:date="2022-05-05T09:22:00Z"/>
              </w:rPr>
            </w:pPr>
            <w:del w:id="2549" w:author="Saminathan, Arun (A.)" w:date="2022-05-05T09:22:00Z">
              <w:r w:rsidRPr="00853E28" w:rsidDel="00803356">
                <w:delText>Name</w:delText>
              </w:r>
            </w:del>
          </w:p>
        </w:tc>
        <w:tc>
          <w:tcPr>
            <w:tcW w:w="9672" w:type="dxa"/>
          </w:tcPr>
          <w:p w14:paraId="0AA82808" w14:textId="0B2F39BE" w:rsidR="0085666F" w:rsidRPr="00853E28" w:rsidDel="00803356" w:rsidRDefault="00691D0A" w:rsidP="00CC09C5">
            <w:pPr>
              <w:spacing w:line="240" w:lineRule="atLeast"/>
              <w:rPr>
                <w:del w:id="2550" w:author="Saminathan, Arun (A.)" w:date="2022-05-05T09:22:00Z"/>
              </w:rPr>
            </w:pPr>
            <w:del w:id="2551" w:author="Saminathan, Arun (A.)" w:date="2022-05-05T09:22:00Z">
              <w:r w:rsidDel="00803356">
                <w:delText>Library Version</w:delText>
              </w:r>
            </w:del>
          </w:p>
        </w:tc>
      </w:tr>
      <w:tr w:rsidR="0085666F" w:rsidRPr="00853E28" w:rsidDel="00803356" w14:paraId="345824BB" w14:textId="5DF3447B" w:rsidTr="00FD45D0">
        <w:trPr>
          <w:del w:id="2552" w:author="Saminathan, Arun (A.)" w:date="2022-05-05T09:22:00Z"/>
        </w:trPr>
        <w:tc>
          <w:tcPr>
            <w:tcW w:w="1435" w:type="dxa"/>
          </w:tcPr>
          <w:p w14:paraId="5D98D7B7" w14:textId="36C2285F" w:rsidR="0085666F" w:rsidRPr="00853E28" w:rsidDel="00803356" w:rsidRDefault="0085666F" w:rsidP="00CC09C5">
            <w:pPr>
              <w:spacing w:line="240" w:lineRule="atLeast"/>
              <w:rPr>
                <w:del w:id="2553" w:author="Saminathan, Arun (A.)" w:date="2022-05-05T09:22:00Z"/>
              </w:rPr>
            </w:pPr>
            <w:del w:id="2554" w:author="Saminathan, Arun (A.)" w:date="2022-05-05T09:22:00Z">
              <w:r w:rsidRPr="00853E28" w:rsidDel="00803356">
                <w:delText>Size (Bytes)</w:delText>
              </w:r>
            </w:del>
          </w:p>
        </w:tc>
        <w:tc>
          <w:tcPr>
            <w:tcW w:w="9672" w:type="dxa"/>
          </w:tcPr>
          <w:p w14:paraId="4B987F4A" w14:textId="240138F8" w:rsidR="0085666F" w:rsidRPr="00853E28" w:rsidDel="00803356" w:rsidRDefault="00992825" w:rsidP="00CC09C5">
            <w:pPr>
              <w:spacing w:line="240" w:lineRule="atLeast"/>
              <w:rPr>
                <w:del w:id="2555" w:author="Saminathan, Arun (A.)" w:date="2022-05-05T09:22:00Z"/>
              </w:rPr>
            </w:pPr>
            <w:del w:id="2556" w:author="Saminathan, Arun (A.)" w:date="2022-05-05T09:22:00Z">
              <w:r w:rsidDel="00803356">
                <w:delText>136</w:delText>
              </w:r>
            </w:del>
          </w:p>
        </w:tc>
      </w:tr>
      <w:tr w:rsidR="0085666F" w:rsidRPr="00853E28" w:rsidDel="00803356" w14:paraId="0574443F" w14:textId="3595C78D" w:rsidTr="00FD45D0">
        <w:trPr>
          <w:del w:id="2557" w:author="Saminathan, Arun (A.)" w:date="2022-05-05T09:22:00Z"/>
        </w:trPr>
        <w:tc>
          <w:tcPr>
            <w:tcW w:w="1435" w:type="dxa"/>
          </w:tcPr>
          <w:p w14:paraId="3485F486" w14:textId="3300B6C0" w:rsidR="0085666F" w:rsidRPr="00853E28" w:rsidDel="00803356" w:rsidRDefault="0085666F" w:rsidP="00CC09C5">
            <w:pPr>
              <w:spacing w:line="240" w:lineRule="atLeast"/>
              <w:rPr>
                <w:del w:id="2558" w:author="Saminathan, Arun (A.)" w:date="2022-05-05T09:22:00Z"/>
              </w:rPr>
            </w:pPr>
            <w:del w:id="2559" w:author="Saminathan, Arun (A.)" w:date="2022-05-05T09:22:00Z">
              <w:r w:rsidRPr="00853E28" w:rsidDel="00803356">
                <w:delText>Type</w:delText>
              </w:r>
            </w:del>
          </w:p>
        </w:tc>
        <w:tc>
          <w:tcPr>
            <w:tcW w:w="9672" w:type="dxa"/>
          </w:tcPr>
          <w:p w14:paraId="12028350" w14:textId="00B83354" w:rsidR="0085666F" w:rsidRPr="00853E28" w:rsidDel="00803356" w:rsidRDefault="0085666F" w:rsidP="00CC09C5">
            <w:pPr>
              <w:spacing w:line="240" w:lineRule="atLeast"/>
              <w:rPr>
                <w:del w:id="2560" w:author="Saminathan, Arun (A.)" w:date="2022-05-05T09:22:00Z"/>
              </w:rPr>
            </w:pPr>
            <w:del w:id="2561" w:author="Saminathan, Arun (A.)" w:date="2022-05-05T09:22:00Z">
              <w:r w:rsidDel="00803356">
                <w:delText>Packeted</w:delText>
              </w:r>
            </w:del>
          </w:p>
        </w:tc>
      </w:tr>
      <w:tr w:rsidR="0085666F" w:rsidRPr="00853E28" w:rsidDel="00803356" w14:paraId="26F6A860" w14:textId="5F73F91D" w:rsidTr="00FD45D0">
        <w:trPr>
          <w:del w:id="2562" w:author="Saminathan, Arun (A.)" w:date="2022-05-05T09:22:00Z"/>
        </w:trPr>
        <w:tc>
          <w:tcPr>
            <w:tcW w:w="1435" w:type="dxa"/>
          </w:tcPr>
          <w:p w14:paraId="586AD07E" w14:textId="209B178C" w:rsidR="0085666F" w:rsidRPr="00853E28" w:rsidDel="00803356" w:rsidRDefault="0085666F" w:rsidP="00CC09C5">
            <w:pPr>
              <w:spacing w:line="240" w:lineRule="atLeast"/>
              <w:rPr>
                <w:del w:id="2563" w:author="Saminathan, Arun (A.)" w:date="2022-05-05T09:22:00Z"/>
              </w:rPr>
            </w:pPr>
            <w:del w:id="2564" w:author="Saminathan, Arun (A.)" w:date="2022-05-05T09:22:00Z">
              <w:r w:rsidDel="00803356">
                <w:delText>Services</w:delText>
              </w:r>
            </w:del>
          </w:p>
        </w:tc>
        <w:tc>
          <w:tcPr>
            <w:tcW w:w="9672" w:type="dxa"/>
          </w:tcPr>
          <w:p w14:paraId="14CD670A" w14:textId="3A6568D8" w:rsidR="0085666F" w:rsidRPr="00853E28" w:rsidDel="00803356" w:rsidRDefault="00816912" w:rsidP="00CC09C5">
            <w:pPr>
              <w:spacing w:line="240" w:lineRule="atLeast"/>
              <w:rPr>
                <w:del w:id="2565" w:author="Saminathan, Arun (A.)" w:date="2022-05-05T09:22:00Z"/>
              </w:rPr>
            </w:pPr>
            <w:del w:id="2566" w:author="Saminathan, Arun (A.)" w:date="2022-05-05T09:22:00Z">
              <w:r w:rsidDel="00803356">
                <w:delText>ReadDataByIdentifier</w:delText>
              </w:r>
            </w:del>
          </w:p>
        </w:tc>
      </w:tr>
      <w:tr w:rsidR="0085666F" w:rsidRPr="00853E28" w:rsidDel="00803356" w14:paraId="296F1DED" w14:textId="78999503" w:rsidTr="00FD45D0">
        <w:trPr>
          <w:del w:id="2567" w:author="Saminathan, Arun (A.)" w:date="2022-05-05T09:22:00Z"/>
        </w:trPr>
        <w:tc>
          <w:tcPr>
            <w:tcW w:w="1435" w:type="dxa"/>
          </w:tcPr>
          <w:p w14:paraId="5FA63820" w14:textId="57AC6865" w:rsidR="0085666F" w:rsidRPr="00853E28" w:rsidDel="00803356" w:rsidRDefault="0085666F" w:rsidP="00CC09C5">
            <w:pPr>
              <w:spacing w:line="240" w:lineRule="atLeast"/>
              <w:rPr>
                <w:del w:id="2568" w:author="Saminathan, Arun (A.)" w:date="2022-05-05T09:22:00Z"/>
              </w:rPr>
            </w:pPr>
            <w:del w:id="2569" w:author="Saminathan, Arun (A.)" w:date="2022-05-05T09:22:00Z">
              <w:r w:rsidDel="00803356">
                <w:delText>Audience</w:delText>
              </w:r>
            </w:del>
          </w:p>
        </w:tc>
        <w:tc>
          <w:tcPr>
            <w:tcW w:w="9672" w:type="dxa"/>
          </w:tcPr>
          <w:p w14:paraId="06C407E2" w14:textId="573A74A4" w:rsidR="0085666F" w:rsidRPr="00853E28" w:rsidDel="00803356" w:rsidRDefault="00816912" w:rsidP="00CC09C5">
            <w:pPr>
              <w:spacing w:line="240" w:lineRule="atLeast"/>
              <w:rPr>
                <w:del w:id="2570" w:author="Saminathan, Arun (A.)" w:date="2022-05-05T09:22:00Z"/>
              </w:rPr>
            </w:pPr>
            <w:del w:id="2571" w:author="Saminathan, Arun (A.)" w:date="2022-05-05T09:22:00Z">
              <w:r w:rsidDel="00803356">
                <w:delText>Technician Special_Apps Development</w:delText>
              </w:r>
            </w:del>
          </w:p>
        </w:tc>
      </w:tr>
      <w:tr w:rsidR="0085666F" w:rsidRPr="00853E28" w:rsidDel="00803356" w14:paraId="2D060E24" w14:textId="64191752" w:rsidTr="00FD45D0">
        <w:trPr>
          <w:del w:id="2572" w:author="Saminathan, Arun (A.)" w:date="2022-05-05T09:22:00Z"/>
        </w:trPr>
        <w:tc>
          <w:tcPr>
            <w:tcW w:w="1435" w:type="dxa"/>
          </w:tcPr>
          <w:p w14:paraId="26DBE91D" w14:textId="29CC93CA" w:rsidR="0085666F" w:rsidRPr="00853E28" w:rsidDel="00803356" w:rsidRDefault="0085666F" w:rsidP="00CC09C5">
            <w:pPr>
              <w:spacing w:line="240" w:lineRule="atLeast"/>
              <w:rPr>
                <w:del w:id="2573" w:author="Saminathan, Arun (A.)" w:date="2022-05-05T09:22:00Z"/>
              </w:rPr>
            </w:pPr>
            <w:del w:id="2574" w:author="Saminathan, Arun (A.)" w:date="2022-05-05T09:22:00Z">
              <w:r w:rsidDel="00803356">
                <w:delText>Comments</w:delText>
              </w:r>
            </w:del>
          </w:p>
        </w:tc>
        <w:tc>
          <w:tcPr>
            <w:tcW w:w="9672" w:type="dxa"/>
          </w:tcPr>
          <w:p w14:paraId="5D8AB31B" w14:textId="1EA6124F" w:rsidR="0085666F" w:rsidRPr="00853E28" w:rsidDel="00803356" w:rsidRDefault="00691D0A" w:rsidP="00CC09C5">
            <w:pPr>
              <w:spacing w:line="240" w:lineRule="atLeast"/>
              <w:rPr>
                <w:del w:id="2575" w:author="Saminathan, Arun (A.)" w:date="2022-05-05T09:22:00Z"/>
              </w:rPr>
            </w:pPr>
            <w:del w:id="2576" w:author="Saminathan, Arun (A.)" w:date="2022-05-05T09:22:00Z">
              <w:r w:rsidDel="00803356">
                <w:delText xml:space="preserve">Returns </w:delText>
              </w:r>
              <w:r w:rsidR="00FC2C98" w:rsidDel="00803356">
                <w:delText>version information</w:delText>
              </w:r>
              <w:r w:rsidR="0085666F" w:rsidDel="00803356">
                <w:delText xml:space="preserve"> </w:delText>
              </w:r>
              <w:r w:rsidR="00FC2C98" w:rsidDel="00803356">
                <w:delText>for the LiveAMP DSP library</w:delText>
              </w:r>
            </w:del>
          </w:p>
        </w:tc>
      </w:tr>
    </w:tbl>
    <w:p w14:paraId="5C59542B" w14:textId="31A08E97" w:rsidR="0085666F" w:rsidDel="00803356" w:rsidRDefault="0085666F" w:rsidP="00CC09C5">
      <w:pPr>
        <w:spacing w:line="240" w:lineRule="atLeast"/>
        <w:rPr>
          <w:del w:id="2577" w:author="Saminathan, Arun (A.)" w:date="2022-05-05T09:22:00Z"/>
        </w:rPr>
      </w:pPr>
    </w:p>
    <w:p w14:paraId="69FECE55" w14:textId="2A09F0FF" w:rsidR="0085666F" w:rsidDel="00803356" w:rsidRDefault="0085666F" w:rsidP="00CC09C5">
      <w:pPr>
        <w:spacing w:line="240" w:lineRule="atLeast"/>
        <w:rPr>
          <w:del w:id="2578" w:author="Saminathan, Arun (A.)" w:date="2022-05-05T09:22:00Z"/>
        </w:rPr>
      </w:pPr>
      <w:del w:id="2579" w:author="Saminathan, Arun (A.)" w:date="2022-05-05T09:22:00Z">
        <w:r w:rsidDel="00803356">
          <w:delText>Parameter 1</w:delText>
        </w:r>
      </w:del>
    </w:p>
    <w:tbl>
      <w:tblPr>
        <w:tblStyle w:val="TableGrid"/>
        <w:tblW w:w="0" w:type="auto"/>
        <w:tblLook w:val="04A0" w:firstRow="1" w:lastRow="0" w:firstColumn="1" w:lastColumn="0" w:noHBand="0" w:noVBand="1"/>
      </w:tblPr>
      <w:tblGrid>
        <w:gridCol w:w="1414"/>
        <w:gridCol w:w="9376"/>
      </w:tblGrid>
      <w:tr w:rsidR="0085666F" w:rsidDel="00803356" w14:paraId="4F04C603" w14:textId="46ADB310" w:rsidTr="00FD45D0">
        <w:trPr>
          <w:del w:id="2580" w:author="Saminathan, Arun (A.)" w:date="2022-05-05T09:22:00Z"/>
        </w:trPr>
        <w:tc>
          <w:tcPr>
            <w:tcW w:w="1435" w:type="dxa"/>
          </w:tcPr>
          <w:p w14:paraId="6F3E957A" w14:textId="6FE3B758" w:rsidR="0085666F" w:rsidDel="00803356" w:rsidRDefault="0085666F" w:rsidP="00CC09C5">
            <w:pPr>
              <w:spacing w:line="240" w:lineRule="atLeast"/>
              <w:rPr>
                <w:del w:id="2581" w:author="Saminathan, Arun (A.)" w:date="2022-05-05T09:22:00Z"/>
              </w:rPr>
            </w:pPr>
            <w:del w:id="2582" w:author="Saminathan, Arun (A.)" w:date="2022-05-05T09:22:00Z">
              <w:r w:rsidDel="00803356">
                <w:delText>Size (b</w:delText>
              </w:r>
              <w:r w:rsidR="00AF5202" w:rsidDel="00803356">
                <w:delText>ytes</w:delText>
              </w:r>
              <w:r w:rsidDel="00803356">
                <w:delText>)</w:delText>
              </w:r>
            </w:del>
          </w:p>
        </w:tc>
        <w:tc>
          <w:tcPr>
            <w:tcW w:w="9672" w:type="dxa"/>
          </w:tcPr>
          <w:p w14:paraId="4EF95A29" w14:textId="58296251" w:rsidR="0085666F" w:rsidDel="00803356" w:rsidRDefault="0085666F" w:rsidP="00CC09C5">
            <w:pPr>
              <w:spacing w:line="240" w:lineRule="atLeast"/>
              <w:rPr>
                <w:del w:id="2583" w:author="Saminathan, Arun (A.)" w:date="2022-05-05T09:22:00Z"/>
              </w:rPr>
            </w:pPr>
            <w:del w:id="2584" w:author="Saminathan, Arun (A.)" w:date="2022-05-05T09:22:00Z">
              <w:r w:rsidDel="00803356">
                <w:delText>Parameter Info</w:delText>
              </w:r>
            </w:del>
          </w:p>
        </w:tc>
      </w:tr>
      <w:tr w:rsidR="0085666F" w:rsidDel="00803356" w14:paraId="2EF488DC" w14:textId="4794C531" w:rsidTr="00FD45D0">
        <w:trPr>
          <w:del w:id="2585" w:author="Saminathan, Arun (A.)" w:date="2022-05-05T09:22:00Z"/>
        </w:trPr>
        <w:tc>
          <w:tcPr>
            <w:tcW w:w="1435" w:type="dxa"/>
          </w:tcPr>
          <w:p w14:paraId="052D493E" w14:textId="7C94FAB2" w:rsidR="0085666F" w:rsidDel="00803356" w:rsidRDefault="00AF5202" w:rsidP="00CC09C5">
            <w:pPr>
              <w:spacing w:line="240" w:lineRule="atLeast"/>
              <w:rPr>
                <w:del w:id="2586" w:author="Saminathan, Arun (A.)" w:date="2022-05-05T09:22:00Z"/>
              </w:rPr>
            </w:pPr>
            <w:del w:id="2587" w:author="Saminathan, Arun (A.)" w:date="2022-05-05T09:22:00Z">
              <w:r w:rsidDel="00803356">
                <w:delText>2</w:delText>
              </w:r>
            </w:del>
          </w:p>
        </w:tc>
        <w:tc>
          <w:tcPr>
            <w:tcW w:w="9672" w:type="dxa"/>
          </w:tcPr>
          <w:p w14:paraId="355F956F" w14:textId="31814730" w:rsidR="0085666F" w:rsidDel="00803356" w:rsidRDefault="00971156" w:rsidP="00CC09C5">
            <w:pPr>
              <w:spacing w:line="240" w:lineRule="atLeast"/>
              <w:rPr>
                <w:del w:id="2588" w:author="Saminathan, Arun (A.)" w:date="2022-05-05T09:22:00Z"/>
              </w:rPr>
            </w:pPr>
            <w:del w:id="2589" w:author="Saminathan, Arun (A.)" w:date="2022-05-05T09:22:00Z">
              <w:r w:rsidDel="00803356">
                <w:delText>Version number - main</w:delText>
              </w:r>
            </w:del>
          </w:p>
        </w:tc>
      </w:tr>
    </w:tbl>
    <w:p w14:paraId="763328F9" w14:textId="315DD0F4" w:rsidR="0085666F" w:rsidDel="00803356" w:rsidRDefault="0085666F" w:rsidP="00CC09C5">
      <w:pPr>
        <w:spacing w:line="240" w:lineRule="atLeast"/>
        <w:rPr>
          <w:del w:id="2590" w:author="Saminathan, Arun (A.)" w:date="2022-05-05T09:22:00Z"/>
        </w:rPr>
      </w:pPr>
    </w:p>
    <w:p w14:paraId="2DAA5B61" w14:textId="202DFF89" w:rsidR="00971156" w:rsidDel="00803356" w:rsidRDefault="00971156" w:rsidP="00CC09C5">
      <w:pPr>
        <w:spacing w:line="240" w:lineRule="atLeast"/>
        <w:rPr>
          <w:del w:id="2591" w:author="Saminathan, Arun (A.)" w:date="2022-05-05T09:22:00Z"/>
        </w:rPr>
      </w:pPr>
      <w:del w:id="2592" w:author="Saminathan, Arun (A.)" w:date="2022-05-05T09:22:00Z">
        <w:r w:rsidDel="00803356">
          <w:delText xml:space="preserve">Parameter </w:delText>
        </w:r>
        <w:r w:rsidR="00F26449" w:rsidDel="00803356">
          <w:delText>2</w:delText>
        </w:r>
      </w:del>
    </w:p>
    <w:tbl>
      <w:tblPr>
        <w:tblStyle w:val="TableGrid"/>
        <w:tblW w:w="0" w:type="auto"/>
        <w:tblLook w:val="04A0" w:firstRow="1" w:lastRow="0" w:firstColumn="1" w:lastColumn="0" w:noHBand="0" w:noVBand="1"/>
      </w:tblPr>
      <w:tblGrid>
        <w:gridCol w:w="1414"/>
        <w:gridCol w:w="9376"/>
      </w:tblGrid>
      <w:tr w:rsidR="00971156" w:rsidDel="00803356" w14:paraId="298077C6" w14:textId="288EF405" w:rsidTr="00FD45D0">
        <w:trPr>
          <w:del w:id="2593" w:author="Saminathan, Arun (A.)" w:date="2022-05-05T09:22:00Z"/>
        </w:trPr>
        <w:tc>
          <w:tcPr>
            <w:tcW w:w="1435" w:type="dxa"/>
          </w:tcPr>
          <w:p w14:paraId="7B805334" w14:textId="6C63C52B" w:rsidR="00971156" w:rsidDel="00803356" w:rsidRDefault="00971156" w:rsidP="00CC09C5">
            <w:pPr>
              <w:spacing w:line="240" w:lineRule="atLeast"/>
              <w:rPr>
                <w:del w:id="2594" w:author="Saminathan, Arun (A.)" w:date="2022-05-05T09:22:00Z"/>
              </w:rPr>
            </w:pPr>
            <w:del w:id="2595" w:author="Saminathan, Arun (A.)" w:date="2022-05-05T09:22:00Z">
              <w:r w:rsidDel="00803356">
                <w:delText>Size (</w:delText>
              </w:r>
              <w:r w:rsidR="00AF5202" w:rsidDel="00803356">
                <w:delText>bytes</w:delText>
              </w:r>
              <w:r w:rsidDel="00803356">
                <w:delText>)</w:delText>
              </w:r>
            </w:del>
          </w:p>
        </w:tc>
        <w:tc>
          <w:tcPr>
            <w:tcW w:w="9672" w:type="dxa"/>
          </w:tcPr>
          <w:p w14:paraId="0504F039" w14:textId="11814DB6" w:rsidR="00971156" w:rsidDel="00803356" w:rsidRDefault="00971156" w:rsidP="00CC09C5">
            <w:pPr>
              <w:spacing w:line="240" w:lineRule="atLeast"/>
              <w:rPr>
                <w:del w:id="2596" w:author="Saminathan, Arun (A.)" w:date="2022-05-05T09:22:00Z"/>
              </w:rPr>
            </w:pPr>
            <w:del w:id="2597" w:author="Saminathan, Arun (A.)" w:date="2022-05-05T09:22:00Z">
              <w:r w:rsidDel="00803356">
                <w:delText>Parameter Info</w:delText>
              </w:r>
            </w:del>
          </w:p>
        </w:tc>
      </w:tr>
      <w:tr w:rsidR="00971156" w:rsidDel="00803356" w14:paraId="26A93479" w14:textId="3EC122F2" w:rsidTr="00FD45D0">
        <w:trPr>
          <w:del w:id="2598" w:author="Saminathan, Arun (A.)" w:date="2022-05-05T09:22:00Z"/>
        </w:trPr>
        <w:tc>
          <w:tcPr>
            <w:tcW w:w="1435" w:type="dxa"/>
          </w:tcPr>
          <w:p w14:paraId="407FC231" w14:textId="5DCD1A24" w:rsidR="00971156" w:rsidDel="00803356" w:rsidRDefault="00AF5202" w:rsidP="00CC09C5">
            <w:pPr>
              <w:spacing w:line="240" w:lineRule="atLeast"/>
              <w:rPr>
                <w:del w:id="2599" w:author="Saminathan, Arun (A.)" w:date="2022-05-05T09:22:00Z"/>
              </w:rPr>
            </w:pPr>
            <w:del w:id="2600" w:author="Saminathan, Arun (A.)" w:date="2022-05-05T09:22:00Z">
              <w:r w:rsidDel="00803356">
                <w:delText>2</w:delText>
              </w:r>
            </w:del>
          </w:p>
        </w:tc>
        <w:tc>
          <w:tcPr>
            <w:tcW w:w="9672" w:type="dxa"/>
          </w:tcPr>
          <w:p w14:paraId="0049B4C9" w14:textId="1D9380CE" w:rsidR="00971156" w:rsidDel="00803356" w:rsidRDefault="00971156" w:rsidP="00CC09C5">
            <w:pPr>
              <w:spacing w:line="240" w:lineRule="atLeast"/>
              <w:rPr>
                <w:del w:id="2601" w:author="Saminathan, Arun (A.)" w:date="2022-05-05T09:22:00Z"/>
              </w:rPr>
            </w:pPr>
            <w:del w:id="2602" w:author="Saminathan, Arun (A.)" w:date="2022-05-05T09:22:00Z">
              <w:r w:rsidDel="00803356">
                <w:delText>Version number - sub</w:delText>
              </w:r>
            </w:del>
          </w:p>
        </w:tc>
      </w:tr>
    </w:tbl>
    <w:p w14:paraId="444EDB4D" w14:textId="12667C07" w:rsidR="00971156" w:rsidDel="00803356" w:rsidRDefault="00971156" w:rsidP="00CC09C5">
      <w:pPr>
        <w:spacing w:line="240" w:lineRule="atLeast"/>
        <w:rPr>
          <w:del w:id="2603" w:author="Saminathan, Arun (A.)" w:date="2022-05-05T09:22:00Z"/>
        </w:rPr>
      </w:pPr>
    </w:p>
    <w:p w14:paraId="203FFCEE" w14:textId="3BCD35EE" w:rsidR="00971156" w:rsidDel="00803356" w:rsidRDefault="00971156" w:rsidP="00CC09C5">
      <w:pPr>
        <w:spacing w:line="240" w:lineRule="atLeast"/>
        <w:rPr>
          <w:del w:id="2604" w:author="Saminathan, Arun (A.)" w:date="2022-05-05T09:22:00Z"/>
        </w:rPr>
      </w:pPr>
      <w:del w:id="2605" w:author="Saminathan, Arun (A.)" w:date="2022-05-05T09:22:00Z">
        <w:r w:rsidDel="00803356">
          <w:delText xml:space="preserve">Parameter </w:delText>
        </w:r>
        <w:r w:rsidR="00F26449" w:rsidDel="00803356">
          <w:delText>3</w:delText>
        </w:r>
      </w:del>
    </w:p>
    <w:tbl>
      <w:tblPr>
        <w:tblStyle w:val="TableGrid"/>
        <w:tblW w:w="0" w:type="auto"/>
        <w:tblLook w:val="04A0" w:firstRow="1" w:lastRow="0" w:firstColumn="1" w:lastColumn="0" w:noHBand="0" w:noVBand="1"/>
      </w:tblPr>
      <w:tblGrid>
        <w:gridCol w:w="1414"/>
        <w:gridCol w:w="9376"/>
      </w:tblGrid>
      <w:tr w:rsidR="00971156" w:rsidDel="00803356" w14:paraId="0BCDC50A" w14:textId="211E637A" w:rsidTr="00FD45D0">
        <w:trPr>
          <w:del w:id="2606" w:author="Saminathan, Arun (A.)" w:date="2022-05-05T09:22:00Z"/>
        </w:trPr>
        <w:tc>
          <w:tcPr>
            <w:tcW w:w="1435" w:type="dxa"/>
          </w:tcPr>
          <w:p w14:paraId="51D6F5C6" w14:textId="7E68F208" w:rsidR="00971156" w:rsidDel="00803356" w:rsidRDefault="00971156" w:rsidP="00CC09C5">
            <w:pPr>
              <w:spacing w:line="240" w:lineRule="atLeast"/>
              <w:rPr>
                <w:del w:id="2607" w:author="Saminathan, Arun (A.)" w:date="2022-05-05T09:22:00Z"/>
              </w:rPr>
            </w:pPr>
            <w:del w:id="2608" w:author="Saminathan, Arun (A.)" w:date="2022-05-05T09:22:00Z">
              <w:r w:rsidDel="00803356">
                <w:delText>Size (</w:delText>
              </w:r>
              <w:r w:rsidR="00AF5202" w:rsidDel="00803356">
                <w:delText>bytes</w:delText>
              </w:r>
              <w:r w:rsidDel="00803356">
                <w:delText>)</w:delText>
              </w:r>
            </w:del>
          </w:p>
        </w:tc>
        <w:tc>
          <w:tcPr>
            <w:tcW w:w="9672" w:type="dxa"/>
          </w:tcPr>
          <w:p w14:paraId="3E9F996D" w14:textId="523D9F8A" w:rsidR="00971156" w:rsidDel="00803356" w:rsidRDefault="00971156" w:rsidP="00CC09C5">
            <w:pPr>
              <w:spacing w:line="240" w:lineRule="atLeast"/>
              <w:rPr>
                <w:del w:id="2609" w:author="Saminathan, Arun (A.)" w:date="2022-05-05T09:22:00Z"/>
              </w:rPr>
            </w:pPr>
            <w:del w:id="2610" w:author="Saminathan, Arun (A.)" w:date="2022-05-05T09:22:00Z">
              <w:r w:rsidDel="00803356">
                <w:delText>Parameter Info</w:delText>
              </w:r>
            </w:del>
          </w:p>
        </w:tc>
      </w:tr>
      <w:tr w:rsidR="00971156" w:rsidDel="00803356" w14:paraId="155C137D" w14:textId="6E53AFEE" w:rsidTr="00FD45D0">
        <w:trPr>
          <w:del w:id="2611" w:author="Saminathan, Arun (A.)" w:date="2022-05-05T09:22:00Z"/>
        </w:trPr>
        <w:tc>
          <w:tcPr>
            <w:tcW w:w="1435" w:type="dxa"/>
          </w:tcPr>
          <w:p w14:paraId="700CCD52" w14:textId="5CAF81A0" w:rsidR="00971156" w:rsidDel="00803356" w:rsidRDefault="00AF5202" w:rsidP="00CC09C5">
            <w:pPr>
              <w:spacing w:line="240" w:lineRule="atLeast"/>
              <w:rPr>
                <w:del w:id="2612" w:author="Saminathan, Arun (A.)" w:date="2022-05-05T09:22:00Z"/>
              </w:rPr>
            </w:pPr>
            <w:del w:id="2613" w:author="Saminathan, Arun (A.)" w:date="2022-05-05T09:22:00Z">
              <w:r w:rsidDel="00803356">
                <w:delText>2</w:delText>
              </w:r>
            </w:del>
          </w:p>
        </w:tc>
        <w:tc>
          <w:tcPr>
            <w:tcW w:w="9672" w:type="dxa"/>
          </w:tcPr>
          <w:p w14:paraId="362DC7F0" w14:textId="054CCCA6" w:rsidR="00971156" w:rsidDel="00803356" w:rsidRDefault="00971156" w:rsidP="00CC09C5">
            <w:pPr>
              <w:spacing w:line="240" w:lineRule="atLeast"/>
              <w:rPr>
                <w:del w:id="2614" w:author="Saminathan, Arun (A.)" w:date="2022-05-05T09:22:00Z"/>
              </w:rPr>
            </w:pPr>
            <w:del w:id="2615" w:author="Saminathan, Arun (A.)" w:date="2022-05-05T09:22:00Z">
              <w:r w:rsidDel="00803356">
                <w:delText>Version number - subsub</w:delText>
              </w:r>
            </w:del>
          </w:p>
        </w:tc>
      </w:tr>
    </w:tbl>
    <w:p w14:paraId="086458F6" w14:textId="1B911D12" w:rsidR="00971156" w:rsidDel="00803356" w:rsidRDefault="00971156" w:rsidP="00CC09C5">
      <w:pPr>
        <w:spacing w:line="240" w:lineRule="atLeast"/>
        <w:rPr>
          <w:del w:id="2616" w:author="Saminathan, Arun (A.)" w:date="2022-05-05T09:22:00Z"/>
        </w:rPr>
      </w:pPr>
    </w:p>
    <w:p w14:paraId="0CB591D6" w14:textId="08A1F7B9" w:rsidR="00971156" w:rsidDel="00803356" w:rsidRDefault="00971156" w:rsidP="00CC09C5">
      <w:pPr>
        <w:spacing w:line="240" w:lineRule="atLeast"/>
        <w:rPr>
          <w:del w:id="2617" w:author="Saminathan, Arun (A.)" w:date="2022-05-05T09:22:00Z"/>
        </w:rPr>
      </w:pPr>
      <w:del w:id="2618" w:author="Saminathan, Arun (A.)" w:date="2022-05-05T09:22:00Z">
        <w:r w:rsidDel="00803356">
          <w:delText xml:space="preserve">Parameter </w:delText>
        </w:r>
        <w:r w:rsidR="00F26449" w:rsidDel="00803356">
          <w:delText>4</w:delText>
        </w:r>
      </w:del>
    </w:p>
    <w:tbl>
      <w:tblPr>
        <w:tblStyle w:val="TableGrid"/>
        <w:tblW w:w="0" w:type="auto"/>
        <w:tblLook w:val="04A0" w:firstRow="1" w:lastRow="0" w:firstColumn="1" w:lastColumn="0" w:noHBand="0" w:noVBand="1"/>
      </w:tblPr>
      <w:tblGrid>
        <w:gridCol w:w="1414"/>
        <w:gridCol w:w="9376"/>
      </w:tblGrid>
      <w:tr w:rsidR="00971156" w:rsidDel="00803356" w14:paraId="5E6F4026" w14:textId="0F6DB5F8" w:rsidTr="00FD45D0">
        <w:trPr>
          <w:del w:id="2619" w:author="Saminathan, Arun (A.)" w:date="2022-05-05T09:22:00Z"/>
        </w:trPr>
        <w:tc>
          <w:tcPr>
            <w:tcW w:w="1435" w:type="dxa"/>
          </w:tcPr>
          <w:p w14:paraId="2CA8889F" w14:textId="723EDCCC" w:rsidR="00971156" w:rsidDel="00803356" w:rsidRDefault="00971156" w:rsidP="00CC09C5">
            <w:pPr>
              <w:spacing w:line="240" w:lineRule="atLeast"/>
              <w:rPr>
                <w:del w:id="2620" w:author="Saminathan, Arun (A.)" w:date="2022-05-05T09:22:00Z"/>
              </w:rPr>
            </w:pPr>
            <w:del w:id="2621" w:author="Saminathan, Arun (A.)" w:date="2022-05-05T09:22:00Z">
              <w:r w:rsidDel="00803356">
                <w:delText>Size (</w:delText>
              </w:r>
              <w:r w:rsidR="00AF5202" w:rsidDel="00803356">
                <w:delText>bytes</w:delText>
              </w:r>
              <w:r w:rsidDel="00803356">
                <w:delText>)</w:delText>
              </w:r>
            </w:del>
          </w:p>
        </w:tc>
        <w:tc>
          <w:tcPr>
            <w:tcW w:w="9672" w:type="dxa"/>
          </w:tcPr>
          <w:p w14:paraId="588E1959" w14:textId="31F7EDE2" w:rsidR="00971156" w:rsidDel="00803356" w:rsidRDefault="00971156" w:rsidP="00CC09C5">
            <w:pPr>
              <w:spacing w:line="240" w:lineRule="atLeast"/>
              <w:rPr>
                <w:del w:id="2622" w:author="Saminathan, Arun (A.)" w:date="2022-05-05T09:22:00Z"/>
              </w:rPr>
            </w:pPr>
            <w:del w:id="2623" w:author="Saminathan, Arun (A.)" w:date="2022-05-05T09:22:00Z">
              <w:r w:rsidDel="00803356">
                <w:delText>Parameter Info</w:delText>
              </w:r>
            </w:del>
          </w:p>
        </w:tc>
      </w:tr>
      <w:tr w:rsidR="00971156" w:rsidDel="00803356" w14:paraId="52AEF806" w14:textId="1EBDB3B1" w:rsidTr="00FD45D0">
        <w:trPr>
          <w:del w:id="2624" w:author="Saminathan, Arun (A.)" w:date="2022-05-05T09:22:00Z"/>
        </w:trPr>
        <w:tc>
          <w:tcPr>
            <w:tcW w:w="1435" w:type="dxa"/>
          </w:tcPr>
          <w:p w14:paraId="6CFCE352" w14:textId="0C199E76" w:rsidR="00971156" w:rsidDel="00803356" w:rsidRDefault="00AF5202" w:rsidP="00CC09C5">
            <w:pPr>
              <w:spacing w:line="240" w:lineRule="atLeast"/>
              <w:rPr>
                <w:del w:id="2625" w:author="Saminathan, Arun (A.)" w:date="2022-05-05T09:22:00Z"/>
              </w:rPr>
            </w:pPr>
            <w:del w:id="2626" w:author="Saminathan, Arun (A.)" w:date="2022-05-05T09:22:00Z">
              <w:r w:rsidDel="00803356">
                <w:delText>2</w:delText>
              </w:r>
            </w:del>
          </w:p>
        </w:tc>
        <w:tc>
          <w:tcPr>
            <w:tcW w:w="9672" w:type="dxa"/>
          </w:tcPr>
          <w:p w14:paraId="3CA9A1BF" w14:textId="4480DD7C" w:rsidR="00971156" w:rsidDel="00803356" w:rsidRDefault="00971156" w:rsidP="00CC09C5">
            <w:pPr>
              <w:spacing w:line="240" w:lineRule="atLeast"/>
              <w:rPr>
                <w:del w:id="2627" w:author="Saminathan, Arun (A.)" w:date="2022-05-05T09:22:00Z"/>
              </w:rPr>
            </w:pPr>
            <w:del w:id="2628" w:author="Saminathan, Arun (A.)" w:date="2022-05-05T09:22:00Z">
              <w:r w:rsidDel="00803356">
                <w:delText>Version number - revision</w:delText>
              </w:r>
            </w:del>
          </w:p>
        </w:tc>
      </w:tr>
    </w:tbl>
    <w:p w14:paraId="1D6DDDA4" w14:textId="6EA35860" w:rsidR="00971156" w:rsidDel="00803356" w:rsidRDefault="00971156" w:rsidP="00CC09C5">
      <w:pPr>
        <w:spacing w:line="240" w:lineRule="atLeast"/>
        <w:rPr>
          <w:del w:id="2629" w:author="Saminathan, Arun (A.)" w:date="2022-05-05T09:22:00Z"/>
        </w:rPr>
      </w:pPr>
    </w:p>
    <w:p w14:paraId="21448D4E" w14:textId="22F29FC1" w:rsidR="00F26449" w:rsidDel="00803356" w:rsidRDefault="00F26449" w:rsidP="00CC09C5">
      <w:pPr>
        <w:spacing w:line="240" w:lineRule="atLeast"/>
        <w:rPr>
          <w:del w:id="2630" w:author="Saminathan, Arun (A.)" w:date="2022-05-05T09:22:00Z"/>
        </w:rPr>
      </w:pPr>
      <w:del w:id="2631" w:author="Saminathan, Arun (A.)" w:date="2022-05-05T09:22:00Z">
        <w:r w:rsidDel="00803356">
          <w:delText>Parameter 5</w:delText>
        </w:r>
      </w:del>
    </w:p>
    <w:tbl>
      <w:tblPr>
        <w:tblStyle w:val="TableGrid"/>
        <w:tblW w:w="0" w:type="auto"/>
        <w:tblLook w:val="04A0" w:firstRow="1" w:lastRow="0" w:firstColumn="1" w:lastColumn="0" w:noHBand="0" w:noVBand="1"/>
      </w:tblPr>
      <w:tblGrid>
        <w:gridCol w:w="1414"/>
        <w:gridCol w:w="9376"/>
      </w:tblGrid>
      <w:tr w:rsidR="00F26449" w:rsidDel="00803356" w14:paraId="772B4A12" w14:textId="399C6486" w:rsidTr="00FD45D0">
        <w:trPr>
          <w:del w:id="2632" w:author="Saminathan, Arun (A.)" w:date="2022-05-05T09:22:00Z"/>
        </w:trPr>
        <w:tc>
          <w:tcPr>
            <w:tcW w:w="1435" w:type="dxa"/>
          </w:tcPr>
          <w:p w14:paraId="5DEDB430" w14:textId="52F253B4" w:rsidR="00F26449" w:rsidDel="00803356" w:rsidRDefault="00F26449" w:rsidP="00CC09C5">
            <w:pPr>
              <w:spacing w:line="240" w:lineRule="atLeast"/>
              <w:rPr>
                <w:del w:id="2633" w:author="Saminathan, Arun (A.)" w:date="2022-05-05T09:22:00Z"/>
              </w:rPr>
            </w:pPr>
            <w:del w:id="2634" w:author="Saminathan, Arun (A.)" w:date="2022-05-05T09:22:00Z">
              <w:r w:rsidDel="00803356">
                <w:delText>Size (</w:delText>
              </w:r>
              <w:r w:rsidR="00AF5202" w:rsidDel="00803356">
                <w:delText>bytes</w:delText>
              </w:r>
              <w:r w:rsidDel="00803356">
                <w:delText>)</w:delText>
              </w:r>
            </w:del>
          </w:p>
        </w:tc>
        <w:tc>
          <w:tcPr>
            <w:tcW w:w="9672" w:type="dxa"/>
          </w:tcPr>
          <w:p w14:paraId="032680E4" w14:textId="54F0EC0C" w:rsidR="00F26449" w:rsidDel="00803356" w:rsidRDefault="00F26449" w:rsidP="00CC09C5">
            <w:pPr>
              <w:spacing w:line="240" w:lineRule="atLeast"/>
              <w:rPr>
                <w:del w:id="2635" w:author="Saminathan, Arun (A.)" w:date="2022-05-05T09:22:00Z"/>
              </w:rPr>
            </w:pPr>
            <w:del w:id="2636" w:author="Saminathan, Arun (A.)" w:date="2022-05-05T09:22:00Z">
              <w:r w:rsidDel="00803356">
                <w:delText>Parameter Info</w:delText>
              </w:r>
            </w:del>
          </w:p>
        </w:tc>
      </w:tr>
      <w:tr w:rsidR="00F26449" w:rsidDel="00803356" w14:paraId="76F5C48B" w14:textId="6BE45403" w:rsidTr="00FD45D0">
        <w:trPr>
          <w:del w:id="2637" w:author="Saminathan, Arun (A.)" w:date="2022-05-05T09:22:00Z"/>
        </w:trPr>
        <w:tc>
          <w:tcPr>
            <w:tcW w:w="1435" w:type="dxa"/>
          </w:tcPr>
          <w:p w14:paraId="52C58AED" w14:textId="5D39B4E1" w:rsidR="00F26449" w:rsidDel="00803356" w:rsidRDefault="00F26449" w:rsidP="00CC09C5">
            <w:pPr>
              <w:spacing w:line="240" w:lineRule="atLeast"/>
              <w:rPr>
                <w:del w:id="2638" w:author="Saminathan, Arun (A.)" w:date="2022-05-05T09:22:00Z"/>
              </w:rPr>
            </w:pPr>
            <w:del w:id="2639" w:author="Saminathan, Arun (A.)" w:date="2022-05-05T09:22:00Z">
              <w:r w:rsidDel="00803356">
                <w:delText>1</w:delText>
              </w:r>
              <w:r w:rsidR="00AF5202" w:rsidDel="00803356">
                <w:delText>28</w:delText>
              </w:r>
            </w:del>
          </w:p>
        </w:tc>
        <w:tc>
          <w:tcPr>
            <w:tcW w:w="9672" w:type="dxa"/>
          </w:tcPr>
          <w:p w14:paraId="7F6F96B6" w14:textId="014C6C53" w:rsidR="00F26449" w:rsidDel="00803356" w:rsidRDefault="00992825" w:rsidP="00CC09C5">
            <w:pPr>
              <w:spacing w:line="240" w:lineRule="atLeast"/>
              <w:rPr>
                <w:del w:id="2640" w:author="Saminathan, Arun (A.)" w:date="2022-05-05T09:22:00Z"/>
              </w:rPr>
            </w:pPr>
            <w:del w:id="2641" w:author="Saminathan, Arun (A.)" w:date="2022-05-05T09:22:00Z">
              <w:r w:rsidDel="00803356">
                <w:delText>Comment – extra build information</w:delText>
              </w:r>
            </w:del>
          </w:p>
        </w:tc>
      </w:tr>
    </w:tbl>
    <w:p w14:paraId="23B7DC7C" w14:textId="51676485" w:rsidR="0085666F" w:rsidRDefault="0085666F" w:rsidP="00CC09C5">
      <w:pPr>
        <w:spacing w:line="240" w:lineRule="atLeast"/>
      </w:pPr>
    </w:p>
    <w:p w14:paraId="4E062671" w14:textId="5A6A0580" w:rsidR="00144D92" w:rsidDel="00803356" w:rsidRDefault="00144D92" w:rsidP="00CC09C5">
      <w:pPr>
        <w:pStyle w:val="Heading3"/>
        <w:spacing w:line="240" w:lineRule="atLeast"/>
        <w:rPr>
          <w:del w:id="2642" w:author="Saminathan, Arun (A.)" w:date="2022-05-05T09:22:00Z"/>
        </w:rPr>
      </w:pPr>
      <w:del w:id="2643" w:author="Saminathan, Arun (A.)" w:date="2022-05-05T09:22:00Z">
        <w:r w:rsidDel="00803356">
          <w:delText>DID 0x</w:delText>
        </w:r>
      </w:del>
      <w:ins w:id="2644" w:author="Arun Saminathan" w:date="2022-04-05T13:48:00Z">
        <w:del w:id="2645" w:author="Saminathan, Arun (A.)" w:date="2022-05-05T09:22:00Z">
          <w:r w:rsidR="002913CD" w:rsidDel="00803356">
            <w:delText>FD76</w:delText>
          </w:r>
        </w:del>
      </w:ins>
      <w:del w:id="2646" w:author="Saminathan, Arun (A.)" w:date="2022-05-05T09:22:00Z">
        <w:r w:rsidR="005B355F" w:rsidDel="00803356">
          <w:delText>?</w:delText>
        </w:r>
        <w:r w:rsidDel="00803356">
          <w:delText xml:space="preserve">??? – </w:delText>
        </w:r>
        <w:r w:rsidR="00607943" w:rsidDel="00803356">
          <w:delText xml:space="preserve">ANC/PS/AVAS </w:delText>
        </w:r>
        <w:r w:rsidR="007D3A44" w:rsidDel="00803356">
          <w:delText>CAPI</w:delText>
        </w:r>
        <w:r w:rsidR="00DF12F0" w:rsidDel="00803356">
          <w:delText>v</w:delText>
        </w:r>
        <w:r w:rsidR="007D3A44" w:rsidDel="00803356">
          <w:delText>2</w:delText>
        </w:r>
        <w:r w:rsidDel="00803356">
          <w:delText xml:space="preserve"> </w:delText>
        </w:r>
        <w:r w:rsidR="004D0DF5" w:rsidDel="00803356">
          <w:delText xml:space="preserve">Module </w:delText>
        </w:r>
        <w:r w:rsidDel="00803356">
          <w:delText>Version</w:delText>
        </w:r>
      </w:del>
    </w:p>
    <w:p w14:paraId="5CFDA0A1" w14:textId="3061EBC6" w:rsidR="00144D92" w:rsidDel="00803356" w:rsidRDefault="00144D92" w:rsidP="00CC09C5">
      <w:pPr>
        <w:spacing w:line="240" w:lineRule="atLeast"/>
        <w:rPr>
          <w:del w:id="2647" w:author="Saminathan, Arun (A.)" w:date="2022-05-05T09:22:00Z"/>
        </w:rPr>
      </w:pPr>
    </w:p>
    <w:tbl>
      <w:tblPr>
        <w:tblStyle w:val="TableGrid"/>
        <w:tblW w:w="0" w:type="auto"/>
        <w:tblLook w:val="04A0" w:firstRow="1" w:lastRow="0" w:firstColumn="1" w:lastColumn="0" w:noHBand="0" w:noVBand="1"/>
      </w:tblPr>
      <w:tblGrid>
        <w:gridCol w:w="1425"/>
        <w:gridCol w:w="9365"/>
      </w:tblGrid>
      <w:tr w:rsidR="00144D92" w:rsidRPr="00853E28" w:rsidDel="00803356" w14:paraId="7FB00869" w14:textId="48D807A4" w:rsidTr="00FD45D0">
        <w:trPr>
          <w:del w:id="2648" w:author="Saminathan, Arun (A.)" w:date="2022-05-05T09:22:00Z"/>
        </w:trPr>
        <w:tc>
          <w:tcPr>
            <w:tcW w:w="1435" w:type="dxa"/>
          </w:tcPr>
          <w:p w14:paraId="090829B1" w14:textId="6467FA7F" w:rsidR="00144D92" w:rsidRPr="00853E28" w:rsidDel="00803356" w:rsidRDefault="00144D92" w:rsidP="00CC09C5">
            <w:pPr>
              <w:spacing w:line="240" w:lineRule="atLeast"/>
              <w:rPr>
                <w:del w:id="2649" w:author="Saminathan, Arun (A.)" w:date="2022-05-05T09:22:00Z"/>
              </w:rPr>
            </w:pPr>
            <w:del w:id="2650" w:author="Saminathan, Arun (A.)" w:date="2022-05-05T09:22:00Z">
              <w:r w:rsidRPr="00853E28" w:rsidDel="00803356">
                <w:delText>Value</w:delText>
              </w:r>
            </w:del>
          </w:p>
        </w:tc>
        <w:tc>
          <w:tcPr>
            <w:tcW w:w="9672" w:type="dxa"/>
          </w:tcPr>
          <w:p w14:paraId="19341FAE" w14:textId="4EFFDD42" w:rsidR="00144D92" w:rsidRPr="00853E28" w:rsidDel="00803356" w:rsidRDefault="00144D92" w:rsidP="00CC09C5">
            <w:pPr>
              <w:spacing w:line="240" w:lineRule="atLeast"/>
              <w:rPr>
                <w:del w:id="2651" w:author="Saminathan, Arun (A.)" w:date="2022-05-05T09:22:00Z"/>
              </w:rPr>
            </w:pPr>
            <w:del w:id="2652" w:author="Saminathan, Arun (A.)" w:date="2022-05-05T09:22:00Z">
              <w:r w:rsidDel="00803356">
                <w:delText>0x</w:delText>
              </w:r>
            </w:del>
            <w:ins w:id="2653" w:author="Arun Saminathan" w:date="2022-04-05T13:48:00Z">
              <w:del w:id="2654" w:author="Saminathan, Arun (A.)" w:date="2022-05-05T09:22:00Z">
                <w:r w:rsidR="002913CD" w:rsidDel="00803356">
                  <w:delText>FD76</w:delText>
                </w:r>
              </w:del>
            </w:ins>
            <w:del w:id="2655" w:author="Saminathan, Arun (A.)" w:date="2022-05-05T09:22:00Z">
              <w:r w:rsidR="005B355F" w:rsidDel="00803356">
                <w:delText>?</w:delText>
              </w:r>
              <w:r w:rsidDel="00803356">
                <w:delText>???</w:delText>
              </w:r>
            </w:del>
          </w:p>
        </w:tc>
      </w:tr>
      <w:tr w:rsidR="00144D92" w:rsidRPr="00853E28" w:rsidDel="00803356" w14:paraId="60307876" w14:textId="43EF1D03" w:rsidTr="00FD45D0">
        <w:trPr>
          <w:del w:id="2656" w:author="Saminathan, Arun (A.)" w:date="2022-05-05T09:22:00Z"/>
        </w:trPr>
        <w:tc>
          <w:tcPr>
            <w:tcW w:w="1435" w:type="dxa"/>
          </w:tcPr>
          <w:p w14:paraId="1F3F98CF" w14:textId="6C6FC0C4" w:rsidR="00144D92" w:rsidRPr="00853E28" w:rsidDel="00803356" w:rsidRDefault="00144D92" w:rsidP="00CC09C5">
            <w:pPr>
              <w:spacing w:line="240" w:lineRule="atLeast"/>
              <w:rPr>
                <w:del w:id="2657" w:author="Saminathan, Arun (A.)" w:date="2022-05-05T09:22:00Z"/>
              </w:rPr>
            </w:pPr>
            <w:del w:id="2658" w:author="Saminathan, Arun (A.)" w:date="2022-05-05T09:22:00Z">
              <w:r w:rsidRPr="00853E28" w:rsidDel="00803356">
                <w:delText>Name</w:delText>
              </w:r>
            </w:del>
          </w:p>
        </w:tc>
        <w:tc>
          <w:tcPr>
            <w:tcW w:w="9672" w:type="dxa"/>
          </w:tcPr>
          <w:p w14:paraId="65D60FFE" w14:textId="1C3BF9E9" w:rsidR="00144D92" w:rsidRPr="00853E28" w:rsidDel="00803356" w:rsidRDefault="004D0DF5" w:rsidP="00CC09C5">
            <w:pPr>
              <w:spacing w:line="240" w:lineRule="atLeast"/>
              <w:rPr>
                <w:del w:id="2659" w:author="Saminathan, Arun (A.)" w:date="2022-05-05T09:22:00Z"/>
              </w:rPr>
            </w:pPr>
            <w:del w:id="2660" w:author="Saminathan, Arun (A.)" w:date="2022-05-05T09:22:00Z">
              <w:r w:rsidDel="00803356">
                <w:delText>CAPI</w:delText>
              </w:r>
              <w:r w:rsidR="00DF12F0" w:rsidDel="00803356">
                <w:delText>v</w:delText>
              </w:r>
              <w:r w:rsidDel="00803356">
                <w:delText>2 Module</w:delText>
              </w:r>
              <w:r w:rsidR="00144D92" w:rsidDel="00803356">
                <w:delText xml:space="preserve"> Version</w:delText>
              </w:r>
            </w:del>
          </w:p>
        </w:tc>
      </w:tr>
      <w:tr w:rsidR="00144D92" w:rsidRPr="00853E28" w:rsidDel="00803356" w14:paraId="4E930F2D" w14:textId="0687EC5C" w:rsidTr="00FD45D0">
        <w:trPr>
          <w:del w:id="2661" w:author="Saminathan, Arun (A.)" w:date="2022-05-05T09:22:00Z"/>
        </w:trPr>
        <w:tc>
          <w:tcPr>
            <w:tcW w:w="1435" w:type="dxa"/>
          </w:tcPr>
          <w:p w14:paraId="3E8A2401" w14:textId="69180CC7" w:rsidR="00144D92" w:rsidRPr="00853E28" w:rsidDel="00803356" w:rsidRDefault="00144D92" w:rsidP="00CC09C5">
            <w:pPr>
              <w:spacing w:line="240" w:lineRule="atLeast"/>
              <w:rPr>
                <w:del w:id="2662" w:author="Saminathan, Arun (A.)" w:date="2022-05-05T09:22:00Z"/>
              </w:rPr>
            </w:pPr>
            <w:del w:id="2663" w:author="Saminathan, Arun (A.)" w:date="2022-05-05T09:22:00Z">
              <w:r w:rsidRPr="00853E28" w:rsidDel="00803356">
                <w:delText>Size (Bytes)</w:delText>
              </w:r>
            </w:del>
          </w:p>
        </w:tc>
        <w:tc>
          <w:tcPr>
            <w:tcW w:w="9672" w:type="dxa"/>
          </w:tcPr>
          <w:p w14:paraId="54940BBC" w14:textId="0D8370B8" w:rsidR="00144D92" w:rsidRPr="00853E28" w:rsidDel="00803356" w:rsidRDefault="00144D92" w:rsidP="00CC09C5">
            <w:pPr>
              <w:spacing w:line="240" w:lineRule="atLeast"/>
              <w:rPr>
                <w:del w:id="2664" w:author="Saminathan, Arun (A.)" w:date="2022-05-05T09:22:00Z"/>
              </w:rPr>
            </w:pPr>
            <w:del w:id="2665" w:author="Saminathan, Arun (A.)" w:date="2022-05-05T09:22:00Z">
              <w:r w:rsidDel="00803356">
                <w:delText>136</w:delText>
              </w:r>
            </w:del>
          </w:p>
        </w:tc>
      </w:tr>
      <w:tr w:rsidR="00144D92" w:rsidRPr="00853E28" w:rsidDel="00803356" w14:paraId="54DAA887" w14:textId="62BD543B" w:rsidTr="00FD45D0">
        <w:trPr>
          <w:del w:id="2666" w:author="Saminathan, Arun (A.)" w:date="2022-05-05T09:22:00Z"/>
        </w:trPr>
        <w:tc>
          <w:tcPr>
            <w:tcW w:w="1435" w:type="dxa"/>
          </w:tcPr>
          <w:p w14:paraId="7ABA100E" w14:textId="6E0879CC" w:rsidR="00144D92" w:rsidRPr="00853E28" w:rsidDel="00803356" w:rsidRDefault="00144D92" w:rsidP="00CC09C5">
            <w:pPr>
              <w:spacing w:line="240" w:lineRule="atLeast"/>
              <w:rPr>
                <w:del w:id="2667" w:author="Saminathan, Arun (A.)" w:date="2022-05-05T09:22:00Z"/>
              </w:rPr>
            </w:pPr>
            <w:del w:id="2668" w:author="Saminathan, Arun (A.)" w:date="2022-05-05T09:22:00Z">
              <w:r w:rsidRPr="00853E28" w:rsidDel="00803356">
                <w:delText>Type</w:delText>
              </w:r>
            </w:del>
          </w:p>
        </w:tc>
        <w:tc>
          <w:tcPr>
            <w:tcW w:w="9672" w:type="dxa"/>
          </w:tcPr>
          <w:p w14:paraId="4F06D9B4" w14:textId="5B1F81A4" w:rsidR="00144D92" w:rsidRPr="00853E28" w:rsidDel="00803356" w:rsidRDefault="00144D92" w:rsidP="00CC09C5">
            <w:pPr>
              <w:spacing w:line="240" w:lineRule="atLeast"/>
              <w:rPr>
                <w:del w:id="2669" w:author="Saminathan, Arun (A.)" w:date="2022-05-05T09:22:00Z"/>
              </w:rPr>
            </w:pPr>
            <w:del w:id="2670" w:author="Saminathan, Arun (A.)" w:date="2022-05-05T09:22:00Z">
              <w:r w:rsidDel="00803356">
                <w:delText>Packeted</w:delText>
              </w:r>
            </w:del>
          </w:p>
        </w:tc>
      </w:tr>
      <w:tr w:rsidR="00144D92" w:rsidRPr="00853E28" w:rsidDel="00803356" w14:paraId="4BB2DD90" w14:textId="7FBAC5FB" w:rsidTr="00FD45D0">
        <w:trPr>
          <w:del w:id="2671" w:author="Saminathan, Arun (A.)" w:date="2022-05-05T09:22:00Z"/>
        </w:trPr>
        <w:tc>
          <w:tcPr>
            <w:tcW w:w="1435" w:type="dxa"/>
          </w:tcPr>
          <w:p w14:paraId="63803096" w14:textId="603A6DD8" w:rsidR="00144D92" w:rsidRPr="00853E28" w:rsidDel="00803356" w:rsidRDefault="00144D92" w:rsidP="00CC09C5">
            <w:pPr>
              <w:spacing w:line="240" w:lineRule="atLeast"/>
              <w:rPr>
                <w:del w:id="2672" w:author="Saminathan, Arun (A.)" w:date="2022-05-05T09:22:00Z"/>
              </w:rPr>
            </w:pPr>
            <w:del w:id="2673" w:author="Saminathan, Arun (A.)" w:date="2022-05-05T09:22:00Z">
              <w:r w:rsidDel="00803356">
                <w:delText>Services</w:delText>
              </w:r>
            </w:del>
          </w:p>
        </w:tc>
        <w:tc>
          <w:tcPr>
            <w:tcW w:w="9672" w:type="dxa"/>
          </w:tcPr>
          <w:p w14:paraId="47D4D9C3" w14:textId="361FDF00" w:rsidR="00144D92" w:rsidRPr="00853E28" w:rsidDel="00803356" w:rsidRDefault="00144D92" w:rsidP="00CC09C5">
            <w:pPr>
              <w:spacing w:line="240" w:lineRule="atLeast"/>
              <w:rPr>
                <w:del w:id="2674" w:author="Saminathan, Arun (A.)" w:date="2022-05-05T09:22:00Z"/>
              </w:rPr>
            </w:pPr>
            <w:del w:id="2675" w:author="Saminathan, Arun (A.)" w:date="2022-05-05T09:22:00Z">
              <w:r w:rsidDel="00803356">
                <w:delText>ReadDataByIdentifier</w:delText>
              </w:r>
            </w:del>
          </w:p>
        </w:tc>
      </w:tr>
      <w:tr w:rsidR="00144D92" w:rsidRPr="00853E28" w:rsidDel="00803356" w14:paraId="74D7669F" w14:textId="6B1F115F" w:rsidTr="00FD45D0">
        <w:trPr>
          <w:del w:id="2676" w:author="Saminathan, Arun (A.)" w:date="2022-05-05T09:22:00Z"/>
        </w:trPr>
        <w:tc>
          <w:tcPr>
            <w:tcW w:w="1435" w:type="dxa"/>
          </w:tcPr>
          <w:p w14:paraId="27EAC158" w14:textId="2A1B841B" w:rsidR="00144D92" w:rsidRPr="00853E28" w:rsidDel="00803356" w:rsidRDefault="00144D92" w:rsidP="00CC09C5">
            <w:pPr>
              <w:spacing w:line="240" w:lineRule="atLeast"/>
              <w:rPr>
                <w:del w:id="2677" w:author="Saminathan, Arun (A.)" w:date="2022-05-05T09:22:00Z"/>
              </w:rPr>
            </w:pPr>
            <w:del w:id="2678" w:author="Saminathan, Arun (A.)" w:date="2022-05-05T09:22:00Z">
              <w:r w:rsidDel="00803356">
                <w:delText>Audience</w:delText>
              </w:r>
            </w:del>
          </w:p>
        </w:tc>
        <w:tc>
          <w:tcPr>
            <w:tcW w:w="9672" w:type="dxa"/>
          </w:tcPr>
          <w:p w14:paraId="74081340" w14:textId="4A20E5DC" w:rsidR="00144D92" w:rsidRPr="00853E28" w:rsidDel="00803356" w:rsidRDefault="00144D92" w:rsidP="00CC09C5">
            <w:pPr>
              <w:spacing w:line="240" w:lineRule="atLeast"/>
              <w:rPr>
                <w:del w:id="2679" w:author="Saminathan, Arun (A.)" w:date="2022-05-05T09:22:00Z"/>
              </w:rPr>
            </w:pPr>
            <w:del w:id="2680" w:author="Saminathan, Arun (A.)" w:date="2022-05-05T09:22:00Z">
              <w:r w:rsidDel="00803356">
                <w:delText>Technician Special_Apps Development</w:delText>
              </w:r>
            </w:del>
          </w:p>
        </w:tc>
      </w:tr>
      <w:tr w:rsidR="00144D92" w:rsidRPr="00853E28" w:rsidDel="00803356" w14:paraId="7846FD25" w14:textId="6ED6F2C6" w:rsidTr="00FD45D0">
        <w:trPr>
          <w:del w:id="2681" w:author="Saminathan, Arun (A.)" w:date="2022-05-05T09:22:00Z"/>
        </w:trPr>
        <w:tc>
          <w:tcPr>
            <w:tcW w:w="1435" w:type="dxa"/>
          </w:tcPr>
          <w:p w14:paraId="0688E304" w14:textId="345757BC" w:rsidR="00144D92" w:rsidRPr="00853E28" w:rsidDel="00803356" w:rsidRDefault="00144D92" w:rsidP="00CC09C5">
            <w:pPr>
              <w:spacing w:line="240" w:lineRule="atLeast"/>
              <w:rPr>
                <w:del w:id="2682" w:author="Saminathan, Arun (A.)" w:date="2022-05-05T09:22:00Z"/>
              </w:rPr>
            </w:pPr>
            <w:del w:id="2683" w:author="Saminathan, Arun (A.)" w:date="2022-05-05T09:22:00Z">
              <w:r w:rsidDel="00803356">
                <w:delText>Comments</w:delText>
              </w:r>
            </w:del>
          </w:p>
        </w:tc>
        <w:tc>
          <w:tcPr>
            <w:tcW w:w="9672" w:type="dxa"/>
          </w:tcPr>
          <w:p w14:paraId="4C79D0AB" w14:textId="5BD3FE7D" w:rsidR="00144D92" w:rsidRPr="00853E28" w:rsidDel="00803356" w:rsidRDefault="00144D92" w:rsidP="00CC09C5">
            <w:pPr>
              <w:spacing w:line="240" w:lineRule="atLeast"/>
              <w:rPr>
                <w:del w:id="2684" w:author="Saminathan, Arun (A.)" w:date="2022-05-05T09:22:00Z"/>
              </w:rPr>
            </w:pPr>
            <w:del w:id="2685" w:author="Saminathan, Arun (A.)" w:date="2022-05-05T09:22:00Z">
              <w:r w:rsidDel="00803356">
                <w:delText xml:space="preserve">Returns version information for the </w:delText>
              </w:r>
              <w:r w:rsidR="00593C91" w:rsidDel="00803356">
                <w:delText>CAPI V2 Module</w:delText>
              </w:r>
            </w:del>
          </w:p>
        </w:tc>
      </w:tr>
    </w:tbl>
    <w:p w14:paraId="566A6A27" w14:textId="472C8F50" w:rsidR="00144D92" w:rsidDel="00803356" w:rsidRDefault="00144D92" w:rsidP="00CC09C5">
      <w:pPr>
        <w:spacing w:line="240" w:lineRule="atLeast"/>
        <w:rPr>
          <w:del w:id="2686" w:author="Saminathan, Arun (A.)" w:date="2022-05-05T09:22:00Z"/>
        </w:rPr>
      </w:pPr>
    </w:p>
    <w:p w14:paraId="4B7741CB" w14:textId="1D03E385" w:rsidR="00144D92" w:rsidDel="00803356" w:rsidRDefault="00144D92" w:rsidP="00CC09C5">
      <w:pPr>
        <w:spacing w:line="240" w:lineRule="atLeast"/>
        <w:rPr>
          <w:del w:id="2687" w:author="Saminathan, Arun (A.)" w:date="2022-05-05T09:22:00Z"/>
        </w:rPr>
      </w:pPr>
      <w:del w:id="2688" w:author="Saminathan, Arun (A.)" w:date="2022-05-05T09:22:00Z">
        <w:r w:rsidDel="00803356">
          <w:delText>Parameter 1</w:delText>
        </w:r>
      </w:del>
    </w:p>
    <w:tbl>
      <w:tblPr>
        <w:tblStyle w:val="TableGrid"/>
        <w:tblW w:w="0" w:type="auto"/>
        <w:tblLook w:val="04A0" w:firstRow="1" w:lastRow="0" w:firstColumn="1" w:lastColumn="0" w:noHBand="0" w:noVBand="1"/>
      </w:tblPr>
      <w:tblGrid>
        <w:gridCol w:w="1414"/>
        <w:gridCol w:w="9376"/>
      </w:tblGrid>
      <w:tr w:rsidR="00144D92" w:rsidDel="00803356" w14:paraId="44A274F3" w14:textId="475A8458" w:rsidTr="00FD45D0">
        <w:trPr>
          <w:del w:id="2689" w:author="Saminathan, Arun (A.)" w:date="2022-05-05T09:22:00Z"/>
        </w:trPr>
        <w:tc>
          <w:tcPr>
            <w:tcW w:w="1435" w:type="dxa"/>
          </w:tcPr>
          <w:p w14:paraId="3923EA9A" w14:textId="5635FFE0" w:rsidR="00144D92" w:rsidDel="00803356" w:rsidRDefault="00144D92" w:rsidP="00CC09C5">
            <w:pPr>
              <w:spacing w:line="240" w:lineRule="atLeast"/>
              <w:rPr>
                <w:del w:id="2690" w:author="Saminathan, Arun (A.)" w:date="2022-05-05T09:22:00Z"/>
              </w:rPr>
            </w:pPr>
            <w:del w:id="2691" w:author="Saminathan, Arun (A.)" w:date="2022-05-05T09:22:00Z">
              <w:r w:rsidDel="00803356">
                <w:delText>Size (bytes)</w:delText>
              </w:r>
            </w:del>
          </w:p>
        </w:tc>
        <w:tc>
          <w:tcPr>
            <w:tcW w:w="9672" w:type="dxa"/>
          </w:tcPr>
          <w:p w14:paraId="31EBF854" w14:textId="30730383" w:rsidR="00144D92" w:rsidDel="00803356" w:rsidRDefault="00144D92" w:rsidP="00CC09C5">
            <w:pPr>
              <w:spacing w:line="240" w:lineRule="atLeast"/>
              <w:rPr>
                <w:del w:id="2692" w:author="Saminathan, Arun (A.)" w:date="2022-05-05T09:22:00Z"/>
              </w:rPr>
            </w:pPr>
            <w:del w:id="2693" w:author="Saminathan, Arun (A.)" w:date="2022-05-05T09:22:00Z">
              <w:r w:rsidDel="00803356">
                <w:delText>Parameter Info</w:delText>
              </w:r>
            </w:del>
          </w:p>
        </w:tc>
      </w:tr>
      <w:tr w:rsidR="00144D92" w:rsidDel="00803356" w14:paraId="78ACD8DC" w14:textId="27AF9452" w:rsidTr="00FD45D0">
        <w:trPr>
          <w:del w:id="2694" w:author="Saminathan, Arun (A.)" w:date="2022-05-05T09:22:00Z"/>
        </w:trPr>
        <w:tc>
          <w:tcPr>
            <w:tcW w:w="1435" w:type="dxa"/>
          </w:tcPr>
          <w:p w14:paraId="276D5E3A" w14:textId="2468F7CC" w:rsidR="00144D92" w:rsidDel="00803356" w:rsidRDefault="00144D92" w:rsidP="00CC09C5">
            <w:pPr>
              <w:spacing w:line="240" w:lineRule="atLeast"/>
              <w:rPr>
                <w:del w:id="2695" w:author="Saminathan, Arun (A.)" w:date="2022-05-05T09:22:00Z"/>
              </w:rPr>
            </w:pPr>
            <w:del w:id="2696" w:author="Saminathan, Arun (A.)" w:date="2022-05-05T09:22:00Z">
              <w:r w:rsidDel="00803356">
                <w:delText>2</w:delText>
              </w:r>
            </w:del>
          </w:p>
        </w:tc>
        <w:tc>
          <w:tcPr>
            <w:tcW w:w="9672" w:type="dxa"/>
          </w:tcPr>
          <w:p w14:paraId="29C4A9A5" w14:textId="48D4D300" w:rsidR="00144D92" w:rsidDel="00803356" w:rsidRDefault="00144D92" w:rsidP="00CC09C5">
            <w:pPr>
              <w:spacing w:line="240" w:lineRule="atLeast"/>
              <w:rPr>
                <w:del w:id="2697" w:author="Saminathan, Arun (A.)" w:date="2022-05-05T09:22:00Z"/>
              </w:rPr>
            </w:pPr>
            <w:del w:id="2698" w:author="Saminathan, Arun (A.)" w:date="2022-05-05T09:22:00Z">
              <w:r w:rsidDel="00803356">
                <w:delText>Version number - main</w:delText>
              </w:r>
            </w:del>
          </w:p>
        </w:tc>
      </w:tr>
    </w:tbl>
    <w:p w14:paraId="1A08596C" w14:textId="15D9E828" w:rsidR="00144D92" w:rsidDel="00803356" w:rsidRDefault="00144D92" w:rsidP="00CC09C5">
      <w:pPr>
        <w:spacing w:line="240" w:lineRule="atLeast"/>
        <w:rPr>
          <w:del w:id="2699" w:author="Saminathan, Arun (A.)" w:date="2022-05-05T09:22:00Z"/>
        </w:rPr>
      </w:pPr>
    </w:p>
    <w:p w14:paraId="4D5B547B" w14:textId="57F92C84" w:rsidR="00144D92" w:rsidDel="00803356" w:rsidRDefault="00144D92" w:rsidP="00CC09C5">
      <w:pPr>
        <w:spacing w:line="240" w:lineRule="atLeast"/>
        <w:rPr>
          <w:del w:id="2700" w:author="Saminathan, Arun (A.)" w:date="2022-05-05T09:22:00Z"/>
        </w:rPr>
      </w:pPr>
      <w:del w:id="2701" w:author="Saminathan, Arun (A.)" w:date="2022-05-05T09:22:00Z">
        <w:r w:rsidDel="00803356">
          <w:delText>Parameter 2</w:delText>
        </w:r>
      </w:del>
    </w:p>
    <w:tbl>
      <w:tblPr>
        <w:tblStyle w:val="TableGrid"/>
        <w:tblW w:w="0" w:type="auto"/>
        <w:tblLook w:val="04A0" w:firstRow="1" w:lastRow="0" w:firstColumn="1" w:lastColumn="0" w:noHBand="0" w:noVBand="1"/>
      </w:tblPr>
      <w:tblGrid>
        <w:gridCol w:w="1414"/>
        <w:gridCol w:w="9376"/>
      </w:tblGrid>
      <w:tr w:rsidR="00144D92" w:rsidDel="00803356" w14:paraId="01F5D005" w14:textId="0A389714" w:rsidTr="00FD45D0">
        <w:trPr>
          <w:del w:id="2702" w:author="Saminathan, Arun (A.)" w:date="2022-05-05T09:22:00Z"/>
        </w:trPr>
        <w:tc>
          <w:tcPr>
            <w:tcW w:w="1435" w:type="dxa"/>
          </w:tcPr>
          <w:p w14:paraId="43C4E121" w14:textId="2E7213B9" w:rsidR="00144D92" w:rsidDel="00803356" w:rsidRDefault="00144D92" w:rsidP="00CC09C5">
            <w:pPr>
              <w:spacing w:line="240" w:lineRule="atLeast"/>
              <w:rPr>
                <w:del w:id="2703" w:author="Saminathan, Arun (A.)" w:date="2022-05-05T09:22:00Z"/>
              </w:rPr>
            </w:pPr>
            <w:del w:id="2704" w:author="Saminathan, Arun (A.)" w:date="2022-05-05T09:22:00Z">
              <w:r w:rsidDel="00803356">
                <w:delText>Size (bytes)</w:delText>
              </w:r>
            </w:del>
          </w:p>
        </w:tc>
        <w:tc>
          <w:tcPr>
            <w:tcW w:w="9672" w:type="dxa"/>
          </w:tcPr>
          <w:p w14:paraId="72FD7EC9" w14:textId="5A83B80C" w:rsidR="00144D92" w:rsidDel="00803356" w:rsidRDefault="00144D92" w:rsidP="00CC09C5">
            <w:pPr>
              <w:spacing w:line="240" w:lineRule="atLeast"/>
              <w:rPr>
                <w:del w:id="2705" w:author="Saminathan, Arun (A.)" w:date="2022-05-05T09:22:00Z"/>
              </w:rPr>
            </w:pPr>
            <w:del w:id="2706" w:author="Saminathan, Arun (A.)" w:date="2022-05-05T09:22:00Z">
              <w:r w:rsidDel="00803356">
                <w:delText>Parameter Info</w:delText>
              </w:r>
            </w:del>
          </w:p>
        </w:tc>
      </w:tr>
      <w:tr w:rsidR="00144D92" w:rsidDel="00803356" w14:paraId="6FADAB55" w14:textId="6E9F0328" w:rsidTr="00FD45D0">
        <w:trPr>
          <w:del w:id="2707" w:author="Saminathan, Arun (A.)" w:date="2022-05-05T09:22:00Z"/>
        </w:trPr>
        <w:tc>
          <w:tcPr>
            <w:tcW w:w="1435" w:type="dxa"/>
          </w:tcPr>
          <w:p w14:paraId="4E3A11FA" w14:textId="3BB99D9E" w:rsidR="00144D92" w:rsidDel="00803356" w:rsidRDefault="00144D92" w:rsidP="00CC09C5">
            <w:pPr>
              <w:spacing w:line="240" w:lineRule="atLeast"/>
              <w:rPr>
                <w:del w:id="2708" w:author="Saminathan, Arun (A.)" w:date="2022-05-05T09:22:00Z"/>
              </w:rPr>
            </w:pPr>
            <w:del w:id="2709" w:author="Saminathan, Arun (A.)" w:date="2022-05-05T09:22:00Z">
              <w:r w:rsidDel="00803356">
                <w:delText>2</w:delText>
              </w:r>
            </w:del>
          </w:p>
        </w:tc>
        <w:tc>
          <w:tcPr>
            <w:tcW w:w="9672" w:type="dxa"/>
          </w:tcPr>
          <w:p w14:paraId="24D08C93" w14:textId="73B129D7" w:rsidR="00144D92" w:rsidDel="00803356" w:rsidRDefault="00144D92" w:rsidP="00CC09C5">
            <w:pPr>
              <w:spacing w:line="240" w:lineRule="atLeast"/>
              <w:rPr>
                <w:del w:id="2710" w:author="Saminathan, Arun (A.)" w:date="2022-05-05T09:22:00Z"/>
              </w:rPr>
            </w:pPr>
            <w:del w:id="2711" w:author="Saminathan, Arun (A.)" w:date="2022-05-05T09:22:00Z">
              <w:r w:rsidDel="00803356">
                <w:delText>Version number - sub</w:delText>
              </w:r>
            </w:del>
          </w:p>
        </w:tc>
      </w:tr>
    </w:tbl>
    <w:p w14:paraId="7492C41A" w14:textId="6548FEA7" w:rsidR="00144D92" w:rsidDel="00803356" w:rsidRDefault="00144D92" w:rsidP="00CC09C5">
      <w:pPr>
        <w:spacing w:line="240" w:lineRule="atLeast"/>
        <w:rPr>
          <w:del w:id="2712" w:author="Saminathan, Arun (A.)" w:date="2022-05-05T09:22:00Z"/>
        </w:rPr>
      </w:pPr>
    </w:p>
    <w:p w14:paraId="3D7A0CC3" w14:textId="07D1E309" w:rsidR="00144D92" w:rsidDel="00803356" w:rsidRDefault="00144D92" w:rsidP="00CC09C5">
      <w:pPr>
        <w:spacing w:line="240" w:lineRule="atLeast"/>
        <w:rPr>
          <w:del w:id="2713" w:author="Saminathan, Arun (A.)" w:date="2022-05-05T09:22:00Z"/>
        </w:rPr>
      </w:pPr>
      <w:del w:id="2714" w:author="Saminathan, Arun (A.)" w:date="2022-05-05T09:22:00Z">
        <w:r w:rsidDel="00803356">
          <w:delText>Parameter 3</w:delText>
        </w:r>
      </w:del>
    </w:p>
    <w:tbl>
      <w:tblPr>
        <w:tblStyle w:val="TableGrid"/>
        <w:tblW w:w="0" w:type="auto"/>
        <w:tblLook w:val="04A0" w:firstRow="1" w:lastRow="0" w:firstColumn="1" w:lastColumn="0" w:noHBand="0" w:noVBand="1"/>
      </w:tblPr>
      <w:tblGrid>
        <w:gridCol w:w="1414"/>
        <w:gridCol w:w="9376"/>
      </w:tblGrid>
      <w:tr w:rsidR="00144D92" w:rsidDel="00803356" w14:paraId="106BF2DC" w14:textId="5CDF8D89" w:rsidTr="00FD45D0">
        <w:trPr>
          <w:del w:id="2715" w:author="Saminathan, Arun (A.)" w:date="2022-05-05T09:22:00Z"/>
        </w:trPr>
        <w:tc>
          <w:tcPr>
            <w:tcW w:w="1435" w:type="dxa"/>
          </w:tcPr>
          <w:p w14:paraId="0E485D4D" w14:textId="7806E3BB" w:rsidR="00144D92" w:rsidDel="00803356" w:rsidRDefault="00144D92" w:rsidP="00CC09C5">
            <w:pPr>
              <w:spacing w:line="240" w:lineRule="atLeast"/>
              <w:rPr>
                <w:del w:id="2716" w:author="Saminathan, Arun (A.)" w:date="2022-05-05T09:22:00Z"/>
              </w:rPr>
            </w:pPr>
            <w:del w:id="2717" w:author="Saminathan, Arun (A.)" w:date="2022-05-05T09:22:00Z">
              <w:r w:rsidDel="00803356">
                <w:delText>Size (bytes)</w:delText>
              </w:r>
            </w:del>
          </w:p>
        </w:tc>
        <w:tc>
          <w:tcPr>
            <w:tcW w:w="9672" w:type="dxa"/>
          </w:tcPr>
          <w:p w14:paraId="092FF8E4" w14:textId="3FB9FB04" w:rsidR="00144D92" w:rsidDel="00803356" w:rsidRDefault="00144D92" w:rsidP="00CC09C5">
            <w:pPr>
              <w:spacing w:line="240" w:lineRule="atLeast"/>
              <w:rPr>
                <w:del w:id="2718" w:author="Saminathan, Arun (A.)" w:date="2022-05-05T09:22:00Z"/>
              </w:rPr>
            </w:pPr>
            <w:del w:id="2719" w:author="Saminathan, Arun (A.)" w:date="2022-05-05T09:22:00Z">
              <w:r w:rsidDel="00803356">
                <w:delText>Parameter Info</w:delText>
              </w:r>
            </w:del>
          </w:p>
        </w:tc>
      </w:tr>
      <w:tr w:rsidR="00144D92" w:rsidDel="00803356" w14:paraId="134991CD" w14:textId="16E7E35B" w:rsidTr="00FD45D0">
        <w:trPr>
          <w:del w:id="2720" w:author="Saminathan, Arun (A.)" w:date="2022-05-05T09:22:00Z"/>
        </w:trPr>
        <w:tc>
          <w:tcPr>
            <w:tcW w:w="1435" w:type="dxa"/>
          </w:tcPr>
          <w:p w14:paraId="1850A5F6" w14:textId="1700C50D" w:rsidR="00144D92" w:rsidDel="00803356" w:rsidRDefault="00144D92" w:rsidP="00CC09C5">
            <w:pPr>
              <w:spacing w:line="240" w:lineRule="atLeast"/>
              <w:rPr>
                <w:del w:id="2721" w:author="Saminathan, Arun (A.)" w:date="2022-05-05T09:22:00Z"/>
              </w:rPr>
            </w:pPr>
            <w:del w:id="2722" w:author="Saminathan, Arun (A.)" w:date="2022-05-05T09:22:00Z">
              <w:r w:rsidDel="00803356">
                <w:delText>2</w:delText>
              </w:r>
            </w:del>
          </w:p>
        </w:tc>
        <w:tc>
          <w:tcPr>
            <w:tcW w:w="9672" w:type="dxa"/>
          </w:tcPr>
          <w:p w14:paraId="68FB7F25" w14:textId="380AF1B8" w:rsidR="00144D92" w:rsidDel="00803356" w:rsidRDefault="00144D92" w:rsidP="00CC09C5">
            <w:pPr>
              <w:spacing w:line="240" w:lineRule="atLeast"/>
              <w:rPr>
                <w:del w:id="2723" w:author="Saminathan, Arun (A.)" w:date="2022-05-05T09:22:00Z"/>
              </w:rPr>
            </w:pPr>
            <w:del w:id="2724" w:author="Saminathan, Arun (A.)" w:date="2022-05-05T09:22:00Z">
              <w:r w:rsidDel="00803356">
                <w:delText>Version number - subsub</w:delText>
              </w:r>
            </w:del>
          </w:p>
        </w:tc>
      </w:tr>
    </w:tbl>
    <w:p w14:paraId="086B1368" w14:textId="5909E6C9" w:rsidR="00144D92" w:rsidDel="00803356" w:rsidRDefault="00144D92" w:rsidP="00CC09C5">
      <w:pPr>
        <w:spacing w:line="240" w:lineRule="atLeast"/>
        <w:rPr>
          <w:del w:id="2725" w:author="Saminathan, Arun (A.)" w:date="2022-05-05T09:22:00Z"/>
        </w:rPr>
      </w:pPr>
    </w:p>
    <w:p w14:paraId="0ED43D86" w14:textId="2C2D7798" w:rsidR="00144D92" w:rsidDel="00803356" w:rsidRDefault="00144D92" w:rsidP="00CC09C5">
      <w:pPr>
        <w:spacing w:line="240" w:lineRule="atLeast"/>
        <w:rPr>
          <w:del w:id="2726" w:author="Saminathan, Arun (A.)" w:date="2022-05-05T09:22:00Z"/>
        </w:rPr>
      </w:pPr>
      <w:del w:id="2727" w:author="Saminathan, Arun (A.)" w:date="2022-05-05T09:22:00Z">
        <w:r w:rsidDel="00803356">
          <w:delText>Parameter 4</w:delText>
        </w:r>
      </w:del>
    </w:p>
    <w:tbl>
      <w:tblPr>
        <w:tblStyle w:val="TableGrid"/>
        <w:tblW w:w="0" w:type="auto"/>
        <w:tblLook w:val="04A0" w:firstRow="1" w:lastRow="0" w:firstColumn="1" w:lastColumn="0" w:noHBand="0" w:noVBand="1"/>
      </w:tblPr>
      <w:tblGrid>
        <w:gridCol w:w="1414"/>
        <w:gridCol w:w="9376"/>
      </w:tblGrid>
      <w:tr w:rsidR="00144D92" w:rsidDel="00803356" w14:paraId="0C2F30EF" w14:textId="408FA278" w:rsidTr="00FD45D0">
        <w:trPr>
          <w:del w:id="2728" w:author="Saminathan, Arun (A.)" w:date="2022-05-05T09:22:00Z"/>
        </w:trPr>
        <w:tc>
          <w:tcPr>
            <w:tcW w:w="1435" w:type="dxa"/>
          </w:tcPr>
          <w:p w14:paraId="7F48EEC1" w14:textId="4A687DA3" w:rsidR="00144D92" w:rsidDel="00803356" w:rsidRDefault="00144D92" w:rsidP="00CC09C5">
            <w:pPr>
              <w:spacing w:line="240" w:lineRule="atLeast"/>
              <w:rPr>
                <w:del w:id="2729" w:author="Saminathan, Arun (A.)" w:date="2022-05-05T09:22:00Z"/>
              </w:rPr>
            </w:pPr>
            <w:del w:id="2730" w:author="Saminathan, Arun (A.)" w:date="2022-05-05T09:22:00Z">
              <w:r w:rsidDel="00803356">
                <w:delText>Size (bytes)</w:delText>
              </w:r>
            </w:del>
          </w:p>
        </w:tc>
        <w:tc>
          <w:tcPr>
            <w:tcW w:w="9672" w:type="dxa"/>
          </w:tcPr>
          <w:p w14:paraId="2BFC6158" w14:textId="55DDFF15" w:rsidR="00144D92" w:rsidDel="00803356" w:rsidRDefault="00144D92" w:rsidP="00CC09C5">
            <w:pPr>
              <w:spacing w:line="240" w:lineRule="atLeast"/>
              <w:rPr>
                <w:del w:id="2731" w:author="Saminathan, Arun (A.)" w:date="2022-05-05T09:22:00Z"/>
              </w:rPr>
            </w:pPr>
            <w:del w:id="2732" w:author="Saminathan, Arun (A.)" w:date="2022-05-05T09:22:00Z">
              <w:r w:rsidDel="00803356">
                <w:delText>Parameter Info</w:delText>
              </w:r>
            </w:del>
          </w:p>
        </w:tc>
      </w:tr>
      <w:tr w:rsidR="00144D92" w:rsidDel="00803356" w14:paraId="4FFCDA6F" w14:textId="03357E1A" w:rsidTr="00FD45D0">
        <w:trPr>
          <w:del w:id="2733" w:author="Saminathan, Arun (A.)" w:date="2022-05-05T09:22:00Z"/>
        </w:trPr>
        <w:tc>
          <w:tcPr>
            <w:tcW w:w="1435" w:type="dxa"/>
          </w:tcPr>
          <w:p w14:paraId="0974EAA3" w14:textId="2115B518" w:rsidR="00144D92" w:rsidDel="00803356" w:rsidRDefault="00144D92" w:rsidP="00CC09C5">
            <w:pPr>
              <w:spacing w:line="240" w:lineRule="atLeast"/>
              <w:rPr>
                <w:del w:id="2734" w:author="Saminathan, Arun (A.)" w:date="2022-05-05T09:22:00Z"/>
              </w:rPr>
            </w:pPr>
            <w:del w:id="2735" w:author="Saminathan, Arun (A.)" w:date="2022-05-05T09:22:00Z">
              <w:r w:rsidDel="00803356">
                <w:delText>2</w:delText>
              </w:r>
            </w:del>
          </w:p>
        </w:tc>
        <w:tc>
          <w:tcPr>
            <w:tcW w:w="9672" w:type="dxa"/>
          </w:tcPr>
          <w:p w14:paraId="655A3053" w14:textId="6AF63AAA" w:rsidR="00144D92" w:rsidDel="00803356" w:rsidRDefault="00144D92" w:rsidP="00CC09C5">
            <w:pPr>
              <w:spacing w:line="240" w:lineRule="atLeast"/>
              <w:rPr>
                <w:del w:id="2736" w:author="Saminathan, Arun (A.)" w:date="2022-05-05T09:22:00Z"/>
              </w:rPr>
            </w:pPr>
            <w:del w:id="2737" w:author="Saminathan, Arun (A.)" w:date="2022-05-05T09:22:00Z">
              <w:r w:rsidDel="00803356">
                <w:delText>Version number - revision</w:delText>
              </w:r>
            </w:del>
          </w:p>
        </w:tc>
      </w:tr>
    </w:tbl>
    <w:p w14:paraId="3254BEF3" w14:textId="14554B9B" w:rsidR="00144D92" w:rsidDel="00803356" w:rsidRDefault="00144D92" w:rsidP="00CC09C5">
      <w:pPr>
        <w:spacing w:line="240" w:lineRule="atLeast"/>
        <w:rPr>
          <w:del w:id="2738" w:author="Saminathan, Arun (A.)" w:date="2022-05-05T09:22:00Z"/>
        </w:rPr>
      </w:pPr>
    </w:p>
    <w:p w14:paraId="782E35F5" w14:textId="30415241" w:rsidR="00144D92" w:rsidDel="00803356" w:rsidRDefault="00144D92" w:rsidP="00CC09C5">
      <w:pPr>
        <w:spacing w:line="240" w:lineRule="atLeast"/>
        <w:rPr>
          <w:del w:id="2739" w:author="Saminathan, Arun (A.)" w:date="2022-05-05T09:22:00Z"/>
        </w:rPr>
      </w:pPr>
      <w:del w:id="2740" w:author="Saminathan, Arun (A.)" w:date="2022-05-05T09:22:00Z">
        <w:r w:rsidDel="00803356">
          <w:delText>Parameter 5</w:delText>
        </w:r>
      </w:del>
    </w:p>
    <w:tbl>
      <w:tblPr>
        <w:tblStyle w:val="TableGrid"/>
        <w:tblW w:w="0" w:type="auto"/>
        <w:tblLook w:val="04A0" w:firstRow="1" w:lastRow="0" w:firstColumn="1" w:lastColumn="0" w:noHBand="0" w:noVBand="1"/>
      </w:tblPr>
      <w:tblGrid>
        <w:gridCol w:w="1414"/>
        <w:gridCol w:w="9376"/>
      </w:tblGrid>
      <w:tr w:rsidR="00144D92" w:rsidDel="00803356" w14:paraId="6088B783" w14:textId="099D713D" w:rsidTr="00FD45D0">
        <w:trPr>
          <w:del w:id="2741" w:author="Saminathan, Arun (A.)" w:date="2022-05-05T09:22:00Z"/>
        </w:trPr>
        <w:tc>
          <w:tcPr>
            <w:tcW w:w="1435" w:type="dxa"/>
          </w:tcPr>
          <w:p w14:paraId="1FD8F55C" w14:textId="154EAACF" w:rsidR="00144D92" w:rsidDel="00803356" w:rsidRDefault="00144D92" w:rsidP="00CC09C5">
            <w:pPr>
              <w:spacing w:line="240" w:lineRule="atLeast"/>
              <w:rPr>
                <w:del w:id="2742" w:author="Saminathan, Arun (A.)" w:date="2022-05-05T09:22:00Z"/>
              </w:rPr>
            </w:pPr>
            <w:del w:id="2743" w:author="Saminathan, Arun (A.)" w:date="2022-05-05T09:22:00Z">
              <w:r w:rsidDel="00803356">
                <w:delText>Size (bytes)</w:delText>
              </w:r>
            </w:del>
          </w:p>
        </w:tc>
        <w:tc>
          <w:tcPr>
            <w:tcW w:w="9672" w:type="dxa"/>
          </w:tcPr>
          <w:p w14:paraId="61499FEA" w14:textId="1EF3CA1D" w:rsidR="00144D92" w:rsidDel="00803356" w:rsidRDefault="00144D92" w:rsidP="00CC09C5">
            <w:pPr>
              <w:spacing w:line="240" w:lineRule="atLeast"/>
              <w:rPr>
                <w:del w:id="2744" w:author="Saminathan, Arun (A.)" w:date="2022-05-05T09:22:00Z"/>
              </w:rPr>
            </w:pPr>
            <w:del w:id="2745" w:author="Saminathan, Arun (A.)" w:date="2022-05-05T09:22:00Z">
              <w:r w:rsidDel="00803356">
                <w:delText>Parameter Info</w:delText>
              </w:r>
            </w:del>
          </w:p>
        </w:tc>
      </w:tr>
      <w:tr w:rsidR="00144D92" w:rsidDel="00803356" w14:paraId="1FF99326" w14:textId="50F20C37" w:rsidTr="00FD45D0">
        <w:trPr>
          <w:del w:id="2746" w:author="Saminathan, Arun (A.)" w:date="2022-05-05T09:22:00Z"/>
        </w:trPr>
        <w:tc>
          <w:tcPr>
            <w:tcW w:w="1435" w:type="dxa"/>
          </w:tcPr>
          <w:p w14:paraId="77F4FED1" w14:textId="45B8ED87" w:rsidR="00144D92" w:rsidDel="00803356" w:rsidRDefault="00144D92" w:rsidP="00CC09C5">
            <w:pPr>
              <w:spacing w:line="240" w:lineRule="atLeast"/>
              <w:rPr>
                <w:del w:id="2747" w:author="Saminathan, Arun (A.)" w:date="2022-05-05T09:22:00Z"/>
              </w:rPr>
            </w:pPr>
            <w:del w:id="2748" w:author="Saminathan, Arun (A.)" w:date="2022-05-05T09:22:00Z">
              <w:r w:rsidDel="00803356">
                <w:delText>128</w:delText>
              </w:r>
            </w:del>
          </w:p>
        </w:tc>
        <w:tc>
          <w:tcPr>
            <w:tcW w:w="9672" w:type="dxa"/>
          </w:tcPr>
          <w:p w14:paraId="0CE09D27" w14:textId="3DA07D41" w:rsidR="00144D92" w:rsidDel="00803356" w:rsidRDefault="00144D92" w:rsidP="00CC09C5">
            <w:pPr>
              <w:spacing w:line="240" w:lineRule="atLeast"/>
              <w:rPr>
                <w:del w:id="2749" w:author="Saminathan, Arun (A.)" w:date="2022-05-05T09:22:00Z"/>
              </w:rPr>
            </w:pPr>
            <w:del w:id="2750" w:author="Saminathan, Arun (A.)" w:date="2022-05-05T09:22:00Z">
              <w:r w:rsidDel="00803356">
                <w:delText xml:space="preserve">Comment – extra </w:delText>
              </w:r>
              <w:r w:rsidR="001A36E0" w:rsidDel="00803356">
                <w:delText xml:space="preserve">module and </w:delText>
              </w:r>
              <w:r w:rsidDel="00803356">
                <w:delText>build information</w:delText>
              </w:r>
            </w:del>
          </w:p>
        </w:tc>
      </w:tr>
    </w:tbl>
    <w:p w14:paraId="7DF37CEA" w14:textId="70CB7F81" w:rsidR="00565F18" w:rsidRPr="009260F5" w:rsidDel="00803356" w:rsidRDefault="00565F18" w:rsidP="00CC09C5">
      <w:pPr>
        <w:spacing w:line="240" w:lineRule="atLeast"/>
        <w:rPr>
          <w:del w:id="2751" w:author="Saminathan, Arun (A.)" w:date="2022-05-05T09:22:00Z"/>
          <w:strike/>
        </w:rPr>
      </w:pPr>
    </w:p>
    <w:p w14:paraId="42379C54" w14:textId="20742A00" w:rsidR="00734D9E" w:rsidRPr="009260F5" w:rsidDel="004A3286" w:rsidRDefault="00734D9E" w:rsidP="00CC09C5">
      <w:pPr>
        <w:pStyle w:val="Heading3"/>
        <w:spacing w:line="240" w:lineRule="atLeast"/>
        <w:rPr>
          <w:del w:id="2752" w:author="Arun Saminathan" w:date="2022-06-10T09:31:00Z"/>
          <w:strike/>
        </w:rPr>
      </w:pPr>
      <w:del w:id="2753" w:author="Arun Saminathan" w:date="2022-06-10T09:31:00Z">
        <w:r w:rsidRPr="009260F5" w:rsidDel="004A3286">
          <w:rPr>
            <w:strike/>
          </w:rPr>
          <w:delText>DID 0x</w:delText>
        </w:r>
      </w:del>
      <w:del w:id="2754" w:author="Arun Saminathan" w:date="2022-04-05T13:28:00Z">
        <w:r w:rsidR="005B355F" w:rsidRPr="009260F5" w:rsidDel="00390884">
          <w:rPr>
            <w:strike/>
          </w:rPr>
          <w:delText>?</w:delText>
        </w:r>
        <w:r w:rsidR="00C80473" w:rsidRPr="009260F5" w:rsidDel="00390884">
          <w:rPr>
            <w:strike/>
          </w:rPr>
          <w:delText>???</w:delText>
        </w:r>
      </w:del>
      <w:del w:id="2755" w:author="Arun Saminathan" w:date="2022-06-10T09:31:00Z">
        <w:r w:rsidRPr="009260F5" w:rsidDel="004A3286">
          <w:rPr>
            <w:strike/>
          </w:rPr>
          <w:delText xml:space="preserve"> – </w:delText>
        </w:r>
        <w:r w:rsidR="00C80473" w:rsidRPr="009260F5" w:rsidDel="004A3286">
          <w:rPr>
            <w:strike/>
          </w:rPr>
          <w:delText>Tone</w:delText>
        </w:r>
        <w:r w:rsidR="00577865" w:rsidRPr="009260F5" w:rsidDel="004A3286">
          <w:rPr>
            <w:strike/>
          </w:rPr>
          <w:delText>s Test</w:delText>
        </w:r>
      </w:del>
    </w:p>
    <w:p w14:paraId="6A750AAB" w14:textId="237C0284" w:rsidR="00734D9E" w:rsidRPr="009260F5" w:rsidDel="004A3286" w:rsidRDefault="00734D9E" w:rsidP="00CC09C5">
      <w:pPr>
        <w:spacing w:line="240" w:lineRule="atLeast"/>
        <w:rPr>
          <w:del w:id="2756" w:author="Arun Saminathan" w:date="2022-06-10T09:31:00Z"/>
          <w:strike/>
        </w:rPr>
      </w:pPr>
    </w:p>
    <w:tbl>
      <w:tblPr>
        <w:tblStyle w:val="TableGrid"/>
        <w:tblW w:w="0" w:type="auto"/>
        <w:tblLook w:val="04A0" w:firstRow="1" w:lastRow="0" w:firstColumn="1" w:lastColumn="0" w:noHBand="0" w:noVBand="1"/>
      </w:tblPr>
      <w:tblGrid>
        <w:gridCol w:w="1424"/>
        <w:gridCol w:w="9366"/>
      </w:tblGrid>
      <w:tr w:rsidR="00734D9E" w:rsidRPr="009260F5" w:rsidDel="004A3286" w14:paraId="0144F187" w14:textId="42DDBC09" w:rsidTr="004A3286">
        <w:trPr>
          <w:del w:id="2757" w:author="Arun Saminathan" w:date="2022-06-10T09:31:00Z"/>
        </w:trPr>
        <w:tc>
          <w:tcPr>
            <w:tcW w:w="1424" w:type="dxa"/>
          </w:tcPr>
          <w:p w14:paraId="27273F41" w14:textId="324554A4" w:rsidR="00734D9E" w:rsidRPr="009260F5" w:rsidDel="004A3286" w:rsidRDefault="00734D9E" w:rsidP="00CC09C5">
            <w:pPr>
              <w:spacing w:line="240" w:lineRule="atLeast"/>
              <w:rPr>
                <w:del w:id="2758" w:author="Arun Saminathan" w:date="2022-06-10T09:31:00Z"/>
                <w:strike/>
              </w:rPr>
            </w:pPr>
            <w:del w:id="2759" w:author="Arun Saminathan" w:date="2022-06-10T09:31:00Z">
              <w:r w:rsidRPr="009260F5" w:rsidDel="004A3286">
                <w:rPr>
                  <w:strike/>
                </w:rPr>
                <w:delText>Value</w:delText>
              </w:r>
            </w:del>
          </w:p>
        </w:tc>
        <w:tc>
          <w:tcPr>
            <w:tcW w:w="9366" w:type="dxa"/>
          </w:tcPr>
          <w:p w14:paraId="27B26121" w14:textId="47D148AC" w:rsidR="00734D9E" w:rsidRPr="009260F5" w:rsidDel="004A3286" w:rsidRDefault="00734D9E" w:rsidP="00CC09C5">
            <w:pPr>
              <w:spacing w:line="240" w:lineRule="atLeast"/>
              <w:rPr>
                <w:del w:id="2760" w:author="Arun Saminathan" w:date="2022-06-10T09:31:00Z"/>
                <w:strike/>
              </w:rPr>
            </w:pPr>
            <w:del w:id="2761" w:author="Arun Saminathan" w:date="2022-06-10T09:31:00Z">
              <w:r w:rsidRPr="009260F5" w:rsidDel="004A3286">
                <w:rPr>
                  <w:strike/>
                </w:rPr>
                <w:delText>0x</w:delText>
              </w:r>
            </w:del>
            <w:del w:id="2762" w:author="Arun Saminathan" w:date="2022-04-05T13:27:00Z">
              <w:r w:rsidR="005B355F" w:rsidRPr="009260F5" w:rsidDel="00390884">
                <w:rPr>
                  <w:strike/>
                </w:rPr>
                <w:delText>?</w:delText>
              </w:r>
              <w:r w:rsidR="00C80473" w:rsidRPr="009260F5" w:rsidDel="00390884">
                <w:rPr>
                  <w:strike/>
                </w:rPr>
                <w:delText>???</w:delText>
              </w:r>
            </w:del>
          </w:p>
        </w:tc>
      </w:tr>
      <w:tr w:rsidR="00734D9E" w:rsidRPr="009260F5" w:rsidDel="004A3286" w14:paraId="0072A426" w14:textId="7DB29830" w:rsidTr="004A3286">
        <w:trPr>
          <w:del w:id="2763" w:author="Arun Saminathan" w:date="2022-06-10T09:31:00Z"/>
        </w:trPr>
        <w:tc>
          <w:tcPr>
            <w:tcW w:w="1424" w:type="dxa"/>
          </w:tcPr>
          <w:p w14:paraId="4CF286E8" w14:textId="02AD46FA" w:rsidR="00734D9E" w:rsidRPr="009260F5" w:rsidDel="004A3286" w:rsidRDefault="00734D9E" w:rsidP="00CC09C5">
            <w:pPr>
              <w:spacing w:line="240" w:lineRule="atLeast"/>
              <w:rPr>
                <w:del w:id="2764" w:author="Arun Saminathan" w:date="2022-06-10T09:31:00Z"/>
                <w:strike/>
              </w:rPr>
            </w:pPr>
            <w:del w:id="2765" w:author="Arun Saminathan" w:date="2022-06-10T09:31:00Z">
              <w:r w:rsidRPr="009260F5" w:rsidDel="004A3286">
                <w:rPr>
                  <w:strike/>
                </w:rPr>
                <w:delText>Name</w:delText>
              </w:r>
            </w:del>
          </w:p>
        </w:tc>
        <w:tc>
          <w:tcPr>
            <w:tcW w:w="9366" w:type="dxa"/>
          </w:tcPr>
          <w:p w14:paraId="0F2E5B56" w14:textId="2FD446F3" w:rsidR="00734D9E" w:rsidRPr="009260F5" w:rsidDel="004A3286" w:rsidRDefault="00577865" w:rsidP="00CC09C5">
            <w:pPr>
              <w:spacing w:line="240" w:lineRule="atLeast"/>
              <w:rPr>
                <w:del w:id="2766" w:author="Arun Saminathan" w:date="2022-06-10T09:31:00Z"/>
                <w:strike/>
              </w:rPr>
            </w:pPr>
            <w:del w:id="2767" w:author="Arun Saminathan" w:date="2022-06-10T09:31:00Z">
              <w:r w:rsidRPr="009260F5" w:rsidDel="004A3286">
                <w:rPr>
                  <w:strike/>
                </w:rPr>
                <w:delText>Tones Test</w:delText>
              </w:r>
            </w:del>
          </w:p>
        </w:tc>
      </w:tr>
      <w:tr w:rsidR="00734D9E" w:rsidRPr="009260F5" w:rsidDel="004A3286" w14:paraId="5B47AF66" w14:textId="4AC67526" w:rsidTr="004A3286">
        <w:trPr>
          <w:del w:id="2768" w:author="Arun Saminathan" w:date="2022-06-10T09:31:00Z"/>
        </w:trPr>
        <w:tc>
          <w:tcPr>
            <w:tcW w:w="1424" w:type="dxa"/>
          </w:tcPr>
          <w:p w14:paraId="490FF83B" w14:textId="63D96E42" w:rsidR="00734D9E" w:rsidRPr="009260F5" w:rsidDel="004A3286" w:rsidRDefault="00734D9E" w:rsidP="00CC09C5">
            <w:pPr>
              <w:spacing w:line="240" w:lineRule="atLeast"/>
              <w:rPr>
                <w:del w:id="2769" w:author="Arun Saminathan" w:date="2022-06-10T09:31:00Z"/>
                <w:strike/>
              </w:rPr>
            </w:pPr>
            <w:del w:id="2770" w:author="Arun Saminathan" w:date="2022-06-10T09:31:00Z">
              <w:r w:rsidRPr="009260F5" w:rsidDel="004A3286">
                <w:rPr>
                  <w:strike/>
                </w:rPr>
                <w:delText>Size (Bytes)</w:delText>
              </w:r>
            </w:del>
          </w:p>
        </w:tc>
        <w:tc>
          <w:tcPr>
            <w:tcW w:w="9366" w:type="dxa"/>
          </w:tcPr>
          <w:p w14:paraId="04B2D2A5" w14:textId="523EB584" w:rsidR="00734D9E" w:rsidRPr="009260F5" w:rsidDel="004A3286" w:rsidRDefault="00B42EE5" w:rsidP="00CC09C5">
            <w:pPr>
              <w:spacing w:line="240" w:lineRule="atLeast"/>
              <w:rPr>
                <w:del w:id="2771" w:author="Arun Saminathan" w:date="2022-06-10T09:31:00Z"/>
                <w:strike/>
              </w:rPr>
            </w:pPr>
            <w:ins w:id="2772" w:author="Podhorsky, Milan (M.)" w:date="2022-03-30T13:45:00Z">
              <w:del w:id="2773" w:author="Arun Saminathan" w:date="2022-06-10T09:31:00Z">
                <w:r w:rsidRPr="009260F5" w:rsidDel="004A3286">
                  <w:rPr>
                    <w:strike/>
                  </w:rPr>
                  <w:delText>4</w:delText>
                </w:r>
              </w:del>
            </w:ins>
          </w:p>
        </w:tc>
      </w:tr>
      <w:tr w:rsidR="00734D9E" w:rsidRPr="009260F5" w:rsidDel="004A3286" w14:paraId="762AE2FE" w14:textId="426A8704" w:rsidTr="004A3286">
        <w:trPr>
          <w:del w:id="2774" w:author="Arun Saminathan" w:date="2022-06-10T09:31:00Z"/>
        </w:trPr>
        <w:tc>
          <w:tcPr>
            <w:tcW w:w="1424" w:type="dxa"/>
          </w:tcPr>
          <w:p w14:paraId="6820C361" w14:textId="38605479" w:rsidR="00734D9E" w:rsidRPr="009260F5" w:rsidDel="004A3286" w:rsidRDefault="00734D9E" w:rsidP="00CC09C5">
            <w:pPr>
              <w:spacing w:line="240" w:lineRule="atLeast"/>
              <w:rPr>
                <w:del w:id="2775" w:author="Arun Saminathan" w:date="2022-06-10T09:31:00Z"/>
                <w:strike/>
              </w:rPr>
            </w:pPr>
            <w:del w:id="2776" w:author="Arun Saminathan" w:date="2022-06-10T09:31:00Z">
              <w:r w:rsidRPr="009260F5" w:rsidDel="004A3286">
                <w:rPr>
                  <w:strike/>
                </w:rPr>
                <w:delText>Type</w:delText>
              </w:r>
            </w:del>
          </w:p>
        </w:tc>
        <w:tc>
          <w:tcPr>
            <w:tcW w:w="9366" w:type="dxa"/>
          </w:tcPr>
          <w:p w14:paraId="4BF44C96" w14:textId="1CD8C0D6" w:rsidR="00734D9E" w:rsidRPr="009260F5" w:rsidDel="004A3286" w:rsidRDefault="00D612DD" w:rsidP="00CC09C5">
            <w:pPr>
              <w:spacing w:line="240" w:lineRule="atLeast"/>
              <w:rPr>
                <w:del w:id="2777" w:author="Arun Saminathan" w:date="2022-06-10T09:31:00Z"/>
                <w:strike/>
              </w:rPr>
            </w:pPr>
            <w:del w:id="2778" w:author="Arun Saminathan" w:date="2022-06-10T09:31:00Z">
              <w:r w:rsidRPr="009260F5" w:rsidDel="004A3286">
                <w:rPr>
                  <w:strike/>
                </w:rPr>
                <w:delText>Packeted</w:delText>
              </w:r>
            </w:del>
          </w:p>
        </w:tc>
      </w:tr>
      <w:tr w:rsidR="00734D9E" w:rsidRPr="009260F5" w:rsidDel="004A3286" w14:paraId="77C5912A" w14:textId="2174AF9B" w:rsidTr="004A3286">
        <w:trPr>
          <w:del w:id="2779" w:author="Arun Saminathan" w:date="2022-06-10T09:31:00Z"/>
        </w:trPr>
        <w:tc>
          <w:tcPr>
            <w:tcW w:w="1424" w:type="dxa"/>
          </w:tcPr>
          <w:p w14:paraId="66531592" w14:textId="73336B37" w:rsidR="00734D9E" w:rsidRPr="009260F5" w:rsidDel="004A3286" w:rsidRDefault="00734D9E" w:rsidP="00CC09C5">
            <w:pPr>
              <w:spacing w:line="240" w:lineRule="atLeast"/>
              <w:rPr>
                <w:del w:id="2780" w:author="Arun Saminathan" w:date="2022-06-10T09:31:00Z"/>
                <w:strike/>
              </w:rPr>
            </w:pPr>
            <w:del w:id="2781" w:author="Arun Saminathan" w:date="2022-06-10T09:31:00Z">
              <w:r w:rsidRPr="009260F5" w:rsidDel="004A3286">
                <w:rPr>
                  <w:strike/>
                </w:rPr>
                <w:delText>Services</w:delText>
              </w:r>
            </w:del>
          </w:p>
        </w:tc>
        <w:tc>
          <w:tcPr>
            <w:tcW w:w="9366" w:type="dxa"/>
          </w:tcPr>
          <w:p w14:paraId="1C6F6014" w14:textId="56F8CA45" w:rsidR="00734D9E" w:rsidRPr="009260F5" w:rsidDel="004A3286" w:rsidRDefault="00AC3473" w:rsidP="00CC09C5">
            <w:pPr>
              <w:spacing w:line="240" w:lineRule="atLeast"/>
              <w:rPr>
                <w:del w:id="2782" w:author="Arun Saminathan" w:date="2022-06-10T09:31:00Z"/>
                <w:strike/>
              </w:rPr>
            </w:pPr>
            <w:del w:id="2783" w:author="Arun Saminathan" w:date="2022-06-10T09:31:00Z">
              <w:r w:rsidRPr="009260F5" w:rsidDel="004A3286">
                <w:rPr>
                  <w:strike/>
                </w:rPr>
                <w:delText>InputOutputControlByIdentifer</w:delText>
              </w:r>
            </w:del>
          </w:p>
        </w:tc>
      </w:tr>
      <w:tr w:rsidR="00734D9E" w:rsidRPr="009260F5" w:rsidDel="004A3286" w14:paraId="1D07D500" w14:textId="04D86F1B" w:rsidTr="004A3286">
        <w:trPr>
          <w:del w:id="2784" w:author="Arun Saminathan" w:date="2022-06-10T09:31:00Z"/>
        </w:trPr>
        <w:tc>
          <w:tcPr>
            <w:tcW w:w="1424" w:type="dxa"/>
          </w:tcPr>
          <w:p w14:paraId="715EF769" w14:textId="49419927" w:rsidR="00734D9E" w:rsidRPr="009260F5" w:rsidDel="004A3286" w:rsidRDefault="00734D9E" w:rsidP="00CC09C5">
            <w:pPr>
              <w:spacing w:line="240" w:lineRule="atLeast"/>
              <w:rPr>
                <w:del w:id="2785" w:author="Arun Saminathan" w:date="2022-06-10T09:31:00Z"/>
                <w:strike/>
              </w:rPr>
            </w:pPr>
            <w:del w:id="2786" w:author="Arun Saminathan" w:date="2022-06-10T09:31:00Z">
              <w:r w:rsidRPr="009260F5" w:rsidDel="004A3286">
                <w:rPr>
                  <w:strike/>
                </w:rPr>
                <w:delText>Audience</w:delText>
              </w:r>
            </w:del>
          </w:p>
        </w:tc>
        <w:tc>
          <w:tcPr>
            <w:tcW w:w="9366" w:type="dxa"/>
          </w:tcPr>
          <w:p w14:paraId="63465A6C" w14:textId="533DCC6E" w:rsidR="00734D9E" w:rsidRPr="009260F5" w:rsidDel="004A3286" w:rsidRDefault="00734D9E" w:rsidP="00CC09C5">
            <w:pPr>
              <w:spacing w:line="240" w:lineRule="atLeast"/>
              <w:rPr>
                <w:del w:id="2787" w:author="Arun Saminathan" w:date="2022-06-10T09:31:00Z"/>
                <w:strike/>
              </w:rPr>
            </w:pPr>
            <w:del w:id="2788" w:author="Arun Saminathan" w:date="2022-06-10T09:31:00Z">
              <w:r w:rsidRPr="009260F5" w:rsidDel="004A3286">
                <w:rPr>
                  <w:strike/>
                </w:rPr>
                <w:delText>Technician Development</w:delText>
              </w:r>
            </w:del>
          </w:p>
        </w:tc>
      </w:tr>
      <w:tr w:rsidR="00734D9E" w:rsidRPr="009260F5" w:rsidDel="004A3286" w14:paraId="7B482120" w14:textId="708385F2" w:rsidTr="004A3286">
        <w:trPr>
          <w:del w:id="2789" w:author="Arun Saminathan" w:date="2022-06-10T09:31:00Z"/>
        </w:trPr>
        <w:tc>
          <w:tcPr>
            <w:tcW w:w="1424" w:type="dxa"/>
          </w:tcPr>
          <w:p w14:paraId="50832CD4" w14:textId="165FBE49" w:rsidR="00734D9E" w:rsidRPr="009260F5" w:rsidDel="004A3286" w:rsidRDefault="00734D9E" w:rsidP="00CC09C5">
            <w:pPr>
              <w:spacing w:line="240" w:lineRule="atLeast"/>
              <w:rPr>
                <w:del w:id="2790" w:author="Arun Saminathan" w:date="2022-06-10T09:31:00Z"/>
                <w:strike/>
              </w:rPr>
            </w:pPr>
            <w:del w:id="2791" w:author="Arun Saminathan" w:date="2022-06-10T09:31:00Z">
              <w:r w:rsidRPr="009260F5" w:rsidDel="004A3286">
                <w:rPr>
                  <w:strike/>
                </w:rPr>
                <w:delText>Comments</w:delText>
              </w:r>
            </w:del>
          </w:p>
        </w:tc>
        <w:tc>
          <w:tcPr>
            <w:tcW w:w="9366" w:type="dxa"/>
          </w:tcPr>
          <w:p w14:paraId="535B93F6" w14:textId="50E15B97" w:rsidR="00734D9E" w:rsidRPr="009260F5" w:rsidDel="004A3286" w:rsidRDefault="002049EE" w:rsidP="00CC09C5">
            <w:pPr>
              <w:spacing w:line="240" w:lineRule="atLeast"/>
              <w:rPr>
                <w:del w:id="2792" w:author="Arun Saminathan" w:date="2022-06-10T09:31:00Z"/>
                <w:strike/>
              </w:rPr>
            </w:pPr>
            <w:del w:id="2793" w:author="Arun Saminathan" w:date="2022-06-10T09:31:00Z">
              <w:r w:rsidRPr="009260F5" w:rsidDel="004A3286">
                <w:rPr>
                  <w:strike/>
                </w:rPr>
                <w:delText xml:space="preserve">Using the ANC/PS/AVAS </w:delText>
              </w:r>
              <w:r w:rsidR="0089603F" w:rsidRPr="009260F5" w:rsidDel="004A3286">
                <w:rPr>
                  <w:strike/>
                </w:rPr>
                <w:delText>DSP library to g</w:delText>
              </w:r>
              <w:r w:rsidR="00644597" w:rsidRPr="009260F5" w:rsidDel="004A3286">
                <w:rPr>
                  <w:strike/>
                </w:rPr>
                <w:delText>enerate</w:delText>
              </w:r>
              <w:r w:rsidR="0089603F" w:rsidRPr="009260F5" w:rsidDel="004A3286">
                <w:rPr>
                  <w:strike/>
                </w:rPr>
                <w:delText xml:space="preserve"> a</w:delText>
              </w:r>
              <w:r w:rsidR="00644597" w:rsidRPr="009260F5" w:rsidDel="004A3286">
                <w:rPr>
                  <w:strike/>
                </w:rPr>
                <w:delText xml:space="preserve"> </w:delText>
              </w:r>
              <w:r w:rsidR="00EC2F66" w:rsidRPr="009260F5" w:rsidDel="004A3286">
                <w:rPr>
                  <w:strike/>
                </w:rPr>
                <w:delText xml:space="preserve">sinusoidal </w:delText>
              </w:r>
              <w:r w:rsidR="00644597" w:rsidRPr="009260F5" w:rsidDel="004A3286">
                <w:rPr>
                  <w:strike/>
                </w:rPr>
                <w:delText>test tone</w:delText>
              </w:r>
              <w:r w:rsidR="00DD122C" w:rsidRPr="009260F5" w:rsidDel="004A3286">
                <w:rPr>
                  <w:strike/>
                </w:rPr>
                <w:delText xml:space="preserve"> at specified frequency / channel.</w:delText>
              </w:r>
              <w:r w:rsidR="00DD122C" w:rsidRPr="009260F5" w:rsidDel="004A3286">
                <w:rPr>
                  <w:strike/>
                </w:rPr>
                <w:br/>
                <w:delText>Does not require</w:delText>
              </w:r>
              <w:r w:rsidR="006B1CAF" w:rsidRPr="009260F5" w:rsidDel="004A3286">
                <w:rPr>
                  <w:strike/>
                </w:rPr>
                <w:delText xml:space="preserve"> an</w:delText>
              </w:r>
              <w:r w:rsidR="00DD122C" w:rsidRPr="009260F5" w:rsidDel="004A3286">
                <w:rPr>
                  <w:strike/>
                </w:rPr>
                <w:delText xml:space="preserve"> </w:delText>
              </w:r>
              <w:r w:rsidR="0089603F" w:rsidRPr="009260F5" w:rsidDel="004A3286">
                <w:rPr>
                  <w:strike/>
                </w:rPr>
                <w:delText>acoustic calibration file (VBF)</w:delText>
              </w:r>
              <w:r w:rsidR="006F4D20" w:rsidRPr="009260F5" w:rsidDel="004A3286">
                <w:rPr>
                  <w:strike/>
                </w:rPr>
                <w:delText xml:space="preserve"> to be loaded in order to function.</w:delText>
              </w:r>
              <w:r w:rsidR="005D0177" w:rsidRPr="009260F5" w:rsidDel="004A3286">
                <w:rPr>
                  <w:strike/>
                </w:rPr>
                <w:br/>
                <w:delText>Upon returnControlToECU</w:delText>
              </w:r>
              <w:r w:rsidR="007C60E3" w:rsidRPr="009260F5" w:rsidDel="004A3286">
                <w:rPr>
                  <w:strike/>
                </w:rPr>
                <w:delText xml:space="preserve">, </w:delText>
              </w:r>
              <w:r w:rsidR="00B51912" w:rsidRPr="009260F5" w:rsidDel="004A3286">
                <w:rPr>
                  <w:strike/>
                </w:rPr>
                <w:delText>operation will return to normal.</w:delText>
              </w:r>
            </w:del>
          </w:p>
        </w:tc>
      </w:tr>
    </w:tbl>
    <w:p w14:paraId="192BC3E2" w14:textId="00B689CE" w:rsidR="00734D9E" w:rsidRPr="009260F5" w:rsidDel="004A3286" w:rsidRDefault="00734D9E" w:rsidP="00CC09C5">
      <w:pPr>
        <w:spacing w:line="240" w:lineRule="atLeast"/>
        <w:rPr>
          <w:del w:id="2794" w:author="Arun Saminathan" w:date="2022-06-10T09:31:00Z"/>
          <w:strike/>
        </w:rPr>
      </w:pPr>
    </w:p>
    <w:p w14:paraId="6E935E60" w14:textId="7D2051F0" w:rsidR="006A4FDA" w:rsidRPr="009260F5" w:rsidDel="004A3286" w:rsidRDefault="00633776" w:rsidP="00CC09C5">
      <w:pPr>
        <w:spacing w:line="240" w:lineRule="atLeast"/>
        <w:rPr>
          <w:del w:id="2795" w:author="Arun Saminathan" w:date="2022-06-10T09:31:00Z"/>
          <w:strike/>
        </w:rPr>
      </w:pPr>
      <w:del w:id="2796" w:author="Arun Saminathan" w:date="2022-06-10T09:31:00Z">
        <w:r w:rsidRPr="009260F5" w:rsidDel="004A3286">
          <w:rPr>
            <w:strike/>
          </w:rPr>
          <w:delText>Parameter 1</w:delText>
        </w:r>
      </w:del>
    </w:p>
    <w:tbl>
      <w:tblPr>
        <w:tblStyle w:val="TableGrid"/>
        <w:tblW w:w="0" w:type="auto"/>
        <w:tblLook w:val="04A0" w:firstRow="1" w:lastRow="0" w:firstColumn="1" w:lastColumn="0" w:noHBand="0" w:noVBand="1"/>
      </w:tblPr>
      <w:tblGrid>
        <w:gridCol w:w="1414"/>
        <w:gridCol w:w="9376"/>
      </w:tblGrid>
      <w:tr w:rsidR="009F4354" w:rsidRPr="009260F5" w:rsidDel="004A3286" w14:paraId="5CD26819" w14:textId="08D5333C" w:rsidTr="009F4354">
        <w:trPr>
          <w:del w:id="2797" w:author="Arun Saminathan" w:date="2022-06-10T09:31:00Z"/>
        </w:trPr>
        <w:tc>
          <w:tcPr>
            <w:tcW w:w="1435" w:type="dxa"/>
          </w:tcPr>
          <w:p w14:paraId="43098DE5" w14:textId="485749F8" w:rsidR="009F4354" w:rsidRPr="009260F5" w:rsidDel="004A3286" w:rsidRDefault="006C1D2D" w:rsidP="00CC09C5">
            <w:pPr>
              <w:spacing w:line="240" w:lineRule="atLeast"/>
              <w:rPr>
                <w:del w:id="2798" w:author="Arun Saminathan" w:date="2022-06-10T09:31:00Z"/>
                <w:strike/>
              </w:rPr>
            </w:pPr>
            <w:del w:id="2799" w:author="Arun Saminathan" w:date="2022-06-10T09:31:00Z">
              <w:r w:rsidRPr="009260F5" w:rsidDel="004A3286">
                <w:rPr>
                  <w:strike/>
                </w:rPr>
                <w:delText>Size (b</w:delText>
              </w:r>
              <w:r w:rsidR="00972EE5" w:rsidRPr="009260F5" w:rsidDel="004A3286">
                <w:rPr>
                  <w:strike/>
                </w:rPr>
                <w:delText>ytes</w:delText>
              </w:r>
              <w:r w:rsidRPr="009260F5" w:rsidDel="004A3286">
                <w:rPr>
                  <w:strike/>
                </w:rPr>
                <w:delText>)</w:delText>
              </w:r>
            </w:del>
          </w:p>
        </w:tc>
        <w:tc>
          <w:tcPr>
            <w:tcW w:w="9672" w:type="dxa"/>
          </w:tcPr>
          <w:p w14:paraId="60955B0A" w14:textId="1D7767C8" w:rsidR="009F4354" w:rsidRPr="009260F5" w:rsidDel="004A3286" w:rsidRDefault="006C1D2D" w:rsidP="00CC09C5">
            <w:pPr>
              <w:spacing w:line="240" w:lineRule="atLeast"/>
              <w:rPr>
                <w:del w:id="2800" w:author="Arun Saminathan" w:date="2022-06-10T09:31:00Z"/>
                <w:strike/>
              </w:rPr>
            </w:pPr>
            <w:del w:id="2801" w:author="Arun Saminathan" w:date="2022-06-10T09:31:00Z">
              <w:r w:rsidRPr="009260F5" w:rsidDel="004A3286">
                <w:rPr>
                  <w:strike/>
                </w:rPr>
                <w:delText>Parameter Info</w:delText>
              </w:r>
            </w:del>
          </w:p>
        </w:tc>
      </w:tr>
      <w:tr w:rsidR="009F4354" w:rsidRPr="009260F5" w:rsidDel="004A3286" w14:paraId="2F8DF8E2" w14:textId="29149316" w:rsidTr="009F4354">
        <w:trPr>
          <w:del w:id="2802" w:author="Arun Saminathan" w:date="2022-06-10T09:31:00Z"/>
        </w:trPr>
        <w:tc>
          <w:tcPr>
            <w:tcW w:w="1435" w:type="dxa"/>
          </w:tcPr>
          <w:p w14:paraId="575C080F" w14:textId="0CBAED92" w:rsidR="009F4354" w:rsidRPr="009260F5" w:rsidDel="004A3286" w:rsidRDefault="005B2CE2" w:rsidP="00CC09C5">
            <w:pPr>
              <w:spacing w:line="240" w:lineRule="atLeast"/>
              <w:rPr>
                <w:del w:id="2803" w:author="Arun Saminathan" w:date="2022-06-10T09:31:00Z"/>
                <w:strike/>
              </w:rPr>
            </w:pPr>
            <w:del w:id="2804" w:author="Arun Saminathan" w:date="2022-06-10T09:31:00Z">
              <w:r w:rsidRPr="009260F5" w:rsidDel="004A3286">
                <w:rPr>
                  <w:strike/>
                </w:rPr>
                <w:delText>2</w:delText>
              </w:r>
            </w:del>
          </w:p>
        </w:tc>
        <w:tc>
          <w:tcPr>
            <w:tcW w:w="9672" w:type="dxa"/>
          </w:tcPr>
          <w:p w14:paraId="00AE08A3" w14:textId="1383244E" w:rsidR="009F4354" w:rsidRPr="009260F5" w:rsidDel="004A3286" w:rsidRDefault="006D6C70" w:rsidP="00CC09C5">
            <w:pPr>
              <w:spacing w:line="240" w:lineRule="atLeast"/>
              <w:rPr>
                <w:del w:id="2805" w:author="Arun Saminathan" w:date="2022-06-10T09:31:00Z"/>
                <w:strike/>
              </w:rPr>
            </w:pPr>
            <w:del w:id="2806" w:author="Arun Saminathan" w:date="2022-06-10T09:31:00Z">
              <w:r w:rsidRPr="009260F5" w:rsidDel="004A3286">
                <w:rPr>
                  <w:strike/>
                </w:rPr>
                <w:delText>Diagnostic Tone Frequency</w:delText>
              </w:r>
              <w:r w:rsidR="00DD27F1" w:rsidRPr="009260F5" w:rsidDel="004A3286">
                <w:rPr>
                  <w:strike/>
                </w:rPr>
                <w:delText xml:space="preserve"> (Hz) 20-20000</w:delText>
              </w:r>
            </w:del>
          </w:p>
        </w:tc>
      </w:tr>
    </w:tbl>
    <w:p w14:paraId="43542715" w14:textId="155B892A" w:rsidR="006A4FDA" w:rsidRPr="009260F5" w:rsidDel="004A3286" w:rsidRDefault="006A4FDA" w:rsidP="00CC09C5">
      <w:pPr>
        <w:spacing w:line="240" w:lineRule="atLeast"/>
        <w:rPr>
          <w:del w:id="2807" w:author="Arun Saminathan" w:date="2022-06-10T09:31:00Z"/>
          <w:strike/>
        </w:rPr>
      </w:pPr>
    </w:p>
    <w:p w14:paraId="1B769733" w14:textId="52201C78" w:rsidR="006D6C70" w:rsidRPr="009260F5" w:rsidDel="004A3286" w:rsidRDefault="006D6C70" w:rsidP="00CC09C5">
      <w:pPr>
        <w:spacing w:line="240" w:lineRule="atLeast"/>
        <w:rPr>
          <w:del w:id="2808" w:author="Arun Saminathan" w:date="2022-06-10T09:31:00Z"/>
          <w:strike/>
        </w:rPr>
      </w:pPr>
      <w:del w:id="2809" w:author="Arun Saminathan" w:date="2022-06-10T09:31:00Z">
        <w:r w:rsidRPr="009260F5" w:rsidDel="004A3286">
          <w:rPr>
            <w:strike/>
          </w:rPr>
          <w:delText>Parameter 2</w:delText>
        </w:r>
      </w:del>
    </w:p>
    <w:tbl>
      <w:tblPr>
        <w:tblStyle w:val="TableGrid"/>
        <w:tblW w:w="0" w:type="auto"/>
        <w:tblLook w:val="04A0" w:firstRow="1" w:lastRow="0" w:firstColumn="1" w:lastColumn="0" w:noHBand="0" w:noVBand="1"/>
      </w:tblPr>
      <w:tblGrid>
        <w:gridCol w:w="1411"/>
        <w:gridCol w:w="9379"/>
      </w:tblGrid>
      <w:tr w:rsidR="006D6C70" w:rsidRPr="009260F5" w:rsidDel="004A3286" w14:paraId="02D33E4D" w14:textId="04685CA7" w:rsidTr="00FD45D0">
        <w:trPr>
          <w:del w:id="2810" w:author="Arun Saminathan" w:date="2022-06-10T09:31:00Z"/>
        </w:trPr>
        <w:tc>
          <w:tcPr>
            <w:tcW w:w="1435" w:type="dxa"/>
          </w:tcPr>
          <w:p w14:paraId="2F934DFB" w14:textId="1E12C284" w:rsidR="006D6C70" w:rsidRPr="009260F5" w:rsidDel="004A3286" w:rsidRDefault="006D6C70" w:rsidP="00CC09C5">
            <w:pPr>
              <w:spacing w:line="240" w:lineRule="atLeast"/>
              <w:rPr>
                <w:del w:id="2811" w:author="Arun Saminathan" w:date="2022-06-10T09:31:00Z"/>
                <w:strike/>
              </w:rPr>
            </w:pPr>
            <w:del w:id="2812" w:author="Arun Saminathan" w:date="2022-06-10T09:31:00Z">
              <w:r w:rsidRPr="009260F5" w:rsidDel="004A3286">
                <w:rPr>
                  <w:strike/>
                </w:rPr>
                <w:delText>Size (bytes)</w:delText>
              </w:r>
            </w:del>
          </w:p>
        </w:tc>
        <w:tc>
          <w:tcPr>
            <w:tcW w:w="9672" w:type="dxa"/>
          </w:tcPr>
          <w:p w14:paraId="4123507A" w14:textId="7BE1117A" w:rsidR="006D6C70" w:rsidRPr="009260F5" w:rsidDel="004A3286" w:rsidRDefault="006D6C70" w:rsidP="00CC09C5">
            <w:pPr>
              <w:spacing w:line="240" w:lineRule="atLeast"/>
              <w:rPr>
                <w:del w:id="2813" w:author="Arun Saminathan" w:date="2022-06-10T09:31:00Z"/>
                <w:strike/>
              </w:rPr>
            </w:pPr>
            <w:del w:id="2814" w:author="Arun Saminathan" w:date="2022-06-10T09:31:00Z">
              <w:r w:rsidRPr="009260F5" w:rsidDel="004A3286">
                <w:rPr>
                  <w:strike/>
                </w:rPr>
                <w:delText>Parameter Info</w:delText>
              </w:r>
            </w:del>
          </w:p>
        </w:tc>
      </w:tr>
      <w:tr w:rsidR="006D6C70" w:rsidRPr="009260F5" w:rsidDel="004A3286" w14:paraId="3D931641" w14:textId="53412B05" w:rsidTr="00FD45D0">
        <w:trPr>
          <w:del w:id="2815" w:author="Arun Saminathan" w:date="2022-06-10T09:31:00Z"/>
        </w:trPr>
        <w:tc>
          <w:tcPr>
            <w:tcW w:w="1435" w:type="dxa"/>
          </w:tcPr>
          <w:p w14:paraId="7D09CB9D" w14:textId="34484D42" w:rsidR="006D6C70" w:rsidRPr="009260F5" w:rsidDel="004A3286" w:rsidRDefault="00DD27F1" w:rsidP="00CC09C5">
            <w:pPr>
              <w:spacing w:line="240" w:lineRule="atLeast"/>
              <w:rPr>
                <w:del w:id="2816" w:author="Arun Saminathan" w:date="2022-06-10T09:31:00Z"/>
                <w:strike/>
              </w:rPr>
            </w:pPr>
            <w:del w:id="2817" w:author="Arun Saminathan" w:date="2022-06-10T09:31:00Z">
              <w:r w:rsidRPr="009260F5" w:rsidDel="004A3286">
                <w:rPr>
                  <w:strike/>
                </w:rPr>
                <w:delText>1</w:delText>
              </w:r>
            </w:del>
          </w:p>
        </w:tc>
        <w:tc>
          <w:tcPr>
            <w:tcW w:w="9672" w:type="dxa"/>
          </w:tcPr>
          <w:p w14:paraId="580969AF" w14:textId="2F5A2CCB" w:rsidR="001A54BA" w:rsidRPr="009260F5" w:rsidDel="004A3286" w:rsidRDefault="001A54BA" w:rsidP="00CC09C5">
            <w:pPr>
              <w:spacing w:line="240" w:lineRule="atLeast"/>
              <w:rPr>
                <w:del w:id="2818" w:author="Arun Saminathan" w:date="2022-06-10T09:31:00Z"/>
                <w:strike/>
              </w:rPr>
            </w:pPr>
            <w:del w:id="2819" w:author="Arun Saminathan" w:date="2022-06-10T09:31:00Z">
              <w:r w:rsidRPr="009260F5" w:rsidDel="004A3286">
                <w:rPr>
                  <w:strike/>
                </w:rPr>
                <w:delText>Diagnostic Tone Output Channel</w:delText>
              </w:r>
            </w:del>
          </w:p>
          <w:p w14:paraId="347231C2" w14:textId="799E71F4" w:rsidR="00AE7D16" w:rsidRPr="009260F5" w:rsidDel="004A3286" w:rsidRDefault="00AE7D16" w:rsidP="00CC09C5">
            <w:pPr>
              <w:spacing w:line="240" w:lineRule="atLeast"/>
              <w:rPr>
                <w:del w:id="2820" w:author="Arun Saminathan" w:date="2022-06-10T09:31:00Z"/>
                <w:strike/>
              </w:rPr>
            </w:pPr>
            <w:del w:id="2821" w:author="Arun Saminathan" w:date="2022-06-10T09:31:00Z">
              <w:r w:rsidRPr="009260F5" w:rsidDel="004A3286">
                <w:rPr>
                  <w:strike/>
                </w:rPr>
                <w:delText>Range 0-7</w:delText>
              </w:r>
            </w:del>
          </w:p>
          <w:p w14:paraId="252ACE33" w14:textId="20247920" w:rsidR="006D6C70" w:rsidRPr="009260F5" w:rsidDel="004A3286" w:rsidRDefault="006D6C70" w:rsidP="00CC09C5">
            <w:pPr>
              <w:pStyle w:val="ListParagraph"/>
              <w:numPr>
                <w:ilvl w:val="0"/>
                <w:numId w:val="27"/>
              </w:numPr>
              <w:spacing w:line="240" w:lineRule="atLeast"/>
              <w:ind w:leftChars="0"/>
              <w:rPr>
                <w:del w:id="2822" w:author="Arun Saminathan" w:date="2022-06-10T09:31:00Z"/>
                <w:strike/>
              </w:rPr>
            </w:pPr>
            <w:del w:id="2823" w:author="Arun Saminathan" w:date="2022-06-10T09:31:00Z">
              <w:r w:rsidRPr="009260F5" w:rsidDel="004A3286">
                <w:rPr>
                  <w:strike/>
                </w:rPr>
                <w:delText xml:space="preserve">Diagnostic </w:delText>
              </w:r>
              <w:r w:rsidR="009C4B39" w:rsidRPr="009260F5" w:rsidDel="004A3286">
                <w:rPr>
                  <w:strike/>
                </w:rPr>
                <w:delText>Output channel</w:delText>
              </w:r>
              <w:r w:rsidR="00A56C2F" w:rsidRPr="009260F5" w:rsidDel="004A3286">
                <w:rPr>
                  <w:strike/>
                </w:rPr>
                <w:delText xml:space="preserve"> 0-6</w:delText>
              </w:r>
            </w:del>
          </w:p>
          <w:p w14:paraId="7BD5365A" w14:textId="2D45364E" w:rsidR="005016EC" w:rsidRPr="009260F5" w:rsidDel="004A3286" w:rsidRDefault="00185936" w:rsidP="00CC09C5">
            <w:pPr>
              <w:pStyle w:val="ListParagraph"/>
              <w:numPr>
                <w:ilvl w:val="0"/>
                <w:numId w:val="27"/>
              </w:numPr>
              <w:spacing w:line="240" w:lineRule="atLeast"/>
              <w:ind w:leftChars="0"/>
              <w:rPr>
                <w:del w:id="2824" w:author="Arun Saminathan" w:date="2022-06-10T09:31:00Z"/>
                <w:strike/>
              </w:rPr>
            </w:pPr>
            <w:del w:id="2825" w:author="Arun Saminathan" w:date="2022-06-10T09:31:00Z">
              <w:r w:rsidRPr="009260F5" w:rsidDel="004A3286">
                <w:rPr>
                  <w:strike/>
                </w:rPr>
                <w:delText>A value of 7 will play the test tone on all available output channels simultaneously</w:delText>
              </w:r>
              <w:r w:rsidR="007F64A9" w:rsidRPr="009260F5" w:rsidDel="004A3286">
                <w:rPr>
                  <w:strike/>
                </w:rPr>
                <w:delText>.</w:delText>
              </w:r>
            </w:del>
          </w:p>
        </w:tc>
      </w:tr>
    </w:tbl>
    <w:p w14:paraId="4EC98352" w14:textId="061C531C" w:rsidR="006D6C70" w:rsidRPr="009260F5" w:rsidDel="004A3286" w:rsidRDefault="006D6C70" w:rsidP="00CC09C5">
      <w:pPr>
        <w:spacing w:line="240" w:lineRule="atLeast"/>
        <w:rPr>
          <w:del w:id="2826" w:author="Arun Saminathan" w:date="2022-06-10T09:31:00Z"/>
          <w:strike/>
        </w:rPr>
      </w:pPr>
    </w:p>
    <w:p w14:paraId="0762BF1D" w14:textId="14411430" w:rsidR="00A56C2F" w:rsidRPr="009260F5" w:rsidDel="004A3286" w:rsidRDefault="00A56C2F" w:rsidP="00CC09C5">
      <w:pPr>
        <w:spacing w:line="240" w:lineRule="atLeast"/>
        <w:rPr>
          <w:del w:id="2827" w:author="Arun Saminathan" w:date="2022-06-10T09:31:00Z"/>
          <w:strike/>
        </w:rPr>
      </w:pPr>
      <w:del w:id="2828" w:author="Arun Saminathan" w:date="2022-06-10T09:31:00Z">
        <w:r w:rsidRPr="009260F5" w:rsidDel="004A3286">
          <w:rPr>
            <w:strike/>
          </w:rPr>
          <w:delText>Parameter 3</w:delText>
        </w:r>
      </w:del>
    </w:p>
    <w:tbl>
      <w:tblPr>
        <w:tblStyle w:val="TableGrid"/>
        <w:tblW w:w="0" w:type="auto"/>
        <w:tblLook w:val="04A0" w:firstRow="1" w:lastRow="0" w:firstColumn="1" w:lastColumn="0" w:noHBand="0" w:noVBand="1"/>
      </w:tblPr>
      <w:tblGrid>
        <w:gridCol w:w="1414"/>
        <w:gridCol w:w="9376"/>
      </w:tblGrid>
      <w:tr w:rsidR="00A56C2F" w:rsidRPr="009260F5" w:rsidDel="004A3286" w14:paraId="399B68A1" w14:textId="381904B7" w:rsidTr="00FD45D0">
        <w:trPr>
          <w:del w:id="2829" w:author="Arun Saminathan" w:date="2022-06-10T09:31:00Z"/>
        </w:trPr>
        <w:tc>
          <w:tcPr>
            <w:tcW w:w="1435" w:type="dxa"/>
          </w:tcPr>
          <w:p w14:paraId="724A5EF9" w14:textId="3E4A0A83" w:rsidR="00A56C2F" w:rsidRPr="009260F5" w:rsidDel="004A3286" w:rsidRDefault="00A56C2F" w:rsidP="00CC09C5">
            <w:pPr>
              <w:spacing w:line="240" w:lineRule="atLeast"/>
              <w:rPr>
                <w:del w:id="2830" w:author="Arun Saminathan" w:date="2022-06-10T09:31:00Z"/>
                <w:strike/>
              </w:rPr>
            </w:pPr>
            <w:del w:id="2831" w:author="Arun Saminathan" w:date="2022-06-10T09:31:00Z">
              <w:r w:rsidRPr="009260F5" w:rsidDel="004A3286">
                <w:rPr>
                  <w:strike/>
                </w:rPr>
                <w:delText>Size (bytes)</w:delText>
              </w:r>
            </w:del>
          </w:p>
        </w:tc>
        <w:tc>
          <w:tcPr>
            <w:tcW w:w="9672" w:type="dxa"/>
          </w:tcPr>
          <w:p w14:paraId="2A2A7370" w14:textId="4C5A1D0B" w:rsidR="00A56C2F" w:rsidRPr="009260F5" w:rsidDel="004A3286" w:rsidRDefault="00A56C2F" w:rsidP="00CC09C5">
            <w:pPr>
              <w:spacing w:line="240" w:lineRule="atLeast"/>
              <w:rPr>
                <w:del w:id="2832" w:author="Arun Saminathan" w:date="2022-06-10T09:31:00Z"/>
                <w:strike/>
              </w:rPr>
            </w:pPr>
            <w:del w:id="2833" w:author="Arun Saminathan" w:date="2022-06-10T09:31:00Z">
              <w:r w:rsidRPr="009260F5" w:rsidDel="004A3286">
                <w:rPr>
                  <w:strike/>
                </w:rPr>
                <w:delText>Parameter Info</w:delText>
              </w:r>
            </w:del>
          </w:p>
        </w:tc>
      </w:tr>
      <w:tr w:rsidR="00A56C2F" w:rsidRPr="009260F5" w:rsidDel="004A3286" w14:paraId="075900CF" w14:textId="1C523B5F" w:rsidTr="00FD45D0">
        <w:trPr>
          <w:del w:id="2834" w:author="Arun Saminathan" w:date="2022-06-10T09:31:00Z"/>
        </w:trPr>
        <w:tc>
          <w:tcPr>
            <w:tcW w:w="1435" w:type="dxa"/>
          </w:tcPr>
          <w:p w14:paraId="1A09B345" w14:textId="718BBAE8" w:rsidR="00A56C2F" w:rsidRPr="009260F5" w:rsidDel="004A3286" w:rsidRDefault="00A56C2F" w:rsidP="00CC09C5">
            <w:pPr>
              <w:spacing w:line="240" w:lineRule="atLeast"/>
              <w:rPr>
                <w:del w:id="2835" w:author="Arun Saminathan" w:date="2022-06-10T09:31:00Z"/>
                <w:strike/>
              </w:rPr>
            </w:pPr>
            <w:del w:id="2836" w:author="Arun Saminathan" w:date="2022-06-10T09:31:00Z">
              <w:r w:rsidRPr="009260F5" w:rsidDel="004A3286">
                <w:rPr>
                  <w:strike/>
                </w:rPr>
                <w:delText>1</w:delText>
              </w:r>
            </w:del>
          </w:p>
        </w:tc>
        <w:tc>
          <w:tcPr>
            <w:tcW w:w="9672" w:type="dxa"/>
          </w:tcPr>
          <w:p w14:paraId="012F1C30" w14:textId="41A61A78" w:rsidR="00A56C2F" w:rsidRPr="009260F5" w:rsidDel="004A3286" w:rsidRDefault="00A56C2F" w:rsidP="00CC09C5">
            <w:pPr>
              <w:spacing w:line="240" w:lineRule="atLeast"/>
              <w:rPr>
                <w:del w:id="2837" w:author="Arun Saminathan" w:date="2022-06-10T09:31:00Z"/>
                <w:strike/>
              </w:rPr>
            </w:pPr>
            <w:del w:id="2838" w:author="Arun Saminathan" w:date="2022-06-10T09:31:00Z">
              <w:r w:rsidRPr="009260F5" w:rsidDel="004A3286">
                <w:rPr>
                  <w:strike/>
                </w:rPr>
                <w:delText xml:space="preserve">Output amplitude.  A value of 0 = </w:delText>
              </w:r>
              <w:r w:rsidR="00EC2F66" w:rsidRPr="009260F5" w:rsidDel="004A3286">
                <w:rPr>
                  <w:strike/>
                </w:rPr>
                <w:delText>muted</w:delText>
              </w:r>
              <w:r w:rsidRPr="009260F5" w:rsidDel="004A3286">
                <w:rPr>
                  <w:strike/>
                </w:rPr>
                <w:delText>, through 0xFF =</w:delText>
              </w:r>
              <w:r w:rsidR="00EC2F66" w:rsidRPr="009260F5" w:rsidDel="004A3286">
                <w:rPr>
                  <w:strike/>
                </w:rPr>
                <w:delText xml:space="preserve"> Maximum level 0dBFS (peak)</w:delText>
              </w:r>
            </w:del>
          </w:p>
        </w:tc>
      </w:tr>
    </w:tbl>
    <w:p w14:paraId="7C80AE7C" w14:textId="19BC73D2" w:rsidR="00A56C2F" w:rsidRPr="009260F5" w:rsidDel="004A3286" w:rsidRDefault="00A56C2F" w:rsidP="00CC09C5">
      <w:pPr>
        <w:spacing w:line="240" w:lineRule="atLeast"/>
        <w:rPr>
          <w:del w:id="2839" w:author="Arun Saminathan" w:date="2022-06-10T09:31:00Z"/>
          <w:strike/>
        </w:rPr>
      </w:pPr>
    </w:p>
    <w:p w14:paraId="49922A04" w14:textId="2D15E820" w:rsidR="00A56C2F" w:rsidRPr="009260F5" w:rsidDel="004A3286" w:rsidRDefault="005142EE" w:rsidP="00CC09C5">
      <w:pPr>
        <w:spacing w:line="240" w:lineRule="atLeast"/>
        <w:rPr>
          <w:del w:id="2840" w:author="Arun Saminathan" w:date="2022-06-10T09:31:00Z"/>
          <w:strike/>
        </w:rPr>
      </w:pPr>
      <w:del w:id="2841" w:author="Arun Saminathan" w:date="2022-06-10T09:31:00Z">
        <w:r w:rsidRPr="009260F5" w:rsidDel="004A3286">
          <w:rPr>
            <w:strike/>
          </w:rPr>
          <w:delText>Notes:</w:delText>
        </w:r>
      </w:del>
    </w:p>
    <w:p w14:paraId="004B0B5D" w14:textId="063EBB0D" w:rsidR="005142EE" w:rsidRPr="009260F5" w:rsidDel="004A3286" w:rsidRDefault="003E34EA" w:rsidP="00CC09C5">
      <w:pPr>
        <w:pStyle w:val="ListParagraph"/>
        <w:numPr>
          <w:ilvl w:val="0"/>
          <w:numId w:val="28"/>
        </w:numPr>
        <w:spacing w:line="240" w:lineRule="atLeast"/>
        <w:ind w:leftChars="0"/>
        <w:rPr>
          <w:del w:id="2842" w:author="Arun Saminathan" w:date="2022-06-10T09:31:00Z"/>
          <w:strike/>
        </w:rPr>
      </w:pPr>
      <w:del w:id="2843" w:author="Arun Saminathan" w:date="2022-06-10T09:31:00Z">
        <w:r w:rsidRPr="009260F5" w:rsidDel="004A3286">
          <w:rPr>
            <w:strike/>
          </w:rPr>
          <w:delText xml:space="preserve">ASD Library qwaAsdDiagGain is specified in </w:delText>
        </w:r>
        <w:r w:rsidR="001D5C52" w:rsidRPr="009260F5" w:rsidDel="004A3286">
          <w:rPr>
            <w:strike/>
          </w:rPr>
          <w:delText>mB with a range of -6000 to 0 mB (-60dB to 0dB)</w:delText>
        </w:r>
        <w:r w:rsidR="006E5BFB" w:rsidRPr="009260F5" w:rsidDel="004A3286">
          <w:rPr>
            <w:strike/>
          </w:rPr>
          <w:delText xml:space="preserve">.  This will be mapped to the output amplitude parameter </w:delText>
        </w:r>
        <w:r w:rsidR="00026417" w:rsidRPr="009260F5" w:rsidDel="004A3286">
          <w:rPr>
            <w:strike/>
          </w:rPr>
          <w:delText>linearly such that setting a value of 0</w:delText>
        </w:r>
        <w:r w:rsidR="003614AD" w:rsidRPr="009260F5" w:rsidDel="004A3286">
          <w:rPr>
            <w:strike/>
          </w:rPr>
          <w:delText xml:space="preserve"> (muted), will correspond to -6000mB as</w:delText>
        </w:r>
        <w:r w:rsidR="0096739D" w:rsidRPr="009260F5" w:rsidDel="004A3286">
          <w:rPr>
            <w:strike/>
          </w:rPr>
          <w:delText xml:space="preserve"> the parameter is set in the library.  Similarly </w:delText>
        </w:r>
        <w:r w:rsidR="00743982" w:rsidRPr="009260F5" w:rsidDel="004A3286">
          <w:rPr>
            <w:strike/>
          </w:rPr>
          <w:delText>an output amplitude parameter of 0xFF will be mapped to 0mB</w:delText>
        </w:r>
        <w:r w:rsidR="00D633BA" w:rsidRPr="009260F5" w:rsidDel="004A3286">
          <w:rPr>
            <w:strike/>
          </w:rPr>
          <w:delText>.</w:delText>
        </w:r>
      </w:del>
    </w:p>
    <w:p w14:paraId="29A53349" w14:textId="45712B79" w:rsidR="001D1F87" w:rsidRPr="009260F5" w:rsidDel="004A3286" w:rsidRDefault="0090514D" w:rsidP="00CC09C5">
      <w:pPr>
        <w:pStyle w:val="ListParagraph"/>
        <w:numPr>
          <w:ilvl w:val="0"/>
          <w:numId w:val="28"/>
        </w:numPr>
        <w:spacing w:line="240" w:lineRule="atLeast"/>
        <w:ind w:leftChars="0"/>
        <w:rPr>
          <w:del w:id="2844" w:author="Arun Saminathan" w:date="2022-06-10T09:31:00Z"/>
          <w:strike/>
        </w:rPr>
      </w:pPr>
      <w:del w:id="2845" w:author="Arun Saminathan" w:date="2022-06-10T09:31:00Z">
        <w:r w:rsidRPr="009260F5" w:rsidDel="004A3286">
          <w:rPr>
            <w:strike/>
          </w:rPr>
          <w:delText xml:space="preserve">The presence of an acoustic tuning file (VBF) is not a prerequisite to perform a </w:delText>
        </w:r>
        <w:r w:rsidR="00D97EBF" w:rsidRPr="009260F5" w:rsidDel="004A3286">
          <w:rPr>
            <w:strike/>
          </w:rPr>
          <w:delText>tones test.</w:delText>
        </w:r>
      </w:del>
    </w:p>
    <w:p w14:paraId="68A8981D" w14:textId="219DA07E" w:rsidR="006A4FDA" w:rsidRPr="009260F5" w:rsidDel="004A3286" w:rsidRDefault="006A4FDA" w:rsidP="00CC09C5">
      <w:pPr>
        <w:spacing w:line="240" w:lineRule="atLeast"/>
        <w:rPr>
          <w:del w:id="2846" w:author="Arun Saminathan" w:date="2022-06-10T09:31:00Z"/>
          <w:strike/>
        </w:rPr>
      </w:pPr>
    </w:p>
    <w:p w14:paraId="3569E5A9" w14:textId="62A1D738" w:rsidR="00475F81" w:rsidRPr="00CC3E73" w:rsidDel="004A3286" w:rsidRDefault="00475F81" w:rsidP="00CC09C5">
      <w:pPr>
        <w:pStyle w:val="Heading3"/>
        <w:spacing w:line="240" w:lineRule="atLeast"/>
        <w:rPr>
          <w:del w:id="2847" w:author="Arun Saminathan" w:date="2022-06-10T09:31:00Z"/>
          <w:strike/>
        </w:rPr>
      </w:pPr>
      <w:del w:id="2848" w:author="Arun Saminathan" w:date="2022-06-10T09:31:00Z">
        <w:r w:rsidRPr="00CC3E73" w:rsidDel="004A3286">
          <w:rPr>
            <w:strike/>
          </w:rPr>
          <w:delText>DID 0x</w:delText>
        </w:r>
      </w:del>
      <w:del w:id="2849" w:author="Arun Saminathan" w:date="2022-04-05T13:25:00Z">
        <w:r w:rsidR="005B355F" w:rsidRPr="00CC3E73" w:rsidDel="009F155B">
          <w:rPr>
            <w:strike/>
          </w:rPr>
          <w:delText>?</w:delText>
        </w:r>
        <w:r w:rsidRPr="00CC3E73" w:rsidDel="009F155B">
          <w:rPr>
            <w:strike/>
          </w:rPr>
          <w:delText>???</w:delText>
        </w:r>
      </w:del>
      <w:del w:id="2850" w:author="Arun Saminathan" w:date="2022-06-10T09:31:00Z">
        <w:r w:rsidRPr="00CC3E73" w:rsidDel="004A3286">
          <w:rPr>
            <w:strike/>
          </w:rPr>
          <w:delText xml:space="preserve"> – </w:delText>
        </w:r>
        <w:r w:rsidR="000F057E" w:rsidRPr="00CC3E73" w:rsidDel="004A3286">
          <w:rPr>
            <w:strike/>
          </w:rPr>
          <w:delText xml:space="preserve">ANC </w:delText>
        </w:r>
        <w:r w:rsidRPr="00CC3E73" w:rsidDel="004A3286">
          <w:rPr>
            <w:strike/>
          </w:rPr>
          <w:delText>Microphone Passthrough Test</w:delText>
        </w:r>
      </w:del>
    </w:p>
    <w:p w14:paraId="3A9C6474" w14:textId="75CA6EAF" w:rsidR="00475F81" w:rsidRPr="00CC3E73" w:rsidDel="004A3286" w:rsidRDefault="00475F81" w:rsidP="00CC09C5">
      <w:pPr>
        <w:spacing w:line="240" w:lineRule="atLeast"/>
        <w:rPr>
          <w:del w:id="2851" w:author="Arun Saminathan" w:date="2022-06-10T09:31:00Z"/>
          <w:strike/>
        </w:rPr>
      </w:pPr>
    </w:p>
    <w:tbl>
      <w:tblPr>
        <w:tblStyle w:val="TableGrid"/>
        <w:tblW w:w="0" w:type="auto"/>
        <w:tblLook w:val="04A0" w:firstRow="1" w:lastRow="0" w:firstColumn="1" w:lastColumn="0" w:noHBand="0" w:noVBand="1"/>
      </w:tblPr>
      <w:tblGrid>
        <w:gridCol w:w="1424"/>
        <w:gridCol w:w="9366"/>
      </w:tblGrid>
      <w:tr w:rsidR="00475F81" w:rsidRPr="00CC3E73" w:rsidDel="004A3286" w14:paraId="320BF39A" w14:textId="64A781BC" w:rsidTr="00FD45D0">
        <w:trPr>
          <w:del w:id="2852" w:author="Arun Saminathan" w:date="2022-06-10T09:31:00Z"/>
        </w:trPr>
        <w:tc>
          <w:tcPr>
            <w:tcW w:w="1435" w:type="dxa"/>
          </w:tcPr>
          <w:p w14:paraId="1CC68ABD" w14:textId="4B8DFC79" w:rsidR="00475F81" w:rsidRPr="00CC3E73" w:rsidDel="004A3286" w:rsidRDefault="00475F81" w:rsidP="00CC09C5">
            <w:pPr>
              <w:spacing w:line="240" w:lineRule="atLeast"/>
              <w:rPr>
                <w:del w:id="2853" w:author="Arun Saminathan" w:date="2022-06-10T09:31:00Z"/>
                <w:strike/>
              </w:rPr>
            </w:pPr>
            <w:del w:id="2854" w:author="Arun Saminathan" w:date="2022-06-10T09:31:00Z">
              <w:r w:rsidRPr="00CC3E73" w:rsidDel="004A3286">
                <w:rPr>
                  <w:strike/>
                </w:rPr>
                <w:delText>Value</w:delText>
              </w:r>
            </w:del>
          </w:p>
        </w:tc>
        <w:tc>
          <w:tcPr>
            <w:tcW w:w="9672" w:type="dxa"/>
          </w:tcPr>
          <w:p w14:paraId="07C52AE9" w14:textId="2C58C5C3" w:rsidR="00475F81" w:rsidRPr="00CC3E73" w:rsidDel="004A3286" w:rsidRDefault="00475F81" w:rsidP="00CC09C5">
            <w:pPr>
              <w:spacing w:line="240" w:lineRule="atLeast"/>
              <w:rPr>
                <w:del w:id="2855" w:author="Arun Saminathan" w:date="2022-06-10T09:31:00Z"/>
                <w:strike/>
              </w:rPr>
            </w:pPr>
            <w:del w:id="2856" w:author="Arun Saminathan" w:date="2022-06-10T09:31:00Z">
              <w:r w:rsidRPr="00CC3E73" w:rsidDel="004A3286">
                <w:rPr>
                  <w:strike/>
                </w:rPr>
                <w:delText>0x</w:delText>
              </w:r>
            </w:del>
            <w:del w:id="2857" w:author="Arun Saminathan" w:date="2022-04-05T13:25:00Z">
              <w:r w:rsidR="005B355F" w:rsidRPr="00CC3E73" w:rsidDel="009F155B">
                <w:rPr>
                  <w:strike/>
                </w:rPr>
                <w:delText>?</w:delText>
              </w:r>
              <w:r w:rsidRPr="00CC3E73" w:rsidDel="009F155B">
                <w:rPr>
                  <w:strike/>
                </w:rPr>
                <w:delText>???</w:delText>
              </w:r>
            </w:del>
          </w:p>
        </w:tc>
      </w:tr>
      <w:tr w:rsidR="00475F81" w:rsidRPr="00CC3E73" w:rsidDel="004A3286" w14:paraId="1E8F48ED" w14:textId="7A11E09F" w:rsidTr="00FD45D0">
        <w:trPr>
          <w:del w:id="2858" w:author="Arun Saminathan" w:date="2022-06-10T09:31:00Z"/>
        </w:trPr>
        <w:tc>
          <w:tcPr>
            <w:tcW w:w="1435" w:type="dxa"/>
          </w:tcPr>
          <w:p w14:paraId="0F8D3550" w14:textId="03842606" w:rsidR="00475F81" w:rsidRPr="00CC3E73" w:rsidDel="004A3286" w:rsidRDefault="00475F81" w:rsidP="00CC09C5">
            <w:pPr>
              <w:spacing w:line="240" w:lineRule="atLeast"/>
              <w:rPr>
                <w:del w:id="2859" w:author="Arun Saminathan" w:date="2022-06-10T09:31:00Z"/>
                <w:strike/>
              </w:rPr>
            </w:pPr>
            <w:del w:id="2860" w:author="Arun Saminathan" w:date="2022-06-10T09:31:00Z">
              <w:r w:rsidRPr="00CC3E73" w:rsidDel="004A3286">
                <w:rPr>
                  <w:strike/>
                </w:rPr>
                <w:delText>Name</w:delText>
              </w:r>
            </w:del>
          </w:p>
        </w:tc>
        <w:tc>
          <w:tcPr>
            <w:tcW w:w="9672" w:type="dxa"/>
          </w:tcPr>
          <w:p w14:paraId="3742F3C9" w14:textId="222ED79A" w:rsidR="00475F81" w:rsidRPr="00CC3E73" w:rsidDel="004A3286" w:rsidRDefault="00475F81" w:rsidP="00CC09C5">
            <w:pPr>
              <w:spacing w:line="240" w:lineRule="atLeast"/>
              <w:rPr>
                <w:del w:id="2861" w:author="Arun Saminathan" w:date="2022-06-10T09:31:00Z"/>
                <w:strike/>
              </w:rPr>
            </w:pPr>
            <w:del w:id="2862" w:author="Arun Saminathan" w:date="2022-06-10T09:31:00Z">
              <w:r w:rsidRPr="00CC3E73" w:rsidDel="004A3286">
                <w:rPr>
                  <w:strike/>
                </w:rPr>
                <w:delText>Microphone Passthrough Test</w:delText>
              </w:r>
            </w:del>
          </w:p>
        </w:tc>
      </w:tr>
      <w:tr w:rsidR="00475F81" w:rsidRPr="00CC3E73" w:rsidDel="004A3286" w14:paraId="5A434395" w14:textId="109C3DA5" w:rsidTr="00FD45D0">
        <w:trPr>
          <w:del w:id="2863" w:author="Arun Saminathan" w:date="2022-06-10T09:31:00Z"/>
        </w:trPr>
        <w:tc>
          <w:tcPr>
            <w:tcW w:w="1435" w:type="dxa"/>
          </w:tcPr>
          <w:p w14:paraId="79ED7CF1" w14:textId="16032273" w:rsidR="00475F81" w:rsidRPr="00CC3E73" w:rsidDel="004A3286" w:rsidRDefault="00475F81" w:rsidP="00CC09C5">
            <w:pPr>
              <w:spacing w:line="240" w:lineRule="atLeast"/>
              <w:rPr>
                <w:del w:id="2864" w:author="Arun Saminathan" w:date="2022-06-10T09:31:00Z"/>
                <w:strike/>
              </w:rPr>
            </w:pPr>
            <w:del w:id="2865" w:author="Arun Saminathan" w:date="2022-06-10T09:31:00Z">
              <w:r w:rsidRPr="00CC3E73" w:rsidDel="004A3286">
                <w:rPr>
                  <w:strike/>
                </w:rPr>
                <w:delText>Size (Bytes)</w:delText>
              </w:r>
            </w:del>
          </w:p>
        </w:tc>
        <w:tc>
          <w:tcPr>
            <w:tcW w:w="9672" w:type="dxa"/>
          </w:tcPr>
          <w:p w14:paraId="26DF2961" w14:textId="5C003FCB" w:rsidR="00475F81" w:rsidRPr="00CC3E73" w:rsidDel="004A3286" w:rsidRDefault="006D6C70" w:rsidP="00CC09C5">
            <w:pPr>
              <w:spacing w:line="240" w:lineRule="atLeast"/>
              <w:rPr>
                <w:del w:id="2866" w:author="Arun Saminathan" w:date="2022-06-10T09:31:00Z"/>
                <w:strike/>
              </w:rPr>
            </w:pPr>
            <w:del w:id="2867" w:author="Arun Saminathan" w:date="2022-06-10T09:31:00Z">
              <w:r w:rsidRPr="00CC3E73" w:rsidDel="004A3286">
                <w:rPr>
                  <w:strike/>
                </w:rPr>
                <w:delText>14</w:delText>
              </w:r>
            </w:del>
          </w:p>
        </w:tc>
      </w:tr>
      <w:tr w:rsidR="00475F81" w:rsidRPr="00CC3E73" w:rsidDel="004A3286" w14:paraId="3C6677D3" w14:textId="0FF20075" w:rsidTr="00FD45D0">
        <w:trPr>
          <w:del w:id="2868" w:author="Arun Saminathan" w:date="2022-06-10T09:31:00Z"/>
        </w:trPr>
        <w:tc>
          <w:tcPr>
            <w:tcW w:w="1435" w:type="dxa"/>
          </w:tcPr>
          <w:p w14:paraId="618480B2" w14:textId="6B9B63EC" w:rsidR="00475F81" w:rsidRPr="00CC3E73" w:rsidDel="004A3286" w:rsidRDefault="00475F81" w:rsidP="00CC09C5">
            <w:pPr>
              <w:spacing w:line="240" w:lineRule="atLeast"/>
              <w:rPr>
                <w:del w:id="2869" w:author="Arun Saminathan" w:date="2022-06-10T09:31:00Z"/>
                <w:strike/>
              </w:rPr>
            </w:pPr>
            <w:del w:id="2870" w:author="Arun Saminathan" w:date="2022-06-10T09:31:00Z">
              <w:r w:rsidRPr="00CC3E73" w:rsidDel="004A3286">
                <w:rPr>
                  <w:strike/>
                </w:rPr>
                <w:delText>Type</w:delText>
              </w:r>
            </w:del>
          </w:p>
        </w:tc>
        <w:tc>
          <w:tcPr>
            <w:tcW w:w="9672" w:type="dxa"/>
          </w:tcPr>
          <w:p w14:paraId="334A1723" w14:textId="387231EC" w:rsidR="00475F81" w:rsidRPr="00CC3E73" w:rsidDel="004A3286" w:rsidRDefault="00475F81" w:rsidP="00CC09C5">
            <w:pPr>
              <w:spacing w:line="240" w:lineRule="atLeast"/>
              <w:rPr>
                <w:del w:id="2871" w:author="Arun Saminathan" w:date="2022-06-10T09:31:00Z"/>
                <w:strike/>
              </w:rPr>
            </w:pPr>
            <w:del w:id="2872" w:author="Arun Saminathan" w:date="2022-06-10T09:31:00Z">
              <w:r w:rsidRPr="00CC3E73" w:rsidDel="004A3286">
                <w:rPr>
                  <w:strike/>
                </w:rPr>
                <w:delText>Packeted</w:delText>
              </w:r>
            </w:del>
          </w:p>
        </w:tc>
      </w:tr>
      <w:tr w:rsidR="00475F81" w:rsidRPr="00CC3E73" w:rsidDel="004A3286" w14:paraId="307C48EF" w14:textId="3CB7C53E" w:rsidTr="00FD45D0">
        <w:trPr>
          <w:del w:id="2873" w:author="Arun Saminathan" w:date="2022-06-10T09:31:00Z"/>
        </w:trPr>
        <w:tc>
          <w:tcPr>
            <w:tcW w:w="1435" w:type="dxa"/>
          </w:tcPr>
          <w:p w14:paraId="420FB8E3" w14:textId="1FC6EB4F" w:rsidR="00475F81" w:rsidRPr="00CC3E73" w:rsidDel="004A3286" w:rsidRDefault="00475F81" w:rsidP="00CC09C5">
            <w:pPr>
              <w:spacing w:line="240" w:lineRule="atLeast"/>
              <w:rPr>
                <w:del w:id="2874" w:author="Arun Saminathan" w:date="2022-06-10T09:31:00Z"/>
                <w:strike/>
              </w:rPr>
            </w:pPr>
            <w:del w:id="2875" w:author="Arun Saminathan" w:date="2022-06-10T09:31:00Z">
              <w:r w:rsidRPr="00CC3E73" w:rsidDel="004A3286">
                <w:rPr>
                  <w:strike/>
                </w:rPr>
                <w:delText>Services</w:delText>
              </w:r>
            </w:del>
          </w:p>
        </w:tc>
        <w:tc>
          <w:tcPr>
            <w:tcW w:w="9672" w:type="dxa"/>
          </w:tcPr>
          <w:p w14:paraId="7034B122" w14:textId="3C12EA6A" w:rsidR="00475F81" w:rsidRPr="00CC3E73" w:rsidDel="004A3286" w:rsidRDefault="00475F81" w:rsidP="00CC09C5">
            <w:pPr>
              <w:spacing w:line="240" w:lineRule="atLeast"/>
              <w:rPr>
                <w:del w:id="2876" w:author="Arun Saminathan" w:date="2022-06-10T09:31:00Z"/>
                <w:strike/>
              </w:rPr>
            </w:pPr>
            <w:del w:id="2877" w:author="Arun Saminathan" w:date="2022-06-10T09:31:00Z">
              <w:r w:rsidRPr="00CC3E73" w:rsidDel="004A3286">
                <w:rPr>
                  <w:strike/>
                </w:rPr>
                <w:delText>InputOutputControlByIdentifer</w:delText>
              </w:r>
            </w:del>
          </w:p>
        </w:tc>
      </w:tr>
      <w:tr w:rsidR="00475F81" w:rsidRPr="00CC3E73" w:rsidDel="004A3286" w14:paraId="5662E3CE" w14:textId="6FC4FEAE" w:rsidTr="00FD45D0">
        <w:trPr>
          <w:del w:id="2878" w:author="Arun Saminathan" w:date="2022-06-10T09:31:00Z"/>
        </w:trPr>
        <w:tc>
          <w:tcPr>
            <w:tcW w:w="1435" w:type="dxa"/>
          </w:tcPr>
          <w:p w14:paraId="2B06BBBD" w14:textId="0C55C3B2" w:rsidR="00475F81" w:rsidRPr="00CC3E73" w:rsidDel="004A3286" w:rsidRDefault="00475F81" w:rsidP="00CC09C5">
            <w:pPr>
              <w:spacing w:line="240" w:lineRule="atLeast"/>
              <w:rPr>
                <w:del w:id="2879" w:author="Arun Saminathan" w:date="2022-06-10T09:31:00Z"/>
                <w:strike/>
              </w:rPr>
            </w:pPr>
            <w:del w:id="2880" w:author="Arun Saminathan" w:date="2022-06-10T09:31:00Z">
              <w:r w:rsidRPr="00CC3E73" w:rsidDel="004A3286">
                <w:rPr>
                  <w:strike/>
                </w:rPr>
                <w:delText>Audience</w:delText>
              </w:r>
            </w:del>
          </w:p>
        </w:tc>
        <w:tc>
          <w:tcPr>
            <w:tcW w:w="9672" w:type="dxa"/>
          </w:tcPr>
          <w:p w14:paraId="3C5CFD01" w14:textId="515CCA2D" w:rsidR="00475F81" w:rsidRPr="00CC3E73" w:rsidDel="004A3286" w:rsidRDefault="00475F81" w:rsidP="00CC09C5">
            <w:pPr>
              <w:spacing w:line="240" w:lineRule="atLeast"/>
              <w:rPr>
                <w:del w:id="2881" w:author="Arun Saminathan" w:date="2022-06-10T09:31:00Z"/>
                <w:strike/>
              </w:rPr>
            </w:pPr>
            <w:del w:id="2882" w:author="Arun Saminathan" w:date="2022-06-10T09:31:00Z">
              <w:r w:rsidRPr="00CC3E73" w:rsidDel="004A3286">
                <w:rPr>
                  <w:strike/>
                </w:rPr>
                <w:delText>Technician Development</w:delText>
              </w:r>
            </w:del>
          </w:p>
        </w:tc>
      </w:tr>
      <w:tr w:rsidR="00475F81" w:rsidRPr="00CC3E73" w:rsidDel="004A3286" w14:paraId="04B1DB05" w14:textId="55907BE4" w:rsidTr="00FD45D0">
        <w:trPr>
          <w:del w:id="2883" w:author="Arun Saminathan" w:date="2022-06-10T09:31:00Z"/>
        </w:trPr>
        <w:tc>
          <w:tcPr>
            <w:tcW w:w="1435" w:type="dxa"/>
          </w:tcPr>
          <w:p w14:paraId="2ACA4AE0" w14:textId="76833E26" w:rsidR="00475F81" w:rsidRPr="00CC3E73" w:rsidDel="004A3286" w:rsidRDefault="00475F81" w:rsidP="00CC09C5">
            <w:pPr>
              <w:spacing w:line="240" w:lineRule="atLeast"/>
              <w:rPr>
                <w:del w:id="2884" w:author="Arun Saminathan" w:date="2022-06-10T09:31:00Z"/>
                <w:strike/>
              </w:rPr>
            </w:pPr>
            <w:del w:id="2885" w:author="Arun Saminathan" w:date="2022-06-10T09:31:00Z">
              <w:r w:rsidRPr="00CC3E73" w:rsidDel="004A3286">
                <w:rPr>
                  <w:strike/>
                </w:rPr>
                <w:delText>Comments</w:delText>
              </w:r>
            </w:del>
          </w:p>
        </w:tc>
        <w:tc>
          <w:tcPr>
            <w:tcW w:w="9672" w:type="dxa"/>
          </w:tcPr>
          <w:p w14:paraId="2F7C5B70" w14:textId="7CF34F16" w:rsidR="00475F81" w:rsidRPr="00CC3E73" w:rsidDel="004A3286" w:rsidRDefault="001C50D6" w:rsidP="00CC09C5">
            <w:pPr>
              <w:spacing w:line="240" w:lineRule="atLeast"/>
              <w:rPr>
                <w:del w:id="2886" w:author="Arun Saminathan" w:date="2022-06-10T09:31:00Z"/>
                <w:strike/>
              </w:rPr>
            </w:pPr>
            <w:del w:id="2887" w:author="Arun Saminathan" w:date="2022-06-10T09:31:00Z">
              <w:r w:rsidRPr="00CC3E73" w:rsidDel="004A3286">
                <w:rPr>
                  <w:strike/>
                </w:rPr>
                <w:delText xml:space="preserve">Route </w:delText>
              </w:r>
              <w:r w:rsidR="00C044FD" w:rsidRPr="00CC3E73" w:rsidDel="004A3286">
                <w:rPr>
                  <w:strike/>
                </w:rPr>
                <w:delText xml:space="preserve">selected </w:delText>
              </w:r>
              <w:r w:rsidRPr="00CC3E73" w:rsidDel="004A3286">
                <w:rPr>
                  <w:strike/>
                </w:rPr>
                <w:delText>microphone signal to</w:delText>
              </w:r>
              <w:r w:rsidR="00475F81" w:rsidRPr="00CC3E73" w:rsidDel="004A3286">
                <w:rPr>
                  <w:strike/>
                </w:rPr>
                <w:delText xml:space="preserve"> </w:delText>
              </w:r>
              <w:r w:rsidRPr="00CC3E73" w:rsidDel="004A3286">
                <w:rPr>
                  <w:strike/>
                </w:rPr>
                <w:delText>ou</w:delText>
              </w:r>
              <w:r w:rsidR="00F36AF7" w:rsidRPr="00CC3E73" w:rsidDel="004A3286">
                <w:rPr>
                  <w:strike/>
                </w:rPr>
                <w:delText xml:space="preserve">tput </w:delText>
              </w:r>
              <w:r w:rsidR="006F4D20" w:rsidRPr="00CC3E73" w:rsidDel="004A3286">
                <w:rPr>
                  <w:strike/>
                </w:rPr>
                <w:delText>channel</w:delText>
              </w:r>
              <w:r w:rsidR="00C044FD" w:rsidRPr="00CC3E73" w:rsidDel="004A3286">
                <w:rPr>
                  <w:strike/>
                </w:rPr>
                <w:delText xml:space="preserve">/level </w:delText>
              </w:r>
              <w:r w:rsidR="006F4D20" w:rsidRPr="00CC3E73" w:rsidDel="004A3286">
                <w:rPr>
                  <w:strike/>
                </w:rPr>
                <w:delText>specified</w:delText>
              </w:r>
              <w:r w:rsidR="006B1CAF" w:rsidRPr="00CC3E73" w:rsidDel="004A3286">
                <w:rPr>
                  <w:strike/>
                </w:rPr>
                <w:delText xml:space="preserve"> with an audio path through the ANC/PS/AVAS library. </w:delText>
              </w:r>
              <w:r w:rsidR="00547357" w:rsidRPr="00CC3E73" w:rsidDel="004A3286">
                <w:rPr>
                  <w:strike/>
                </w:rPr>
                <w:delText>Used to measure</w:delText>
              </w:r>
              <w:r w:rsidR="006B1CAF" w:rsidRPr="00CC3E73" w:rsidDel="004A3286">
                <w:rPr>
                  <w:strike/>
                </w:rPr>
                <w:delText xml:space="preserve"> the </w:delText>
              </w:r>
              <w:r w:rsidR="00547357" w:rsidRPr="00CC3E73" w:rsidDel="004A3286">
                <w:rPr>
                  <w:strike/>
                </w:rPr>
                <w:delText xml:space="preserve">end to end </w:delText>
              </w:r>
              <w:r w:rsidR="006B1CAF" w:rsidRPr="00CC3E73" w:rsidDel="004A3286">
                <w:rPr>
                  <w:strike/>
                </w:rPr>
                <w:delText>audio signal latency</w:delText>
              </w:r>
              <w:r w:rsidR="005F0D16" w:rsidRPr="00CC3E73" w:rsidDel="004A3286">
                <w:rPr>
                  <w:strike/>
                </w:rPr>
                <w:delText xml:space="preserve"> and microphone gain / frequency response.</w:delText>
              </w:r>
            </w:del>
          </w:p>
          <w:p w14:paraId="2DA74293" w14:textId="68BDD490" w:rsidR="00C044FD" w:rsidRPr="00CC3E73" w:rsidDel="004A3286" w:rsidRDefault="00C044FD" w:rsidP="00CC09C5">
            <w:pPr>
              <w:spacing w:line="240" w:lineRule="atLeast"/>
              <w:rPr>
                <w:del w:id="2888" w:author="Arun Saminathan" w:date="2022-06-10T09:31:00Z"/>
                <w:strike/>
              </w:rPr>
            </w:pPr>
            <w:del w:id="2889" w:author="Arun Saminathan" w:date="2022-06-10T09:31:00Z">
              <w:r w:rsidRPr="00CC3E73" w:rsidDel="004A3286">
                <w:rPr>
                  <w:strike/>
                </w:rPr>
                <w:delText>Does</w:delText>
              </w:r>
              <w:r w:rsidR="006B1CAF" w:rsidRPr="00CC3E73" w:rsidDel="004A3286">
                <w:rPr>
                  <w:strike/>
                </w:rPr>
                <w:delText xml:space="preserve"> not</w:delText>
              </w:r>
              <w:r w:rsidRPr="00CC3E73" w:rsidDel="004A3286">
                <w:rPr>
                  <w:strike/>
                </w:rPr>
                <w:delText xml:space="preserve"> </w:delText>
              </w:r>
              <w:r w:rsidR="006B1CAF" w:rsidRPr="00CC3E73" w:rsidDel="004A3286">
                <w:rPr>
                  <w:strike/>
                </w:rPr>
                <w:delText xml:space="preserve">require an acoustic calibration file (VBF) to </w:delText>
              </w:r>
              <w:r w:rsidRPr="00CC3E73" w:rsidDel="004A3286">
                <w:rPr>
                  <w:strike/>
                </w:rPr>
                <w:delText>be loaded in order to function.</w:delText>
              </w:r>
              <w:r w:rsidR="00B51912" w:rsidRPr="00CC3E73" w:rsidDel="004A3286">
                <w:rPr>
                  <w:strike/>
                </w:rPr>
                <w:br/>
                <w:delText>Upon returnControlToECU, operation will return to normal.</w:delText>
              </w:r>
            </w:del>
          </w:p>
        </w:tc>
      </w:tr>
    </w:tbl>
    <w:p w14:paraId="362C0B96" w14:textId="7E2B1BCC" w:rsidR="00475F81" w:rsidRPr="00CC3E73" w:rsidDel="004A3286" w:rsidRDefault="00475F81" w:rsidP="00CC09C5">
      <w:pPr>
        <w:spacing w:line="240" w:lineRule="atLeast"/>
        <w:rPr>
          <w:del w:id="2890" w:author="Arun Saminathan" w:date="2022-06-10T09:31:00Z"/>
          <w:strike/>
        </w:rPr>
      </w:pPr>
    </w:p>
    <w:p w14:paraId="52C538E1" w14:textId="7927810D" w:rsidR="00475F81" w:rsidRPr="00CC3E73" w:rsidDel="004A3286" w:rsidRDefault="00475F81" w:rsidP="00CC09C5">
      <w:pPr>
        <w:spacing w:line="240" w:lineRule="atLeast"/>
        <w:rPr>
          <w:del w:id="2891" w:author="Arun Saminathan" w:date="2022-06-10T09:30:00Z"/>
          <w:strike/>
        </w:rPr>
      </w:pPr>
      <w:del w:id="2892" w:author="Arun Saminathan" w:date="2022-06-10T09:30:00Z">
        <w:r w:rsidRPr="00CC3E73" w:rsidDel="004A3286">
          <w:rPr>
            <w:strike/>
          </w:rPr>
          <w:delText>Parameter 1</w:delText>
        </w:r>
      </w:del>
    </w:p>
    <w:tbl>
      <w:tblPr>
        <w:tblStyle w:val="TableGrid"/>
        <w:tblW w:w="0" w:type="auto"/>
        <w:tblLook w:val="04A0" w:firstRow="1" w:lastRow="0" w:firstColumn="1" w:lastColumn="0" w:noHBand="0" w:noVBand="1"/>
      </w:tblPr>
      <w:tblGrid>
        <w:gridCol w:w="1414"/>
        <w:gridCol w:w="9376"/>
      </w:tblGrid>
      <w:tr w:rsidR="00475F81" w:rsidRPr="00CC3E73" w:rsidDel="004A3286" w14:paraId="3BF6ACAF" w14:textId="0977D7E4" w:rsidTr="00FD45D0">
        <w:trPr>
          <w:del w:id="2893" w:author="Arun Saminathan" w:date="2022-06-10T09:30:00Z"/>
        </w:trPr>
        <w:tc>
          <w:tcPr>
            <w:tcW w:w="1435" w:type="dxa"/>
          </w:tcPr>
          <w:p w14:paraId="73240333" w14:textId="56560776" w:rsidR="00475F81" w:rsidRPr="00CC3E73" w:rsidDel="004A3286" w:rsidRDefault="00475F81" w:rsidP="00CC09C5">
            <w:pPr>
              <w:spacing w:line="240" w:lineRule="atLeast"/>
              <w:rPr>
                <w:del w:id="2894" w:author="Arun Saminathan" w:date="2022-06-10T09:30:00Z"/>
                <w:strike/>
              </w:rPr>
            </w:pPr>
            <w:del w:id="2895" w:author="Arun Saminathan" w:date="2022-06-10T09:30:00Z">
              <w:r w:rsidRPr="00CC3E73" w:rsidDel="004A3286">
                <w:rPr>
                  <w:strike/>
                </w:rPr>
                <w:delText>Size (b</w:delText>
              </w:r>
              <w:r w:rsidR="00972EE5" w:rsidRPr="00CC3E73" w:rsidDel="004A3286">
                <w:rPr>
                  <w:strike/>
                </w:rPr>
                <w:delText>ytes</w:delText>
              </w:r>
              <w:r w:rsidRPr="00CC3E73" w:rsidDel="004A3286">
                <w:rPr>
                  <w:strike/>
                </w:rPr>
                <w:delText>)</w:delText>
              </w:r>
            </w:del>
          </w:p>
        </w:tc>
        <w:tc>
          <w:tcPr>
            <w:tcW w:w="9672" w:type="dxa"/>
          </w:tcPr>
          <w:p w14:paraId="479BB835" w14:textId="01D2A7B1" w:rsidR="00475F81" w:rsidRPr="00CC3E73" w:rsidDel="004A3286" w:rsidRDefault="00475F81" w:rsidP="00CC09C5">
            <w:pPr>
              <w:spacing w:line="240" w:lineRule="atLeast"/>
              <w:rPr>
                <w:del w:id="2896" w:author="Arun Saminathan" w:date="2022-06-10T09:30:00Z"/>
                <w:strike/>
              </w:rPr>
            </w:pPr>
            <w:del w:id="2897" w:author="Arun Saminathan" w:date="2022-06-10T09:30:00Z">
              <w:r w:rsidRPr="00CC3E73" w:rsidDel="004A3286">
                <w:rPr>
                  <w:strike/>
                </w:rPr>
                <w:delText>Parameter Info</w:delText>
              </w:r>
            </w:del>
          </w:p>
        </w:tc>
      </w:tr>
      <w:tr w:rsidR="00475F81" w:rsidRPr="00CC3E73" w:rsidDel="004A3286" w14:paraId="64594506" w14:textId="7CC8E297" w:rsidTr="00FD45D0">
        <w:trPr>
          <w:del w:id="2898" w:author="Arun Saminathan" w:date="2022-06-10T09:30:00Z"/>
        </w:trPr>
        <w:tc>
          <w:tcPr>
            <w:tcW w:w="1435" w:type="dxa"/>
          </w:tcPr>
          <w:p w14:paraId="014B90D7" w14:textId="450809EB" w:rsidR="00475F81" w:rsidRPr="00CC3E73" w:rsidDel="004A3286" w:rsidRDefault="00972EE5" w:rsidP="00CC09C5">
            <w:pPr>
              <w:spacing w:line="240" w:lineRule="atLeast"/>
              <w:rPr>
                <w:del w:id="2899" w:author="Arun Saminathan" w:date="2022-06-10T09:30:00Z"/>
                <w:strike/>
              </w:rPr>
            </w:pPr>
            <w:bookmarkStart w:id="2900" w:name="_Hlk103322773"/>
            <w:del w:id="2901" w:author="Arun Saminathan" w:date="2022-06-10T09:30:00Z">
              <w:r w:rsidRPr="00CC3E73" w:rsidDel="004A3286">
                <w:rPr>
                  <w:strike/>
                </w:rPr>
                <w:delText>1</w:delText>
              </w:r>
            </w:del>
          </w:p>
        </w:tc>
        <w:tc>
          <w:tcPr>
            <w:tcW w:w="9672" w:type="dxa"/>
          </w:tcPr>
          <w:p w14:paraId="4B0044B9" w14:textId="119784A8" w:rsidR="00475F81" w:rsidRPr="00CC3E73" w:rsidDel="004A3286" w:rsidRDefault="00371275" w:rsidP="00CC09C5">
            <w:pPr>
              <w:spacing w:line="240" w:lineRule="atLeast"/>
              <w:rPr>
                <w:del w:id="2902" w:author="Arun Saminathan" w:date="2022-06-10T09:30:00Z"/>
                <w:strike/>
              </w:rPr>
            </w:pPr>
            <w:del w:id="2903" w:author="Arun Saminathan" w:date="2022-06-10T09:30:00Z">
              <w:r w:rsidRPr="00CC3E73" w:rsidDel="004A3286">
                <w:rPr>
                  <w:strike/>
                </w:rPr>
                <w:delText>Output channel 0 source.  A value of 0 = muted, 1=</w:delText>
              </w:r>
              <w:r w:rsidR="006A6EDF" w:rsidRPr="00CC3E73" w:rsidDel="004A3286">
                <w:rPr>
                  <w:strike/>
                </w:rPr>
                <w:delText>mic</w:delText>
              </w:r>
            </w:del>
            <w:ins w:id="2904" w:author="Saminathan, Arun (A.)" w:date="2022-04-13T15:27:00Z">
              <w:del w:id="2905" w:author="Arun Saminathan" w:date="2022-06-10T09:30:00Z">
                <w:r w:rsidR="003022EC" w:rsidRPr="00CC3E73" w:rsidDel="004A3286">
                  <w:rPr>
                    <w:strike/>
                  </w:rPr>
                  <w:delText>1</w:delText>
                </w:r>
              </w:del>
            </w:ins>
            <w:del w:id="2906" w:author="Arun Saminathan" w:date="2022-06-10T09:30:00Z">
              <w:r w:rsidR="006A6EDF" w:rsidRPr="00CC3E73" w:rsidDel="004A3286">
                <w:rPr>
                  <w:strike/>
                </w:rPr>
                <w:delText>0, 2=mic</w:delText>
              </w:r>
            </w:del>
            <w:ins w:id="2907" w:author="Saminathan, Arun (A.)" w:date="2022-04-13T15:27:00Z">
              <w:del w:id="2908" w:author="Arun Saminathan" w:date="2022-06-10T09:30:00Z">
                <w:r w:rsidR="003022EC" w:rsidRPr="00CC3E73" w:rsidDel="004A3286">
                  <w:rPr>
                    <w:strike/>
                  </w:rPr>
                  <w:delText>2</w:delText>
                </w:r>
              </w:del>
            </w:ins>
            <w:del w:id="2909" w:author="Arun Saminathan" w:date="2022-06-10T09:30:00Z">
              <w:r w:rsidR="006A6EDF" w:rsidRPr="00CC3E73" w:rsidDel="004A3286">
                <w:rPr>
                  <w:strike/>
                </w:rPr>
                <w:delText>1, 3=mic</w:delText>
              </w:r>
            </w:del>
            <w:ins w:id="2910" w:author="Saminathan, Arun (A.)" w:date="2022-04-13T15:27:00Z">
              <w:del w:id="2911" w:author="Arun Saminathan" w:date="2022-06-10T09:30:00Z">
                <w:r w:rsidR="003022EC" w:rsidRPr="00CC3E73" w:rsidDel="004A3286">
                  <w:rPr>
                    <w:strike/>
                  </w:rPr>
                  <w:delText>3</w:delText>
                </w:r>
              </w:del>
            </w:ins>
            <w:del w:id="2912" w:author="Arun Saminathan" w:date="2022-06-10T09:30:00Z">
              <w:r w:rsidR="006A6EDF" w:rsidRPr="00CC3E73" w:rsidDel="004A3286">
                <w:rPr>
                  <w:strike/>
                </w:rPr>
                <w:delText>2, 4=mic</w:delText>
              </w:r>
            </w:del>
            <w:ins w:id="2913" w:author="Saminathan, Arun (A.)" w:date="2022-04-13T15:27:00Z">
              <w:del w:id="2914" w:author="Arun Saminathan" w:date="2022-06-10T09:30:00Z">
                <w:r w:rsidR="003022EC" w:rsidRPr="00CC3E73" w:rsidDel="004A3286">
                  <w:rPr>
                    <w:strike/>
                  </w:rPr>
                  <w:delText>4</w:delText>
                </w:r>
              </w:del>
            </w:ins>
            <w:del w:id="2915" w:author="Arun Saminathan" w:date="2022-06-10T09:30:00Z">
              <w:r w:rsidR="006A6EDF" w:rsidRPr="00CC3E73" w:rsidDel="004A3286">
                <w:rPr>
                  <w:strike/>
                </w:rPr>
                <w:delText>3</w:delText>
              </w:r>
            </w:del>
          </w:p>
        </w:tc>
      </w:tr>
      <w:bookmarkEnd w:id="2900"/>
    </w:tbl>
    <w:p w14:paraId="4FB9D7FD" w14:textId="57559800" w:rsidR="00475F81" w:rsidRPr="00CC3E73" w:rsidDel="004A3286" w:rsidRDefault="00475F81" w:rsidP="00CC09C5">
      <w:pPr>
        <w:spacing w:line="240" w:lineRule="atLeast"/>
        <w:rPr>
          <w:del w:id="2916" w:author="Arun Saminathan" w:date="2022-06-10T09:30:00Z"/>
          <w:strike/>
        </w:rPr>
      </w:pPr>
    </w:p>
    <w:p w14:paraId="60728D49" w14:textId="0365EC2D" w:rsidR="0042328A" w:rsidRPr="00CC3E73" w:rsidDel="004A3286" w:rsidRDefault="0042328A" w:rsidP="00CC09C5">
      <w:pPr>
        <w:spacing w:line="240" w:lineRule="atLeast"/>
        <w:rPr>
          <w:del w:id="2917" w:author="Arun Saminathan" w:date="2022-06-10T09:30:00Z"/>
          <w:strike/>
        </w:rPr>
      </w:pPr>
      <w:del w:id="2918" w:author="Arun Saminathan" w:date="2022-06-10T09:30:00Z">
        <w:r w:rsidRPr="00CC3E73" w:rsidDel="004A3286">
          <w:rPr>
            <w:strike/>
          </w:rPr>
          <w:delText>Parameter 2</w:delText>
        </w:r>
      </w:del>
    </w:p>
    <w:tbl>
      <w:tblPr>
        <w:tblStyle w:val="TableGrid"/>
        <w:tblW w:w="0" w:type="auto"/>
        <w:tblLook w:val="04A0" w:firstRow="1" w:lastRow="0" w:firstColumn="1" w:lastColumn="0" w:noHBand="0" w:noVBand="1"/>
      </w:tblPr>
      <w:tblGrid>
        <w:gridCol w:w="1414"/>
        <w:gridCol w:w="9376"/>
      </w:tblGrid>
      <w:tr w:rsidR="0042328A" w:rsidRPr="00CC3E73" w:rsidDel="004A3286" w14:paraId="3A764A90" w14:textId="1EE5D6B1" w:rsidTr="00FD45D0">
        <w:trPr>
          <w:del w:id="2919" w:author="Arun Saminathan" w:date="2022-06-10T09:30:00Z"/>
        </w:trPr>
        <w:tc>
          <w:tcPr>
            <w:tcW w:w="1435" w:type="dxa"/>
          </w:tcPr>
          <w:p w14:paraId="25A31FD5" w14:textId="534D3D6D" w:rsidR="0042328A" w:rsidRPr="00CC3E73" w:rsidDel="004A3286" w:rsidRDefault="0042328A" w:rsidP="00CC09C5">
            <w:pPr>
              <w:spacing w:line="240" w:lineRule="atLeast"/>
              <w:rPr>
                <w:del w:id="2920" w:author="Arun Saminathan" w:date="2022-06-10T09:30:00Z"/>
                <w:strike/>
              </w:rPr>
            </w:pPr>
            <w:del w:id="2921" w:author="Arun Saminathan" w:date="2022-06-10T09:30:00Z">
              <w:r w:rsidRPr="00CC3E73" w:rsidDel="004A3286">
                <w:rPr>
                  <w:strike/>
                </w:rPr>
                <w:delText>Size (bytes)</w:delText>
              </w:r>
            </w:del>
          </w:p>
        </w:tc>
        <w:tc>
          <w:tcPr>
            <w:tcW w:w="9672" w:type="dxa"/>
          </w:tcPr>
          <w:p w14:paraId="7E0900F2" w14:textId="3B008B1E" w:rsidR="0042328A" w:rsidRPr="00CC3E73" w:rsidDel="004A3286" w:rsidRDefault="0042328A" w:rsidP="00CC09C5">
            <w:pPr>
              <w:spacing w:line="240" w:lineRule="atLeast"/>
              <w:rPr>
                <w:del w:id="2922" w:author="Arun Saminathan" w:date="2022-06-10T09:30:00Z"/>
                <w:strike/>
              </w:rPr>
            </w:pPr>
            <w:del w:id="2923" w:author="Arun Saminathan" w:date="2022-06-10T09:30:00Z">
              <w:r w:rsidRPr="00CC3E73" w:rsidDel="004A3286">
                <w:rPr>
                  <w:strike/>
                </w:rPr>
                <w:delText>Parameter Info</w:delText>
              </w:r>
            </w:del>
          </w:p>
        </w:tc>
      </w:tr>
      <w:tr w:rsidR="0042328A" w:rsidRPr="00CC3E73" w:rsidDel="004A3286" w14:paraId="76575B83" w14:textId="6272D403" w:rsidTr="00FD45D0">
        <w:trPr>
          <w:del w:id="2924" w:author="Arun Saminathan" w:date="2022-06-10T09:30:00Z"/>
        </w:trPr>
        <w:tc>
          <w:tcPr>
            <w:tcW w:w="1435" w:type="dxa"/>
          </w:tcPr>
          <w:p w14:paraId="67173985" w14:textId="67BAAECC" w:rsidR="0042328A" w:rsidRPr="00CC3E73" w:rsidDel="004A3286" w:rsidRDefault="0042328A" w:rsidP="00CC09C5">
            <w:pPr>
              <w:spacing w:line="240" w:lineRule="atLeast"/>
              <w:rPr>
                <w:del w:id="2925" w:author="Arun Saminathan" w:date="2022-06-10T09:30:00Z"/>
                <w:strike/>
              </w:rPr>
            </w:pPr>
            <w:del w:id="2926" w:author="Arun Saminathan" w:date="2022-06-10T09:30:00Z">
              <w:r w:rsidRPr="00CC3E73" w:rsidDel="004A3286">
                <w:rPr>
                  <w:strike/>
                </w:rPr>
                <w:delText>1</w:delText>
              </w:r>
            </w:del>
          </w:p>
        </w:tc>
        <w:tc>
          <w:tcPr>
            <w:tcW w:w="9672" w:type="dxa"/>
          </w:tcPr>
          <w:p w14:paraId="0106A0E6" w14:textId="237F3722" w:rsidR="0042328A" w:rsidRPr="00CC3E73" w:rsidDel="004A3286" w:rsidRDefault="0042328A" w:rsidP="00CC09C5">
            <w:pPr>
              <w:spacing w:line="240" w:lineRule="atLeast"/>
              <w:rPr>
                <w:del w:id="2927" w:author="Arun Saminathan" w:date="2022-06-10T09:30:00Z"/>
                <w:strike/>
              </w:rPr>
            </w:pPr>
            <w:del w:id="2928" w:author="Arun Saminathan" w:date="2022-06-10T09:30:00Z">
              <w:r w:rsidRPr="00CC3E73" w:rsidDel="004A3286">
                <w:rPr>
                  <w:strike/>
                </w:rPr>
                <w:delText xml:space="preserve">Output channel </w:delText>
              </w:r>
              <w:r w:rsidR="00BA597E" w:rsidRPr="00CC3E73" w:rsidDel="004A3286">
                <w:rPr>
                  <w:strike/>
                </w:rPr>
                <w:delText>1</w:delText>
              </w:r>
              <w:r w:rsidRPr="00CC3E73" w:rsidDel="004A3286">
                <w:rPr>
                  <w:strike/>
                </w:rPr>
                <w:delText xml:space="preserve"> source.  A value of 0 = muted, 1=mic</w:delText>
              </w:r>
            </w:del>
            <w:ins w:id="2929" w:author="Saminathan, Arun (A.)" w:date="2022-04-13T15:28:00Z">
              <w:del w:id="2930" w:author="Arun Saminathan" w:date="2022-06-10T09:30:00Z">
                <w:r w:rsidR="00532633" w:rsidRPr="00CC3E73" w:rsidDel="004A3286">
                  <w:rPr>
                    <w:strike/>
                  </w:rPr>
                  <w:delText>1</w:delText>
                </w:r>
              </w:del>
            </w:ins>
            <w:del w:id="2931" w:author="Arun Saminathan" w:date="2022-06-10T09:30:00Z">
              <w:r w:rsidRPr="00CC3E73" w:rsidDel="004A3286">
                <w:rPr>
                  <w:strike/>
                </w:rPr>
                <w:delText>0, 2=mic</w:delText>
              </w:r>
            </w:del>
            <w:ins w:id="2932" w:author="Saminathan, Arun (A.)" w:date="2022-04-13T15:28:00Z">
              <w:del w:id="2933" w:author="Arun Saminathan" w:date="2022-06-10T09:30:00Z">
                <w:r w:rsidR="00532633" w:rsidRPr="00CC3E73" w:rsidDel="004A3286">
                  <w:rPr>
                    <w:strike/>
                  </w:rPr>
                  <w:delText>2</w:delText>
                </w:r>
              </w:del>
            </w:ins>
            <w:del w:id="2934" w:author="Arun Saminathan" w:date="2022-06-10T09:30:00Z">
              <w:r w:rsidRPr="00CC3E73" w:rsidDel="004A3286">
                <w:rPr>
                  <w:strike/>
                </w:rPr>
                <w:delText>1, 3=mic</w:delText>
              </w:r>
            </w:del>
            <w:ins w:id="2935" w:author="Saminathan, Arun (A.)" w:date="2022-04-13T15:28:00Z">
              <w:del w:id="2936" w:author="Arun Saminathan" w:date="2022-06-10T09:30:00Z">
                <w:r w:rsidR="00532633" w:rsidRPr="00CC3E73" w:rsidDel="004A3286">
                  <w:rPr>
                    <w:strike/>
                  </w:rPr>
                  <w:delText>3</w:delText>
                </w:r>
              </w:del>
            </w:ins>
            <w:del w:id="2937" w:author="Arun Saminathan" w:date="2022-06-10T09:30:00Z">
              <w:r w:rsidRPr="00CC3E73" w:rsidDel="004A3286">
                <w:rPr>
                  <w:strike/>
                </w:rPr>
                <w:delText>2, 4=mic</w:delText>
              </w:r>
            </w:del>
            <w:ins w:id="2938" w:author="Saminathan, Arun (A.)" w:date="2022-04-13T15:28:00Z">
              <w:del w:id="2939" w:author="Arun Saminathan" w:date="2022-06-10T09:30:00Z">
                <w:r w:rsidR="00532633" w:rsidRPr="00CC3E73" w:rsidDel="004A3286">
                  <w:rPr>
                    <w:strike/>
                  </w:rPr>
                  <w:delText>4</w:delText>
                </w:r>
              </w:del>
            </w:ins>
            <w:del w:id="2940" w:author="Arun Saminathan" w:date="2022-06-10T09:30:00Z">
              <w:r w:rsidRPr="00CC3E73" w:rsidDel="004A3286">
                <w:rPr>
                  <w:strike/>
                </w:rPr>
                <w:delText>3</w:delText>
              </w:r>
            </w:del>
          </w:p>
        </w:tc>
      </w:tr>
    </w:tbl>
    <w:p w14:paraId="105EA721" w14:textId="6A3C6DED" w:rsidR="0042328A" w:rsidRPr="00CC3E73" w:rsidDel="004A3286" w:rsidRDefault="0042328A" w:rsidP="00CC09C5">
      <w:pPr>
        <w:spacing w:line="240" w:lineRule="atLeast"/>
        <w:rPr>
          <w:del w:id="2941" w:author="Arun Saminathan" w:date="2022-06-10T09:30:00Z"/>
          <w:strike/>
        </w:rPr>
      </w:pPr>
    </w:p>
    <w:p w14:paraId="1A3E69A4" w14:textId="02F3E16F" w:rsidR="0042328A" w:rsidRPr="00CC3E73" w:rsidDel="004A3286" w:rsidRDefault="0042328A" w:rsidP="00CC09C5">
      <w:pPr>
        <w:spacing w:line="240" w:lineRule="atLeast"/>
        <w:rPr>
          <w:del w:id="2942" w:author="Arun Saminathan" w:date="2022-06-10T09:30:00Z"/>
          <w:strike/>
        </w:rPr>
      </w:pPr>
      <w:del w:id="2943" w:author="Arun Saminathan" w:date="2022-06-10T09:30:00Z">
        <w:r w:rsidRPr="00CC3E73" w:rsidDel="004A3286">
          <w:rPr>
            <w:strike/>
          </w:rPr>
          <w:delText>Parameter 3</w:delText>
        </w:r>
      </w:del>
    </w:p>
    <w:tbl>
      <w:tblPr>
        <w:tblStyle w:val="TableGrid"/>
        <w:tblW w:w="0" w:type="auto"/>
        <w:tblLook w:val="04A0" w:firstRow="1" w:lastRow="0" w:firstColumn="1" w:lastColumn="0" w:noHBand="0" w:noVBand="1"/>
      </w:tblPr>
      <w:tblGrid>
        <w:gridCol w:w="1414"/>
        <w:gridCol w:w="9376"/>
      </w:tblGrid>
      <w:tr w:rsidR="0042328A" w:rsidRPr="00CC3E73" w:rsidDel="004A3286" w14:paraId="42800A0E" w14:textId="79FFA89A" w:rsidTr="00FD45D0">
        <w:trPr>
          <w:del w:id="2944" w:author="Arun Saminathan" w:date="2022-06-10T09:30:00Z"/>
        </w:trPr>
        <w:tc>
          <w:tcPr>
            <w:tcW w:w="1435" w:type="dxa"/>
          </w:tcPr>
          <w:p w14:paraId="67678B72" w14:textId="0A07B6CF" w:rsidR="0042328A" w:rsidRPr="00CC3E73" w:rsidDel="004A3286" w:rsidRDefault="0042328A" w:rsidP="00CC09C5">
            <w:pPr>
              <w:spacing w:line="240" w:lineRule="atLeast"/>
              <w:rPr>
                <w:del w:id="2945" w:author="Arun Saminathan" w:date="2022-06-10T09:30:00Z"/>
                <w:strike/>
              </w:rPr>
            </w:pPr>
            <w:del w:id="2946" w:author="Arun Saminathan" w:date="2022-06-10T09:30:00Z">
              <w:r w:rsidRPr="00CC3E73" w:rsidDel="004A3286">
                <w:rPr>
                  <w:strike/>
                </w:rPr>
                <w:delText>Size (bytes)</w:delText>
              </w:r>
            </w:del>
          </w:p>
        </w:tc>
        <w:tc>
          <w:tcPr>
            <w:tcW w:w="9672" w:type="dxa"/>
          </w:tcPr>
          <w:p w14:paraId="0A5D9093" w14:textId="54EF438F" w:rsidR="0042328A" w:rsidRPr="00CC3E73" w:rsidDel="004A3286" w:rsidRDefault="0042328A" w:rsidP="00CC09C5">
            <w:pPr>
              <w:spacing w:line="240" w:lineRule="atLeast"/>
              <w:rPr>
                <w:del w:id="2947" w:author="Arun Saminathan" w:date="2022-06-10T09:30:00Z"/>
                <w:strike/>
              </w:rPr>
            </w:pPr>
            <w:del w:id="2948" w:author="Arun Saminathan" w:date="2022-06-10T09:30:00Z">
              <w:r w:rsidRPr="00CC3E73" w:rsidDel="004A3286">
                <w:rPr>
                  <w:strike/>
                </w:rPr>
                <w:delText>Parameter Info</w:delText>
              </w:r>
            </w:del>
          </w:p>
        </w:tc>
      </w:tr>
      <w:tr w:rsidR="0042328A" w:rsidRPr="00CC3E73" w:rsidDel="004A3286" w14:paraId="0A58C7C5" w14:textId="09D2E5EC" w:rsidTr="00FD45D0">
        <w:trPr>
          <w:del w:id="2949" w:author="Arun Saminathan" w:date="2022-06-10T09:30:00Z"/>
        </w:trPr>
        <w:tc>
          <w:tcPr>
            <w:tcW w:w="1435" w:type="dxa"/>
          </w:tcPr>
          <w:p w14:paraId="450E8CD5" w14:textId="30818B3A" w:rsidR="0042328A" w:rsidRPr="00CC3E73" w:rsidDel="004A3286" w:rsidRDefault="0042328A" w:rsidP="00CC09C5">
            <w:pPr>
              <w:spacing w:line="240" w:lineRule="atLeast"/>
              <w:rPr>
                <w:del w:id="2950" w:author="Arun Saminathan" w:date="2022-06-10T09:30:00Z"/>
                <w:strike/>
              </w:rPr>
            </w:pPr>
            <w:del w:id="2951" w:author="Arun Saminathan" w:date="2022-06-10T09:30:00Z">
              <w:r w:rsidRPr="00CC3E73" w:rsidDel="004A3286">
                <w:rPr>
                  <w:strike/>
                </w:rPr>
                <w:delText>1</w:delText>
              </w:r>
            </w:del>
          </w:p>
        </w:tc>
        <w:tc>
          <w:tcPr>
            <w:tcW w:w="9672" w:type="dxa"/>
          </w:tcPr>
          <w:p w14:paraId="5A3DA7BC" w14:textId="614AB371" w:rsidR="0042328A" w:rsidRPr="00CC3E73" w:rsidDel="004A3286" w:rsidRDefault="0042328A" w:rsidP="00CC09C5">
            <w:pPr>
              <w:spacing w:line="240" w:lineRule="atLeast"/>
              <w:rPr>
                <w:del w:id="2952" w:author="Arun Saminathan" w:date="2022-06-10T09:30:00Z"/>
                <w:strike/>
              </w:rPr>
            </w:pPr>
            <w:del w:id="2953" w:author="Arun Saminathan" w:date="2022-06-10T09:30:00Z">
              <w:r w:rsidRPr="00CC3E73" w:rsidDel="004A3286">
                <w:rPr>
                  <w:strike/>
                </w:rPr>
                <w:delText xml:space="preserve">Output channel </w:delText>
              </w:r>
              <w:r w:rsidR="00BA597E" w:rsidRPr="00CC3E73" w:rsidDel="004A3286">
                <w:rPr>
                  <w:strike/>
                </w:rPr>
                <w:delText>2</w:delText>
              </w:r>
              <w:r w:rsidRPr="00CC3E73" w:rsidDel="004A3286">
                <w:rPr>
                  <w:strike/>
                </w:rPr>
                <w:delText xml:space="preserve"> source.  A value of 0 = muted, 1=mic</w:delText>
              </w:r>
            </w:del>
            <w:ins w:id="2954" w:author="Saminathan, Arun (A.)" w:date="2022-04-13T15:28:00Z">
              <w:del w:id="2955" w:author="Arun Saminathan" w:date="2022-06-10T09:30:00Z">
                <w:r w:rsidR="00532633" w:rsidRPr="00CC3E73" w:rsidDel="004A3286">
                  <w:rPr>
                    <w:strike/>
                  </w:rPr>
                  <w:delText>1</w:delText>
                </w:r>
              </w:del>
            </w:ins>
            <w:del w:id="2956" w:author="Arun Saminathan" w:date="2022-06-10T09:30:00Z">
              <w:r w:rsidRPr="00CC3E73" w:rsidDel="004A3286">
                <w:rPr>
                  <w:strike/>
                </w:rPr>
                <w:delText>0, 2=mic</w:delText>
              </w:r>
            </w:del>
            <w:ins w:id="2957" w:author="Saminathan, Arun (A.)" w:date="2022-04-13T15:28:00Z">
              <w:del w:id="2958" w:author="Arun Saminathan" w:date="2022-06-10T09:30:00Z">
                <w:r w:rsidR="00532633" w:rsidRPr="00CC3E73" w:rsidDel="004A3286">
                  <w:rPr>
                    <w:strike/>
                  </w:rPr>
                  <w:delText>2</w:delText>
                </w:r>
              </w:del>
            </w:ins>
            <w:del w:id="2959" w:author="Arun Saminathan" w:date="2022-06-10T09:30:00Z">
              <w:r w:rsidRPr="00CC3E73" w:rsidDel="004A3286">
                <w:rPr>
                  <w:strike/>
                </w:rPr>
                <w:delText>1, 3=mic</w:delText>
              </w:r>
            </w:del>
            <w:ins w:id="2960" w:author="Saminathan, Arun (A.)" w:date="2022-04-13T15:28:00Z">
              <w:del w:id="2961" w:author="Arun Saminathan" w:date="2022-06-10T09:30:00Z">
                <w:r w:rsidR="00532633" w:rsidRPr="00CC3E73" w:rsidDel="004A3286">
                  <w:rPr>
                    <w:strike/>
                  </w:rPr>
                  <w:delText>3</w:delText>
                </w:r>
              </w:del>
            </w:ins>
            <w:del w:id="2962" w:author="Arun Saminathan" w:date="2022-06-10T09:30:00Z">
              <w:r w:rsidRPr="00CC3E73" w:rsidDel="004A3286">
                <w:rPr>
                  <w:strike/>
                </w:rPr>
                <w:delText>2, 4=mic</w:delText>
              </w:r>
            </w:del>
            <w:ins w:id="2963" w:author="Saminathan, Arun (A.)" w:date="2022-04-13T15:28:00Z">
              <w:del w:id="2964" w:author="Arun Saminathan" w:date="2022-06-10T09:30:00Z">
                <w:r w:rsidR="00532633" w:rsidRPr="00CC3E73" w:rsidDel="004A3286">
                  <w:rPr>
                    <w:strike/>
                  </w:rPr>
                  <w:delText>4</w:delText>
                </w:r>
              </w:del>
            </w:ins>
            <w:del w:id="2965" w:author="Arun Saminathan" w:date="2022-06-10T09:30:00Z">
              <w:r w:rsidRPr="00CC3E73" w:rsidDel="004A3286">
                <w:rPr>
                  <w:strike/>
                </w:rPr>
                <w:delText>3</w:delText>
              </w:r>
            </w:del>
          </w:p>
        </w:tc>
      </w:tr>
    </w:tbl>
    <w:p w14:paraId="0AF47655" w14:textId="7ACB497A" w:rsidR="0042328A" w:rsidRPr="00CC3E73" w:rsidDel="004A3286" w:rsidRDefault="0042328A" w:rsidP="00CC09C5">
      <w:pPr>
        <w:spacing w:line="240" w:lineRule="atLeast"/>
        <w:rPr>
          <w:del w:id="2966" w:author="Arun Saminathan" w:date="2022-06-10T09:30:00Z"/>
          <w:strike/>
        </w:rPr>
      </w:pPr>
    </w:p>
    <w:p w14:paraId="5F6C6355" w14:textId="0C4586BF" w:rsidR="0042328A" w:rsidRPr="00CC3E73" w:rsidDel="004A3286" w:rsidRDefault="0042328A" w:rsidP="00CC09C5">
      <w:pPr>
        <w:spacing w:line="240" w:lineRule="atLeast"/>
        <w:rPr>
          <w:del w:id="2967" w:author="Arun Saminathan" w:date="2022-06-10T09:30:00Z"/>
          <w:strike/>
        </w:rPr>
      </w:pPr>
      <w:del w:id="2968" w:author="Arun Saminathan" w:date="2022-06-10T09:30:00Z">
        <w:r w:rsidRPr="00CC3E73" w:rsidDel="004A3286">
          <w:rPr>
            <w:strike/>
          </w:rPr>
          <w:delText>Parameter 4</w:delText>
        </w:r>
      </w:del>
    </w:p>
    <w:tbl>
      <w:tblPr>
        <w:tblStyle w:val="TableGrid"/>
        <w:tblW w:w="0" w:type="auto"/>
        <w:tblLook w:val="04A0" w:firstRow="1" w:lastRow="0" w:firstColumn="1" w:lastColumn="0" w:noHBand="0" w:noVBand="1"/>
      </w:tblPr>
      <w:tblGrid>
        <w:gridCol w:w="1414"/>
        <w:gridCol w:w="9376"/>
      </w:tblGrid>
      <w:tr w:rsidR="0042328A" w:rsidRPr="00CC3E73" w:rsidDel="004A3286" w14:paraId="44FA9427" w14:textId="20620E5C" w:rsidTr="00FD45D0">
        <w:trPr>
          <w:del w:id="2969" w:author="Arun Saminathan" w:date="2022-06-10T09:30:00Z"/>
        </w:trPr>
        <w:tc>
          <w:tcPr>
            <w:tcW w:w="1435" w:type="dxa"/>
          </w:tcPr>
          <w:p w14:paraId="5C2BA685" w14:textId="0AE11B78" w:rsidR="0042328A" w:rsidRPr="00CC3E73" w:rsidDel="004A3286" w:rsidRDefault="0042328A" w:rsidP="00CC09C5">
            <w:pPr>
              <w:spacing w:line="240" w:lineRule="atLeast"/>
              <w:rPr>
                <w:del w:id="2970" w:author="Arun Saminathan" w:date="2022-06-10T09:30:00Z"/>
                <w:strike/>
              </w:rPr>
            </w:pPr>
            <w:del w:id="2971" w:author="Arun Saminathan" w:date="2022-06-10T09:30:00Z">
              <w:r w:rsidRPr="00CC3E73" w:rsidDel="004A3286">
                <w:rPr>
                  <w:strike/>
                </w:rPr>
                <w:delText>Size (bytes)</w:delText>
              </w:r>
            </w:del>
          </w:p>
        </w:tc>
        <w:tc>
          <w:tcPr>
            <w:tcW w:w="9672" w:type="dxa"/>
          </w:tcPr>
          <w:p w14:paraId="11A012B6" w14:textId="670405DE" w:rsidR="0042328A" w:rsidRPr="00CC3E73" w:rsidDel="004A3286" w:rsidRDefault="0042328A" w:rsidP="00CC09C5">
            <w:pPr>
              <w:spacing w:line="240" w:lineRule="atLeast"/>
              <w:rPr>
                <w:del w:id="2972" w:author="Arun Saminathan" w:date="2022-06-10T09:30:00Z"/>
                <w:strike/>
              </w:rPr>
            </w:pPr>
            <w:del w:id="2973" w:author="Arun Saminathan" w:date="2022-06-10T09:30:00Z">
              <w:r w:rsidRPr="00CC3E73" w:rsidDel="004A3286">
                <w:rPr>
                  <w:strike/>
                </w:rPr>
                <w:delText>Parameter Info</w:delText>
              </w:r>
            </w:del>
          </w:p>
        </w:tc>
      </w:tr>
      <w:tr w:rsidR="0042328A" w:rsidRPr="00CC3E73" w:rsidDel="004A3286" w14:paraId="5509CA61" w14:textId="09034699" w:rsidTr="00FD45D0">
        <w:trPr>
          <w:del w:id="2974" w:author="Arun Saminathan" w:date="2022-06-10T09:30:00Z"/>
        </w:trPr>
        <w:tc>
          <w:tcPr>
            <w:tcW w:w="1435" w:type="dxa"/>
          </w:tcPr>
          <w:p w14:paraId="5C12734F" w14:textId="291E49F9" w:rsidR="0042328A" w:rsidRPr="00CC3E73" w:rsidDel="004A3286" w:rsidRDefault="0042328A" w:rsidP="00CC09C5">
            <w:pPr>
              <w:spacing w:line="240" w:lineRule="atLeast"/>
              <w:rPr>
                <w:del w:id="2975" w:author="Arun Saminathan" w:date="2022-06-10T09:30:00Z"/>
                <w:strike/>
              </w:rPr>
            </w:pPr>
            <w:del w:id="2976" w:author="Arun Saminathan" w:date="2022-06-10T09:30:00Z">
              <w:r w:rsidRPr="00CC3E73" w:rsidDel="004A3286">
                <w:rPr>
                  <w:strike/>
                </w:rPr>
                <w:delText>1</w:delText>
              </w:r>
            </w:del>
          </w:p>
        </w:tc>
        <w:tc>
          <w:tcPr>
            <w:tcW w:w="9672" w:type="dxa"/>
          </w:tcPr>
          <w:p w14:paraId="4ADE810E" w14:textId="7581A0D0" w:rsidR="0042328A" w:rsidRPr="00CC3E73" w:rsidDel="004A3286" w:rsidRDefault="0042328A" w:rsidP="00CC09C5">
            <w:pPr>
              <w:spacing w:line="240" w:lineRule="atLeast"/>
              <w:rPr>
                <w:del w:id="2977" w:author="Arun Saminathan" w:date="2022-06-10T09:30:00Z"/>
                <w:strike/>
              </w:rPr>
            </w:pPr>
            <w:del w:id="2978" w:author="Arun Saminathan" w:date="2022-06-10T09:30:00Z">
              <w:r w:rsidRPr="00CC3E73" w:rsidDel="004A3286">
                <w:rPr>
                  <w:strike/>
                </w:rPr>
                <w:delText xml:space="preserve">Output channel </w:delText>
              </w:r>
              <w:r w:rsidR="00BA597E" w:rsidRPr="00CC3E73" w:rsidDel="004A3286">
                <w:rPr>
                  <w:strike/>
                </w:rPr>
                <w:delText>3</w:delText>
              </w:r>
              <w:r w:rsidRPr="00CC3E73" w:rsidDel="004A3286">
                <w:rPr>
                  <w:strike/>
                </w:rPr>
                <w:delText xml:space="preserve"> source.  A value of 0 = muted, 1=mic</w:delText>
              </w:r>
            </w:del>
            <w:ins w:id="2979" w:author="Saminathan, Arun (A.)" w:date="2022-04-13T15:28:00Z">
              <w:del w:id="2980" w:author="Arun Saminathan" w:date="2022-06-10T09:30:00Z">
                <w:r w:rsidR="00532633" w:rsidRPr="00CC3E73" w:rsidDel="004A3286">
                  <w:rPr>
                    <w:strike/>
                  </w:rPr>
                  <w:delText>1</w:delText>
                </w:r>
              </w:del>
            </w:ins>
            <w:del w:id="2981" w:author="Arun Saminathan" w:date="2022-06-10T09:30:00Z">
              <w:r w:rsidRPr="00CC3E73" w:rsidDel="004A3286">
                <w:rPr>
                  <w:strike/>
                </w:rPr>
                <w:delText>0, 2=mic</w:delText>
              </w:r>
            </w:del>
            <w:ins w:id="2982" w:author="Saminathan, Arun (A.)" w:date="2022-04-13T15:28:00Z">
              <w:del w:id="2983" w:author="Arun Saminathan" w:date="2022-06-10T09:30:00Z">
                <w:r w:rsidR="00532633" w:rsidRPr="00CC3E73" w:rsidDel="004A3286">
                  <w:rPr>
                    <w:strike/>
                  </w:rPr>
                  <w:delText>2</w:delText>
                </w:r>
              </w:del>
            </w:ins>
            <w:del w:id="2984" w:author="Arun Saminathan" w:date="2022-06-10T09:30:00Z">
              <w:r w:rsidRPr="00CC3E73" w:rsidDel="004A3286">
                <w:rPr>
                  <w:strike/>
                </w:rPr>
                <w:delText>1, 3=mic</w:delText>
              </w:r>
            </w:del>
            <w:ins w:id="2985" w:author="Saminathan, Arun (A.)" w:date="2022-04-13T15:28:00Z">
              <w:del w:id="2986" w:author="Arun Saminathan" w:date="2022-06-10T09:30:00Z">
                <w:r w:rsidR="00532633" w:rsidRPr="00CC3E73" w:rsidDel="004A3286">
                  <w:rPr>
                    <w:strike/>
                  </w:rPr>
                  <w:delText>3</w:delText>
                </w:r>
              </w:del>
            </w:ins>
            <w:del w:id="2987" w:author="Arun Saminathan" w:date="2022-06-10T09:30:00Z">
              <w:r w:rsidRPr="00CC3E73" w:rsidDel="004A3286">
                <w:rPr>
                  <w:strike/>
                </w:rPr>
                <w:delText>2, 4=mic</w:delText>
              </w:r>
            </w:del>
            <w:ins w:id="2988" w:author="Saminathan, Arun (A.)" w:date="2022-04-13T15:28:00Z">
              <w:del w:id="2989" w:author="Arun Saminathan" w:date="2022-06-10T09:30:00Z">
                <w:r w:rsidR="00532633" w:rsidRPr="00CC3E73" w:rsidDel="004A3286">
                  <w:rPr>
                    <w:strike/>
                  </w:rPr>
                  <w:delText>4</w:delText>
                </w:r>
              </w:del>
            </w:ins>
            <w:del w:id="2990" w:author="Arun Saminathan" w:date="2022-06-10T09:30:00Z">
              <w:r w:rsidRPr="00CC3E73" w:rsidDel="004A3286">
                <w:rPr>
                  <w:strike/>
                </w:rPr>
                <w:delText>3</w:delText>
              </w:r>
            </w:del>
          </w:p>
        </w:tc>
      </w:tr>
    </w:tbl>
    <w:p w14:paraId="73A5D256" w14:textId="5DB818F2" w:rsidR="0042328A" w:rsidRPr="00CC3E73" w:rsidDel="004A3286" w:rsidRDefault="0042328A" w:rsidP="00CC09C5">
      <w:pPr>
        <w:spacing w:line="240" w:lineRule="atLeast"/>
        <w:rPr>
          <w:del w:id="2991" w:author="Arun Saminathan" w:date="2022-06-10T09:30:00Z"/>
          <w:strike/>
        </w:rPr>
      </w:pPr>
    </w:p>
    <w:p w14:paraId="3B832B0C" w14:textId="31F60C38" w:rsidR="0042328A" w:rsidRPr="00CC3E73" w:rsidDel="004A3286" w:rsidRDefault="0042328A" w:rsidP="00CC09C5">
      <w:pPr>
        <w:spacing w:line="240" w:lineRule="atLeast"/>
        <w:rPr>
          <w:del w:id="2992" w:author="Arun Saminathan" w:date="2022-06-10T09:30:00Z"/>
          <w:strike/>
        </w:rPr>
      </w:pPr>
      <w:del w:id="2993" w:author="Arun Saminathan" w:date="2022-06-10T09:30:00Z">
        <w:r w:rsidRPr="00CC3E73" w:rsidDel="004A3286">
          <w:rPr>
            <w:strike/>
          </w:rPr>
          <w:delText>Parameter 5</w:delText>
        </w:r>
      </w:del>
    </w:p>
    <w:tbl>
      <w:tblPr>
        <w:tblStyle w:val="TableGrid"/>
        <w:tblW w:w="0" w:type="auto"/>
        <w:tblLook w:val="04A0" w:firstRow="1" w:lastRow="0" w:firstColumn="1" w:lastColumn="0" w:noHBand="0" w:noVBand="1"/>
      </w:tblPr>
      <w:tblGrid>
        <w:gridCol w:w="1414"/>
        <w:gridCol w:w="9376"/>
      </w:tblGrid>
      <w:tr w:rsidR="0042328A" w:rsidRPr="00CC3E73" w:rsidDel="004A3286" w14:paraId="4CF0923A" w14:textId="7FE7EBB9" w:rsidTr="00FD45D0">
        <w:trPr>
          <w:del w:id="2994" w:author="Arun Saminathan" w:date="2022-06-10T09:30:00Z"/>
        </w:trPr>
        <w:tc>
          <w:tcPr>
            <w:tcW w:w="1435" w:type="dxa"/>
          </w:tcPr>
          <w:p w14:paraId="3217444D" w14:textId="6DF98F85" w:rsidR="0042328A" w:rsidRPr="00CC3E73" w:rsidDel="004A3286" w:rsidRDefault="0042328A" w:rsidP="00CC09C5">
            <w:pPr>
              <w:spacing w:line="240" w:lineRule="atLeast"/>
              <w:rPr>
                <w:del w:id="2995" w:author="Arun Saminathan" w:date="2022-06-10T09:30:00Z"/>
                <w:strike/>
              </w:rPr>
            </w:pPr>
            <w:del w:id="2996" w:author="Arun Saminathan" w:date="2022-06-10T09:30:00Z">
              <w:r w:rsidRPr="00CC3E73" w:rsidDel="004A3286">
                <w:rPr>
                  <w:strike/>
                </w:rPr>
                <w:delText>Size (bytes)</w:delText>
              </w:r>
            </w:del>
          </w:p>
        </w:tc>
        <w:tc>
          <w:tcPr>
            <w:tcW w:w="9672" w:type="dxa"/>
          </w:tcPr>
          <w:p w14:paraId="41A408C0" w14:textId="1FD31561" w:rsidR="0042328A" w:rsidRPr="00CC3E73" w:rsidDel="004A3286" w:rsidRDefault="0042328A" w:rsidP="00CC09C5">
            <w:pPr>
              <w:spacing w:line="240" w:lineRule="atLeast"/>
              <w:rPr>
                <w:del w:id="2997" w:author="Arun Saminathan" w:date="2022-06-10T09:30:00Z"/>
                <w:strike/>
              </w:rPr>
            </w:pPr>
            <w:del w:id="2998" w:author="Arun Saminathan" w:date="2022-06-10T09:30:00Z">
              <w:r w:rsidRPr="00CC3E73" w:rsidDel="004A3286">
                <w:rPr>
                  <w:strike/>
                </w:rPr>
                <w:delText>Parameter Info</w:delText>
              </w:r>
            </w:del>
          </w:p>
        </w:tc>
      </w:tr>
      <w:tr w:rsidR="0042328A" w:rsidRPr="00CC3E73" w:rsidDel="004A3286" w14:paraId="6A975657" w14:textId="03152979" w:rsidTr="00FD45D0">
        <w:trPr>
          <w:del w:id="2999" w:author="Arun Saminathan" w:date="2022-06-10T09:30:00Z"/>
        </w:trPr>
        <w:tc>
          <w:tcPr>
            <w:tcW w:w="1435" w:type="dxa"/>
          </w:tcPr>
          <w:p w14:paraId="4426AB2A" w14:textId="7D8A162F" w:rsidR="0042328A" w:rsidRPr="00CC3E73" w:rsidDel="004A3286" w:rsidRDefault="0042328A" w:rsidP="00CC09C5">
            <w:pPr>
              <w:spacing w:line="240" w:lineRule="atLeast"/>
              <w:rPr>
                <w:del w:id="3000" w:author="Arun Saminathan" w:date="2022-06-10T09:30:00Z"/>
                <w:strike/>
              </w:rPr>
            </w:pPr>
            <w:del w:id="3001" w:author="Arun Saminathan" w:date="2022-06-10T09:30:00Z">
              <w:r w:rsidRPr="00CC3E73" w:rsidDel="004A3286">
                <w:rPr>
                  <w:strike/>
                </w:rPr>
                <w:delText>1</w:delText>
              </w:r>
            </w:del>
          </w:p>
        </w:tc>
        <w:tc>
          <w:tcPr>
            <w:tcW w:w="9672" w:type="dxa"/>
          </w:tcPr>
          <w:p w14:paraId="1A8139E9" w14:textId="44F84252" w:rsidR="0042328A" w:rsidRPr="00CC3E73" w:rsidDel="004A3286" w:rsidRDefault="0042328A" w:rsidP="00CC09C5">
            <w:pPr>
              <w:spacing w:line="240" w:lineRule="atLeast"/>
              <w:rPr>
                <w:del w:id="3002" w:author="Arun Saminathan" w:date="2022-06-10T09:30:00Z"/>
                <w:strike/>
              </w:rPr>
            </w:pPr>
            <w:del w:id="3003" w:author="Arun Saminathan" w:date="2022-06-10T09:30:00Z">
              <w:r w:rsidRPr="00CC3E73" w:rsidDel="004A3286">
                <w:rPr>
                  <w:strike/>
                </w:rPr>
                <w:delText xml:space="preserve">Output channel </w:delText>
              </w:r>
              <w:r w:rsidR="00BA597E" w:rsidRPr="00CC3E73" w:rsidDel="004A3286">
                <w:rPr>
                  <w:strike/>
                </w:rPr>
                <w:delText>4</w:delText>
              </w:r>
              <w:r w:rsidRPr="00CC3E73" w:rsidDel="004A3286">
                <w:rPr>
                  <w:strike/>
                </w:rPr>
                <w:delText xml:space="preserve"> source.  A value of 0 = muted, 1=mic</w:delText>
              </w:r>
            </w:del>
            <w:ins w:id="3004" w:author="Saminathan, Arun (A.)" w:date="2022-04-13T15:29:00Z">
              <w:del w:id="3005" w:author="Arun Saminathan" w:date="2022-06-10T09:30:00Z">
                <w:r w:rsidR="00532633" w:rsidRPr="00CC3E73" w:rsidDel="004A3286">
                  <w:rPr>
                    <w:strike/>
                  </w:rPr>
                  <w:delText>1</w:delText>
                </w:r>
              </w:del>
            </w:ins>
            <w:del w:id="3006" w:author="Arun Saminathan" w:date="2022-06-10T09:30:00Z">
              <w:r w:rsidRPr="00CC3E73" w:rsidDel="004A3286">
                <w:rPr>
                  <w:strike/>
                </w:rPr>
                <w:delText>0, 2=mic</w:delText>
              </w:r>
            </w:del>
            <w:ins w:id="3007" w:author="Saminathan, Arun (A.)" w:date="2022-04-13T15:29:00Z">
              <w:del w:id="3008" w:author="Arun Saminathan" w:date="2022-06-10T09:30:00Z">
                <w:r w:rsidR="00532633" w:rsidRPr="00CC3E73" w:rsidDel="004A3286">
                  <w:rPr>
                    <w:strike/>
                  </w:rPr>
                  <w:delText>2</w:delText>
                </w:r>
              </w:del>
            </w:ins>
            <w:del w:id="3009" w:author="Arun Saminathan" w:date="2022-06-10T09:30:00Z">
              <w:r w:rsidRPr="00CC3E73" w:rsidDel="004A3286">
                <w:rPr>
                  <w:strike/>
                </w:rPr>
                <w:delText>1, 3=mic</w:delText>
              </w:r>
            </w:del>
            <w:ins w:id="3010" w:author="Saminathan, Arun (A.)" w:date="2022-04-13T15:29:00Z">
              <w:del w:id="3011" w:author="Arun Saminathan" w:date="2022-06-10T09:30:00Z">
                <w:r w:rsidR="00532633" w:rsidRPr="00CC3E73" w:rsidDel="004A3286">
                  <w:rPr>
                    <w:strike/>
                  </w:rPr>
                  <w:delText>3</w:delText>
                </w:r>
              </w:del>
            </w:ins>
            <w:del w:id="3012" w:author="Arun Saminathan" w:date="2022-06-10T09:30:00Z">
              <w:r w:rsidRPr="00CC3E73" w:rsidDel="004A3286">
                <w:rPr>
                  <w:strike/>
                </w:rPr>
                <w:delText>2, 4=mic</w:delText>
              </w:r>
            </w:del>
            <w:ins w:id="3013" w:author="Saminathan, Arun (A.)" w:date="2022-04-13T15:29:00Z">
              <w:del w:id="3014" w:author="Arun Saminathan" w:date="2022-06-10T09:30:00Z">
                <w:r w:rsidR="00532633" w:rsidRPr="00CC3E73" w:rsidDel="004A3286">
                  <w:rPr>
                    <w:strike/>
                  </w:rPr>
                  <w:delText>4</w:delText>
                </w:r>
              </w:del>
            </w:ins>
            <w:del w:id="3015" w:author="Arun Saminathan" w:date="2022-06-10T09:30:00Z">
              <w:r w:rsidRPr="00CC3E73" w:rsidDel="004A3286">
                <w:rPr>
                  <w:strike/>
                </w:rPr>
                <w:delText>3</w:delText>
              </w:r>
            </w:del>
          </w:p>
        </w:tc>
      </w:tr>
    </w:tbl>
    <w:p w14:paraId="4AD8385F" w14:textId="5DE4A6BA" w:rsidR="0042328A" w:rsidRPr="00CC3E73" w:rsidDel="004A3286" w:rsidRDefault="0042328A" w:rsidP="00CC09C5">
      <w:pPr>
        <w:spacing w:line="240" w:lineRule="atLeast"/>
        <w:rPr>
          <w:del w:id="3016" w:author="Arun Saminathan" w:date="2022-06-10T09:30:00Z"/>
          <w:strike/>
        </w:rPr>
      </w:pPr>
    </w:p>
    <w:p w14:paraId="63F77C83" w14:textId="65892EC8" w:rsidR="0042328A" w:rsidRPr="00CC3E73" w:rsidDel="004A3286" w:rsidRDefault="0042328A" w:rsidP="00CC09C5">
      <w:pPr>
        <w:spacing w:line="240" w:lineRule="atLeast"/>
        <w:rPr>
          <w:del w:id="3017" w:author="Arun Saminathan" w:date="2022-06-10T09:30:00Z"/>
          <w:strike/>
        </w:rPr>
      </w:pPr>
      <w:del w:id="3018" w:author="Arun Saminathan" w:date="2022-06-10T09:30:00Z">
        <w:r w:rsidRPr="00CC3E73" w:rsidDel="004A3286">
          <w:rPr>
            <w:strike/>
          </w:rPr>
          <w:delText>Parameter 6</w:delText>
        </w:r>
      </w:del>
    </w:p>
    <w:tbl>
      <w:tblPr>
        <w:tblStyle w:val="TableGrid"/>
        <w:tblW w:w="0" w:type="auto"/>
        <w:tblLook w:val="04A0" w:firstRow="1" w:lastRow="0" w:firstColumn="1" w:lastColumn="0" w:noHBand="0" w:noVBand="1"/>
      </w:tblPr>
      <w:tblGrid>
        <w:gridCol w:w="1414"/>
        <w:gridCol w:w="9376"/>
      </w:tblGrid>
      <w:tr w:rsidR="0042328A" w:rsidRPr="00CC3E73" w:rsidDel="004A3286" w14:paraId="33BDE9AF" w14:textId="57434F03" w:rsidTr="00FD45D0">
        <w:trPr>
          <w:del w:id="3019" w:author="Arun Saminathan" w:date="2022-06-10T09:30:00Z"/>
        </w:trPr>
        <w:tc>
          <w:tcPr>
            <w:tcW w:w="1435" w:type="dxa"/>
          </w:tcPr>
          <w:p w14:paraId="28708BED" w14:textId="2BA6E6B5" w:rsidR="0042328A" w:rsidRPr="00CC3E73" w:rsidDel="004A3286" w:rsidRDefault="0042328A" w:rsidP="00CC09C5">
            <w:pPr>
              <w:spacing w:line="240" w:lineRule="atLeast"/>
              <w:rPr>
                <w:del w:id="3020" w:author="Arun Saminathan" w:date="2022-06-10T09:30:00Z"/>
                <w:strike/>
              </w:rPr>
            </w:pPr>
            <w:del w:id="3021" w:author="Arun Saminathan" w:date="2022-06-10T09:30:00Z">
              <w:r w:rsidRPr="00CC3E73" w:rsidDel="004A3286">
                <w:rPr>
                  <w:strike/>
                </w:rPr>
                <w:delText>Size (bytes)</w:delText>
              </w:r>
            </w:del>
          </w:p>
        </w:tc>
        <w:tc>
          <w:tcPr>
            <w:tcW w:w="9672" w:type="dxa"/>
          </w:tcPr>
          <w:p w14:paraId="00B4D0E1" w14:textId="7EDF4ABE" w:rsidR="0042328A" w:rsidRPr="00CC3E73" w:rsidDel="004A3286" w:rsidRDefault="0042328A" w:rsidP="00CC09C5">
            <w:pPr>
              <w:spacing w:line="240" w:lineRule="atLeast"/>
              <w:rPr>
                <w:del w:id="3022" w:author="Arun Saminathan" w:date="2022-06-10T09:30:00Z"/>
                <w:strike/>
              </w:rPr>
            </w:pPr>
            <w:del w:id="3023" w:author="Arun Saminathan" w:date="2022-06-10T09:30:00Z">
              <w:r w:rsidRPr="00CC3E73" w:rsidDel="004A3286">
                <w:rPr>
                  <w:strike/>
                </w:rPr>
                <w:delText>Parameter Info</w:delText>
              </w:r>
            </w:del>
          </w:p>
        </w:tc>
      </w:tr>
      <w:tr w:rsidR="0042328A" w:rsidRPr="00CC3E73" w:rsidDel="004A3286" w14:paraId="65730860" w14:textId="6E768855" w:rsidTr="00FD45D0">
        <w:trPr>
          <w:del w:id="3024" w:author="Arun Saminathan" w:date="2022-06-10T09:30:00Z"/>
        </w:trPr>
        <w:tc>
          <w:tcPr>
            <w:tcW w:w="1435" w:type="dxa"/>
          </w:tcPr>
          <w:p w14:paraId="17BA9CEB" w14:textId="0F81933D" w:rsidR="0042328A" w:rsidRPr="00CC3E73" w:rsidDel="004A3286" w:rsidRDefault="0042328A" w:rsidP="00CC09C5">
            <w:pPr>
              <w:spacing w:line="240" w:lineRule="atLeast"/>
              <w:rPr>
                <w:del w:id="3025" w:author="Arun Saminathan" w:date="2022-06-10T09:30:00Z"/>
                <w:strike/>
              </w:rPr>
            </w:pPr>
            <w:del w:id="3026" w:author="Arun Saminathan" w:date="2022-06-10T09:30:00Z">
              <w:r w:rsidRPr="00CC3E73" w:rsidDel="004A3286">
                <w:rPr>
                  <w:strike/>
                </w:rPr>
                <w:delText>1</w:delText>
              </w:r>
            </w:del>
          </w:p>
        </w:tc>
        <w:tc>
          <w:tcPr>
            <w:tcW w:w="9672" w:type="dxa"/>
          </w:tcPr>
          <w:p w14:paraId="6D22A724" w14:textId="41E7A375" w:rsidR="0042328A" w:rsidRPr="00CC3E73" w:rsidDel="004A3286" w:rsidRDefault="0042328A" w:rsidP="00CC09C5">
            <w:pPr>
              <w:spacing w:line="240" w:lineRule="atLeast"/>
              <w:rPr>
                <w:del w:id="3027" w:author="Arun Saminathan" w:date="2022-06-10T09:30:00Z"/>
                <w:strike/>
              </w:rPr>
            </w:pPr>
            <w:del w:id="3028" w:author="Arun Saminathan" w:date="2022-06-10T09:30:00Z">
              <w:r w:rsidRPr="00CC3E73" w:rsidDel="004A3286">
                <w:rPr>
                  <w:strike/>
                </w:rPr>
                <w:delText xml:space="preserve">Output channel </w:delText>
              </w:r>
              <w:r w:rsidR="00BA597E" w:rsidRPr="00CC3E73" w:rsidDel="004A3286">
                <w:rPr>
                  <w:strike/>
                </w:rPr>
                <w:delText>5</w:delText>
              </w:r>
              <w:r w:rsidRPr="00CC3E73" w:rsidDel="004A3286">
                <w:rPr>
                  <w:strike/>
                </w:rPr>
                <w:delText xml:space="preserve"> source.  A value of 0 = muted, 1=mic</w:delText>
              </w:r>
            </w:del>
            <w:ins w:id="3029" w:author="Saminathan, Arun (A.)" w:date="2022-04-13T15:29:00Z">
              <w:del w:id="3030" w:author="Arun Saminathan" w:date="2022-06-10T09:30:00Z">
                <w:r w:rsidR="00532633" w:rsidRPr="00CC3E73" w:rsidDel="004A3286">
                  <w:rPr>
                    <w:strike/>
                  </w:rPr>
                  <w:delText>1</w:delText>
                </w:r>
              </w:del>
            </w:ins>
            <w:del w:id="3031" w:author="Arun Saminathan" w:date="2022-06-10T09:30:00Z">
              <w:r w:rsidRPr="00CC3E73" w:rsidDel="004A3286">
                <w:rPr>
                  <w:strike/>
                </w:rPr>
                <w:delText>0, 2=mic</w:delText>
              </w:r>
            </w:del>
            <w:ins w:id="3032" w:author="Saminathan, Arun (A.)" w:date="2022-04-13T15:29:00Z">
              <w:del w:id="3033" w:author="Arun Saminathan" w:date="2022-06-10T09:30:00Z">
                <w:r w:rsidR="00532633" w:rsidRPr="00CC3E73" w:rsidDel="004A3286">
                  <w:rPr>
                    <w:strike/>
                  </w:rPr>
                  <w:delText>2</w:delText>
                </w:r>
              </w:del>
            </w:ins>
            <w:del w:id="3034" w:author="Arun Saminathan" w:date="2022-06-10T09:30:00Z">
              <w:r w:rsidRPr="00CC3E73" w:rsidDel="004A3286">
                <w:rPr>
                  <w:strike/>
                </w:rPr>
                <w:delText>1, 3=mic</w:delText>
              </w:r>
            </w:del>
            <w:ins w:id="3035" w:author="Saminathan, Arun (A.)" w:date="2022-04-13T15:29:00Z">
              <w:del w:id="3036" w:author="Arun Saminathan" w:date="2022-06-10T09:30:00Z">
                <w:r w:rsidR="00532633" w:rsidRPr="00CC3E73" w:rsidDel="004A3286">
                  <w:rPr>
                    <w:strike/>
                  </w:rPr>
                  <w:delText>3</w:delText>
                </w:r>
              </w:del>
            </w:ins>
            <w:del w:id="3037" w:author="Arun Saminathan" w:date="2022-06-10T09:30:00Z">
              <w:r w:rsidRPr="00CC3E73" w:rsidDel="004A3286">
                <w:rPr>
                  <w:strike/>
                </w:rPr>
                <w:delText>2, 4=mic</w:delText>
              </w:r>
            </w:del>
            <w:ins w:id="3038" w:author="Saminathan, Arun (A.)" w:date="2022-04-13T15:29:00Z">
              <w:del w:id="3039" w:author="Arun Saminathan" w:date="2022-06-10T09:30:00Z">
                <w:r w:rsidR="00532633" w:rsidRPr="00CC3E73" w:rsidDel="004A3286">
                  <w:rPr>
                    <w:strike/>
                  </w:rPr>
                  <w:delText>4</w:delText>
                </w:r>
              </w:del>
            </w:ins>
            <w:del w:id="3040" w:author="Arun Saminathan" w:date="2022-06-10T09:30:00Z">
              <w:r w:rsidRPr="00CC3E73" w:rsidDel="004A3286">
                <w:rPr>
                  <w:strike/>
                </w:rPr>
                <w:delText>3</w:delText>
              </w:r>
            </w:del>
          </w:p>
        </w:tc>
      </w:tr>
    </w:tbl>
    <w:p w14:paraId="09152983" w14:textId="545913FF" w:rsidR="0042328A" w:rsidRPr="00CC3E73" w:rsidDel="004A3286" w:rsidRDefault="0042328A" w:rsidP="00CC09C5">
      <w:pPr>
        <w:spacing w:line="240" w:lineRule="atLeast"/>
        <w:rPr>
          <w:del w:id="3041" w:author="Arun Saminathan" w:date="2022-06-10T09:30:00Z"/>
          <w:strike/>
        </w:rPr>
      </w:pPr>
    </w:p>
    <w:p w14:paraId="0BE649E1" w14:textId="3D2ABC29" w:rsidR="0042328A" w:rsidRPr="00CC3E73" w:rsidDel="004A3286" w:rsidRDefault="0042328A" w:rsidP="00CC09C5">
      <w:pPr>
        <w:spacing w:line="240" w:lineRule="atLeast"/>
        <w:rPr>
          <w:del w:id="3042" w:author="Arun Saminathan" w:date="2022-06-10T09:30:00Z"/>
          <w:strike/>
        </w:rPr>
      </w:pPr>
      <w:del w:id="3043" w:author="Arun Saminathan" w:date="2022-06-10T09:30:00Z">
        <w:r w:rsidRPr="00CC3E73" w:rsidDel="004A3286">
          <w:rPr>
            <w:strike/>
          </w:rPr>
          <w:delText>Parameter 7</w:delText>
        </w:r>
      </w:del>
    </w:p>
    <w:tbl>
      <w:tblPr>
        <w:tblStyle w:val="TableGrid"/>
        <w:tblW w:w="0" w:type="auto"/>
        <w:tblLook w:val="04A0" w:firstRow="1" w:lastRow="0" w:firstColumn="1" w:lastColumn="0" w:noHBand="0" w:noVBand="1"/>
      </w:tblPr>
      <w:tblGrid>
        <w:gridCol w:w="1414"/>
        <w:gridCol w:w="9376"/>
      </w:tblGrid>
      <w:tr w:rsidR="0042328A" w:rsidRPr="00CC3E73" w:rsidDel="004A3286" w14:paraId="4EF2C0B7" w14:textId="5D921F8D" w:rsidTr="00FD45D0">
        <w:trPr>
          <w:del w:id="3044" w:author="Arun Saminathan" w:date="2022-06-10T09:30:00Z"/>
        </w:trPr>
        <w:tc>
          <w:tcPr>
            <w:tcW w:w="1435" w:type="dxa"/>
          </w:tcPr>
          <w:p w14:paraId="1CACF490" w14:textId="1C3947A8" w:rsidR="0042328A" w:rsidRPr="00CC3E73" w:rsidDel="004A3286" w:rsidRDefault="0042328A" w:rsidP="00CC09C5">
            <w:pPr>
              <w:spacing w:line="240" w:lineRule="atLeast"/>
              <w:rPr>
                <w:del w:id="3045" w:author="Arun Saminathan" w:date="2022-06-10T09:30:00Z"/>
                <w:strike/>
              </w:rPr>
            </w:pPr>
            <w:del w:id="3046" w:author="Arun Saminathan" w:date="2022-06-10T09:30:00Z">
              <w:r w:rsidRPr="00CC3E73" w:rsidDel="004A3286">
                <w:rPr>
                  <w:strike/>
                </w:rPr>
                <w:delText>Size (bytes)</w:delText>
              </w:r>
            </w:del>
          </w:p>
        </w:tc>
        <w:tc>
          <w:tcPr>
            <w:tcW w:w="9672" w:type="dxa"/>
          </w:tcPr>
          <w:p w14:paraId="322EF827" w14:textId="07157765" w:rsidR="0042328A" w:rsidRPr="00CC3E73" w:rsidDel="004A3286" w:rsidRDefault="0042328A" w:rsidP="00CC09C5">
            <w:pPr>
              <w:spacing w:line="240" w:lineRule="atLeast"/>
              <w:rPr>
                <w:del w:id="3047" w:author="Arun Saminathan" w:date="2022-06-10T09:30:00Z"/>
                <w:strike/>
              </w:rPr>
            </w:pPr>
            <w:del w:id="3048" w:author="Arun Saminathan" w:date="2022-06-10T09:30:00Z">
              <w:r w:rsidRPr="00CC3E73" w:rsidDel="004A3286">
                <w:rPr>
                  <w:strike/>
                </w:rPr>
                <w:delText>Parameter Info</w:delText>
              </w:r>
            </w:del>
          </w:p>
        </w:tc>
      </w:tr>
      <w:tr w:rsidR="0042328A" w:rsidRPr="00CC3E73" w:rsidDel="004A3286" w14:paraId="0D6BE480" w14:textId="1C126FA6" w:rsidTr="00FD45D0">
        <w:trPr>
          <w:del w:id="3049" w:author="Arun Saminathan" w:date="2022-06-10T09:30:00Z"/>
        </w:trPr>
        <w:tc>
          <w:tcPr>
            <w:tcW w:w="1435" w:type="dxa"/>
          </w:tcPr>
          <w:p w14:paraId="51D8106F" w14:textId="7F1531A4" w:rsidR="0042328A" w:rsidRPr="00CC3E73" w:rsidDel="004A3286" w:rsidRDefault="0042328A" w:rsidP="00CC09C5">
            <w:pPr>
              <w:spacing w:line="240" w:lineRule="atLeast"/>
              <w:rPr>
                <w:del w:id="3050" w:author="Arun Saminathan" w:date="2022-06-10T09:30:00Z"/>
                <w:strike/>
              </w:rPr>
            </w:pPr>
            <w:del w:id="3051" w:author="Arun Saminathan" w:date="2022-06-10T09:30:00Z">
              <w:r w:rsidRPr="00CC3E73" w:rsidDel="004A3286">
                <w:rPr>
                  <w:strike/>
                </w:rPr>
                <w:delText>1</w:delText>
              </w:r>
            </w:del>
          </w:p>
        </w:tc>
        <w:tc>
          <w:tcPr>
            <w:tcW w:w="9672" w:type="dxa"/>
          </w:tcPr>
          <w:p w14:paraId="68FB5800" w14:textId="23129CB4" w:rsidR="0042328A" w:rsidRPr="00CC3E73" w:rsidDel="004A3286" w:rsidRDefault="0042328A" w:rsidP="00CC09C5">
            <w:pPr>
              <w:spacing w:line="240" w:lineRule="atLeast"/>
              <w:rPr>
                <w:del w:id="3052" w:author="Arun Saminathan" w:date="2022-06-10T09:30:00Z"/>
                <w:strike/>
              </w:rPr>
            </w:pPr>
            <w:del w:id="3053" w:author="Arun Saminathan" w:date="2022-06-10T09:30:00Z">
              <w:r w:rsidRPr="00CC3E73" w:rsidDel="004A3286">
                <w:rPr>
                  <w:strike/>
                </w:rPr>
                <w:delText xml:space="preserve">Output channel </w:delText>
              </w:r>
              <w:r w:rsidR="00BA597E" w:rsidRPr="00CC3E73" w:rsidDel="004A3286">
                <w:rPr>
                  <w:strike/>
                </w:rPr>
                <w:delText>6</w:delText>
              </w:r>
              <w:r w:rsidRPr="00CC3E73" w:rsidDel="004A3286">
                <w:rPr>
                  <w:strike/>
                </w:rPr>
                <w:delText xml:space="preserve"> source.  A value of 0 = muted, 1=mic</w:delText>
              </w:r>
            </w:del>
            <w:ins w:id="3054" w:author="Saminathan, Arun (A.)" w:date="2022-04-13T15:29:00Z">
              <w:del w:id="3055" w:author="Arun Saminathan" w:date="2022-06-10T09:30:00Z">
                <w:r w:rsidR="00532633" w:rsidRPr="00CC3E73" w:rsidDel="004A3286">
                  <w:rPr>
                    <w:strike/>
                  </w:rPr>
                  <w:delText>1</w:delText>
                </w:r>
              </w:del>
            </w:ins>
            <w:del w:id="3056" w:author="Arun Saminathan" w:date="2022-06-10T09:30:00Z">
              <w:r w:rsidRPr="00CC3E73" w:rsidDel="004A3286">
                <w:rPr>
                  <w:strike/>
                </w:rPr>
                <w:delText>0, 2=mic</w:delText>
              </w:r>
            </w:del>
            <w:ins w:id="3057" w:author="Saminathan, Arun (A.)" w:date="2022-04-13T15:29:00Z">
              <w:del w:id="3058" w:author="Arun Saminathan" w:date="2022-06-10T09:30:00Z">
                <w:r w:rsidR="00532633" w:rsidRPr="00CC3E73" w:rsidDel="004A3286">
                  <w:rPr>
                    <w:strike/>
                  </w:rPr>
                  <w:delText>2</w:delText>
                </w:r>
              </w:del>
            </w:ins>
            <w:del w:id="3059" w:author="Arun Saminathan" w:date="2022-06-10T09:30:00Z">
              <w:r w:rsidRPr="00CC3E73" w:rsidDel="004A3286">
                <w:rPr>
                  <w:strike/>
                </w:rPr>
                <w:delText>1, 3=mic</w:delText>
              </w:r>
            </w:del>
            <w:ins w:id="3060" w:author="Saminathan, Arun (A.)" w:date="2022-04-13T15:29:00Z">
              <w:del w:id="3061" w:author="Arun Saminathan" w:date="2022-06-10T09:30:00Z">
                <w:r w:rsidR="00532633" w:rsidRPr="00CC3E73" w:rsidDel="004A3286">
                  <w:rPr>
                    <w:strike/>
                  </w:rPr>
                  <w:delText>3</w:delText>
                </w:r>
              </w:del>
            </w:ins>
            <w:del w:id="3062" w:author="Arun Saminathan" w:date="2022-06-10T09:30:00Z">
              <w:r w:rsidRPr="00CC3E73" w:rsidDel="004A3286">
                <w:rPr>
                  <w:strike/>
                </w:rPr>
                <w:delText>2, 4=mic</w:delText>
              </w:r>
            </w:del>
            <w:ins w:id="3063" w:author="Saminathan, Arun (A.)" w:date="2022-04-13T15:29:00Z">
              <w:del w:id="3064" w:author="Arun Saminathan" w:date="2022-06-10T09:30:00Z">
                <w:r w:rsidR="00532633" w:rsidRPr="00CC3E73" w:rsidDel="004A3286">
                  <w:rPr>
                    <w:strike/>
                  </w:rPr>
                  <w:delText>4</w:delText>
                </w:r>
              </w:del>
            </w:ins>
            <w:del w:id="3065" w:author="Arun Saminathan" w:date="2022-06-10T09:30:00Z">
              <w:r w:rsidRPr="00CC3E73" w:rsidDel="004A3286">
                <w:rPr>
                  <w:strike/>
                </w:rPr>
                <w:delText>3</w:delText>
              </w:r>
            </w:del>
          </w:p>
        </w:tc>
      </w:tr>
    </w:tbl>
    <w:p w14:paraId="7F29B692" w14:textId="32201C23" w:rsidR="0042328A" w:rsidRPr="00CC3E73" w:rsidDel="004A3286" w:rsidRDefault="0042328A" w:rsidP="00CC09C5">
      <w:pPr>
        <w:spacing w:line="240" w:lineRule="atLeast"/>
        <w:rPr>
          <w:del w:id="3066" w:author="Arun Saminathan" w:date="2022-06-10T09:30:00Z"/>
          <w:strike/>
        </w:rPr>
      </w:pPr>
    </w:p>
    <w:p w14:paraId="3EFEFD49" w14:textId="12A59E97" w:rsidR="00BA597E" w:rsidRPr="00CC3E73" w:rsidDel="004A3286" w:rsidRDefault="00BA597E" w:rsidP="00CC09C5">
      <w:pPr>
        <w:spacing w:line="240" w:lineRule="atLeast"/>
        <w:rPr>
          <w:del w:id="3067" w:author="Arun Saminathan" w:date="2022-06-10T09:30:00Z"/>
          <w:strike/>
        </w:rPr>
      </w:pPr>
      <w:del w:id="3068" w:author="Arun Saminathan" w:date="2022-06-10T09:30:00Z">
        <w:r w:rsidRPr="00CC3E73" w:rsidDel="004A3286">
          <w:rPr>
            <w:strike/>
          </w:rPr>
          <w:delText>Parameter 8</w:delText>
        </w:r>
      </w:del>
    </w:p>
    <w:tbl>
      <w:tblPr>
        <w:tblStyle w:val="TableGrid"/>
        <w:tblW w:w="0" w:type="auto"/>
        <w:tblLook w:val="04A0" w:firstRow="1" w:lastRow="0" w:firstColumn="1" w:lastColumn="0" w:noHBand="0" w:noVBand="1"/>
      </w:tblPr>
      <w:tblGrid>
        <w:gridCol w:w="1414"/>
        <w:gridCol w:w="9376"/>
      </w:tblGrid>
      <w:tr w:rsidR="00BA597E" w:rsidRPr="00CC3E73" w:rsidDel="004A3286" w14:paraId="3115A48C" w14:textId="63477033" w:rsidTr="00FD45D0">
        <w:trPr>
          <w:del w:id="3069" w:author="Arun Saminathan" w:date="2022-06-10T09:30:00Z"/>
        </w:trPr>
        <w:tc>
          <w:tcPr>
            <w:tcW w:w="1435" w:type="dxa"/>
          </w:tcPr>
          <w:p w14:paraId="5747B30F" w14:textId="03498735" w:rsidR="00BA597E" w:rsidRPr="00CC3E73" w:rsidDel="004A3286" w:rsidRDefault="00BA597E" w:rsidP="00CC09C5">
            <w:pPr>
              <w:spacing w:line="240" w:lineRule="atLeast"/>
              <w:rPr>
                <w:del w:id="3070" w:author="Arun Saminathan" w:date="2022-06-10T09:30:00Z"/>
                <w:strike/>
              </w:rPr>
            </w:pPr>
            <w:del w:id="3071" w:author="Arun Saminathan" w:date="2022-06-10T09:30:00Z">
              <w:r w:rsidRPr="00CC3E73" w:rsidDel="004A3286">
                <w:rPr>
                  <w:strike/>
                </w:rPr>
                <w:delText>Size (bytes)</w:delText>
              </w:r>
            </w:del>
          </w:p>
        </w:tc>
        <w:tc>
          <w:tcPr>
            <w:tcW w:w="9672" w:type="dxa"/>
          </w:tcPr>
          <w:p w14:paraId="74AD229C" w14:textId="180A6EC0" w:rsidR="00BA597E" w:rsidRPr="00CC3E73" w:rsidDel="004A3286" w:rsidRDefault="00BA597E" w:rsidP="00CC09C5">
            <w:pPr>
              <w:spacing w:line="240" w:lineRule="atLeast"/>
              <w:rPr>
                <w:del w:id="3072" w:author="Arun Saminathan" w:date="2022-06-10T09:30:00Z"/>
                <w:strike/>
              </w:rPr>
            </w:pPr>
            <w:del w:id="3073" w:author="Arun Saminathan" w:date="2022-06-10T09:30:00Z">
              <w:r w:rsidRPr="00CC3E73" w:rsidDel="004A3286">
                <w:rPr>
                  <w:strike/>
                </w:rPr>
                <w:delText>Parameter Info</w:delText>
              </w:r>
            </w:del>
          </w:p>
        </w:tc>
      </w:tr>
      <w:tr w:rsidR="00BA597E" w:rsidRPr="00CC3E73" w:rsidDel="004A3286" w14:paraId="63A9EF71" w14:textId="1C871865" w:rsidTr="00FD45D0">
        <w:trPr>
          <w:del w:id="3074" w:author="Arun Saminathan" w:date="2022-06-10T09:30:00Z"/>
        </w:trPr>
        <w:tc>
          <w:tcPr>
            <w:tcW w:w="1435" w:type="dxa"/>
          </w:tcPr>
          <w:p w14:paraId="26565BAA" w14:textId="3DE213FE" w:rsidR="00BA597E" w:rsidRPr="00CC3E73" w:rsidDel="004A3286" w:rsidRDefault="00BA597E" w:rsidP="00CC09C5">
            <w:pPr>
              <w:spacing w:line="240" w:lineRule="atLeast"/>
              <w:rPr>
                <w:del w:id="3075" w:author="Arun Saminathan" w:date="2022-06-10T09:30:00Z"/>
                <w:strike/>
              </w:rPr>
            </w:pPr>
            <w:del w:id="3076" w:author="Arun Saminathan" w:date="2022-06-10T09:30:00Z">
              <w:r w:rsidRPr="00CC3E73" w:rsidDel="004A3286">
                <w:rPr>
                  <w:strike/>
                </w:rPr>
                <w:delText>1</w:delText>
              </w:r>
            </w:del>
          </w:p>
        </w:tc>
        <w:tc>
          <w:tcPr>
            <w:tcW w:w="9672" w:type="dxa"/>
          </w:tcPr>
          <w:p w14:paraId="5A074333" w14:textId="7177D083" w:rsidR="00BA597E" w:rsidRPr="00CC3E73" w:rsidDel="004A3286" w:rsidRDefault="00BA597E" w:rsidP="00CC09C5">
            <w:pPr>
              <w:spacing w:line="240" w:lineRule="atLeast"/>
              <w:rPr>
                <w:del w:id="3077" w:author="Arun Saminathan" w:date="2022-06-10T09:30:00Z"/>
                <w:strike/>
              </w:rPr>
            </w:pPr>
            <w:del w:id="3078" w:author="Arun Saminathan" w:date="2022-06-10T09:30:00Z">
              <w:r w:rsidRPr="00CC3E73" w:rsidDel="004A3286">
                <w:rPr>
                  <w:strike/>
                </w:rPr>
                <w:delText xml:space="preserve">Output channel </w:delText>
              </w:r>
              <w:r w:rsidR="000A6EFD" w:rsidRPr="00CC3E73" w:rsidDel="004A3286">
                <w:rPr>
                  <w:strike/>
                </w:rPr>
                <w:delText>0</w:delText>
              </w:r>
              <w:r w:rsidRPr="00CC3E73" w:rsidDel="004A3286">
                <w:rPr>
                  <w:strike/>
                </w:rPr>
                <w:delText xml:space="preserve"> </w:delText>
              </w:r>
              <w:r w:rsidR="000A6EFD" w:rsidRPr="00CC3E73" w:rsidDel="004A3286">
                <w:rPr>
                  <w:strike/>
                </w:rPr>
                <w:delText>amplitude</w:delText>
              </w:r>
              <w:r w:rsidRPr="00CC3E73" w:rsidDel="004A3286">
                <w:rPr>
                  <w:strike/>
                </w:rPr>
                <w:delText xml:space="preserve">.  A value of 0 = </w:delText>
              </w:r>
              <w:r w:rsidR="00EF77D7" w:rsidRPr="00CC3E73" w:rsidDel="004A3286">
                <w:rPr>
                  <w:strike/>
                </w:rPr>
                <w:delText>maximum attenuation</w:delText>
              </w:r>
              <w:r w:rsidR="000A6EFD" w:rsidRPr="00CC3E73" w:rsidDel="004A3286">
                <w:rPr>
                  <w:strike/>
                </w:rPr>
                <w:delText>, through 0xFF</w:delText>
              </w:r>
              <w:r w:rsidR="00EF77D7" w:rsidRPr="00CC3E73" w:rsidDel="004A3286">
                <w:rPr>
                  <w:strike/>
                </w:rPr>
                <w:delText xml:space="preserve"> = </w:delText>
              </w:r>
              <w:r w:rsidR="0056705F" w:rsidRPr="00CC3E73" w:rsidDel="004A3286">
                <w:rPr>
                  <w:strike/>
                </w:rPr>
                <w:delText>0dB attenuation</w:delText>
              </w:r>
            </w:del>
          </w:p>
        </w:tc>
      </w:tr>
    </w:tbl>
    <w:p w14:paraId="09539BD2" w14:textId="05BF9643" w:rsidR="00BA597E" w:rsidRPr="00CC3E73" w:rsidDel="004A3286" w:rsidRDefault="00BA597E" w:rsidP="00CC09C5">
      <w:pPr>
        <w:spacing w:line="240" w:lineRule="atLeast"/>
        <w:rPr>
          <w:del w:id="3079" w:author="Arun Saminathan" w:date="2022-06-10T09:30:00Z"/>
          <w:strike/>
        </w:rPr>
      </w:pPr>
    </w:p>
    <w:p w14:paraId="688FC0E4" w14:textId="33FA97D4" w:rsidR="0056705F" w:rsidRPr="00CC3E73" w:rsidDel="004A3286" w:rsidRDefault="0056705F" w:rsidP="00CC09C5">
      <w:pPr>
        <w:spacing w:line="240" w:lineRule="atLeast"/>
        <w:rPr>
          <w:del w:id="3080" w:author="Arun Saminathan" w:date="2022-06-10T09:30:00Z"/>
          <w:strike/>
        </w:rPr>
      </w:pPr>
      <w:del w:id="3081" w:author="Arun Saminathan" w:date="2022-06-10T09:30:00Z">
        <w:r w:rsidRPr="00CC3E73" w:rsidDel="004A3286">
          <w:rPr>
            <w:strike/>
          </w:rPr>
          <w:delText>Parameter 9</w:delText>
        </w:r>
      </w:del>
    </w:p>
    <w:tbl>
      <w:tblPr>
        <w:tblStyle w:val="TableGrid"/>
        <w:tblW w:w="0" w:type="auto"/>
        <w:tblLook w:val="04A0" w:firstRow="1" w:lastRow="0" w:firstColumn="1" w:lastColumn="0" w:noHBand="0" w:noVBand="1"/>
      </w:tblPr>
      <w:tblGrid>
        <w:gridCol w:w="1414"/>
        <w:gridCol w:w="9376"/>
      </w:tblGrid>
      <w:tr w:rsidR="0056705F" w:rsidRPr="00CC3E73" w:rsidDel="004A3286" w14:paraId="0FAEDC7F" w14:textId="12A30FB5" w:rsidTr="00FD45D0">
        <w:trPr>
          <w:del w:id="3082" w:author="Arun Saminathan" w:date="2022-06-10T09:30:00Z"/>
        </w:trPr>
        <w:tc>
          <w:tcPr>
            <w:tcW w:w="1435" w:type="dxa"/>
          </w:tcPr>
          <w:p w14:paraId="6DE7E81B" w14:textId="12A588A8" w:rsidR="0056705F" w:rsidRPr="00CC3E73" w:rsidDel="004A3286" w:rsidRDefault="0056705F" w:rsidP="00CC09C5">
            <w:pPr>
              <w:spacing w:line="240" w:lineRule="atLeast"/>
              <w:rPr>
                <w:del w:id="3083" w:author="Arun Saminathan" w:date="2022-06-10T09:30:00Z"/>
                <w:strike/>
              </w:rPr>
            </w:pPr>
            <w:del w:id="3084" w:author="Arun Saminathan" w:date="2022-06-10T09:30:00Z">
              <w:r w:rsidRPr="00CC3E73" w:rsidDel="004A3286">
                <w:rPr>
                  <w:strike/>
                </w:rPr>
                <w:delText>Size (bytes)</w:delText>
              </w:r>
            </w:del>
          </w:p>
        </w:tc>
        <w:tc>
          <w:tcPr>
            <w:tcW w:w="9672" w:type="dxa"/>
          </w:tcPr>
          <w:p w14:paraId="74C0489E" w14:textId="6C22EB20" w:rsidR="0056705F" w:rsidRPr="00CC3E73" w:rsidDel="004A3286" w:rsidRDefault="0056705F" w:rsidP="00CC09C5">
            <w:pPr>
              <w:spacing w:line="240" w:lineRule="atLeast"/>
              <w:rPr>
                <w:del w:id="3085" w:author="Arun Saminathan" w:date="2022-06-10T09:30:00Z"/>
                <w:strike/>
              </w:rPr>
            </w:pPr>
            <w:del w:id="3086" w:author="Arun Saminathan" w:date="2022-06-10T09:30:00Z">
              <w:r w:rsidRPr="00CC3E73" w:rsidDel="004A3286">
                <w:rPr>
                  <w:strike/>
                </w:rPr>
                <w:delText>Parameter Info</w:delText>
              </w:r>
            </w:del>
          </w:p>
        </w:tc>
      </w:tr>
      <w:tr w:rsidR="0056705F" w:rsidRPr="00CC3E73" w:rsidDel="004A3286" w14:paraId="1F18F428" w14:textId="07FC8683" w:rsidTr="00FD45D0">
        <w:trPr>
          <w:del w:id="3087" w:author="Arun Saminathan" w:date="2022-06-10T09:30:00Z"/>
        </w:trPr>
        <w:tc>
          <w:tcPr>
            <w:tcW w:w="1435" w:type="dxa"/>
          </w:tcPr>
          <w:p w14:paraId="424DBACB" w14:textId="172CD4C8" w:rsidR="0056705F" w:rsidRPr="00CC3E73" w:rsidDel="004A3286" w:rsidRDefault="0056705F" w:rsidP="00CC09C5">
            <w:pPr>
              <w:spacing w:line="240" w:lineRule="atLeast"/>
              <w:rPr>
                <w:del w:id="3088" w:author="Arun Saminathan" w:date="2022-06-10T09:30:00Z"/>
                <w:strike/>
              </w:rPr>
            </w:pPr>
            <w:del w:id="3089" w:author="Arun Saminathan" w:date="2022-06-10T09:30:00Z">
              <w:r w:rsidRPr="00CC3E73" w:rsidDel="004A3286">
                <w:rPr>
                  <w:strike/>
                </w:rPr>
                <w:delText>1</w:delText>
              </w:r>
            </w:del>
          </w:p>
        </w:tc>
        <w:tc>
          <w:tcPr>
            <w:tcW w:w="9672" w:type="dxa"/>
          </w:tcPr>
          <w:p w14:paraId="3B03E29A" w14:textId="46215667" w:rsidR="0056705F" w:rsidRPr="00CC3E73" w:rsidDel="004A3286" w:rsidRDefault="0056705F" w:rsidP="00CC09C5">
            <w:pPr>
              <w:spacing w:line="240" w:lineRule="atLeast"/>
              <w:rPr>
                <w:del w:id="3090" w:author="Arun Saminathan" w:date="2022-06-10T09:30:00Z"/>
                <w:strike/>
              </w:rPr>
            </w:pPr>
            <w:del w:id="3091" w:author="Arun Saminathan" w:date="2022-06-10T09:30:00Z">
              <w:r w:rsidRPr="00CC3E73" w:rsidDel="004A3286">
                <w:rPr>
                  <w:strike/>
                </w:rPr>
                <w:delText>Output channel 1 amplitude.  A value of 0 = maximum attenuation, through 0xFF = 0dB attenuation</w:delText>
              </w:r>
            </w:del>
          </w:p>
        </w:tc>
      </w:tr>
    </w:tbl>
    <w:p w14:paraId="1B5B5D94" w14:textId="7DC101F0" w:rsidR="0056705F" w:rsidRPr="00CC3E73" w:rsidDel="004A3286" w:rsidRDefault="0056705F" w:rsidP="00CC09C5">
      <w:pPr>
        <w:spacing w:line="240" w:lineRule="atLeast"/>
        <w:rPr>
          <w:del w:id="3092" w:author="Arun Saminathan" w:date="2022-06-10T09:30:00Z"/>
          <w:strike/>
        </w:rPr>
      </w:pPr>
    </w:p>
    <w:p w14:paraId="1B21AF57" w14:textId="3A324DF0" w:rsidR="0056705F" w:rsidRPr="00CC3E73" w:rsidDel="004A3286" w:rsidRDefault="0056705F" w:rsidP="00CC09C5">
      <w:pPr>
        <w:spacing w:line="240" w:lineRule="atLeast"/>
        <w:rPr>
          <w:del w:id="3093" w:author="Arun Saminathan" w:date="2022-06-10T09:30:00Z"/>
          <w:strike/>
        </w:rPr>
      </w:pPr>
      <w:del w:id="3094" w:author="Arun Saminathan" w:date="2022-06-10T09:30:00Z">
        <w:r w:rsidRPr="00CC3E73" w:rsidDel="004A3286">
          <w:rPr>
            <w:strike/>
          </w:rPr>
          <w:delText>Parameter 10</w:delText>
        </w:r>
      </w:del>
    </w:p>
    <w:tbl>
      <w:tblPr>
        <w:tblStyle w:val="TableGrid"/>
        <w:tblW w:w="0" w:type="auto"/>
        <w:tblLook w:val="04A0" w:firstRow="1" w:lastRow="0" w:firstColumn="1" w:lastColumn="0" w:noHBand="0" w:noVBand="1"/>
      </w:tblPr>
      <w:tblGrid>
        <w:gridCol w:w="1414"/>
        <w:gridCol w:w="9376"/>
      </w:tblGrid>
      <w:tr w:rsidR="0056705F" w:rsidRPr="00CC3E73" w:rsidDel="004A3286" w14:paraId="44354CAD" w14:textId="6553B0BB" w:rsidTr="00FD45D0">
        <w:trPr>
          <w:del w:id="3095" w:author="Arun Saminathan" w:date="2022-06-10T09:30:00Z"/>
        </w:trPr>
        <w:tc>
          <w:tcPr>
            <w:tcW w:w="1435" w:type="dxa"/>
          </w:tcPr>
          <w:p w14:paraId="76505566" w14:textId="00A051CF" w:rsidR="0056705F" w:rsidRPr="00CC3E73" w:rsidDel="004A3286" w:rsidRDefault="0056705F" w:rsidP="00CC09C5">
            <w:pPr>
              <w:spacing w:line="240" w:lineRule="atLeast"/>
              <w:rPr>
                <w:del w:id="3096" w:author="Arun Saminathan" w:date="2022-06-10T09:30:00Z"/>
                <w:strike/>
              </w:rPr>
            </w:pPr>
            <w:del w:id="3097" w:author="Arun Saminathan" w:date="2022-06-10T09:30:00Z">
              <w:r w:rsidRPr="00CC3E73" w:rsidDel="004A3286">
                <w:rPr>
                  <w:strike/>
                </w:rPr>
                <w:delText>Size (bytes)</w:delText>
              </w:r>
            </w:del>
          </w:p>
        </w:tc>
        <w:tc>
          <w:tcPr>
            <w:tcW w:w="9672" w:type="dxa"/>
          </w:tcPr>
          <w:p w14:paraId="02E91E1F" w14:textId="3DB50A2A" w:rsidR="0056705F" w:rsidRPr="00CC3E73" w:rsidDel="004A3286" w:rsidRDefault="0056705F" w:rsidP="00CC09C5">
            <w:pPr>
              <w:spacing w:line="240" w:lineRule="atLeast"/>
              <w:rPr>
                <w:del w:id="3098" w:author="Arun Saminathan" w:date="2022-06-10T09:30:00Z"/>
                <w:strike/>
              </w:rPr>
            </w:pPr>
            <w:del w:id="3099" w:author="Arun Saminathan" w:date="2022-06-10T09:30:00Z">
              <w:r w:rsidRPr="00CC3E73" w:rsidDel="004A3286">
                <w:rPr>
                  <w:strike/>
                </w:rPr>
                <w:delText>Parameter Info</w:delText>
              </w:r>
            </w:del>
          </w:p>
        </w:tc>
      </w:tr>
      <w:tr w:rsidR="0056705F" w:rsidRPr="00CC3E73" w:rsidDel="004A3286" w14:paraId="3EE6DB4E" w14:textId="1F43DD09" w:rsidTr="00FD45D0">
        <w:trPr>
          <w:del w:id="3100" w:author="Arun Saminathan" w:date="2022-06-10T09:30:00Z"/>
        </w:trPr>
        <w:tc>
          <w:tcPr>
            <w:tcW w:w="1435" w:type="dxa"/>
          </w:tcPr>
          <w:p w14:paraId="4BCB5248" w14:textId="32274C14" w:rsidR="0056705F" w:rsidRPr="00CC3E73" w:rsidDel="004A3286" w:rsidRDefault="0056705F" w:rsidP="00CC09C5">
            <w:pPr>
              <w:spacing w:line="240" w:lineRule="atLeast"/>
              <w:rPr>
                <w:del w:id="3101" w:author="Arun Saminathan" w:date="2022-06-10T09:30:00Z"/>
                <w:strike/>
              </w:rPr>
            </w:pPr>
            <w:del w:id="3102" w:author="Arun Saminathan" w:date="2022-06-10T09:30:00Z">
              <w:r w:rsidRPr="00CC3E73" w:rsidDel="004A3286">
                <w:rPr>
                  <w:strike/>
                </w:rPr>
                <w:delText>1</w:delText>
              </w:r>
            </w:del>
          </w:p>
        </w:tc>
        <w:tc>
          <w:tcPr>
            <w:tcW w:w="9672" w:type="dxa"/>
          </w:tcPr>
          <w:p w14:paraId="52205EEF" w14:textId="76330B42" w:rsidR="0056705F" w:rsidRPr="00CC3E73" w:rsidDel="004A3286" w:rsidRDefault="0056705F" w:rsidP="00CC09C5">
            <w:pPr>
              <w:spacing w:line="240" w:lineRule="atLeast"/>
              <w:rPr>
                <w:del w:id="3103" w:author="Arun Saminathan" w:date="2022-06-10T09:30:00Z"/>
                <w:strike/>
              </w:rPr>
            </w:pPr>
            <w:del w:id="3104" w:author="Arun Saminathan" w:date="2022-06-10T09:30:00Z">
              <w:r w:rsidRPr="00CC3E73" w:rsidDel="004A3286">
                <w:rPr>
                  <w:strike/>
                </w:rPr>
                <w:delText>Output channel 2 amplitude.  A value of 0 = maximum attenuation, through 0xFF = 0dB attenuation</w:delText>
              </w:r>
            </w:del>
          </w:p>
        </w:tc>
      </w:tr>
    </w:tbl>
    <w:p w14:paraId="39780911" w14:textId="09837811" w:rsidR="0056705F" w:rsidRPr="00CC3E73" w:rsidDel="004A3286" w:rsidRDefault="0056705F" w:rsidP="00CC09C5">
      <w:pPr>
        <w:spacing w:line="240" w:lineRule="atLeast"/>
        <w:rPr>
          <w:del w:id="3105" w:author="Arun Saminathan" w:date="2022-06-10T09:30:00Z"/>
          <w:strike/>
        </w:rPr>
      </w:pPr>
    </w:p>
    <w:p w14:paraId="4D00A0D3" w14:textId="42BB54C3" w:rsidR="0056705F" w:rsidRPr="00CC3E73" w:rsidDel="004A3286" w:rsidRDefault="0056705F" w:rsidP="00CC09C5">
      <w:pPr>
        <w:spacing w:line="240" w:lineRule="atLeast"/>
        <w:rPr>
          <w:del w:id="3106" w:author="Arun Saminathan" w:date="2022-06-10T09:30:00Z"/>
          <w:strike/>
        </w:rPr>
      </w:pPr>
      <w:del w:id="3107" w:author="Arun Saminathan" w:date="2022-06-10T09:30:00Z">
        <w:r w:rsidRPr="00CC3E73" w:rsidDel="004A3286">
          <w:rPr>
            <w:strike/>
          </w:rPr>
          <w:delText>Parameter 11</w:delText>
        </w:r>
      </w:del>
    </w:p>
    <w:tbl>
      <w:tblPr>
        <w:tblStyle w:val="TableGrid"/>
        <w:tblW w:w="0" w:type="auto"/>
        <w:tblLook w:val="04A0" w:firstRow="1" w:lastRow="0" w:firstColumn="1" w:lastColumn="0" w:noHBand="0" w:noVBand="1"/>
      </w:tblPr>
      <w:tblGrid>
        <w:gridCol w:w="1414"/>
        <w:gridCol w:w="9376"/>
      </w:tblGrid>
      <w:tr w:rsidR="0056705F" w:rsidRPr="00CC3E73" w:rsidDel="004A3286" w14:paraId="408D171A" w14:textId="69B785EE" w:rsidTr="00FD45D0">
        <w:trPr>
          <w:del w:id="3108" w:author="Arun Saminathan" w:date="2022-06-10T09:30:00Z"/>
        </w:trPr>
        <w:tc>
          <w:tcPr>
            <w:tcW w:w="1435" w:type="dxa"/>
          </w:tcPr>
          <w:p w14:paraId="2C269BB7" w14:textId="172E77A2" w:rsidR="0056705F" w:rsidRPr="00CC3E73" w:rsidDel="004A3286" w:rsidRDefault="0056705F" w:rsidP="00CC09C5">
            <w:pPr>
              <w:spacing w:line="240" w:lineRule="atLeast"/>
              <w:rPr>
                <w:del w:id="3109" w:author="Arun Saminathan" w:date="2022-06-10T09:30:00Z"/>
                <w:strike/>
              </w:rPr>
            </w:pPr>
            <w:del w:id="3110" w:author="Arun Saminathan" w:date="2022-06-10T09:30:00Z">
              <w:r w:rsidRPr="00CC3E73" w:rsidDel="004A3286">
                <w:rPr>
                  <w:strike/>
                </w:rPr>
                <w:delText>Size (bytes)</w:delText>
              </w:r>
            </w:del>
          </w:p>
        </w:tc>
        <w:tc>
          <w:tcPr>
            <w:tcW w:w="9672" w:type="dxa"/>
          </w:tcPr>
          <w:p w14:paraId="603085E2" w14:textId="42AC5EA4" w:rsidR="0056705F" w:rsidRPr="00CC3E73" w:rsidDel="004A3286" w:rsidRDefault="0056705F" w:rsidP="00CC09C5">
            <w:pPr>
              <w:spacing w:line="240" w:lineRule="atLeast"/>
              <w:rPr>
                <w:del w:id="3111" w:author="Arun Saminathan" w:date="2022-06-10T09:30:00Z"/>
                <w:strike/>
              </w:rPr>
            </w:pPr>
            <w:del w:id="3112" w:author="Arun Saminathan" w:date="2022-06-10T09:30:00Z">
              <w:r w:rsidRPr="00CC3E73" w:rsidDel="004A3286">
                <w:rPr>
                  <w:strike/>
                </w:rPr>
                <w:delText>Parameter Info</w:delText>
              </w:r>
            </w:del>
          </w:p>
        </w:tc>
      </w:tr>
      <w:tr w:rsidR="0056705F" w:rsidRPr="00CC3E73" w:rsidDel="004A3286" w14:paraId="61E4E6C7" w14:textId="0264F7E8" w:rsidTr="00FD45D0">
        <w:trPr>
          <w:del w:id="3113" w:author="Arun Saminathan" w:date="2022-06-10T09:30:00Z"/>
        </w:trPr>
        <w:tc>
          <w:tcPr>
            <w:tcW w:w="1435" w:type="dxa"/>
          </w:tcPr>
          <w:p w14:paraId="7FBC1EC7" w14:textId="691FD690" w:rsidR="0056705F" w:rsidRPr="00CC3E73" w:rsidDel="004A3286" w:rsidRDefault="0056705F" w:rsidP="00CC09C5">
            <w:pPr>
              <w:spacing w:line="240" w:lineRule="atLeast"/>
              <w:rPr>
                <w:del w:id="3114" w:author="Arun Saminathan" w:date="2022-06-10T09:30:00Z"/>
                <w:strike/>
              </w:rPr>
            </w:pPr>
            <w:del w:id="3115" w:author="Arun Saminathan" w:date="2022-06-10T09:30:00Z">
              <w:r w:rsidRPr="00CC3E73" w:rsidDel="004A3286">
                <w:rPr>
                  <w:strike/>
                </w:rPr>
                <w:delText>1</w:delText>
              </w:r>
            </w:del>
          </w:p>
        </w:tc>
        <w:tc>
          <w:tcPr>
            <w:tcW w:w="9672" w:type="dxa"/>
          </w:tcPr>
          <w:p w14:paraId="6EF5AC6E" w14:textId="4D4C47A2" w:rsidR="0056705F" w:rsidRPr="00CC3E73" w:rsidDel="004A3286" w:rsidRDefault="0056705F" w:rsidP="00CC09C5">
            <w:pPr>
              <w:spacing w:line="240" w:lineRule="atLeast"/>
              <w:rPr>
                <w:del w:id="3116" w:author="Arun Saminathan" w:date="2022-06-10T09:30:00Z"/>
                <w:strike/>
              </w:rPr>
            </w:pPr>
            <w:del w:id="3117" w:author="Arun Saminathan" w:date="2022-06-10T09:30:00Z">
              <w:r w:rsidRPr="00CC3E73" w:rsidDel="004A3286">
                <w:rPr>
                  <w:strike/>
                </w:rPr>
                <w:delText>Output channel 3 amplitude.  A value of 0 = maximum attenuation, through 0xFF = 0dB attenuation</w:delText>
              </w:r>
            </w:del>
          </w:p>
        </w:tc>
      </w:tr>
    </w:tbl>
    <w:p w14:paraId="25765303" w14:textId="768741E4" w:rsidR="0056705F" w:rsidRPr="00CC3E73" w:rsidDel="004A3286" w:rsidRDefault="0056705F" w:rsidP="00CC09C5">
      <w:pPr>
        <w:spacing w:line="240" w:lineRule="atLeast"/>
        <w:rPr>
          <w:del w:id="3118" w:author="Arun Saminathan" w:date="2022-06-10T09:30:00Z"/>
          <w:strike/>
        </w:rPr>
      </w:pPr>
    </w:p>
    <w:p w14:paraId="475B5116" w14:textId="62C2462F" w:rsidR="0056705F" w:rsidRPr="00CC3E73" w:rsidDel="004A3286" w:rsidRDefault="0056705F" w:rsidP="00CC09C5">
      <w:pPr>
        <w:spacing w:line="240" w:lineRule="atLeast"/>
        <w:rPr>
          <w:del w:id="3119" w:author="Arun Saminathan" w:date="2022-06-10T09:30:00Z"/>
          <w:strike/>
        </w:rPr>
      </w:pPr>
      <w:del w:id="3120" w:author="Arun Saminathan" w:date="2022-06-10T09:30:00Z">
        <w:r w:rsidRPr="00CC3E73" w:rsidDel="004A3286">
          <w:rPr>
            <w:strike/>
          </w:rPr>
          <w:delText>Parameter 12</w:delText>
        </w:r>
      </w:del>
    </w:p>
    <w:tbl>
      <w:tblPr>
        <w:tblStyle w:val="TableGrid"/>
        <w:tblW w:w="0" w:type="auto"/>
        <w:tblLook w:val="04A0" w:firstRow="1" w:lastRow="0" w:firstColumn="1" w:lastColumn="0" w:noHBand="0" w:noVBand="1"/>
      </w:tblPr>
      <w:tblGrid>
        <w:gridCol w:w="1414"/>
        <w:gridCol w:w="9376"/>
      </w:tblGrid>
      <w:tr w:rsidR="0056705F" w:rsidRPr="00CC3E73" w:rsidDel="004A3286" w14:paraId="6514C0F6" w14:textId="141826F9" w:rsidTr="00FD45D0">
        <w:trPr>
          <w:del w:id="3121" w:author="Arun Saminathan" w:date="2022-06-10T09:30:00Z"/>
        </w:trPr>
        <w:tc>
          <w:tcPr>
            <w:tcW w:w="1435" w:type="dxa"/>
          </w:tcPr>
          <w:p w14:paraId="15429F46" w14:textId="1B0223F2" w:rsidR="0056705F" w:rsidRPr="00CC3E73" w:rsidDel="004A3286" w:rsidRDefault="0056705F" w:rsidP="00CC09C5">
            <w:pPr>
              <w:spacing w:line="240" w:lineRule="atLeast"/>
              <w:rPr>
                <w:del w:id="3122" w:author="Arun Saminathan" w:date="2022-06-10T09:30:00Z"/>
                <w:strike/>
              </w:rPr>
            </w:pPr>
            <w:del w:id="3123" w:author="Arun Saminathan" w:date="2022-06-10T09:30:00Z">
              <w:r w:rsidRPr="00CC3E73" w:rsidDel="004A3286">
                <w:rPr>
                  <w:strike/>
                </w:rPr>
                <w:delText>Size (bytes)</w:delText>
              </w:r>
            </w:del>
          </w:p>
        </w:tc>
        <w:tc>
          <w:tcPr>
            <w:tcW w:w="9672" w:type="dxa"/>
          </w:tcPr>
          <w:p w14:paraId="37E4F195" w14:textId="26F15A0B" w:rsidR="0056705F" w:rsidRPr="00CC3E73" w:rsidDel="004A3286" w:rsidRDefault="0056705F" w:rsidP="00CC09C5">
            <w:pPr>
              <w:spacing w:line="240" w:lineRule="atLeast"/>
              <w:rPr>
                <w:del w:id="3124" w:author="Arun Saminathan" w:date="2022-06-10T09:30:00Z"/>
                <w:strike/>
              </w:rPr>
            </w:pPr>
            <w:del w:id="3125" w:author="Arun Saminathan" w:date="2022-06-10T09:30:00Z">
              <w:r w:rsidRPr="00CC3E73" w:rsidDel="004A3286">
                <w:rPr>
                  <w:strike/>
                </w:rPr>
                <w:delText>Parameter Info</w:delText>
              </w:r>
            </w:del>
          </w:p>
        </w:tc>
      </w:tr>
      <w:tr w:rsidR="0056705F" w:rsidRPr="00CC3E73" w:rsidDel="004A3286" w14:paraId="43E7B2AA" w14:textId="001AEFC0" w:rsidTr="00FD45D0">
        <w:trPr>
          <w:del w:id="3126" w:author="Arun Saminathan" w:date="2022-06-10T09:30:00Z"/>
        </w:trPr>
        <w:tc>
          <w:tcPr>
            <w:tcW w:w="1435" w:type="dxa"/>
          </w:tcPr>
          <w:p w14:paraId="683B836B" w14:textId="6066B1C0" w:rsidR="0056705F" w:rsidRPr="00CC3E73" w:rsidDel="004A3286" w:rsidRDefault="0056705F" w:rsidP="00CC09C5">
            <w:pPr>
              <w:spacing w:line="240" w:lineRule="atLeast"/>
              <w:rPr>
                <w:del w:id="3127" w:author="Arun Saminathan" w:date="2022-06-10T09:30:00Z"/>
                <w:strike/>
              </w:rPr>
            </w:pPr>
            <w:del w:id="3128" w:author="Arun Saminathan" w:date="2022-06-10T09:30:00Z">
              <w:r w:rsidRPr="00CC3E73" w:rsidDel="004A3286">
                <w:rPr>
                  <w:strike/>
                </w:rPr>
                <w:delText>1</w:delText>
              </w:r>
            </w:del>
          </w:p>
        </w:tc>
        <w:tc>
          <w:tcPr>
            <w:tcW w:w="9672" w:type="dxa"/>
          </w:tcPr>
          <w:p w14:paraId="4E2D88D8" w14:textId="6FE35AAF" w:rsidR="0056705F" w:rsidRPr="00CC3E73" w:rsidDel="004A3286" w:rsidRDefault="0056705F" w:rsidP="00CC09C5">
            <w:pPr>
              <w:spacing w:line="240" w:lineRule="atLeast"/>
              <w:rPr>
                <w:del w:id="3129" w:author="Arun Saminathan" w:date="2022-06-10T09:30:00Z"/>
                <w:strike/>
              </w:rPr>
            </w:pPr>
            <w:del w:id="3130" w:author="Arun Saminathan" w:date="2022-06-10T09:30:00Z">
              <w:r w:rsidRPr="00CC3E73" w:rsidDel="004A3286">
                <w:rPr>
                  <w:strike/>
                </w:rPr>
                <w:delText>Output channel 4 amplitude.  A value of 0 = maximum attenuation, through 0xFF = 0dB attenuation</w:delText>
              </w:r>
            </w:del>
          </w:p>
        </w:tc>
      </w:tr>
    </w:tbl>
    <w:p w14:paraId="2ABE08B0" w14:textId="246C5C1D" w:rsidR="0056705F" w:rsidRPr="00CC3E73" w:rsidDel="004A3286" w:rsidRDefault="0056705F" w:rsidP="00CC09C5">
      <w:pPr>
        <w:spacing w:line="240" w:lineRule="atLeast"/>
        <w:rPr>
          <w:del w:id="3131" w:author="Arun Saminathan" w:date="2022-06-10T09:30:00Z"/>
          <w:strike/>
        </w:rPr>
      </w:pPr>
    </w:p>
    <w:p w14:paraId="5760151D" w14:textId="36B8F79F" w:rsidR="0056705F" w:rsidRPr="00CC3E73" w:rsidDel="004A3286" w:rsidRDefault="0056705F" w:rsidP="00CC09C5">
      <w:pPr>
        <w:spacing w:line="240" w:lineRule="atLeast"/>
        <w:rPr>
          <w:del w:id="3132" w:author="Arun Saminathan" w:date="2022-06-10T09:30:00Z"/>
          <w:strike/>
        </w:rPr>
      </w:pPr>
      <w:del w:id="3133" w:author="Arun Saminathan" w:date="2022-06-10T09:30:00Z">
        <w:r w:rsidRPr="00CC3E73" w:rsidDel="004A3286">
          <w:rPr>
            <w:strike/>
          </w:rPr>
          <w:delText>Parameter 13</w:delText>
        </w:r>
      </w:del>
    </w:p>
    <w:tbl>
      <w:tblPr>
        <w:tblStyle w:val="TableGrid"/>
        <w:tblW w:w="0" w:type="auto"/>
        <w:tblLook w:val="04A0" w:firstRow="1" w:lastRow="0" w:firstColumn="1" w:lastColumn="0" w:noHBand="0" w:noVBand="1"/>
      </w:tblPr>
      <w:tblGrid>
        <w:gridCol w:w="1414"/>
        <w:gridCol w:w="9376"/>
      </w:tblGrid>
      <w:tr w:rsidR="0056705F" w:rsidRPr="00CC3E73" w:rsidDel="004A3286" w14:paraId="23156A39" w14:textId="25A68D45" w:rsidTr="00FD45D0">
        <w:trPr>
          <w:del w:id="3134" w:author="Arun Saminathan" w:date="2022-06-10T09:30:00Z"/>
        </w:trPr>
        <w:tc>
          <w:tcPr>
            <w:tcW w:w="1435" w:type="dxa"/>
          </w:tcPr>
          <w:p w14:paraId="1C16D6D3" w14:textId="35AE8528" w:rsidR="0056705F" w:rsidRPr="00CC3E73" w:rsidDel="004A3286" w:rsidRDefault="0056705F" w:rsidP="00CC09C5">
            <w:pPr>
              <w:spacing w:line="240" w:lineRule="atLeast"/>
              <w:rPr>
                <w:del w:id="3135" w:author="Arun Saminathan" w:date="2022-06-10T09:30:00Z"/>
                <w:strike/>
              </w:rPr>
            </w:pPr>
            <w:del w:id="3136" w:author="Arun Saminathan" w:date="2022-06-10T09:30:00Z">
              <w:r w:rsidRPr="00CC3E73" w:rsidDel="004A3286">
                <w:rPr>
                  <w:strike/>
                </w:rPr>
                <w:delText>Size (bytes)</w:delText>
              </w:r>
            </w:del>
          </w:p>
        </w:tc>
        <w:tc>
          <w:tcPr>
            <w:tcW w:w="9672" w:type="dxa"/>
          </w:tcPr>
          <w:p w14:paraId="333C1599" w14:textId="739491B4" w:rsidR="0056705F" w:rsidRPr="00CC3E73" w:rsidDel="004A3286" w:rsidRDefault="0056705F" w:rsidP="00CC09C5">
            <w:pPr>
              <w:spacing w:line="240" w:lineRule="atLeast"/>
              <w:rPr>
                <w:del w:id="3137" w:author="Arun Saminathan" w:date="2022-06-10T09:30:00Z"/>
                <w:strike/>
              </w:rPr>
            </w:pPr>
            <w:del w:id="3138" w:author="Arun Saminathan" w:date="2022-06-10T09:30:00Z">
              <w:r w:rsidRPr="00CC3E73" w:rsidDel="004A3286">
                <w:rPr>
                  <w:strike/>
                </w:rPr>
                <w:delText>Parameter Info</w:delText>
              </w:r>
            </w:del>
          </w:p>
        </w:tc>
      </w:tr>
      <w:tr w:rsidR="0056705F" w:rsidRPr="00CC3E73" w:rsidDel="004A3286" w14:paraId="2F582A94" w14:textId="4BE2FBC7" w:rsidTr="00FD45D0">
        <w:trPr>
          <w:del w:id="3139" w:author="Arun Saminathan" w:date="2022-06-10T09:30:00Z"/>
        </w:trPr>
        <w:tc>
          <w:tcPr>
            <w:tcW w:w="1435" w:type="dxa"/>
          </w:tcPr>
          <w:p w14:paraId="0798C5CE" w14:textId="1C8E3B79" w:rsidR="0056705F" w:rsidRPr="00CC3E73" w:rsidDel="004A3286" w:rsidRDefault="0056705F" w:rsidP="00CC09C5">
            <w:pPr>
              <w:spacing w:line="240" w:lineRule="atLeast"/>
              <w:rPr>
                <w:del w:id="3140" w:author="Arun Saminathan" w:date="2022-06-10T09:30:00Z"/>
                <w:strike/>
              </w:rPr>
            </w:pPr>
            <w:del w:id="3141" w:author="Arun Saminathan" w:date="2022-06-10T09:30:00Z">
              <w:r w:rsidRPr="00CC3E73" w:rsidDel="004A3286">
                <w:rPr>
                  <w:strike/>
                </w:rPr>
                <w:delText>1</w:delText>
              </w:r>
            </w:del>
          </w:p>
        </w:tc>
        <w:tc>
          <w:tcPr>
            <w:tcW w:w="9672" w:type="dxa"/>
          </w:tcPr>
          <w:p w14:paraId="0AE9330D" w14:textId="7D9157D2" w:rsidR="0056705F" w:rsidRPr="00CC3E73" w:rsidDel="004A3286" w:rsidRDefault="0056705F" w:rsidP="00CC09C5">
            <w:pPr>
              <w:spacing w:line="240" w:lineRule="atLeast"/>
              <w:rPr>
                <w:del w:id="3142" w:author="Arun Saminathan" w:date="2022-06-10T09:30:00Z"/>
                <w:strike/>
              </w:rPr>
            </w:pPr>
            <w:del w:id="3143" w:author="Arun Saminathan" w:date="2022-06-10T09:30:00Z">
              <w:r w:rsidRPr="00CC3E73" w:rsidDel="004A3286">
                <w:rPr>
                  <w:strike/>
                </w:rPr>
                <w:delText>Output channel 5 amplitude.  A value of 0 = maximum attenuation, through 0xFF = 0dB attenuation</w:delText>
              </w:r>
            </w:del>
          </w:p>
        </w:tc>
      </w:tr>
    </w:tbl>
    <w:p w14:paraId="6CEC16C4" w14:textId="5DE1D37D" w:rsidR="0056705F" w:rsidRPr="00CC3E73" w:rsidDel="004A3286" w:rsidRDefault="0056705F" w:rsidP="00CC09C5">
      <w:pPr>
        <w:spacing w:line="240" w:lineRule="atLeast"/>
        <w:rPr>
          <w:del w:id="3144" w:author="Arun Saminathan" w:date="2022-06-10T09:30:00Z"/>
          <w:strike/>
        </w:rPr>
      </w:pPr>
    </w:p>
    <w:p w14:paraId="3FDB36BE" w14:textId="034183BA" w:rsidR="0056705F" w:rsidRPr="00CC3E73" w:rsidDel="004A3286" w:rsidRDefault="0056705F" w:rsidP="00CC09C5">
      <w:pPr>
        <w:spacing w:line="240" w:lineRule="atLeast"/>
        <w:rPr>
          <w:del w:id="3145" w:author="Arun Saminathan" w:date="2022-06-10T09:30:00Z"/>
          <w:strike/>
        </w:rPr>
      </w:pPr>
      <w:del w:id="3146" w:author="Arun Saminathan" w:date="2022-06-10T09:30:00Z">
        <w:r w:rsidRPr="00CC3E73" w:rsidDel="004A3286">
          <w:rPr>
            <w:strike/>
          </w:rPr>
          <w:delText>Parameter 14</w:delText>
        </w:r>
      </w:del>
    </w:p>
    <w:tbl>
      <w:tblPr>
        <w:tblStyle w:val="TableGrid"/>
        <w:tblW w:w="0" w:type="auto"/>
        <w:tblLook w:val="04A0" w:firstRow="1" w:lastRow="0" w:firstColumn="1" w:lastColumn="0" w:noHBand="0" w:noVBand="1"/>
      </w:tblPr>
      <w:tblGrid>
        <w:gridCol w:w="1414"/>
        <w:gridCol w:w="9376"/>
      </w:tblGrid>
      <w:tr w:rsidR="0056705F" w:rsidRPr="00CC3E73" w:rsidDel="004A3286" w14:paraId="38DE1B7F" w14:textId="0B804A43" w:rsidTr="00FD45D0">
        <w:trPr>
          <w:del w:id="3147" w:author="Arun Saminathan" w:date="2022-06-10T09:30:00Z"/>
        </w:trPr>
        <w:tc>
          <w:tcPr>
            <w:tcW w:w="1435" w:type="dxa"/>
          </w:tcPr>
          <w:p w14:paraId="57CFFE80" w14:textId="260D13D3" w:rsidR="0056705F" w:rsidRPr="00CC3E73" w:rsidDel="004A3286" w:rsidRDefault="0056705F" w:rsidP="00CC09C5">
            <w:pPr>
              <w:spacing w:line="240" w:lineRule="atLeast"/>
              <w:rPr>
                <w:del w:id="3148" w:author="Arun Saminathan" w:date="2022-06-10T09:30:00Z"/>
                <w:strike/>
              </w:rPr>
            </w:pPr>
            <w:del w:id="3149" w:author="Arun Saminathan" w:date="2022-06-10T09:30:00Z">
              <w:r w:rsidRPr="00CC3E73" w:rsidDel="004A3286">
                <w:rPr>
                  <w:strike/>
                </w:rPr>
                <w:delText>Size (bytes)</w:delText>
              </w:r>
            </w:del>
          </w:p>
        </w:tc>
        <w:tc>
          <w:tcPr>
            <w:tcW w:w="9672" w:type="dxa"/>
          </w:tcPr>
          <w:p w14:paraId="6163486B" w14:textId="42C49B22" w:rsidR="0056705F" w:rsidRPr="00CC3E73" w:rsidDel="004A3286" w:rsidRDefault="0056705F" w:rsidP="00CC09C5">
            <w:pPr>
              <w:spacing w:line="240" w:lineRule="atLeast"/>
              <w:rPr>
                <w:del w:id="3150" w:author="Arun Saminathan" w:date="2022-06-10T09:30:00Z"/>
                <w:strike/>
              </w:rPr>
            </w:pPr>
            <w:del w:id="3151" w:author="Arun Saminathan" w:date="2022-06-10T09:30:00Z">
              <w:r w:rsidRPr="00CC3E73" w:rsidDel="004A3286">
                <w:rPr>
                  <w:strike/>
                </w:rPr>
                <w:delText>Parameter Info</w:delText>
              </w:r>
            </w:del>
          </w:p>
        </w:tc>
      </w:tr>
      <w:tr w:rsidR="0056705F" w:rsidRPr="00CC3E73" w:rsidDel="004A3286" w14:paraId="29A9CE94" w14:textId="179508B9" w:rsidTr="00FD45D0">
        <w:trPr>
          <w:del w:id="3152" w:author="Arun Saminathan" w:date="2022-06-10T09:30:00Z"/>
        </w:trPr>
        <w:tc>
          <w:tcPr>
            <w:tcW w:w="1435" w:type="dxa"/>
          </w:tcPr>
          <w:p w14:paraId="3BD19CD2" w14:textId="457FF61E" w:rsidR="0056705F" w:rsidRPr="00CC3E73" w:rsidDel="004A3286" w:rsidRDefault="0056705F" w:rsidP="00CC09C5">
            <w:pPr>
              <w:spacing w:line="240" w:lineRule="atLeast"/>
              <w:rPr>
                <w:del w:id="3153" w:author="Arun Saminathan" w:date="2022-06-10T09:30:00Z"/>
                <w:strike/>
              </w:rPr>
            </w:pPr>
            <w:del w:id="3154" w:author="Arun Saminathan" w:date="2022-06-10T09:30:00Z">
              <w:r w:rsidRPr="00CC3E73" w:rsidDel="004A3286">
                <w:rPr>
                  <w:strike/>
                </w:rPr>
                <w:delText>1</w:delText>
              </w:r>
            </w:del>
          </w:p>
        </w:tc>
        <w:tc>
          <w:tcPr>
            <w:tcW w:w="9672" w:type="dxa"/>
          </w:tcPr>
          <w:p w14:paraId="7379FB47" w14:textId="2B9BEB0C" w:rsidR="0056705F" w:rsidRPr="00CC3E73" w:rsidDel="004A3286" w:rsidRDefault="0056705F" w:rsidP="00CC09C5">
            <w:pPr>
              <w:spacing w:line="240" w:lineRule="atLeast"/>
              <w:rPr>
                <w:del w:id="3155" w:author="Arun Saminathan" w:date="2022-06-10T09:30:00Z"/>
                <w:strike/>
              </w:rPr>
            </w:pPr>
            <w:del w:id="3156" w:author="Arun Saminathan" w:date="2022-06-10T09:30:00Z">
              <w:r w:rsidRPr="00CC3E73" w:rsidDel="004A3286">
                <w:rPr>
                  <w:strike/>
                </w:rPr>
                <w:delText>Output channel 6 amplitude.  A value of 0 = maximum attenuation, through 0xFF = 0dB attenuation</w:delText>
              </w:r>
            </w:del>
          </w:p>
        </w:tc>
      </w:tr>
    </w:tbl>
    <w:p w14:paraId="7266B9F0" w14:textId="4B7C611F" w:rsidR="0056705F" w:rsidRPr="00CC3E73" w:rsidDel="004A3286" w:rsidRDefault="0056705F" w:rsidP="00CC09C5">
      <w:pPr>
        <w:spacing w:line="240" w:lineRule="atLeast"/>
        <w:rPr>
          <w:del w:id="3157" w:author="Arun Saminathan" w:date="2022-06-10T09:30:00Z"/>
          <w:strike/>
        </w:rPr>
      </w:pPr>
    </w:p>
    <w:p w14:paraId="2673EE16" w14:textId="0031E721" w:rsidR="00D97EBF" w:rsidRPr="00CC3E73" w:rsidDel="004A3286" w:rsidRDefault="00D97EBF" w:rsidP="00CC09C5">
      <w:pPr>
        <w:spacing w:line="240" w:lineRule="atLeast"/>
        <w:rPr>
          <w:del w:id="3158" w:author="Arun Saminathan" w:date="2022-06-10T09:30:00Z"/>
          <w:strike/>
        </w:rPr>
      </w:pPr>
      <w:del w:id="3159" w:author="Arun Saminathan" w:date="2022-06-10T09:30:00Z">
        <w:r w:rsidRPr="00CC3E73" w:rsidDel="004A3286">
          <w:rPr>
            <w:strike/>
          </w:rPr>
          <w:delText>Notes:</w:delText>
        </w:r>
      </w:del>
    </w:p>
    <w:p w14:paraId="3B777AD9" w14:textId="57989666" w:rsidR="00E3187C" w:rsidRPr="00CC3E73" w:rsidDel="004A3286" w:rsidRDefault="00E3187C" w:rsidP="00CC09C5">
      <w:pPr>
        <w:pStyle w:val="ListParagraph"/>
        <w:numPr>
          <w:ilvl w:val="0"/>
          <w:numId w:val="28"/>
        </w:numPr>
        <w:spacing w:line="240" w:lineRule="atLeast"/>
        <w:ind w:leftChars="0"/>
        <w:rPr>
          <w:del w:id="3160" w:author="Arun Saminathan" w:date="2022-06-10T09:30:00Z"/>
          <w:strike/>
        </w:rPr>
      </w:pPr>
      <w:del w:id="3161" w:author="Arun Saminathan" w:date="2022-06-10T09:30:00Z">
        <w:r w:rsidRPr="00CC3E73" w:rsidDel="004A3286">
          <w:rPr>
            <w:strike/>
          </w:rPr>
          <w:delText>If a microphone(s) is not enabled through DE configuration</w:delText>
        </w:r>
        <w:r w:rsidR="00706313" w:rsidRPr="00CC3E73" w:rsidDel="004A3286">
          <w:rPr>
            <w:strike/>
          </w:rPr>
          <w:delText>, the corresponding input will</w:delText>
        </w:r>
        <w:r w:rsidR="00F76B1F" w:rsidRPr="00CC3E73" w:rsidDel="004A3286">
          <w:rPr>
            <w:strike/>
          </w:rPr>
          <w:delText xml:space="preserve"> be muted.</w:delText>
        </w:r>
      </w:del>
    </w:p>
    <w:p w14:paraId="3F0B100F" w14:textId="0A51E702" w:rsidR="00D97EBF" w:rsidDel="004A3286" w:rsidRDefault="00D97EBF" w:rsidP="00CC09C5">
      <w:pPr>
        <w:spacing w:line="240" w:lineRule="atLeast"/>
        <w:rPr>
          <w:del w:id="3162" w:author="Arun Saminathan" w:date="2022-06-10T09:30:00Z"/>
        </w:rPr>
      </w:pPr>
    </w:p>
    <w:p w14:paraId="21CFA1BC" w14:textId="3DA22808" w:rsidR="00E8518B" w:rsidRPr="00A55573" w:rsidDel="004A3286" w:rsidRDefault="00E8518B" w:rsidP="00CC09C5">
      <w:pPr>
        <w:pStyle w:val="Heading3"/>
        <w:spacing w:line="240" w:lineRule="atLeast"/>
        <w:rPr>
          <w:del w:id="3163" w:author="Arun Saminathan" w:date="2022-06-10T09:30:00Z"/>
          <w:strike/>
        </w:rPr>
      </w:pPr>
      <w:del w:id="3164" w:author="Arun Saminathan" w:date="2022-06-10T09:30:00Z">
        <w:r w:rsidRPr="00A55573" w:rsidDel="004A3286">
          <w:rPr>
            <w:strike/>
          </w:rPr>
          <w:delText>DID 0x</w:delText>
        </w:r>
      </w:del>
      <w:del w:id="3165" w:author="Arun Saminathan" w:date="2022-04-05T13:25:00Z">
        <w:r w:rsidR="00AB3333" w:rsidRPr="00A55573" w:rsidDel="00A96E06">
          <w:rPr>
            <w:strike/>
          </w:rPr>
          <w:delText>????</w:delText>
        </w:r>
      </w:del>
      <w:del w:id="3166" w:author="Arun Saminathan" w:date="2022-06-10T09:30:00Z">
        <w:r w:rsidRPr="00A55573" w:rsidDel="004A3286">
          <w:rPr>
            <w:strike/>
          </w:rPr>
          <w:delText xml:space="preserve"> – </w:delText>
        </w:r>
        <w:r w:rsidR="000F057E" w:rsidRPr="00A55573" w:rsidDel="004A3286">
          <w:rPr>
            <w:strike/>
          </w:rPr>
          <w:delText xml:space="preserve">ANC/PS/AVAS Acoustic </w:delText>
        </w:r>
        <w:r w:rsidR="00D6613F" w:rsidRPr="00A55573" w:rsidDel="004A3286">
          <w:rPr>
            <w:strike/>
          </w:rPr>
          <w:delText>Calibration file name error detail</w:delText>
        </w:r>
      </w:del>
    </w:p>
    <w:p w14:paraId="357C64CA" w14:textId="10E6816B" w:rsidR="00E8518B" w:rsidRPr="00A55573" w:rsidDel="004A3286" w:rsidRDefault="00E8518B" w:rsidP="00CC09C5">
      <w:pPr>
        <w:spacing w:line="240" w:lineRule="atLeast"/>
        <w:rPr>
          <w:del w:id="3167" w:author="Arun Saminathan" w:date="2022-06-10T09:30:00Z"/>
          <w:strike/>
        </w:rPr>
      </w:pPr>
    </w:p>
    <w:tbl>
      <w:tblPr>
        <w:tblStyle w:val="TableGrid"/>
        <w:tblW w:w="0" w:type="auto"/>
        <w:tblLook w:val="04A0" w:firstRow="1" w:lastRow="0" w:firstColumn="1" w:lastColumn="0" w:noHBand="0" w:noVBand="1"/>
      </w:tblPr>
      <w:tblGrid>
        <w:gridCol w:w="1425"/>
        <w:gridCol w:w="9365"/>
      </w:tblGrid>
      <w:tr w:rsidR="00E8518B" w:rsidRPr="00A55573" w:rsidDel="004A3286" w14:paraId="2A2D412B" w14:textId="1ED06741" w:rsidTr="00FD45D0">
        <w:trPr>
          <w:del w:id="3168" w:author="Arun Saminathan" w:date="2022-06-10T09:30:00Z"/>
        </w:trPr>
        <w:tc>
          <w:tcPr>
            <w:tcW w:w="1435" w:type="dxa"/>
          </w:tcPr>
          <w:p w14:paraId="00337BC5" w14:textId="693AA20C" w:rsidR="00E8518B" w:rsidRPr="00A55573" w:rsidDel="004A3286" w:rsidRDefault="00E8518B" w:rsidP="00CC09C5">
            <w:pPr>
              <w:spacing w:line="240" w:lineRule="atLeast"/>
              <w:rPr>
                <w:del w:id="3169" w:author="Arun Saminathan" w:date="2022-06-10T09:30:00Z"/>
                <w:strike/>
              </w:rPr>
            </w:pPr>
            <w:del w:id="3170" w:author="Arun Saminathan" w:date="2022-06-10T09:30:00Z">
              <w:r w:rsidRPr="00A55573" w:rsidDel="004A3286">
                <w:rPr>
                  <w:strike/>
                </w:rPr>
                <w:delText>Value</w:delText>
              </w:r>
            </w:del>
          </w:p>
        </w:tc>
        <w:tc>
          <w:tcPr>
            <w:tcW w:w="9672" w:type="dxa"/>
          </w:tcPr>
          <w:p w14:paraId="521FD4A3" w14:textId="6818E9DB" w:rsidR="00E8518B" w:rsidRPr="00A55573" w:rsidDel="004A3286" w:rsidRDefault="00E8518B" w:rsidP="00CC09C5">
            <w:pPr>
              <w:spacing w:line="240" w:lineRule="atLeast"/>
              <w:rPr>
                <w:del w:id="3171" w:author="Arun Saminathan" w:date="2022-06-10T09:30:00Z"/>
                <w:strike/>
              </w:rPr>
            </w:pPr>
            <w:del w:id="3172" w:author="Arun Saminathan" w:date="2022-06-10T09:30:00Z">
              <w:r w:rsidRPr="00A55573" w:rsidDel="004A3286">
                <w:rPr>
                  <w:strike/>
                </w:rPr>
                <w:delText>0x</w:delText>
              </w:r>
            </w:del>
            <w:del w:id="3173" w:author="Arun Saminathan" w:date="2022-04-05T13:25:00Z">
              <w:r w:rsidR="00AB3333" w:rsidRPr="00A55573" w:rsidDel="00A96E06">
                <w:rPr>
                  <w:strike/>
                </w:rPr>
                <w:delText>????</w:delText>
              </w:r>
            </w:del>
          </w:p>
        </w:tc>
      </w:tr>
      <w:tr w:rsidR="00E8518B" w:rsidRPr="00A55573" w:rsidDel="004A3286" w14:paraId="11B2B31E" w14:textId="1952C37C" w:rsidTr="00FD45D0">
        <w:trPr>
          <w:del w:id="3174" w:author="Arun Saminathan" w:date="2022-06-10T09:30:00Z"/>
        </w:trPr>
        <w:tc>
          <w:tcPr>
            <w:tcW w:w="1435" w:type="dxa"/>
          </w:tcPr>
          <w:p w14:paraId="2529C938" w14:textId="2EBD239D" w:rsidR="00E8518B" w:rsidRPr="00A55573" w:rsidDel="004A3286" w:rsidRDefault="00E8518B" w:rsidP="00CC09C5">
            <w:pPr>
              <w:spacing w:line="240" w:lineRule="atLeast"/>
              <w:rPr>
                <w:del w:id="3175" w:author="Arun Saminathan" w:date="2022-06-10T09:30:00Z"/>
                <w:strike/>
              </w:rPr>
            </w:pPr>
            <w:del w:id="3176" w:author="Arun Saminathan" w:date="2022-06-10T09:30:00Z">
              <w:r w:rsidRPr="00A55573" w:rsidDel="004A3286">
                <w:rPr>
                  <w:strike/>
                </w:rPr>
                <w:delText>Name</w:delText>
              </w:r>
            </w:del>
          </w:p>
        </w:tc>
        <w:tc>
          <w:tcPr>
            <w:tcW w:w="9672" w:type="dxa"/>
          </w:tcPr>
          <w:p w14:paraId="4F191E78" w14:textId="67072CE9" w:rsidR="00E8518B" w:rsidRPr="00A55573" w:rsidDel="004A3286" w:rsidRDefault="00DF12F0" w:rsidP="00CC09C5">
            <w:pPr>
              <w:spacing w:line="240" w:lineRule="atLeast"/>
              <w:rPr>
                <w:del w:id="3177" w:author="Arun Saminathan" w:date="2022-06-10T09:30:00Z"/>
                <w:strike/>
              </w:rPr>
            </w:pPr>
            <w:del w:id="3178" w:author="Arun Saminathan" w:date="2022-06-10T09:30:00Z">
              <w:r w:rsidRPr="00A55573" w:rsidDel="004A3286">
                <w:rPr>
                  <w:strike/>
                </w:rPr>
                <w:delText xml:space="preserve">Acoustic </w:delText>
              </w:r>
              <w:r w:rsidR="00AD6D34" w:rsidRPr="00A55573" w:rsidDel="004A3286">
                <w:rPr>
                  <w:strike/>
                </w:rPr>
                <w:delText>Calibration file</w:delText>
              </w:r>
              <w:r w:rsidR="008C5FA4" w:rsidRPr="00A55573" w:rsidDel="004A3286">
                <w:rPr>
                  <w:strike/>
                </w:rPr>
                <w:delText xml:space="preserve"> </w:delText>
              </w:r>
              <w:r w:rsidR="00AD6D34" w:rsidRPr="00A55573" w:rsidDel="004A3286">
                <w:rPr>
                  <w:strike/>
                </w:rPr>
                <w:delText>name error</w:delText>
              </w:r>
              <w:r w:rsidR="00D6613F" w:rsidRPr="00A55573" w:rsidDel="004A3286">
                <w:rPr>
                  <w:strike/>
                </w:rPr>
                <w:delText xml:space="preserve"> detail</w:delText>
              </w:r>
            </w:del>
          </w:p>
        </w:tc>
      </w:tr>
      <w:tr w:rsidR="00E8518B" w:rsidRPr="00A55573" w:rsidDel="004A3286" w14:paraId="137FD644" w14:textId="3495AC23" w:rsidTr="00FD45D0">
        <w:trPr>
          <w:del w:id="3179" w:author="Arun Saminathan" w:date="2022-06-10T09:30:00Z"/>
        </w:trPr>
        <w:tc>
          <w:tcPr>
            <w:tcW w:w="1435" w:type="dxa"/>
          </w:tcPr>
          <w:p w14:paraId="0F8E515B" w14:textId="136DC5DD" w:rsidR="00E8518B" w:rsidRPr="00A55573" w:rsidDel="004A3286" w:rsidRDefault="00E8518B" w:rsidP="00CC09C5">
            <w:pPr>
              <w:spacing w:line="240" w:lineRule="atLeast"/>
              <w:rPr>
                <w:del w:id="3180" w:author="Arun Saminathan" w:date="2022-06-10T09:30:00Z"/>
                <w:strike/>
              </w:rPr>
            </w:pPr>
            <w:del w:id="3181" w:author="Arun Saminathan" w:date="2022-06-10T09:30:00Z">
              <w:r w:rsidRPr="00A55573" w:rsidDel="004A3286">
                <w:rPr>
                  <w:strike/>
                </w:rPr>
                <w:delText>Size (Bytes)</w:delText>
              </w:r>
            </w:del>
          </w:p>
        </w:tc>
        <w:tc>
          <w:tcPr>
            <w:tcW w:w="9672" w:type="dxa"/>
          </w:tcPr>
          <w:p w14:paraId="61D3C029" w14:textId="0EF6FEB2" w:rsidR="00E8518B" w:rsidRPr="00A55573" w:rsidDel="004A3286" w:rsidRDefault="00DC7C82" w:rsidP="00CC09C5">
            <w:pPr>
              <w:spacing w:line="240" w:lineRule="atLeast"/>
              <w:rPr>
                <w:del w:id="3182" w:author="Arun Saminathan" w:date="2022-06-10T09:30:00Z"/>
                <w:strike/>
              </w:rPr>
            </w:pPr>
            <w:del w:id="3183" w:author="Arun Saminathan" w:date="2022-06-10T09:30:00Z">
              <w:r w:rsidRPr="00A55573" w:rsidDel="004A3286">
                <w:rPr>
                  <w:strike/>
                </w:rPr>
                <w:delText>40</w:delText>
              </w:r>
            </w:del>
          </w:p>
        </w:tc>
      </w:tr>
      <w:tr w:rsidR="00E8518B" w:rsidRPr="00A55573" w:rsidDel="004A3286" w14:paraId="153D34F2" w14:textId="109C86BE" w:rsidTr="00FD45D0">
        <w:trPr>
          <w:del w:id="3184" w:author="Arun Saminathan" w:date="2022-06-10T09:30:00Z"/>
        </w:trPr>
        <w:tc>
          <w:tcPr>
            <w:tcW w:w="1435" w:type="dxa"/>
          </w:tcPr>
          <w:p w14:paraId="2A4B9B5D" w14:textId="39D9AA65" w:rsidR="00E8518B" w:rsidRPr="00A55573" w:rsidDel="004A3286" w:rsidRDefault="00E8518B" w:rsidP="00CC09C5">
            <w:pPr>
              <w:spacing w:line="240" w:lineRule="atLeast"/>
              <w:rPr>
                <w:del w:id="3185" w:author="Arun Saminathan" w:date="2022-06-10T09:30:00Z"/>
                <w:strike/>
              </w:rPr>
            </w:pPr>
            <w:del w:id="3186" w:author="Arun Saminathan" w:date="2022-06-10T09:30:00Z">
              <w:r w:rsidRPr="00A55573" w:rsidDel="004A3286">
                <w:rPr>
                  <w:strike/>
                </w:rPr>
                <w:delText>Type</w:delText>
              </w:r>
            </w:del>
          </w:p>
        </w:tc>
        <w:tc>
          <w:tcPr>
            <w:tcW w:w="9672" w:type="dxa"/>
          </w:tcPr>
          <w:p w14:paraId="3193FC27" w14:textId="0D1F9B7B" w:rsidR="00E8518B" w:rsidRPr="00A55573" w:rsidDel="004A3286" w:rsidRDefault="00E8518B" w:rsidP="00CC09C5">
            <w:pPr>
              <w:spacing w:line="240" w:lineRule="atLeast"/>
              <w:rPr>
                <w:del w:id="3187" w:author="Arun Saminathan" w:date="2022-06-10T09:30:00Z"/>
                <w:strike/>
              </w:rPr>
            </w:pPr>
            <w:del w:id="3188" w:author="Arun Saminathan" w:date="2022-06-10T09:30:00Z">
              <w:r w:rsidRPr="00A55573" w:rsidDel="004A3286">
                <w:rPr>
                  <w:strike/>
                </w:rPr>
                <w:delText>ASCII</w:delText>
              </w:r>
            </w:del>
          </w:p>
        </w:tc>
      </w:tr>
      <w:tr w:rsidR="00E8518B" w:rsidRPr="00A55573" w:rsidDel="004A3286" w14:paraId="3D65191B" w14:textId="67341904" w:rsidTr="00FD45D0">
        <w:trPr>
          <w:del w:id="3189" w:author="Arun Saminathan" w:date="2022-06-10T09:30:00Z"/>
        </w:trPr>
        <w:tc>
          <w:tcPr>
            <w:tcW w:w="1435" w:type="dxa"/>
          </w:tcPr>
          <w:p w14:paraId="6824D40B" w14:textId="2A02CB94" w:rsidR="00E8518B" w:rsidRPr="00A55573" w:rsidDel="004A3286" w:rsidRDefault="00E8518B" w:rsidP="00CC09C5">
            <w:pPr>
              <w:spacing w:line="240" w:lineRule="atLeast"/>
              <w:rPr>
                <w:del w:id="3190" w:author="Arun Saminathan" w:date="2022-06-10T09:30:00Z"/>
                <w:strike/>
              </w:rPr>
            </w:pPr>
            <w:del w:id="3191" w:author="Arun Saminathan" w:date="2022-06-10T09:30:00Z">
              <w:r w:rsidRPr="00A55573" w:rsidDel="004A3286">
                <w:rPr>
                  <w:strike/>
                </w:rPr>
                <w:delText>Services</w:delText>
              </w:r>
            </w:del>
          </w:p>
        </w:tc>
        <w:tc>
          <w:tcPr>
            <w:tcW w:w="9672" w:type="dxa"/>
          </w:tcPr>
          <w:p w14:paraId="67E7A9AC" w14:textId="28267A71" w:rsidR="00E8518B" w:rsidRPr="00A55573" w:rsidDel="004A3286" w:rsidRDefault="00E8518B" w:rsidP="00CC09C5">
            <w:pPr>
              <w:spacing w:line="240" w:lineRule="atLeast"/>
              <w:rPr>
                <w:del w:id="3192" w:author="Arun Saminathan" w:date="2022-06-10T09:30:00Z"/>
                <w:strike/>
              </w:rPr>
            </w:pPr>
            <w:del w:id="3193" w:author="Arun Saminathan" w:date="2022-06-10T09:30:00Z">
              <w:r w:rsidRPr="00A55573" w:rsidDel="004A3286">
                <w:rPr>
                  <w:strike/>
                </w:rPr>
                <w:delText>ReadDataByIdentifier</w:delText>
              </w:r>
            </w:del>
          </w:p>
        </w:tc>
      </w:tr>
      <w:tr w:rsidR="00E8518B" w:rsidRPr="00A55573" w:rsidDel="004A3286" w14:paraId="236AE3C1" w14:textId="4553C16C" w:rsidTr="00FD45D0">
        <w:trPr>
          <w:del w:id="3194" w:author="Arun Saminathan" w:date="2022-06-10T09:30:00Z"/>
        </w:trPr>
        <w:tc>
          <w:tcPr>
            <w:tcW w:w="1435" w:type="dxa"/>
          </w:tcPr>
          <w:p w14:paraId="6A80F0AE" w14:textId="14D3A6A0" w:rsidR="00E8518B" w:rsidRPr="00A55573" w:rsidDel="004A3286" w:rsidRDefault="00E8518B" w:rsidP="00CC09C5">
            <w:pPr>
              <w:spacing w:line="240" w:lineRule="atLeast"/>
              <w:rPr>
                <w:del w:id="3195" w:author="Arun Saminathan" w:date="2022-06-10T09:30:00Z"/>
                <w:strike/>
              </w:rPr>
            </w:pPr>
            <w:del w:id="3196" w:author="Arun Saminathan" w:date="2022-06-10T09:30:00Z">
              <w:r w:rsidRPr="00A55573" w:rsidDel="004A3286">
                <w:rPr>
                  <w:strike/>
                </w:rPr>
                <w:delText>Audience</w:delText>
              </w:r>
            </w:del>
          </w:p>
        </w:tc>
        <w:tc>
          <w:tcPr>
            <w:tcW w:w="9672" w:type="dxa"/>
          </w:tcPr>
          <w:p w14:paraId="6F9E352D" w14:textId="617AF69D" w:rsidR="00E8518B" w:rsidRPr="00A55573" w:rsidDel="004A3286" w:rsidRDefault="00E8518B" w:rsidP="00CC09C5">
            <w:pPr>
              <w:spacing w:line="240" w:lineRule="atLeast"/>
              <w:rPr>
                <w:del w:id="3197" w:author="Arun Saminathan" w:date="2022-06-10T09:30:00Z"/>
                <w:strike/>
              </w:rPr>
            </w:pPr>
            <w:del w:id="3198" w:author="Arun Saminathan" w:date="2022-06-10T09:30:00Z">
              <w:r w:rsidRPr="00A55573" w:rsidDel="004A3286">
                <w:rPr>
                  <w:strike/>
                </w:rPr>
                <w:delText>Technician  Special_Apps  Development</w:delText>
              </w:r>
            </w:del>
          </w:p>
        </w:tc>
      </w:tr>
      <w:tr w:rsidR="00E8518B" w:rsidRPr="00A55573" w:rsidDel="004A3286" w14:paraId="14892621" w14:textId="2F5D8766" w:rsidTr="00FD45D0">
        <w:trPr>
          <w:del w:id="3199" w:author="Arun Saminathan" w:date="2022-06-10T09:30:00Z"/>
        </w:trPr>
        <w:tc>
          <w:tcPr>
            <w:tcW w:w="1435" w:type="dxa"/>
          </w:tcPr>
          <w:p w14:paraId="56B025E0" w14:textId="06FADB09" w:rsidR="00E8518B" w:rsidRPr="00A55573" w:rsidDel="004A3286" w:rsidRDefault="00E8518B" w:rsidP="00CC09C5">
            <w:pPr>
              <w:spacing w:line="240" w:lineRule="atLeast"/>
              <w:rPr>
                <w:del w:id="3200" w:author="Arun Saminathan" w:date="2022-06-10T09:30:00Z"/>
                <w:strike/>
              </w:rPr>
            </w:pPr>
            <w:del w:id="3201" w:author="Arun Saminathan" w:date="2022-06-10T09:30:00Z">
              <w:r w:rsidRPr="00A55573" w:rsidDel="004A3286">
                <w:rPr>
                  <w:strike/>
                </w:rPr>
                <w:delText>Comments</w:delText>
              </w:r>
            </w:del>
          </w:p>
        </w:tc>
        <w:tc>
          <w:tcPr>
            <w:tcW w:w="9672" w:type="dxa"/>
          </w:tcPr>
          <w:p w14:paraId="7FB84A0F" w14:textId="402E6FF5" w:rsidR="00AD6D34" w:rsidRPr="00A55573" w:rsidDel="004A3286" w:rsidRDefault="009D295A" w:rsidP="00CC09C5">
            <w:pPr>
              <w:spacing w:line="240" w:lineRule="atLeast"/>
              <w:rPr>
                <w:del w:id="3202" w:author="Arun Saminathan" w:date="2022-06-10T09:30:00Z"/>
                <w:strike/>
              </w:rPr>
            </w:pPr>
            <w:del w:id="3203" w:author="Arun Saminathan" w:date="2022-06-10T09:30:00Z">
              <w:r w:rsidRPr="00A55573" w:rsidDel="004A3286">
                <w:rPr>
                  <w:strike/>
                </w:rPr>
                <w:delText xml:space="preserve">If an error occurs during initialization due to missing or corrupted </w:delText>
              </w:r>
              <w:r w:rsidR="00A4757F" w:rsidRPr="00A55573" w:rsidDel="004A3286">
                <w:rPr>
                  <w:strike/>
                </w:rPr>
                <w:delText>file(s) when loading the calibration file (0xF17D), and</w:delText>
              </w:r>
              <w:r w:rsidR="00C36EDF" w:rsidRPr="00A55573" w:rsidDel="004A3286">
                <w:rPr>
                  <w:strike/>
                </w:rPr>
                <w:delText xml:space="preserve"> the corresponding DTC E02951 is set, this DID will provide the </w:delText>
              </w:r>
              <w:r w:rsidR="008C5FA4" w:rsidRPr="00A55573" w:rsidDel="004A3286">
                <w:rPr>
                  <w:strike/>
                </w:rPr>
                <w:delText>name of the file causing the error.  The error could be due to a missing or corrupted file</w:delText>
              </w:r>
              <w:r w:rsidR="00F87743" w:rsidRPr="00A55573" w:rsidDel="004A3286">
                <w:rPr>
                  <w:strike/>
                </w:rPr>
                <w:delText xml:space="preserve"> of any type; manifest, configuration, calibration, audio fragment, etc.</w:delText>
              </w:r>
            </w:del>
          </w:p>
          <w:p w14:paraId="54EFAA5E" w14:textId="07E872CF" w:rsidR="00E8518B" w:rsidRPr="00A55573" w:rsidDel="004A3286" w:rsidRDefault="00F21003" w:rsidP="00CC09C5">
            <w:pPr>
              <w:spacing w:line="240" w:lineRule="atLeast"/>
              <w:rPr>
                <w:del w:id="3204" w:author="Arun Saminathan" w:date="2022-06-10T09:30:00Z"/>
                <w:strike/>
              </w:rPr>
            </w:pPr>
            <w:del w:id="3205" w:author="Arun Saminathan" w:date="2022-06-10T09:30:00Z">
              <w:r w:rsidRPr="00A55573" w:rsidDel="004A3286">
                <w:rPr>
                  <w:strike/>
                </w:rPr>
                <w:delText xml:space="preserve">If there is more than one file missing or corrupted; this DID will return the </w:delText>
              </w:r>
              <w:r w:rsidR="003B1257" w:rsidRPr="00A55573" w:rsidDel="004A3286">
                <w:rPr>
                  <w:strike/>
                </w:rPr>
                <w:delText>first file causing the error.</w:delText>
              </w:r>
            </w:del>
          </w:p>
          <w:p w14:paraId="3EA9D625" w14:textId="69C1155D" w:rsidR="003B1257" w:rsidRPr="00A55573" w:rsidDel="004A3286" w:rsidRDefault="00D63B58" w:rsidP="00CC09C5">
            <w:pPr>
              <w:spacing w:line="240" w:lineRule="atLeast"/>
              <w:rPr>
                <w:del w:id="3206" w:author="Arun Saminathan" w:date="2022-06-10T09:30:00Z"/>
                <w:strike/>
              </w:rPr>
            </w:pPr>
            <w:del w:id="3207" w:author="Arun Saminathan" w:date="2022-06-10T09:30:00Z">
              <w:r w:rsidRPr="00A55573" w:rsidDel="004A3286">
                <w:rPr>
                  <w:strike/>
                </w:rPr>
                <w:delText xml:space="preserve">This DID will return an empty string when the </w:delText>
              </w:r>
              <w:r w:rsidR="00995C2F" w:rsidRPr="00A55573" w:rsidDel="004A3286">
                <w:rPr>
                  <w:strike/>
                </w:rPr>
                <w:delText>NVH service initializes and loads the calibration file successfully.</w:delText>
              </w:r>
            </w:del>
          </w:p>
        </w:tc>
      </w:tr>
    </w:tbl>
    <w:p w14:paraId="480D0017" w14:textId="35C9405B" w:rsidR="001A3250" w:rsidRDefault="001A3250" w:rsidP="00CC09C5">
      <w:pPr>
        <w:spacing w:line="240" w:lineRule="atLeast"/>
      </w:pPr>
    </w:p>
    <w:p w14:paraId="04B6C046" w14:textId="3F202248" w:rsidR="001A3250" w:rsidRPr="002F1856" w:rsidRDefault="003768C7" w:rsidP="00CC09C5">
      <w:pPr>
        <w:pStyle w:val="Heading3"/>
        <w:spacing w:line="240" w:lineRule="atLeast"/>
        <w:rPr>
          <w:color w:val="FF0000"/>
        </w:rPr>
      </w:pPr>
      <w:bookmarkStart w:id="3208" w:name="_Toc105779485"/>
      <w:r w:rsidRPr="002F1856">
        <w:rPr>
          <w:color w:val="FF0000"/>
        </w:rPr>
        <w:t>DID 0x</w:t>
      </w:r>
      <w:ins w:id="3209" w:author="Arun Saminathan" w:date="2022-04-05T13:18:00Z">
        <w:r w:rsidR="00911A35" w:rsidRPr="002F1856">
          <w:rPr>
            <w:color w:val="FF0000"/>
          </w:rPr>
          <w:t>FD72</w:t>
        </w:r>
      </w:ins>
      <w:del w:id="3210" w:author="Arun Saminathan" w:date="2022-04-05T13:18:00Z">
        <w:r w:rsidRPr="002F1856" w:rsidDel="00911A35">
          <w:rPr>
            <w:color w:val="FF0000"/>
          </w:rPr>
          <w:delText>????</w:delText>
        </w:r>
      </w:del>
      <w:r w:rsidRPr="002F1856">
        <w:rPr>
          <w:color w:val="FF0000"/>
        </w:rPr>
        <w:t xml:space="preserve"> – ANC/PS/AVAS </w:t>
      </w:r>
      <w:r w:rsidR="00D803C5" w:rsidRPr="002F1856">
        <w:rPr>
          <w:color w:val="FF0000"/>
        </w:rPr>
        <w:t>Status Summary</w:t>
      </w:r>
      <w:bookmarkEnd w:id="3208"/>
    </w:p>
    <w:p w14:paraId="672E533A" w14:textId="77777777" w:rsidR="00D803C5" w:rsidRDefault="00D803C5" w:rsidP="00CC09C5">
      <w:pPr>
        <w:spacing w:line="240" w:lineRule="atLeast"/>
      </w:pPr>
    </w:p>
    <w:tbl>
      <w:tblPr>
        <w:tblStyle w:val="TableGrid"/>
        <w:tblW w:w="0" w:type="auto"/>
        <w:tblLook w:val="04A0" w:firstRow="1" w:lastRow="0" w:firstColumn="1" w:lastColumn="0" w:noHBand="0" w:noVBand="1"/>
      </w:tblPr>
      <w:tblGrid>
        <w:gridCol w:w="1425"/>
        <w:gridCol w:w="9365"/>
      </w:tblGrid>
      <w:tr w:rsidR="00D803C5" w:rsidRPr="00853E28" w14:paraId="69386841" w14:textId="77777777" w:rsidTr="002F1856">
        <w:tc>
          <w:tcPr>
            <w:tcW w:w="1435" w:type="dxa"/>
          </w:tcPr>
          <w:p w14:paraId="773BBC9F" w14:textId="77777777" w:rsidR="00D803C5" w:rsidRPr="00853E28" w:rsidRDefault="00D803C5" w:rsidP="00CC09C5">
            <w:pPr>
              <w:spacing w:line="240" w:lineRule="atLeast"/>
            </w:pPr>
            <w:r w:rsidRPr="00853E28">
              <w:t>Value</w:t>
            </w:r>
          </w:p>
        </w:tc>
        <w:tc>
          <w:tcPr>
            <w:tcW w:w="9672" w:type="dxa"/>
          </w:tcPr>
          <w:p w14:paraId="49C016D3" w14:textId="12B757C7" w:rsidR="00D803C5" w:rsidRPr="00853E28" w:rsidRDefault="00D803C5" w:rsidP="00CC09C5">
            <w:pPr>
              <w:spacing w:line="240" w:lineRule="atLeast"/>
            </w:pPr>
            <w:r>
              <w:t>0x</w:t>
            </w:r>
            <w:ins w:id="3211" w:author="Arun Saminathan" w:date="2022-04-05T13:19:00Z">
              <w:r w:rsidR="00911A35">
                <w:t>FD72</w:t>
              </w:r>
            </w:ins>
            <w:del w:id="3212" w:author="Arun Saminathan" w:date="2022-04-05T13:19:00Z">
              <w:r w:rsidDel="00911A35">
                <w:delText>????</w:delText>
              </w:r>
            </w:del>
          </w:p>
        </w:tc>
      </w:tr>
      <w:tr w:rsidR="00D803C5" w:rsidRPr="00853E28" w14:paraId="2010758A" w14:textId="77777777" w:rsidTr="002F1856">
        <w:tc>
          <w:tcPr>
            <w:tcW w:w="1435" w:type="dxa"/>
          </w:tcPr>
          <w:p w14:paraId="34046A05" w14:textId="77777777" w:rsidR="00D803C5" w:rsidRPr="00853E28" w:rsidRDefault="00D803C5" w:rsidP="00CC09C5">
            <w:pPr>
              <w:spacing w:line="240" w:lineRule="atLeast"/>
            </w:pPr>
            <w:r w:rsidRPr="00853E28">
              <w:t>Name</w:t>
            </w:r>
          </w:p>
        </w:tc>
        <w:tc>
          <w:tcPr>
            <w:tcW w:w="9672" w:type="dxa"/>
          </w:tcPr>
          <w:p w14:paraId="28640494" w14:textId="005AEE95" w:rsidR="00D803C5" w:rsidRPr="00853E28" w:rsidRDefault="00FA1613" w:rsidP="00CC09C5">
            <w:pPr>
              <w:spacing w:line="240" w:lineRule="atLeast"/>
            </w:pPr>
            <w:r>
              <w:t>ANC/PS/AVAS Status Summary</w:t>
            </w:r>
          </w:p>
        </w:tc>
      </w:tr>
      <w:tr w:rsidR="00D803C5" w:rsidRPr="00853E28" w14:paraId="70AC5D33" w14:textId="77777777" w:rsidTr="002F1856">
        <w:tc>
          <w:tcPr>
            <w:tcW w:w="1435" w:type="dxa"/>
          </w:tcPr>
          <w:p w14:paraId="3279E575" w14:textId="77777777" w:rsidR="00D803C5" w:rsidRPr="00853E28" w:rsidRDefault="00D803C5" w:rsidP="00CC09C5">
            <w:pPr>
              <w:spacing w:line="240" w:lineRule="atLeast"/>
            </w:pPr>
            <w:r w:rsidRPr="00853E28">
              <w:t>Size (Bytes)</w:t>
            </w:r>
          </w:p>
        </w:tc>
        <w:tc>
          <w:tcPr>
            <w:tcW w:w="9672" w:type="dxa"/>
          </w:tcPr>
          <w:p w14:paraId="0964876F" w14:textId="24199F76" w:rsidR="00D803C5" w:rsidRPr="00853E28" w:rsidRDefault="00FA1613" w:rsidP="00CC09C5">
            <w:pPr>
              <w:spacing w:line="240" w:lineRule="atLeast"/>
            </w:pPr>
            <w:r>
              <w:t>3</w:t>
            </w:r>
          </w:p>
        </w:tc>
      </w:tr>
      <w:tr w:rsidR="00D803C5" w:rsidRPr="00853E28" w14:paraId="7BD8FD9C" w14:textId="77777777" w:rsidTr="002F1856">
        <w:tc>
          <w:tcPr>
            <w:tcW w:w="1435" w:type="dxa"/>
          </w:tcPr>
          <w:p w14:paraId="1F80705B" w14:textId="77777777" w:rsidR="00D803C5" w:rsidRPr="00853E28" w:rsidRDefault="00D803C5" w:rsidP="00CC09C5">
            <w:pPr>
              <w:spacing w:line="240" w:lineRule="atLeast"/>
            </w:pPr>
            <w:r w:rsidRPr="00853E28">
              <w:t>Type</w:t>
            </w:r>
          </w:p>
        </w:tc>
        <w:tc>
          <w:tcPr>
            <w:tcW w:w="9672" w:type="dxa"/>
          </w:tcPr>
          <w:p w14:paraId="1D630C3B" w14:textId="77777777" w:rsidR="00D803C5" w:rsidRPr="00853E28" w:rsidRDefault="00D803C5" w:rsidP="00CC09C5">
            <w:pPr>
              <w:spacing w:line="240" w:lineRule="atLeast"/>
            </w:pPr>
            <w:r>
              <w:t>Packeted</w:t>
            </w:r>
          </w:p>
        </w:tc>
      </w:tr>
      <w:tr w:rsidR="00D803C5" w:rsidRPr="00853E28" w14:paraId="5B309375" w14:textId="77777777" w:rsidTr="002F1856">
        <w:tc>
          <w:tcPr>
            <w:tcW w:w="1435" w:type="dxa"/>
          </w:tcPr>
          <w:p w14:paraId="4E864321" w14:textId="77777777" w:rsidR="00D803C5" w:rsidRPr="00853E28" w:rsidRDefault="00D803C5" w:rsidP="00CC09C5">
            <w:pPr>
              <w:spacing w:line="240" w:lineRule="atLeast"/>
            </w:pPr>
            <w:r>
              <w:t>Services</w:t>
            </w:r>
          </w:p>
        </w:tc>
        <w:tc>
          <w:tcPr>
            <w:tcW w:w="9672" w:type="dxa"/>
          </w:tcPr>
          <w:p w14:paraId="0FCA33C4" w14:textId="77777777" w:rsidR="00D803C5" w:rsidRPr="00853E28" w:rsidRDefault="00D803C5" w:rsidP="00CC09C5">
            <w:pPr>
              <w:spacing w:line="240" w:lineRule="atLeast"/>
            </w:pPr>
            <w:proofErr w:type="spellStart"/>
            <w:r>
              <w:t>ReadDataByIdentifier</w:t>
            </w:r>
            <w:proofErr w:type="spellEnd"/>
          </w:p>
        </w:tc>
      </w:tr>
      <w:tr w:rsidR="00D803C5" w:rsidRPr="00853E28" w14:paraId="56DC2B51" w14:textId="77777777" w:rsidTr="002F1856">
        <w:tc>
          <w:tcPr>
            <w:tcW w:w="1435" w:type="dxa"/>
          </w:tcPr>
          <w:p w14:paraId="7195E49D" w14:textId="77777777" w:rsidR="00D803C5" w:rsidRPr="00853E28" w:rsidRDefault="00D803C5" w:rsidP="00CC09C5">
            <w:pPr>
              <w:spacing w:line="240" w:lineRule="atLeast"/>
            </w:pPr>
            <w:r>
              <w:t>Audience</w:t>
            </w:r>
          </w:p>
        </w:tc>
        <w:tc>
          <w:tcPr>
            <w:tcW w:w="9672" w:type="dxa"/>
          </w:tcPr>
          <w:p w14:paraId="1E705792" w14:textId="77777777" w:rsidR="00D803C5" w:rsidRPr="00853E28" w:rsidRDefault="00D803C5" w:rsidP="00CC09C5">
            <w:pPr>
              <w:spacing w:line="240" w:lineRule="atLeast"/>
            </w:pPr>
            <w:r>
              <w:t xml:space="preserve">Technician </w:t>
            </w:r>
            <w:proofErr w:type="spellStart"/>
            <w:r>
              <w:t>Special_Apps</w:t>
            </w:r>
            <w:proofErr w:type="spellEnd"/>
            <w:r>
              <w:t xml:space="preserve"> Development Analytics</w:t>
            </w:r>
          </w:p>
        </w:tc>
      </w:tr>
      <w:tr w:rsidR="00D803C5" w:rsidRPr="00853E28" w14:paraId="2EB3BDD3" w14:textId="77777777" w:rsidTr="002F1856">
        <w:tc>
          <w:tcPr>
            <w:tcW w:w="1435" w:type="dxa"/>
          </w:tcPr>
          <w:p w14:paraId="5776B3DE" w14:textId="77777777" w:rsidR="00D803C5" w:rsidRPr="00853E28" w:rsidRDefault="00D803C5" w:rsidP="00CC09C5">
            <w:pPr>
              <w:spacing w:line="240" w:lineRule="atLeast"/>
            </w:pPr>
            <w:r>
              <w:t>Comments</w:t>
            </w:r>
          </w:p>
        </w:tc>
        <w:tc>
          <w:tcPr>
            <w:tcW w:w="9672" w:type="dxa"/>
          </w:tcPr>
          <w:p w14:paraId="7FDF25A2" w14:textId="0F67F034" w:rsidR="00D803C5" w:rsidRPr="00853E28" w:rsidRDefault="00D803C5" w:rsidP="00CC09C5">
            <w:pPr>
              <w:spacing w:line="240" w:lineRule="atLeast"/>
            </w:pPr>
            <w:r>
              <w:t xml:space="preserve">Returns </w:t>
            </w:r>
            <w:r w:rsidR="00613FA1">
              <w:t>ANC/PS/AVAS summary</w:t>
            </w:r>
            <w:r>
              <w:t xml:space="preserve"> status information</w:t>
            </w:r>
          </w:p>
        </w:tc>
      </w:tr>
    </w:tbl>
    <w:p w14:paraId="20A25B78" w14:textId="77777777" w:rsidR="00D803C5" w:rsidRDefault="00D803C5" w:rsidP="00CC09C5">
      <w:pPr>
        <w:spacing w:line="240" w:lineRule="atLeast"/>
      </w:pPr>
    </w:p>
    <w:p w14:paraId="0F9BBEE6" w14:textId="77777777" w:rsidR="00D803C5" w:rsidRDefault="00D803C5" w:rsidP="00CC09C5">
      <w:pPr>
        <w:spacing w:line="240" w:lineRule="atLeast"/>
      </w:pPr>
      <w:r>
        <w:t>Parameter 1</w:t>
      </w:r>
    </w:p>
    <w:tbl>
      <w:tblPr>
        <w:tblStyle w:val="TableGrid"/>
        <w:tblW w:w="0" w:type="auto"/>
        <w:tblLook w:val="04A0" w:firstRow="1" w:lastRow="0" w:firstColumn="1" w:lastColumn="0" w:noHBand="0" w:noVBand="1"/>
      </w:tblPr>
      <w:tblGrid>
        <w:gridCol w:w="1414"/>
        <w:gridCol w:w="9376"/>
      </w:tblGrid>
      <w:tr w:rsidR="00D803C5" w14:paraId="75D3742E" w14:textId="77777777" w:rsidTr="00E6382F">
        <w:tc>
          <w:tcPr>
            <w:tcW w:w="1435" w:type="dxa"/>
          </w:tcPr>
          <w:p w14:paraId="64F728C9" w14:textId="77777777" w:rsidR="00D803C5" w:rsidRDefault="00D803C5" w:rsidP="00CC09C5">
            <w:pPr>
              <w:spacing w:line="240" w:lineRule="atLeast"/>
            </w:pPr>
            <w:r>
              <w:t>Size (bytes)</w:t>
            </w:r>
          </w:p>
        </w:tc>
        <w:tc>
          <w:tcPr>
            <w:tcW w:w="9672" w:type="dxa"/>
          </w:tcPr>
          <w:p w14:paraId="78E49FCD" w14:textId="77777777" w:rsidR="00D803C5" w:rsidRDefault="00D803C5" w:rsidP="00CC09C5">
            <w:pPr>
              <w:spacing w:line="240" w:lineRule="atLeast"/>
            </w:pPr>
            <w:r>
              <w:t>Parameter Info</w:t>
            </w:r>
          </w:p>
        </w:tc>
      </w:tr>
      <w:tr w:rsidR="00D803C5" w14:paraId="45FF3764" w14:textId="77777777" w:rsidTr="00E6382F">
        <w:tc>
          <w:tcPr>
            <w:tcW w:w="1435" w:type="dxa"/>
          </w:tcPr>
          <w:p w14:paraId="4C1CFA87" w14:textId="5B8F4E5F" w:rsidR="00D803C5" w:rsidRDefault="00FA1613" w:rsidP="00CC09C5">
            <w:pPr>
              <w:spacing w:line="240" w:lineRule="atLeast"/>
            </w:pPr>
            <w:r>
              <w:t>1</w:t>
            </w:r>
          </w:p>
        </w:tc>
        <w:tc>
          <w:tcPr>
            <w:tcW w:w="9672" w:type="dxa"/>
          </w:tcPr>
          <w:p w14:paraId="0EC3E397" w14:textId="31E80C48" w:rsidR="00D803C5" w:rsidRDefault="00FA1613" w:rsidP="00CC09C5">
            <w:pPr>
              <w:spacing w:line="240" w:lineRule="atLeast"/>
            </w:pPr>
            <w:r>
              <w:t>ANC</w:t>
            </w:r>
            <w:r w:rsidR="00D803C5">
              <w:t xml:space="preserve"> Status</w:t>
            </w:r>
          </w:p>
          <w:p w14:paraId="7F898517" w14:textId="546F85C9" w:rsidR="00D803C5" w:rsidRDefault="00D803C5" w:rsidP="00CC09C5">
            <w:pPr>
              <w:spacing w:line="240" w:lineRule="atLeast"/>
            </w:pPr>
            <w:r>
              <w:t>Enumerated value:</w:t>
            </w:r>
          </w:p>
          <w:p w14:paraId="59C3B6F8" w14:textId="0AD3AB04" w:rsidR="00D803C5" w:rsidRDefault="00D803C5" w:rsidP="00CC09C5">
            <w:pPr>
              <w:spacing w:line="240" w:lineRule="atLeast"/>
            </w:pPr>
            <w:r>
              <w:t>0 – Not initialized</w:t>
            </w:r>
            <w:r w:rsidR="00252633">
              <w:t xml:space="preserve"> / not ready / muted</w:t>
            </w:r>
          </w:p>
          <w:p w14:paraId="444F2C6C" w14:textId="72F81499" w:rsidR="00D803C5" w:rsidRDefault="00D803C5" w:rsidP="00CC09C5">
            <w:pPr>
              <w:spacing w:line="240" w:lineRule="atLeast"/>
            </w:pPr>
            <w:r>
              <w:t>1 – Normal / not faulted</w:t>
            </w:r>
            <w:r w:rsidR="00735A43">
              <w:t xml:space="preserve"> / enabled and ready to produce audio</w:t>
            </w:r>
          </w:p>
          <w:p w14:paraId="2C680D64" w14:textId="39C906B8" w:rsidR="00D803C5" w:rsidRDefault="00D803C5" w:rsidP="00CC09C5">
            <w:pPr>
              <w:spacing w:line="240" w:lineRule="atLeast"/>
            </w:pPr>
            <w:r>
              <w:t xml:space="preserve">2 – </w:t>
            </w:r>
            <w:r w:rsidR="001407C5">
              <w:t>Temporarily disabled due to transient conditions</w:t>
            </w:r>
          </w:p>
          <w:p w14:paraId="2ED68D38" w14:textId="2A428B68" w:rsidR="00D803C5" w:rsidRDefault="00D803C5" w:rsidP="00CC09C5">
            <w:pPr>
              <w:spacing w:line="240" w:lineRule="atLeast"/>
            </w:pPr>
            <w:r>
              <w:t xml:space="preserve">3 – </w:t>
            </w:r>
            <w:r w:rsidR="00D026D9">
              <w:t>Faulted / disabled / muted</w:t>
            </w:r>
          </w:p>
          <w:p w14:paraId="2B250360" w14:textId="75917D2E" w:rsidR="00D803C5" w:rsidRDefault="00D803C5" w:rsidP="00CC09C5">
            <w:pPr>
              <w:spacing w:line="240" w:lineRule="atLeast"/>
            </w:pPr>
          </w:p>
        </w:tc>
      </w:tr>
    </w:tbl>
    <w:p w14:paraId="6AFCD609" w14:textId="77777777" w:rsidR="00D803C5" w:rsidRDefault="00D803C5" w:rsidP="00CC09C5">
      <w:pPr>
        <w:spacing w:line="240" w:lineRule="atLeast"/>
      </w:pPr>
    </w:p>
    <w:p w14:paraId="7580B9D6" w14:textId="39E9FF15" w:rsidR="00D026D9" w:rsidRDefault="00D026D9" w:rsidP="00CC09C5">
      <w:pPr>
        <w:spacing w:line="240" w:lineRule="atLeast"/>
      </w:pPr>
      <w:r>
        <w:t>Parameter 2</w:t>
      </w:r>
    </w:p>
    <w:tbl>
      <w:tblPr>
        <w:tblStyle w:val="TableGrid"/>
        <w:tblW w:w="0" w:type="auto"/>
        <w:tblLook w:val="04A0" w:firstRow="1" w:lastRow="0" w:firstColumn="1" w:lastColumn="0" w:noHBand="0" w:noVBand="1"/>
      </w:tblPr>
      <w:tblGrid>
        <w:gridCol w:w="1414"/>
        <w:gridCol w:w="9376"/>
      </w:tblGrid>
      <w:tr w:rsidR="00D026D9" w14:paraId="27EAFF8D" w14:textId="77777777" w:rsidTr="00E6382F">
        <w:tc>
          <w:tcPr>
            <w:tcW w:w="1435" w:type="dxa"/>
          </w:tcPr>
          <w:p w14:paraId="66664D29" w14:textId="77777777" w:rsidR="00D026D9" w:rsidRDefault="00D026D9" w:rsidP="00CC09C5">
            <w:pPr>
              <w:spacing w:line="240" w:lineRule="atLeast"/>
            </w:pPr>
            <w:r>
              <w:t>Size (bytes)</w:t>
            </w:r>
          </w:p>
        </w:tc>
        <w:tc>
          <w:tcPr>
            <w:tcW w:w="9672" w:type="dxa"/>
          </w:tcPr>
          <w:p w14:paraId="7DAB1900" w14:textId="77777777" w:rsidR="00D026D9" w:rsidRDefault="00D026D9" w:rsidP="00CC09C5">
            <w:pPr>
              <w:spacing w:line="240" w:lineRule="atLeast"/>
            </w:pPr>
            <w:r>
              <w:t>Parameter Info</w:t>
            </w:r>
          </w:p>
        </w:tc>
      </w:tr>
      <w:tr w:rsidR="00D026D9" w14:paraId="53C855C7" w14:textId="77777777" w:rsidTr="00E6382F">
        <w:tc>
          <w:tcPr>
            <w:tcW w:w="1435" w:type="dxa"/>
          </w:tcPr>
          <w:p w14:paraId="7D5A8316" w14:textId="77777777" w:rsidR="00D026D9" w:rsidRDefault="00D026D9" w:rsidP="00CC09C5">
            <w:pPr>
              <w:spacing w:line="240" w:lineRule="atLeast"/>
            </w:pPr>
            <w:r>
              <w:t>1</w:t>
            </w:r>
          </w:p>
        </w:tc>
        <w:tc>
          <w:tcPr>
            <w:tcW w:w="9672" w:type="dxa"/>
          </w:tcPr>
          <w:p w14:paraId="1463CC0B" w14:textId="171C3777" w:rsidR="00D026D9" w:rsidRDefault="00D026D9" w:rsidP="00CC09C5">
            <w:pPr>
              <w:spacing w:line="240" w:lineRule="atLeast"/>
            </w:pPr>
            <w:r>
              <w:t>PS Status</w:t>
            </w:r>
          </w:p>
          <w:p w14:paraId="53978EF2" w14:textId="77777777" w:rsidR="00D026D9" w:rsidRDefault="00D026D9" w:rsidP="00CC09C5">
            <w:pPr>
              <w:spacing w:line="240" w:lineRule="atLeast"/>
            </w:pPr>
            <w:r>
              <w:t>Enumerated value:</w:t>
            </w:r>
          </w:p>
          <w:p w14:paraId="7853C8A8" w14:textId="77777777" w:rsidR="00D026D9" w:rsidRDefault="00D026D9" w:rsidP="00CC09C5">
            <w:pPr>
              <w:spacing w:line="240" w:lineRule="atLeast"/>
            </w:pPr>
            <w:r>
              <w:t>0 – Not initialized / not ready / muted</w:t>
            </w:r>
          </w:p>
          <w:p w14:paraId="4145C0B4" w14:textId="77777777" w:rsidR="00D026D9" w:rsidRDefault="00D026D9" w:rsidP="00CC09C5">
            <w:pPr>
              <w:spacing w:line="240" w:lineRule="atLeast"/>
            </w:pPr>
            <w:r>
              <w:t>1 – Normal / not faulted / enabled and ready to produce audio</w:t>
            </w:r>
          </w:p>
          <w:p w14:paraId="2BFE93FB" w14:textId="77777777" w:rsidR="00D026D9" w:rsidRDefault="00D026D9" w:rsidP="00CC09C5">
            <w:pPr>
              <w:spacing w:line="240" w:lineRule="atLeast"/>
            </w:pPr>
            <w:r>
              <w:t>2 – Temporarily disabled due to transient conditions</w:t>
            </w:r>
          </w:p>
          <w:p w14:paraId="607FCECF" w14:textId="77777777" w:rsidR="00D026D9" w:rsidRDefault="00D026D9" w:rsidP="00CC09C5">
            <w:pPr>
              <w:spacing w:line="240" w:lineRule="atLeast"/>
            </w:pPr>
            <w:r>
              <w:t>3 – Faulted / disabled / muted</w:t>
            </w:r>
          </w:p>
          <w:p w14:paraId="222DD81B" w14:textId="77777777" w:rsidR="00D026D9" w:rsidRDefault="00D026D9" w:rsidP="00CC09C5">
            <w:pPr>
              <w:spacing w:line="240" w:lineRule="atLeast"/>
            </w:pPr>
          </w:p>
        </w:tc>
      </w:tr>
    </w:tbl>
    <w:p w14:paraId="4990ABD1" w14:textId="408618CD" w:rsidR="001A3250" w:rsidRDefault="001A3250" w:rsidP="00CC09C5">
      <w:pPr>
        <w:spacing w:line="240" w:lineRule="atLeast"/>
      </w:pPr>
    </w:p>
    <w:p w14:paraId="478FA88E" w14:textId="0084E4AE" w:rsidR="00D026D9" w:rsidRDefault="00D026D9" w:rsidP="00CC09C5">
      <w:pPr>
        <w:spacing w:line="240" w:lineRule="atLeast"/>
      </w:pPr>
      <w:r>
        <w:t>Parameter 3</w:t>
      </w:r>
    </w:p>
    <w:tbl>
      <w:tblPr>
        <w:tblStyle w:val="TableGrid"/>
        <w:tblW w:w="0" w:type="auto"/>
        <w:tblLook w:val="04A0" w:firstRow="1" w:lastRow="0" w:firstColumn="1" w:lastColumn="0" w:noHBand="0" w:noVBand="1"/>
      </w:tblPr>
      <w:tblGrid>
        <w:gridCol w:w="1414"/>
        <w:gridCol w:w="9376"/>
      </w:tblGrid>
      <w:tr w:rsidR="00D026D9" w14:paraId="045E378E" w14:textId="77777777" w:rsidTr="002F1856">
        <w:tc>
          <w:tcPr>
            <w:tcW w:w="1435" w:type="dxa"/>
          </w:tcPr>
          <w:p w14:paraId="6D4233B0" w14:textId="77777777" w:rsidR="00D026D9" w:rsidRDefault="00D026D9" w:rsidP="00CC09C5">
            <w:pPr>
              <w:spacing w:line="240" w:lineRule="atLeast"/>
            </w:pPr>
            <w:r>
              <w:t>Size (bytes)</w:t>
            </w:r>
          </w:p>
        </w:tc>
        <w:tc>
          <w:tcPr>
            <w:tcW w:w="9672" w:type="dxa"/>
          </w:tcPr>
          <w:p w14:paraId="1FC5DA8E" w14:textId="77777777" w:rsidR="00D026D9" w:rsidRPr="002F1856" w:rsidRDefault="00D026D9" w:rsidP="00CC09C5">
            <w:pPr>
              <w:spacing w:line="240" w:lineRule="atLeast"/>
              <w:rPr>
                <w:color w:val="FF0000"/>
              </w:rPr>
            </w:pPr>
            <w:r w:rsidRPr="002F1856">
              <w:rPr>
                <w:color w:val="FF0000"/>
              </w:rPr>
              <w:t>Parameter Info</w:t>
            </w:r>
          </w:p>
        </w:tc>
      </w:tr>
      <w:tr w:rsidR="00D026D9" w14:paraId="22BFA80C" w14:textId="77777777" w:rsidTr="002F1856">
        <w:tc>
          <w:tcPr>
            <w:tcW w:w="1435" w:type="dxa"/>
          </w:tcPr>
          <w:p w14:paraId="2D85FE61" w14:textId="77777777" w:rsidR="00D026D9" w:rsidRDefault="00D026D9" w:rsidP="00CC09C5">
            <w:pPr>
              <w:spacing w:line="240" w:lineRule="atLeast"/>
            </w:pPr>
            <w:r>
              <w:t>1</w:t>
            </w:r>
          </w:p>
        </w:tc>
        <w:tc>
          <w:tcPr>
            <w:tcW w:w="9672" w:type="dxa"/>
          </w:tcPr>
          <w:p w14:paraId="087CA722" w14:textId="2CCF14F0" w:rsidR="00D026D9" w:rsidRPr="002F1856" w:rsidRDefault="00D026D9" w:rsidP="00CC09C5">
            <w:pPr>
              <w:spacing w:line="240" w:lineRule="atLeast"/>
              <w:rPr>
                <w:color w:val="FF0000"/>
              </w:rPr>
            </w:pPr>
            <w:r w:rsidRPr="002F1856">
              <w:rPr>
                <w:color w:val="FF0000"/>
              </w:rPr>
              <w:t>AVAS Status</w:t>
            </w:r>
          </w:p>
          <w:p w14:paraId="3124794D" w14:textId="77777777" w:rsidR="00D026D9" w:rsidRPr="002F1856" w:rsidRDefault="00D026D9" w:rsidP="00CC09C5">
            <w:pPr>
              <w:spacing w:line="240" w:lineRule="atLeast"/>
              <w:rPr>
                <w:color w:val="FF0000"/>
              </w:rPr>
            </w:pPr>
            <w:r w:rsidRPr="002F1856">
              <w:rPr>
                <w:color w:val="FF0000"/>
              </w:rPr>
              <w:t>Enumerated value:</w:t>
            </w:r>
          </w:p>
          <w:p w14:paraId="5F4E506B" w14:textId="77777777" w:rsidR="00D026D9" w:rsidRPr="002F1856" w:rsidRDefault="00D026D9" w:rsidP="00CC09C5">
            <w:pPr>
              <w:spacing w:line="240" w:lineRule="atLeast"/>
              <w:rPr>
                <w:color w:val="FF0000"/>
              </w:rPr>
            </w:pPr>
            <w:r w:rsidRPr="002F1856">
              <w:rPr>
                <w:color w:val="FF0000"/>
              </w:rPr>
              <w:t>0 – Not initialized / not ready / muted</w:t>
            </w:r>
          </w:p>
          <w:p w14:paraId="5A7003B8" w14:textId="77777777" w:rsidR="00D026D9" w:rsidRPr="002F1856" w:rsidRDefault="00D026D9" w:rsidP="00CC09C5">
            <w:pPr>
              <w:spacing w:line="240" w:lineRule="atLeast"/>
              <w:rPr>
                <w:color w:val="FF0000"/>
              </w:rPr>
            </w:pPr>
            <w:r w:rsidRPr="002F1856">
              <w:rPr>
                <w:color w:val="FF0000"/>
              </w:rPr>
              <w:t>1 – Normal / not faulted / enabled and ready to produce audio</w:t>
            </w:r>
          </w:p>
          <w:p w14:paraId="164B846F" w14:textId="77777777" w:rsidR="00D026D9" w:rsidRPr="002F1856" w:rsidRDefault="00D026D9" w:rsidP="00CC09C5">
            <w:pPr>
              <w:spacing w:line="240" w:lineRule="atLeast"/>
              <w:rPr>
                <w:color w:val="FF0000"/>
              </w:rPr>
            </w:pPr>
            <w:r w:rsidRPr="002F1856">
              <w:rPr>
                <w:color w:val="FF0000"/>
              </w:rPr>
              <w:t>2 – Temporarily disabled due to transient conditions</w:t>
            </w:r>
          </w:p>
          <w:p w14:paraId="6A2460F3" w14:textId="77777777" w:rsidR="00D026D9" w:rsidRPr="002F1856" w:rsidRDefault="00D026D9" w:rsidP="00CC09C5">
            <w:pPr>
              <w:spacing w:line="240" w:lineRule="atLeast"/>
              <w:rPr>
                <w:color w:val="FF0000"/>
              </w:rPr>
            </w:pPr>
            <w:r w:rsidRPr="002F1856">
              <w:rPr>
                <w:color w:val="FF0000"/>
              </w:rPr>
              <w:t>3 – Faulted / disabled / muted</w:t>
            </w:r>
          </w:p>
          <w:p w14:paraId="4090F896" w14:textId="77777777" w:rsidR="002F1856" w:rsidRPr="002F1856" w:rsidRDefault="002F1856" w:rsidP="002F1856">
            <w:pPr>
              <w:spacing w:line="240" w:lineRule="atLeast"/>
              <w:rPr>
                <w:ins w:id="3213" w:author="Wang, Xue (X.)" w:date="2022-11-22T10:01:00Z"/>
                <w:color w:val="FF0000"/>
              </w:rPr>
            </w:pPr>
            <w:ins w:id="3214" w:author="Wang, Xue (X.)" w:date="2022-11-22T10:01:00Z">
              <w:r w:rsidRPr="002F1856">
                <w:rPr>
                  <w:color w:val="FF0000"/>
                </w:rPr>
                <w:t xml:space="preserve">0 – </w:t>
              </w:r>
              <w:proofErr w:type="spellStart"/>
              <w:r w:rsidRPr="002F1856">
                <w:rPr>
                  <w:rFonts w:hint="eastAsia"/>
                  <w:color w:val="FF0000"/>
                </w:rPr>
                <w:t>未初始化</w:t>
              </w:r>
              <w:proofErr w:type="spellEnd"/>
              <w:r w:rsidRPr="002F1856">
                <w:rPr>
                  <w:color w:val="FF0000"/>
                </w:rPr>
                <w:t>/</w:t>
              </w:r>
              <w:proofErr w:type="spellStart"/>
              <w:r w:rsidRPr="002F1856">
                <w:rPr>
                  <w:rFonts w:hint="eastAsia"/>
                  <w:color w:val="FF0000"/>
                </w:rPr>
                <w:t>未准</w:t>
              </w:r>
              <w:r w:rsidRPr="002F1856">
                <w:rPr>
                  <w:rFonts w:ascii="Microsoft YaHei" w:eastAsia="Microsoft YaHei" w:hAnsi="Microsoft YaHei" w:cs="Microsoft YaHei" w:hint="eastAsia"/>
                  <w:color w:val="FF0000"/>
                </w:rPr>
                <w:t>备</w:t>
              </w:r>
              <w:r w:rsidRPr="002F1856">
                <w:rPr>
                  <w:rFonts w:ascii="MS Mincho" w:eastAsia="MS Mincho" w:hAnsi="MS Mincho" w:cs="MS Mincho" w:hint="eastAsia"/>
                  <w:color w:val="FF0000"/>
                </w:rPr>
                <w:t>好</w:t>
              </w:r>
              <w:proofErr w:type="spellEnd"/>
              <w:r w:rsidRPr="002F1856">
                <w:rPr>
                  <w:color w:val="FF0000"/>
                </w:rPr>
                <w:t>/</w:t>
              </w:r>
              <w:proofErr w:type="spellStart"/>
              <w:r w:rsidRPr="002F1856">
                <w:rPr>
                  <w:rFonts w:hint="eastAsia"/>
                  <w:color w:val="FF0000"/>
                </w:rPr>
                <w:t>静音</w:t>
              </w:r>
              <w:proofErr w:type="spellEnd"/>
            </w:ins>
          </w:p>
          <w:p w14:paraId="149D6A89" w14:textId="77777777" w:rsidR="002F1856" w:rsidRPr="002F1856" w:rsidRDefault="002F1856" w:rsidP="002F1856">
            <w:pPr>
              <w:spacing w:line="240" w:lineRule="atLeast"/>
              <w:rPr>
                <w:ins w:id="3215" w:author="Wang, Xue (X.)" w:date="2022-11-22T10:01:00Z"/>
                <w:color w:val="FF0000"/>
              </w:rPr>
            </w:pPr>
            <w:ins w:id="3216" w:author="Wang, Xue (X.)" w:date="2022-11-22T10:01:00Z">
              <w:r w:rsidRPr="002F1856">
                <w:rPr>
                  <w:color w:val="FF0000"/>
                </w:rPr>
                <w:t xml:space="preserve">1 – </w:t>
              </w:r>
              <w:proofErr w:type="spellStart"/>
              <w:r w:rsidRPr="002F1856">
                <w:rPr>
                  <w:rFonts w:hint="eastAsia"/>
                  <w:color w:val="FF0000"/>
                </w:rPr>
                <w:t>正常</w:t>
              </w:r>
              <w:proofErr w:type="spellEnd"/>
              <w:r w:rsidRPr="002F1856">
                <w:rPr>
                  <w:color w:val="FF0000"/>
                </w:rPr>
                <w:t>/</w:t>
              </w:r>
              <w:proofErr w:type="spellStart"/>
              <w:r w:rsidRPr="002F1856">
                <w:rPr>
                  <w:rFonts w:hint="eastAsia"/>
                  <w:color w:val="FF0000"/>
                </w:rPr>
                <w:t>无故障</w:t>
              </w:r>
              <w:proofErr w:type="spellEnd"/>
              <w:r w:rsidRPr="002F1856">
                <w:rPr>
                  <w:color w:val="FF0000"/>
                </w:rPr>
                <w:t>/</w:t>
              </w:r>
              <w:proofErr w:type="spellStart"/>
              <w:r w:rsidRPr="002F1856">
                <w:rPr>
                  <w:rFonts w:hint="eastAsia"/>
                  <w:color w:val="FF0000"/>
                </w:rPr>
                <w:t>启用并准</w:t>
              </w:r>
              <w:r w:rsidRPr="002F1856">
                <w:rPr>
                  <w:rFonts w:ascii="Microsoft YaHei" w:eastAsia="Microsoft YaHei" w:hAnsi="Microsoft YaHei" w:cs="Microsoft YaHei" w:hint="eastAsia"/>
                  <w:color w:val="FF0000"/>
                </w:rPr>
                <w:t>备</w:t>
              </w:r>
              <w:r w:rsidRPr="002F1856">
                <w:rPr>
                  <w:rFonts w:ascii="MS Mincho" w:eastAsia="MS Mincho" w:hAnsi="MS Mincho" w:cs="MS Mincho" w:hint="eastAsia"/>
                  <w:color w:val="FF0000"/>
                </w:rPr>
                <w:t>好</w:t>
              </w:r>
              <w:r w:rsidRPr="002F1856">
                <w:rPr>
                  <w:rFonts w:ascii="Microsoft YaHei" w:eastAsia="Microsoft YaHei" w:hAnsi="Microsoft YaHei" w:cs="Microsoft YaHei" w:hint="eastAsia"/>
                  <w:color w:val="FF0000"/>
                </w:rPr>
                <w:t>产</w:t>
              </w:r>
              <w:r w:rsidRPr="002F1856">
                <w:rPr>
                  <w:rFonts w:ascii="MS Mincho" w:eastAsia="MS Mincho" w:hAnsi="MS Mincho" w:cs="MS Mincho" w:hint="eastAsia"/>
                  <w:color w:val="FF0000"/>
                </w:rPr>
                <w:t>生音</w:t>
              </w:r>
              <w:r w:rsidRPr="002F1856">
                <w:rPr>
                  <w:rFonts w:ascii="Microsoft YaHei" w:eastAsia="Microsoft YaHei" w:hAnsi="Microsoft YaHei" w:cs="Microsoft YaHei" w:hint="eastAsia"/>
                  <w:color w:val="FF0000"/>
                </w:rPr>
                <w:t>频</w:t>
              </w:r>
              <w:proofErr w:type="spellEnd"/>
            </w:ins>
          </w:p>
          <w:p w14:paraId="760CCDA7" w14:textId="77777777" w:rsidR="002F1856" w:rsidRPr="002F1856" w:rsidRDefault="002F1856" w:rsidP="002F1856">
            <w:pPr>
              <w:spacing w:line="240" w:lineRule="atLeast"/>
              <w:rPr>
                <w:ins w:id="3217" w:author="Wang, Xue (X.)" w:date="2022-11-22T10:01:00Z"/>
                <w:color w:val="FF0000"/>
              </w:rPr>
            </w:pPr>
            <w:ins w:id="3218" w:author="Wang, Xue (X.)" w:date="2022-11-22T10:01:00Z">
              <w:r w:rsidRPr="002F1856">
                <w:rPr>
                  <w:color w:val="FF0000"/>
                </w:rPr>
                <w:t xml:space="preserve">2 – </w:t>
              </w:r>
              <w:proofErr w:type="spellStart"/>
              <w:r w:rsidRPr="002F1856">
                <w:rPr>
                  <w:rFonts w:hint="eastAsia"/>
                  <w:color w:val="FF0000"/>
                </w:rPr>
                <w:t>由于瞬</w:t>
              </w:r>
              <w:r w:rsidRPr="002F1856">
                <w:rPr>
                  <w:rFonts w:ascii="Microsoft YaHei" w:eastAsia="Microsoft YaHei" w:hAnsi="Microsoft YaHei" w:cs="Microsoft YaHei" w:hint="eastAsia"/>
                  <w:color w:val="FF0000"/>
                </w:rPr>
                <w:t>态</w:t>
              </w:r>
              <w:r w:rsidRPr="002F1856">
                <w:rPr>
                  <w:rFonts w:ascii="MS Mincho" w:eastAsia="MS Mincho" w:hAnsi="MS Mincho" w:cs="MS Mincho" w:hint="eastAsia"/>
                  <w:color w:val="FF0000"/>
                </w:rPr>
                <w:t>条件</w:t>
              </w:r>
              <w:r w:rsidRPr="002F1856">
                <w:rPr>
                  <w:rFonts w:ascii="Microsoft YaHei" w:eastAsia="Microsoft YaHei" w:hAnsi="Microsoft YaHei" w:cs="Microsoft YaHei" w:hint="eastAsia"/>
                  <w:color w:val="FF0000"/>
                </w:rPr>
                <w:t>暂时</w:t>
              </w:r>
              <w:r w:rsidRPr="002F1856">
                <w:rPr>
                  <w:rFonts w:ascii="MS Mincho" w:eastAsia="MS Mincho" w:hAnsi="MS Mincho" w:cs="MS Mincho" w:hint="eastAsia"/>
                  <w:color w:val="FF0000"/>
                </w:rPr>
                <w:t>禁用</w:t>
              </w:r>
              <w:proofErr w:type="spellEnd"/>
            </w:ins>
          </w:p>
          <w:p w14:paraId="10A84730" w14:textId="643A6F3C" w:rsidR="00D026D9" w:rsidRPr="002F1856" w:rsidRDefault="002F1856" w:rsidP="002F1856">
            <w:pPr>
              <w:spacing w:line="240" w:lineRule="atLeast"/>
              <w:rPr>
                <w:color w:val="FF0000"/>
              </w:rPr>
            </w:pPr>
            <w:ins w:id="3219" w:author="Wang, Xue (X.)" w:date="2022-11-22T10:01:00Z">
              <w:r w:rsidRPr="002F1856">
                <w:rPr>
                  <w:rFonts w:hint="eastAsia"/>
                  <w:color w:val="FF0000"/>
                </w:rPr>
                <w:t xml:space="preserve">3 </w:t>
              </w:r>
              <w:r w:rsidRPr="002F1856">
                <w:rPr>
                  <w:rFonts w:hint="eastAsia"/>
                  <w:color w:val="FF0000"/>
                </w:rPr>
                <w:t>–</w:t>
              </w:r>
              <w:r w:rsidRPr="002F1856">
                <w:rPr>
                  <w:rFonts w:hint="eastAsia"/>
                  <w:color w:val="FF0000"/>
                </w:rPr>
                <w:t xml:space="preserve"> </w:t>
              </w:r>
              <w:proofErr w:type="spellStart"/>
              <w:r w:rsidRPr="002F1856">
                <w:rPr>
                  <w:rFonts w:hint="eastAsia"/>
                  <w:color w:val="FF0000"/>
                </w:rPr>
                <w:t>故障</w:t>
              </w:r>
              <w:proofErr w:type="spellEnd"/>
              <w:r w:rsidRPr="002F1856">
                <w:rPr>
                  <w:rFonts w:hint="eastAsia"/>
                  <w:color w:val="FF0000"/>
                </w:rPr>
                <w:t>/</w:t>
              </w:r>
              <w:proofErr w:type="spellStart"/>
              <w:r w:rsidRPr="002F1856">
                <w:rPr>
                  <w:rFonts w:hint="eastAsia"/>
                  <w:color w:val="FF0000"/>
                </w:rPr>
                <w:t>禁用</w:t>
              </w:r>
              <w:proofErr w:type="spellEnd"/>
              <w:r w:rsidRPr="002F1856">
                <w:rPr>
                  <w:rFonts w:hint="eastAsia"/>
                  <w:color w:val="FF0000"/>
                </w:rPr>
                <w:t>/</w:t>
              </w:r>
              <w:proofErr w:type="spellStart"/>
              <w:r w:rsidRPr="002F1856">
                <w:rPr>
                  <w:rFonts w:hint="eastAsia"/>
                  <w:color w:val="FF0000"/>
                </w:rPr>
                <w:t>静音</w:t>
              </w:r>
            </w:ins>
            <w:proofErr w:type="spellEnd"/>
          </w:p>
        </w:tc>
      </w:tr>
    </w:tbl>
    <w:p w14:paraId="2FE2C210" w14:textId="77777777" w:rsidR="001A3250" w:rsidRDefault="001A3250" w:rsidP="00CC09C5">
      <w:pPr>
        <w:spacing w:line="240" w:lineRule="atLeast"/>
      </w:pPr>
    </w:p>
    <w:p w14:paraId="234B50D3" w14:textId="116E7F63" w:rsidR="00B54FB4" w:rsidRPr="00E80CB8" w:rsidDel="004A3286" w:rsidRDefault="00B54FB4" w:rsidP="00CC09C5">
      <w:pPr>
        <w:pStyle w:val="Heading3"/>
        <w:spacing w:line="240" w:lineRule="atLeast"/>
        <w:rPr>
          <w:del w:id="3220" w:author="Arun Saminathan" w:date="2022-06-10T09:29:00Z"/>
          <w:strike/>
        </w:rPr>
      </w:pPr>
      <w:del w:id="3221" w:author="Arun Saminathan" w:date="2022-06-10T09:29:00Z">
        <w:r w:rsidRPr="00E80CB8" w:rsidDel="004A3286">
          <w:rPr>
            <w:strike/>
          </w:rPr>
          <w:delText>DID 0x</w:delText>
        </w:r>
      </w:del>
      <w:del w:id="3222" w:author="Arun Saminathan" w:date="2022-04-05T13:11:00Z">
        <w:r w:rsidR="001B65E8" w:rsidRPr="00E80CB8" w:rsidDel="00AB163D">
          <w:rPr>
            <w:strike/>
          </w:rPr>
          <w:delText>?</w:delText>
        </w:r>
        <w:r w:rsidRPr="00E80CB8" w:rsidDel="00AB163D">
          <w:rPr>
            <w:strike/>
          </w:rPr>
          <w:delText>???</w:delText>
        </w:r>
      </w:del>
      <w:del w:id="3223" w:author="Arun Saminathan" w:date="2022-06-10T09:29:00Z">
        <w:r w:rsidRPr="00E80CB8" w:rsidDel="004A3286">
          <w:rPr>
            <w:strike/>
          </w:rPr>
          <w:delText xml:space="preserve"> – </w:delText>
        </w:r>
        <w:r w:rsidR="001B65E8" w:rsidRPr="00E80CB8" w:rsidDel="004A3286">
          <w:rPr>
            <w:strike/>
          </w:rPr>
          <w:delText>NVH Service</w:delText>
        </w:r>
        <w:r w:rsidR="00AF6CD1" w:rsidRPr="00E80CB8" w:rsidDel="004A3286">
          <w:rPr>
            <w:strike/>
          </w:rPr>
          <w:delText xml:space="preserve"> </w:delText>
        </w:r>
        <w:r w:rsidR="001B65E8" w:rsidRPr="00E80CB8" w:rsidDel="004A3286">
          <w:rPr>
            <w:strike/>
          </w:rPr>
          <w:delText>Status</w:delText>
        </w:r>
      </w:del>
    </w:p>
    <w:p w14:paraId="1B687E27" w14:textId="5719AE76" w:rsidR="00B54FB4" w:rsidRPr="00E80CB8" w:rsidDel="004A3286" w:rsidRDefault="00B54FB4" w:rsidP="00CC09C5">
      <w:pPr>
        <w:spacing w:line="240" w:lineRule="atLeast"/>
        <w:rPr>
          <w:del w:id="3224" w:author="Arun Saminathan" w:date="2022-06-10T09:29:00Z"/>
          <w:strike/>
        </w:rPr>
      </w:pPr>
    </w:p>
    <w:tbl>
      <w:tblPr>
        <w:tblStyle w:val="TableGrid"/>
        <w:tblW w:w="0" w:type="auto"/>
        <w:tblLook w:val="04A0" w:firstRow="1" w:lastRow="0" w:firstColumn="1" w:lastColumn="0" w:noHBand="0" w:noVBand="1"/>
      </w:tblPr>
      <w:tblGrid>
        <w:gridCol w:w="1425"/>
        <w:gridCol w:w="9365"/>
      </w:tblGrid>
      <w:tr w:rsidR="00B54FB4" w:rsidRPr="00E80CB8" w:rsidDel="004A3286" w14:paraId="2A911A15" w14:textId="6BF20293" w:rsidTr="004A3286">
        <w:trPr>
          <w:del w:id="3225" w:author="Arun Saminathan" w:date="2022-06-10T09:29:00Z"/>
        </w:trPr>
        <w:tc>
          <w:tcPr>
            <w:tcW w:w="1425" w:type="dxa"/>
          </w:tcPr>
          <w:p w14:paraId="12BC6D4C" w14:textId="3572D089" w:rsidR="00B54FB4" w:rsidRPr="00E80CB8" w:rsidDel="004A3286" w:rsidRDefault="00B54FB4" w:rsidP="00CC09C5">
            <w:pPr>
              <w:spacing w:line="240" w:lineRule="atLeast"/>
              <w:rPr>
                <w:del w:id="3226" w:author="Arun Saminathan" w:date="2022-06-10T09:29:00Z"/>
                <w:strike/>
              </w:rPr>
            </w:pPr>
            <w:del w:id="3227" w:author="Arun Saminathan" w:date="2022-06-10T09:29:00Z">
              <w:r w:rsidRPr="00E80CB8" w:rsidDel="004A3286">
                <w:rPr>
                  <w:strike/>
                </w:rPr>
                <w:delText>Value</w:delText>
              </w:r>
            </w:del>
          </w:p>
        </w:tc>
        <w:tc>
          <w:tcPr>
            <w:tcW w:w="9365" w:type="dxa"/>
          </w:tcPr>
          <w:p w14:paraId="61B9A8E4" w14:textId="16AC52D2" w:rsidR="00B54FB4" w:rsidRPr="00E80CB8" w:rsidDel="004A3286" w:rsidRDefault="00B54FB4" w:rsidP="00CC09C5">
            <w:pPr>
              <w:spacing w:line="240" w:lineRule="atLeast"/>
              <w:rPr>
                <w:del w:id="3228" w:author="Arun Saminathan" w:date="2022-06-10T09:29:00Z"/>
                <w:strike/>
              </w:rPr>
            </w:pPr>
            <w:del w:id="3229" w:author="Arun Saminathan" w:date="2022-06-10T09:29:00Z">
              <w:r w:rsidRPr="00E80CB8" w:rsidDel="004A3286">
                <w:rPr>
                  <w:strike/>
                </w:rPr>
                <w:delText>0x</w:delText>
              </w:r>
            </w:del>
            <w:del w:id="3230" w:author="Arun Saminathan" w:date="2022-04-05T13:11:00Z">
              <w:r w:rsidR="001B65E8" w:rsidRPr="00E80CB8" w:rsidDel="00AB163D">
                <w:rPr>
                  <w:strike/>
                </w:rPr>
                <w:delText>?</w:delText>
              </w:r>
              <w:r w:rsidRPr="00E80CB8" w:rsidDel="00AB163D">
                <w:rPr>
                  <w:strike/>
                </w:rPr>
                <w:delText>???</w:delText>
              </w:r>
            </w:del>
          </w:p>
        </w:tc>
      </w:tr>
      <w:tr w:rsidR="00B54FB4" w:rsidRPr="00E80CB8" w:rsidDel="004A3286" w14:paraId="4035273C" w14:textId="2BAB6CBD" w:rsidTr="004A3286">
        <w:trPr>
          <w:del w:id="3231" w:author="Arun Saminathan" w:date="2022-06-10T09:29:00Z"/>
        </w:trPr>
        <w:tc>
          <w:tcPr>
            <w:tcW w:w="1425" w:type="dxa"/>
          </w:tcPr>
          <w:p w14:paraId="1BA256A5" w14:textId="1384F325" w:rsidR="00B54FB4" w:rsidRPr="00E80CB8" w:rsidDel="004A3286" w:rsidRDefault="00B54FB4" w:rsidP="00CC09C5">
            <w:pPr>
              <w:spacing w:line="240" w:lineRule="atLeast"/>
              <w:rPr>
                <w:del w:id="3232" w:author="Arun Saminathan" w:date="2022-06-10T09:29:00Z"/>
                <w:strike/>
              </w:rPr>
            </w:pPr>
            <w:del w:id="3233" w:author="Arun Saminathan" w:date="2022-06-10T09:29:00Z">
              <w:r w:rsidRPr="00E80CB8" w:rsidDel="004A3286">
                <w:rPr>
                  <w:strike/>
                </w:rPr>
                <w:delText>Name</w:delText>
              </w:r>
            </w:del>
          </w:p>
        </w:tc>
        <w:tc>
          <w:tcPr>
            <w:tcW w:w="9365" w:type="dxa"/>
          </w:tcPr>
          <w:p w14:paraId="3DE2C891" w14:textId="70F615B3" w:rsidR="00B54FB4" w:rsidRPr="00E80CB8" w:rsidDel="004A3286" w:rsidRDefault="001B65E8" w:rsidP="00CC09C5">
            <w:pPr>
              <w:spacing w:line="240" w:lineRule="atLeast"/>
              <w:rPr>
                <w:del w:id="3234" w:author="Arun Saminathan" w:date="2022-06-10T09:29:00Z"/>
                <w:strike/>
              </w:rPr>
            </w:pPr>
            <w:del w:id="3235" w:author="Arun Saminathan" w:date="2022-06-10T09:29:00Z">
              <w:r w:rsidRPr="00E80CB8" w:rsidDel="004A3286">
                <w:rPr>
                  <w:strike/>
                </w:rPr>
                <w:delText>NVH Service Status</w:delText>
              </w:r>
            </w:del>
          </w:p>
        </w:tc>
      </w:tr>
      <w:tr w:rsidR="00B54FB4" w:rsidRPr="00E80CB8" w:rsidDel="004A3286" w14:paraId="16A19098" w14:textId="6E3D7838" w:rsidTr="004A3286">
        <w:trPr>
          <w:del w:id="3236" w:author="Arun Saminathan" w:date="2022-06-10T09:29:00Z"/>
        </w:trPr>
        <w:tc>
          <w:tcPr>
            <w:tcW w:w="1425" w:type="dxa"/>
          </w:tcPr>
          <w:p w14:paraId="522F0A5A" w14:textId="7FC8E100" w:rsidR="00B54FB4" w:rsidRPr="00E80CB8" w:rsidDel="004A3286" w:rsidRDefault="00B54FB4" w:rsidP="00CC09C5">
            <w:pPr>
              <w:spacing w:line="240" w:lineRule="atLeast"/>
              <w:rPr>
                <w:del w:id="3237" w:author="Arun Saminathan" w:date="2022-06-10T09:29:00Z"/>
                <w:strike/>
              </w:rPr>
            </w:pPr>
            <w:del w:id="3238" w:author="Arun Saminathan" w:date="2022-06-10T09:29:00Z">
              <w:r w:rsidRPr="00E80CB8" w:rsidDel="004A3286">
                <w:rPr>
                  <w:strike/>
                </w:rPr>
                <w:delText>Size (Bytes)</w:delText>
              </w:r>
            </w:del>
          </w:p>
        </w:tc>
        <w:tc>
          <w:tcPr>
            <w:tcW w:w="9365" w:type="dxa"/>
          </w:tcPr>
          <w:p w14:paraId="71AD0B90" w14:textId="5C6A1F3E" w:rsidR="00B54FB4" w:rsidRPr="00E80CB8" w:rsidDel="004A3286" w:rsidRDefault="00DF12F0" w:rsidP="00CC09C5">
            <w:pPr>
              <w:spacing w:line="240" w:lineRule="atLeast"/>
              <w:rPr>
                <w:del w:id="3239" w:author="Arun Saminathan" w:date="2022-06-10T09:29:00Z"/>
                <w:strike/>
              </w:rPr>
            </w:pPr>
            <w:del w:id="3240" w:author="Arun Saminathan" w:date="2022-06-10T09:29:00Z">
              <w:r w:rsidRPr="00E80CB8" w:rsidDel="004A3286">
                <w:rPr>
                  <w:strike/>
                </w:rPr>
                <w:delText>54</w:delText>
              </w:r>
            </w:del>
          </w:p>
        </w:tc>
      </w:tr>
      <w:tr w:rsidR="00B54FB4" w:rsidRPr="00E80CB8" w:rsidDel="004A3286" w14:paraId="47C00545" w14:textId="07801042" w:rsidTr="004A3286">
        <w:trPr>
          <w:del w:id="3241" w:author="Arun Saminathan" w:date="2022-06-10T09:29:00Z"/>
        </w:trPr>
        <w:tc>
          <w:tcPr>
            <w:tcW w:w="1425" w:type="dxa"/>
          </w:tcPr>
          <w:p w14:paraId="4F34E5AB" w14:textId="14A06F5F" w:rsidR="00B54FB4" w:rsidRPr="00E80CB8" w:rsidDel="004A3286" w:rsidRDefault="00B54FB4" w:rsidP="00CC09C5">
            <w:pPr>
              <w:spacing w:line="240" w:lineRule="atLeast"/>
              <w:rPr>
                <w:del w:id="3242" w:author="Arun Saminathan" w:date="2022-06-10T09:29:00Z"/>
                <w:strike/>
              </w:rPr>
            </w:pPr>
            <w:del w:id="3243" w:author="Arun Saminathan" w:date="2022-06-10T09:29:00Z">
              <w:r w:rsidRPr="00E80CB8" w:rsidDel="004A3286">
                <w:rPr>
                  <w:strike/>
                </w:rPr>
                <w:delText>Type</w:delText>
              </w:r>
            </w:del>
          </w:p>
        </w:tc>
        <w:tc>
          <w:tcPr>
            <w:tcW w:w="9365" w:type="dxa"/>
          </w:tcPr>
          <w:p w14:paraId="3B5BB1C7" w14:textId="68CFD089" w:rsidR="00B54FB4" w:rsidRPr="00E80CB8" w:rsidDel="004A3286" w:rsidRDefault="00B54FB4" w:rsidP="00CC09C5">
            <w:pPr>
              <w:spacing w:line="240" w:lineRule="atLeast"/>
              <w:rPr>
                <w:del w:id="3244" w:author="Arun Saminathan" w:date="2022-06-10T09:29:00Z"/>
                <w:strike/>
              </w:rPr>
            </w:pPr>
            <w:del w:id="3245" w:author="Arun Saminathan" w:date="2022-06-10T09:29:00Z">
              <w:r w:rsidRPr="00E80CB8" w:rsidDel="004A3286">
                <w:rPr>
                  <w:strike/>
                </w:rPr>
                <w:delText>Packeted</w:delText>
              </w:r>
            </w:del>
          </w:p>
        </w:tc>
      </w:tr>
      <w:tr w:rsidR="00B54FB4" w:rsidRPr="00E80CB8" w:rsidDel="004A3286" w14:paraId="3CE06A1D" w14:textId="635AA417" w:rsidTr="004A3286">
        <w:trPr>
          <w:del w:id="3246" w:author="Arun Saminathan" w:date="2022-06-10T09:29:00Z"/>
        </w:trPr>
        <w:tc>
          <w:tcPr>
            <w:tcW w:w="1425" w:type="dxa"/>
          </w:tcPr>
          <w:p w14:paraId="2C970A13" w14:textId="2C0889A5" w:rsidR="00B54FB4" w:rsidRPr="00E80CB8" w:rsidDel="004A3286" w:rsidRDefault="00B54FB4" w:rsidP="00CC09C5">
            <w:pPr>
              <w:spacing w:line="240" w:lineRule="atLeast"/>
              <w:rPr>
                <w:del w:id="3247" w:author="Arun Saminathan" w:date="2022-06-10T09:29:00Z"/>
                <w:strike/>
              </w:rPr>
            </w:pPr>
            <w:del w:id="3248" w:author="Arun Saminathan" w:date="2022-06-10T09:29:00Z">
              <w:r w:rsidRPr="00E80CB8" w:rsidDel="004A3286">
                <w:rPr>
                  <w:strike/>
                </w:rPr>
                <w:delText>Services</w:delText>
              </w:r>
            </w:del>
          </w:p>
        </w:tc>
        <w:tc>
          <w:tcPr>
            <w:tcW w:w="9365" w:type="dxa"/>
          </w:tcPr>
          <w:p w14:paraId="396A44DB" w14:textId="224244EB" w:rsidR="00B54FB4" w:rsidRPr="00E80CB8" w:rsidDel="004A3286" w:rsidRDefault="00B54FB4" w:rsidP="00CC09C5">
            <w:pPr>
              <w:spacing w:line="240" w:lineRule="atLeast"/>
              <w:rPr>
                <w:del w:id="3249" w:author="Arun Saminathan" w:date="2022-06-10T09:29:00Z"/>
                <w:strike/>
              </w:rPr>
            </w:pPr>
            <w:del w:id="3250" w:author="Arun Saminathan" w:date="2022-06-10T09:29:00Z">
              <w:r w:rsidRPr="00E80CB8" w:rsidDel="004A3286">
                <w:rPr>
                  <w:strike/>
                </w:rPr>
                <w:delText>ReadDataByIdentifier</w:delText>
              </w:r>
            </w:del>
          </w:p>
        </w:tc>
      </w:tr>
      <w:tr w:rsidR="00B54FB4" w:rsidRPr="00E80CB8" w:rsidDel="004A3286" w14:paraId="11C99597" w14:textId="1B266640" w:rsidTr="004A3286">
        <w:trPr>
          <w:del w:id="3251" w:author="Arun Saminathan" w:date="2022-06-10T09:29:00Z"/>
        </w:trPr>
        <w:tc>
          <w:tcPr>
            <w:tcW w:w="1425" w:type="dxa"/>
          </w:tcPr>
          <w:p w14:paraId="0853AB3D" w14:textId="27696E9A" w:rsidR="00B54FB4" w:rsidRPr="00E80CB8" w:rsidDel="004A3286" w:rsidRDefault="00B54FB4" w:rsidP="00CC09C5">
            <w:pPr>
              <w:spacing w:line="240" w:lineRule="atLeast"/>
              <w:rPr>
                <w:del w:id="3252" w:author="Arun Saminathan" w:date="2022-06-10T09:29:00Z"/>
                <w:strike/>
              </w:rPr>
            </w:pPr>
            <w:del w:id="3253" w:author="Arun Saminathan" w:date="2022-06-10T09:29:00Z">
              <w:r w:rsidRPr="00E80CB8" w:rsidDel="004A3286">
                <w:rPr>
                  <w:strike/>
                </w:rPr>
                <w:delText>Audience</w:delText>
              </w:r>
            </w:del>
          </w:p>
        </w:tc>
        <w:tc>
          <w:tcPr>
            <w:tcW w:w="9365" w:type="dxa"/>
          </w:tcPr>
          <w:p w14:paraId="0CDCE854" w14:textId="415CAB5A" w:rsidR="00B54FB4" w:rsidRPr="00E80CB8" w:rsidDel="004A3286" w:rsidRDefault="00B54FB4" w:rsidP="00CC09C5">
            <w:pPr>
              <w:spacing w:line="240" w:lineRule="atLeast"/>
              <w:rPr>
                <w:del w:id="3254" w:author="Arun Saminathan" w:date="2022-06-10T09:29:00Z"/>
                <w:strike/>
              </w:rPr>
            </w:pPr>
            <w:del w:id="3255" w:author="Arun Saminathan" w:date="2022-06-10T09:29:00Z">
              <w:r w:rsidRPr="00E80CB8" w:rsidDel="004A3286">
                <w:rPr>
                  <w:strike/>
                </w:rPr>
                <w:delText>Technician Special_Apps Development</w:delText>
              </w:r>
              <w:r w:rsidR="00797723" w:rsidRPr="00E80CB8" w:rsidDel="004A3286">
                <w:rPr>
                  <w:strike/>
                </w:rPr>
                <w:delText xml:space="preserve"> Analytics</w:delText>
              </w:r>
            </w:del>
          </w:p>
        </w:tc>
      </w:tr>
      <w:tr w:rsidR="00B54FB4" w:rsidRPr="00E80CB8" w:rsidDel="004A3286" w14:paraId="03D48F5F" w14:textId="38E80FEC" w:rsidTr="004A3286">
        <w:trPr>
          <w:del w:id="3256" w:author="Arun Saminathan" w:date="2022-06-10T09:29:00Z"/>
        </w:trPr>
        <w:tc>
          <w:tcPr>
            <w:tcW w:w="1425" w:type="dxa"/>
          </w:tcPr>
          <w:p w14:paraId="7D7C88BC" w14:textId="09E798C0" w:rsidR="00B54FB4" w:rsidRPr="00E80CB8" w:rsidDel="004A3286" w:rsidRDefault="00B54FB4" w:rsidP="00CC09C5">
            <w:pPr>
              <w:spacing w:line="240" w:lineRule="atLeast"/>
              <w:rPr>
                <w:del w:id="3257" w:author="Arun Saminathan" w:date="2022-06-10T09:29:00Z"/>
                <w:strike/>
              </w:rPr>
            </w:pPr>
            <w:del w:id="3258" w:author="Arun Saminathan" w:date="2022-06-10T09:29:00Z">
              <w:r w:rsidRPr="00E80CB8" w:rsidDel="004A3286">
                <w:rPr>
                  <w:strike/>
                </w:rPr>
                <w:delText>Comments</w:delText>
              </w:r>
            </w:del>
          </w:p>
        </w:tc>
        <w:tc>
          <w:tcPr>
            <w:tcW w:w="9365" w:type="dxa"/>
          </w:tcPr>
          <w:p w14:paraId="2D968E0F" w14:textId="4978C345" w:rsidR="00B54FB4" w:rsidRPr="00E80CB8" w:rsidDel="004A3286" w:rsidRDefault="00797723" w:rsidP="00CC09C5">
            <w:pPr>
              <w:spacing w:line="240" w:lineRule="atLeast"/>
              <w:rPr>
                <w:del w:id="3259" w:author="Arun Saminathan" w:date="2022-06-10T09:29:00Z"/>
                <w:strike/>
              </w:rPr>
            </w:pPr>
            <w:del w:id="3260" w:author="Arun Saminathan" w:date="2022-06-10T09:29:00Z">
              <w:r w:rsidRPr="00E80CB8" w:rsidDel="004A3286">
                <w:rPr>
                  <w:strike/>
                </w:rPr>
                <w:delText>Returns detailed NVH Service status information</w:delText>
              </w:r>
            </w:del>
          </w:p>
        </w:tc>
      </w:tr>
    </w:tbl>
    <w:p w14:paraId="0C8CF2A7" w14:textId="39B7B31E" w:rsidR="00B54FB4" w:rsidRPr="00E80CB8" w:rsidDel="004A3286" w:rsidRDefault="00B54FB4" w:rsidP="00CC09C5">
      <w:pPr>
        <w:spacing w:line="240" w:lineRule="atLeast"/>
        <w:rPr>
          <w:del w:id="3261" w:author="Arun Saminathan" w:date="2022-06-10T09:29:00Z"/>
          <w:strike/>
        </w:rPr>
      </w:pPr>
    </w:p>
    <w:p w14:paraId="16459A8E" w14:textId="7E0028D3" w:rsidR="00B54FB4" w:rsidRPr="00E80CB8" w:rsidDel="004A3286" w:rsidRDefault="00B54FB4" w:rsidP="00CC09C5">
      <w:pPr>
        <w:spacing w:line="240" w:lineRule="atLeast"/>
        <w:rPr>
          <w:del w:id="3262" w:author="Arun Saminathan" w:date="2022-06-10T09:29:00Z"/>
          <w:strike/>
        </w:rPr>
      </w:pPr>
      <w:del w:id="3263" w:author="Arun Saminathan" w:date="2022-06-10T09:29:00Z">
        <w:r w:rsidRPr="00E80CB8" w:rsidDel="004A3286">
          <w:rPr>
            <w:strike/>
          </w:rPr>
          <w:delText>Parameter 1</w:delText>
        </w:r>
      </w:del>
    </w:p>
    <w:tbl>
      <w:tblPr>
        <w:tblStyle w:val="TableGrid"/>
        <w:tblW w:w="0" w:type="auto"/>
        <w:tblLook w:val="04A0" w:firstRow="1" w:lastRow="0" w:firstColumn="1" w:lastColumn="0" w:noHBand="0" w:noVBand="1"/>
      </w:tblPr>
      <w:tblGrid>
        <w:gridCol w:w="1413"/>
        <w:gridCol w:w="9377"/>
      </w:tblGrid>
      <w:tr w:rsidR="00B54FB4" w:rsidRPr="00E80CB8" w:rsidDel="004A3286" w14:paraId="0E1D3E5F" w14:textId="0BBDE9D9" w:rsidTr="00FD45D0">
        <w:trPr>
          <w:del w:id="3264" w:author="Arun Saminathan" w:date="2022-06-10T09:29:00Z"/>
        </w:trPr>
        <w:tc>
          <w:tcPr>
            <w:tcW w:w="1435" w:type="dxa"/>
          </w:tcPr>
          <w:p w14:paraId="074701AC" w14:textId="7C679DEC" w:rsidR="00B54FB4" w:rsidRPr="00E80CB8" w:rsidDel="004A3286" w:rsidRDefault="00B54FB4" w:rsidP="00CC09C5">
            <w:pPr>
              <w:spacing w:line="240" w:lineRule="atLeast"/>
              <w:rPr>
                <w:del w:id="3265" w:author="Arun Saminathan" w:date="2022-06-10T09:29:00Z"/>
                <w:strike/>
              </w:rPr>
            </w:pPr>
            <w:del w:id="3266" w:author="Arun Saminathan" w:date="2022-06-10T09:29:00Z">
              <w:r w:rsidRPr="00E80CB8" w:rsidDel="004A3286">
                <w:rPr>
                  <w:strike/>
                </w:rPr>
                <w:delText>Size (bytes)</w:delText>
              </w:r>
            </w:del>
          </w:p>
        </w:tc>
        <w:tc>
          <w:tcPr>
            <w:tcW w:w="9672" w:type="dxa"/>
          </w:tcPr>
          <w:p w14:paraId="4A17CCEB" w14:textId="77838623" w:rsidR="00B54FB4" w:rsidRPr="00E80CB8" w:rsidDel="004A3286" w:rsidRDefault="00B54FB4" w:rsidP="00CC09C5">
            <w:pPr>
              <w:spacing w:line="240" w:lineRule="atLeast"/>
              <w:rPr>
                <w:del w:id="3267" w:author="Arun Saminathan" w:date="2022-06-10T09:29:00Z"/>
                <w:strike/>
              </w:rPr>
            </w:pPr>
            <w:del w:id="3268" w:author="Arun Saminathan" w:date="2022-06-10T09:29:00Z">
              <w:r w:rsidRPr="00E80CB8" w:rsidDel="004A3286">
                <w:rPr>
                  <w:strike/>
                </w:rPr>
                <w:delText>Parameter Info</w:delText>
              </w:r>
            </w:del>
          </w:p>
        </w:tc>
      </w:tr>
      <w:tr w:rsidR="00B54FB4" w:rsidRPr="00E80CB8" w:rsidDel="004A3286" w14:paraId="26D70C17" w14:textId="10DF56A6" w:rsidTr="00FD45D0">
        <w:trPr>
          <w:del w:id="3269" w:author="Arun Saminathan" w:date="2022-06-10T09:29:00Z"/>
        </w:trPr>
        <w:tc>
          <w:tcPr>
            <w:tcW w:w="1435" w:type="dxa"/>
          </w:tcPr>
          <w:p w14:paraId="12EE84AD" w14:textId="76F0DA9B" w:rsidR="00B54FB4" w:rsidRPr="00E80CB8" w:rsidDel="004A3286" w:rsidRDefault="00B54FB4" w:rsidP="00CC09C5">
            <w:pPr>
              <w:spacing w:line="240" w:lineRule="atLeast"/>
              <w:rPr>
                <w:del w:id="3270" w:author="Arun Saminathan" w:date="2022-06-10T09:29:00Z"/>
                <w:strike/>
              </w:rPr>
            </w:pPr>
            <w:del w:id="3271" w:author="Arun Saminathan" w:date="2022-06-10T09:29:00Z">
              <w:r w:rsidRPr="00E80CB8" w:rsidDel="004A3286">
                <w:rPr>
                  <w:strike/>
                </w:rPr>
                <w:delText>2</w:delText>
              </w:r>
            </w:del>
          </w:p>
        </w:tc>
        <w:tc>
          <w:tcPr>
            <w:tcW w:w="9672" w:type="dxa"/>
          </w:tcPr>
          <w:p w14:paraId="4A698454" w14:textId="5DCAB602" w:rsidR="00B54FB4" w:rsidRPr="00E80CB8" w:rsidDel="004A3286" w:rsidRDefault="00A42B50" w:rsidP="00CC09C5">
            <w:pPr>
              <w:spacing w:line="240" w:lineRule="atLeast"/>
              <w:rPr>
                <w:del w:id="3272" w:author="Arun Saminathan" w:date="2022-06-10T09:29:00Z"/>
                <w:strike/>
              </w:rPr>
            </w:pPr>
            <w:del w:id="3273" w:author="Arun Saminathan" w:date="2022-06-10T09:29:00Z">
              <w:r w:rsidRPr="00E80CB8" w:rsidDel="004A3286">
                <w:rPr>
                  <w:strike/>
                </w:rPr>
                <w:delText xml:space="preserve">NVH Service </w:delText>
              </w:r>
              <w:r w:rsidR="00D34D23" w:rsidRPr="00E80CB8" w:rsidDel="004A3286">
                <w:rPr>
                  <w:strike/>
                </w:rPr>
                <w:delText>Initialization Status</w:delText>
              </w:r>
            </w:del>
          </w:p>
          <w:p w14:paraId="053FEE58" w14:textId="18F56FB9" w:rsidR="00736FEB" w:rsidRPr="00E80CB8" w:rsidDel="004A3286" w:rsidRDefault="00736FEB" w:rsidP="00CC09C5">
            <w:pPr>
              <w:spacing w:line="240" w:lineRule="atLeast"/>
              <w:rPr>
                <w:del w:id="3274" w:author="Arun Saminathan" w:date="2022-06-10T09:29:00Z"/>
                <w:strike/>
              </w:rPr>
            </w:pPr>
            <w:del w:id="3275" w:author="Arun Saminathan" w:date="2022-06-10T09:29:00Z">
              <w:r w:rsidRPr="00E80CB8" w:rsidDel="004A3286">
                <w:rPr>
                  <w:strike/>
                </w:rPr>
                <w:delText xml:space="preserve">Enumerated value which details initialization </w:delText>
              </w:r>
              <w:r w:rsidR="00B0221E" w:rsidRPr="00E80CB8" w:rsidDel="004A3286">
                <w:rPr>
                  <w:strike/>
                </w:rPr>
                <w:delText>state.</w:delText>
              </w:r>
            </w:del>
          </w:p>
          <w:p w14:paraId="6C7F2239" w14:textId="198A7FF3" w:rsidR="00B0221E" w:rsidRPr="00E80CB8" w:rsidDel="004A3286" w:rsidRDefault="00B0221E" w:rsidP="00CC09C5">
            <w:pPr>
              <w:spacing w:line="240" w:lineRule="atLeast"/>
              <w:rPr>
                <w:del w:id="3276" w:author="Arun Saminathan" w:date="2022-06-10T09:29:00Z"/>
                <w:strike/>
              </w:rPr>
            </w:pPr>
            <w:del w:id="3277" w:author="Arun Saminathan" w:date="2022-06-10T09:29:00Z">
              <w:r w:rsidRPr="00E80CB8" w:rsidDel="004A3286">
                <w:rPr>
                  <w:strike/>
                </w:rPr>
                <w:delText>Values to be added during software development.</w:delText>
              </w:r>
            </w:del>
          </w:p>
          <w:p w14:paraId="26D402D0" w14:textId="57DDDA9B" w:rsidR="00F03201" w:rsidRPr="00E80CB8" w:rsidDel="004A3286" w:rsidRDefault="00F03201" w:rsidP="00CC09C5">
            <w:pPr>
              <w:spacing w:line="240" w:lineRule="atLeast"/>
              <w:rPr>
                <w:del w:id="3278" w:author="Arun Saminathan" w:date="2022-06-10T09:29:00Z"/>
                <w:strike/>
              </w:rPr>
            </w:pPr>
            <w:del w:id="3279" w:author="Arun Saminathan" w:date="2022-06-10T09:29:00Z">
              <w:r w:rsidRPr="00E80CB8" w:rsidDel="004A3286">
                <w:rPr>
                  <w:strike/>
                </w:rPr>
                <w:delText>Example:</w:delText>
              </w:r>
            </w:del>
          </w:p>
          <w:p w14:paraId="0EC57224" w14:textId="43BA3E43" w:rsidR="00F03201" w:rsidRPr="00E80CB8" w:rsidDel="004A3286" w:rsidRDefault="00F03201" w:rsidP="00CC09C5">
            <w:pPr>
              <w:spacing w:line="240" w:lineRule="atLeast"/>
              <w:rPr>
                <w:del w:id="3280" w:author="Arun Saminathan" w:date="2022-06-10T09:29:00Z"/>
                <w:strike/>
              </w:rPr>
            </w:pPr>
            <w:del w:id="3281" w:author="Arun Saminathan" w:date="2022-06-10T09:29:00Z">
              <w:r w:rsidRPr="00E80CB8" w:rsidDel="004A3286">
                <w:rPr>
                  <w:strike/>
                </w:rPr>
                <w:delText>0 – Not initialized</w:delText>
              </w:r>
            </w:del>
          </w:p>
          <w:p w14:paraId="5107327B" w14:textId="49D81A61" w:rsidR="00F03201" w:rsidRPr="00E80CB8" w:rsidDel="004A3286" w:rsidRDefault="00F03201" w:rsidP="00CC09C5">
            <w:pPr>
              <w:spacing w:line="240" w:lineRule="atLeast"/>
              <w:rPr>
                <w:del w:id="3282" w:author="Arun Saminathan" w:date="2022-06-10T09:29:00Z"/>
                <w:strike/>
              </w:rPr>
            </w:pPr>
            <w:del w:id="3283" w:author="Arun Saminathan" w:date="2022-06-10T09:29:00Z">
              <w:r w:rsidRPr="00E80CB8" w:rsidDel="004A3286">
                <w:rPr>
                  <w:strike/>
                </w:rPr>
                <w:delText>1 – Normal / not faulted</w:delText>
              </w:r>
            </w:del>
          </w:p>
          <w:p w14:paraId="78ECF564" w14:textId="2754A7A5" w:rsidR="00F03201" w:rsidRPr="00E80CB8" w:rsidDel="004A3286" w:rsidRDefault="00F03201" w:rsidP="00CC09C5">
            <w:pPr>
              <w:spacing w:line="240" w:lineRule="atLeast"/>
              <w:rPr>
                <w:del w:id="3284" w:author="Arun Saminathan" w:date="2022-06-10T09:29:00Z"/>
                <w:strike/>
              </w:rPr>
            </w:pPr>
            <w:del w:id="3285" w:author="Arun Saminathan" w:date="2022-06-10T09:29:00Z">
              <w:r w:rsidRPr="00E80CB8" w:rsidDel="004A3286">
                <w:rPr>
                  <w:strike/>
                </w:rPr>
                <w:delText xml:space="preserve">2 </w:delText>
              </w:r>
              <w:r w:rsidR="006F1D62" w:rsidRPr="00E80CB8" w:rsidDel="004A3286">
                <w:rPr>
                  <w:strike/>
                </w:rPr>
                <w:delText>–</w:delText>
              </w:r>
              <w:r w:rsidRPr="00E80CB8" w:rsidDel="004A3286">
                <w:rPr>
                  <w:strike/>
                </w:rPr>
                <w:delText xml:space="preserve"> </w:delText>
              </w:r>
              <w:r w:rsidR="006F1D62" w:rsidRPr="00E80CB8" w:rsidDel="004A3286">
                <w:rPr>
                  <w:strike/>
                </w:rPr>
                <w:delText xml:space="preserve">Failed to initialize </w:delText>
              </w:r>
              <w:r w:rsidR="000119F5" w:rsidRPr="00E80CB8" w:rsidDel="004A3286">
                <w:rPr>
                  <w:strike/>
                </w:rPr>
                <w:delText>vehicle_signal interface</w:delText>
              </w:r>
            </w:del>
          </w:p>
          <w:p w14:paraId="352A0B2B" w14:textId="03DE61EC" w:rsidR="000119F5" w:rsidRPr="00E80CB8" w:rsidDel="004A3286" w:rsidRDefault="000119F5" w:rsidP="00CC09C5">
            <w:pPr>
              <w:spacing w:line="240" w:lineRule="atLeast"/>
              <w:rPr>
                <w:del w:id="3286" w:author="Arun Saminathan" w:date="2022-06-10T09:29:00Z"/>
                <w:strike/>
              </w:rPr>
            </w:pPr>
            <w:del w:id="3287" w:author="Arun Saminathan" w:date="2022-06-10T09:29:00Z">
              <w:r w:rsidRPr="00E80CB8" w:rsidDel="004A3286">
                <w:rPr>
                  <w:strike/>
                </w:rPr>
                <w:delText>3 – Failed to initialize Power Manager interface</w:delText>
              </w:r>
            </w:del>
          </w:p>
          <w:p w14:paraId="0868B5BC" w14:textId="72947193" w:rsidR="000119F5" w:rsidRPr="00E80CB8" w:rsidDel="004A3286" w:rsidRDefault="000119F5" w:rsidP="00CC09C5">
            <w:pPr>
              <w:spacing w:line="240" w:lineRule="atLeast"/>
              <w:rPr>
                <w:del w:id="3288" w:author="Arun Saminathan" w:date="2022-06-10T09:29:00Z"/>
                <w:strike/>
              </w:rPr>
            </w:pPr>
            <w:del w:id="3289" w:author="Arun Saminathan" w:date="2022-06-10T09:29:00Z">
              <w:r w:rsidRPr="00E80CB8" w:rsidDel="004A3286">
                <w:rPr>
                  <w:strike/>
                </w:rPr>
                <w:delText>4 – Failed to initialize DE Configuration Service interface</w:delText>
              </w:r>
            </w:del>
          </w:p>
          <w:p w14:paraId="634AA44F" w14:textId="052F4383" w:rsidR="000119F5" w:rsidRPr="00E80CB8" w:rsidDel="004A3286" w:rsidRDefault="000119F5" w:rsidP="00CC09C5">
            <w:pPr>
              <w:spacing w:line="240" w:lineRule="atLeast"/>
              <w:rPr>
                <w:del w:id="3290" w:author="Arun Saminathan" w:date="2022-06-10T09:29:00Z"/>
                <w:strike/>
              </w:rPr>
            </w:pPr>
            <w:del w:id="3291" w:author="Arun Saminathan" w:date="2022-06-10T09:29:00Z">
              <w:r w:rsidRPr="00E80CB8" w:rsidDel="004A3286">
                <w:rPr>
                  <w:strike/>
                </w:rPr>
                <w:delText>5 – Failed to initialize A2B Resource Manager interface</w:delText>
              </w:r>
            </w:del>
          </w:p>
          <w:p w14:paraId="6A1492AF" w14:textId="24667587" w:rsidR="000119F5" w:rsidRPr="00E80CB8" w:rsidDel="004A3286" w:rsidRDefault="000119F5" w:rsidP="00CC09C5">
            <w:pPr>
              <w:spacing w:line="240" w:lineRule="atLeast"/>
              <w:rPr>
                <w:del w:id="3292" w:author="Arun Saminathan" w:date="2022-06-10T09:29:00Z"/>
                <w:strike/>
              </w:rPr>
            </w:pPr>
            <w:del w:id="3293" w:author="Arun Saminathan" w:date="2022-06-10T09:29:00Z">
              <w:r w:rsidRPr="00E80CB8" w:rsidDel="004A3286">
                <w:rPr>
                  <w:strike/>
                </w:rPr>
                <w:delText xml:space="preserve">6 – Failed to initialize </w:delText>
              </w:r>
              <w:r w:rsidR="0083690E" w:rsidRPr="00E80CB8" w:rsidDel="004A3286">
                <w:rPr>
                  <w:strike/>
                </w:rPr>
                <w:delText>ADC driver interface</w:delText>
              </w:r>
            </w:del>
          </w:p>
          <w:p w14:paraId="48FAA12A" w14:textId="5D7A7045" w:rsidR="00EE289D" w:rsidRPr="00E80CB8" w:rsidDel="004A3286" w:rsidRDefault="00EE289D" w:rsidP="00CC09C5">
            <w:pPr>
              <w:spacing w:line="240" w:lineRule="atLeast"/>
              <w:rPr>
                <w:del w:id="3294" w:author="Arun Saminathan" w:date="2022-06-10T09:29:00Z"/>
                <w:strike/>
              </w:rPr>
            </w:pPr>
            <w:del w:id="3295" w:author="Arun Saminathan" w:date="2022-06-10T09:29:00Z">
              <w:r w:rsidRPr="00E80CB8" w:rsidDel="004A3286">
                <w:rPr>
                  <w:strike/>
                </w:rPr>
                <w:delText>7 – Microphone fault(s)</w:delText>
              </w:r>
            </w:del>
          </w:p>
          <w:p w14:paraId="4883FEE0" w14:textId="13DD5C2C" w:rsidR="00F1527A" w:rsidRPr="00E80CB8" w:rsidDel="004A3286" w:rsidRDefault="00F1527A" w:rsidP="00CC09C5">
            <w:pPr>
              <w:spacing w:line="240" w:lineRule="atLeast"/>
              <w:rPr>
                <w:del w:id="3296" w:author="Arun Saminathan" w:date="2022-06-10T09:29:00Z"/>
                <w:strike/>
              </w:rPr>
            </w:pPr>
            <w:del w:id="3297" w:author="Arun Saminathan" w:date="2022-06-10T09:29:00Z">
              <w:r w:rsidRPr="00E80CB8" w:rsidDel="004A3286">
                <w:rPr>
                  <w:strike/>
                </w:rPr>
                <w:delText xml:space="preserve">8 – No </w:delText>
              </w:r>
              <w:r w:rsidR="00624020" w:rsidRPr="00E80CB8" w:rsidDel="004A3286">
                <w:rPr>
                  <w:strike/>
                </w:rPr>
                <w:delText>acoustic calibration</w:delText>
              </w:r>
              <w:r w:rsidRPr="00E80CB8" w:rsidDel="004A3286">
                <w:rPr>
                  <w:strike/>
                </w:rPr>
                <w:delText xml:space="preserve"> manifest file found</w:delText>
              </w:r>
            </w:del>
          </w:p>
          <w:p w14:paraId="7FA72C36" w14:textId="78E99483" w:rsidR="0083690E" w:rsidRPr="00E80CB8" w:rsidDel="004A3286" w:rsidRDefault="00F1527A" w:rsidP="00CC09C5">
            <w:pPr>
              <w:spacing w:line="240" w:lineRule="atLeast"/>
              <w:rPr>
                <w:del w:id="3298" w:author="Arun Saminathan" w:date="2022-06-10T09:29:00Z"/>
                <w:strike/>
              </w:rPr>
            </w:pPr>
            <w:del w:id="3299" w:author="Arun Saminathan" w:date="2022-06-10T09:29:00Z">
              <w:r w:rsidRPr="00E80CB8" w:rsidDel="004A3286">
                <w:rPr>
                  <w:strike/>
                </w:rPr>
                <w:delText>9</w:delText>
              </w:r>
              <w:r w:rsidR="0083690E" w:rsidRPr="00E80CB8" w:rsidDel="004A3286">
                <w:rPr>
                  <w:strike/>
                </w:rPr>
                <w:delText xml:space="preserve"> – </w:delText>
              </w:r>
              <w:r w:rsidR="00624020" w:rsidRPr="00E80CB8" w:rsidDel="004A3286">
                <w:rPr>
                  <w:strike/>
                </w:rPr>
                <w:delText>Missing files from acoustic calibration</w:delText>
              </w:r>
            </w:del>
          </w:p>
          <w:p w14:paraId="2AAF838B" w14:textId="1C8C2360" w:rsidR="00F1527A" w:rsidRPr="00E80CB8" w:rsidDel="004A3286" w:rsidRDefault="00381AE8" w:rsidP="00CC09C5">
            <w:pPr>
              <w:spacing w:line="240" w:lineRule="atLeast"/>
              <w:rPr>
                <w:del w:id="3300" w:author="Arun Saminathan" w:date="2022-06-10T09:29:00Z"/>
                <w:strike/>
              </w:rPr>
            </w:pPr>
            <w:del w:id="3301" w:author="Arun Saminathan" w:date="2022-06-10T09:29:00Z">
              <w:r w:rsidRPr="00E80CB8" w:rsidDel="004A3286">
                <w:rPr>
                  <w:strike/>
                </w:rPr>
                <w:delText>10 – Missing ANC calibration file(s)</w:delText>
              </w:r>
            </w:del>
          </w:p>
          <w:p w14:paraId="645C88AC" w14:textId="30B6D762" w:rsidR="0083690E" w:rsidRPr="00E80CB8" w:rsidDel="004A3286" w:rsidRDefault="00D60E90" w:rsidP="00CC09C5">
            <w:pPr>
              <w:spacing w:line="240" w:lineRule="atLeast"/>
              <w:rPr>
                <w:del w:id="3302" w:author="Arun Saminathan" w:date="2022-06-10T09:29:00Z"/>
                <w:strike/>
              </w:rPr>
            </w:pPr>
            <w:del w:id="3303" w:author="Arun Saminathan" w:date="2022-06-10T09:29:00Z">
              <w:r w:rsidRPr="00E80CB8" w:rsidDel="004A3286">
                <w:rPr>
                  <w:strike/>
                </w:rPr>
                <w:delText>11</w:delText>
              </w:r>
              <w:r w:rsidR="0083690E" w:rsidRPr="00E80CB8" w:rsidDel="004A3286">
                <w:rPr>
                  <w:strike/>
                </w:rPr>
                <w:delText xml:space="preserve"> </w:delText>
              </w:r>
              <w:r w:rsidR="00B53E50" w:rsidRPr="00E80CB8" w:rsidDel="004A3286">
                <w:rPr>
                  <w:strike/>
                </w:rPr>
                <w:delText>–</w:delText>
              </w:r>
              <w:r w:rsidR="0083690E" w:rsidRPr="00E80CB8" w:rsidDel="004A3286">
                <w:rPr>
                  <w:strike/>
                </w:rPr>
                <w:delText xml:space="preserve"> </w:delText>
              </w:r>
              <w:r w:rsidR="00B53E50" w:rsidRPr="00E80CB8" w:rsidDel="004A3286">
                <w:rPr>
                  <w:strike/>
                </w:rPr>
                <w:delText>AMS initialization failure</w:delText>
              </w:r>
            </w:del>
          </w:p>
          <w:p w14:paraId="6364A33B" w14:textId="11F8CD0E" w:rsidR="00B53E50" w:rsidRPr="00E80CB8" w:rsidDel="004A3286" w:rsidRDefault="00EE289D" w:rsidP="00CC09C5">
            <w:pPr>
              <w:spacing w:line="240" w:lineRule="atLeast"/>
              <w:rPr>
                <w:del w:id="3304" w:author="Arun Saminathan" w:date="2022-06-10T09:29:00Z"/>
                <w:strike/>
              </w:rPr>
            </w:pPr>
            <w:del w:id="3305" w:author="Arun Saminathan" w:date="2022-06-10T09:29:00Z">
              <w:r w:rsidRPr="00E80CB8" w:rsidDel="004A3286">
                <w:rPr>
                  <w:strike/>
                </w:rPr>
                <w:delText>1</w:delText>
              </w:r>
              <w:r w:rsidR="00D60E90" w:rsidRPr="00E80CB8" w:rsidDel="004A3286">
                <w:rPr>
                  <w:strike/>
                </w:rPr>
                <w:delText>2</w:delText>
              </w:r>
              <w:r w:rsidR="00B53E50" w:rsidRPr="00E80CB8" w:rsidDel="004A3286">
                <w:rPr>
                  <w:strike/>
                </w:rPr>
                <w:delText xml:space="preserve"> – </w:delText>
              </w:r>
              <w:r w:rsidR="005A7BC4" w:rsidRPr="00E80CB8" w:rsidDel="004A3286">
                <w:rPr>
                  <w:strike/>
                </w:rPr>
                <w:delText>E</w:delText>
              </w:r>
              <w:r w:rsidR="00B53E50" w:rsidRPr="00E80CB8" w:rsidDel="004A3286">
                <w:rPr>
                  <w:strike/>
                </w:rPr>
                <w:delText>tc.</w:delText>
              </w:r>
            </w:del>
          </w:p>
        </w:tc>
      </w:tr>
    </w:tbl>
    <w:p w14:paraId="22F79949" w14:textId="630BD97F" w:rsidR="00B54FB4" w:rsidRPr="00E80CB8" w:rsidDel="004A3286" w:rsidRDefault="00B54FB4" w:rsidP="00CC09C5">
      <w:pPr>
        <w:spacing w:line="240" w:lineRule="atLeast"/>
        <w:rPr>
          <w:del w:id="3306" w:author="Arun Saminathan" w:date="2022-06-10T09:29:00Z"/>
          <w:strike/>
        </w:rPr>
      </w:pPr>
    </w:p>
    <w:p w14:paraId="6D566FD0" w14:textId="58A3CA02" w:rsidR="00CD7092" w:rsidRPr="00E80CB8" w:rsidRDefault="00CD7092" w:rsidP="00CC09C5">
      <w:pPr>
        <w:spacing w:line="240" w:lineRule="atLeast"/>
        <w:rPr>
          <w:strike/>
        </w:rPr>
      </w:pPr>
      <w:del w:id="3307" w:author="Arun Saminathan" w:date="2022-06-10T09:29:00Z">
        <w:r w:rsidRPr="00E80CB8" w:rsidDel="004A3286">
          <w:rPr>
            <w:strike/>
          </w:rPr>
          <w:delText>Parameter 2</w:delText>
        </w:r>
      </w:del>
    </w:p>
    <w:tbl>
      <w:tblPr>
        <w:tblStyle w:val="TableGrid"/>
        <w:tblW w:w="0" w:type="auto"/>
        <w:tblLook w:val="04A0" w:firstRow="1" w:lastRow="0" w:firstColumn="1" w:lastColumn="0" w:noHBand="0" w:noVBand="1"/>
      </w:tblPr>
      <w:tblGrid>
        <w:gridCol w:w="1412"/>
        <w:gridCol w:w="9378"/>
      </w:tblGrid>
      <w:tr w:rsidR="00CD7092" w:rsidRPr="00E80CB8" w:rsidDel="004A3286" w14:paraId="71B3AA4B" w14:textId="54AE54AF" w:rsidTr="004A3286">
        <w:trPr>
          <w:del w:id="3308" w:author="Arun Saminathan" w:date="2022-06-10T09:29:00Z"/>
        </w:trPr>
        <w:tc>
          <w:tcPr>
            <w:tcW w:w="1412" w:type="dxa"/>
          </w:tcPr>
          <w:p w14:paraId="280C7134" w14:textId="1CD8D965" w:rsidR="00CD7092" w:rsidRPr="00E80CB8" w:rsidDel="004A3286" w:rsidRDefault="00CD7092" w:rsidP="00CC09C5">
            <w:pPr>
              <w:spacing w:line="240" w:lineRule="atLeast"/>
              <w:rPr>
                <w:del w:id="3309" w:author="Arun Saminathan" w:date="2022-06-10T09:29:00Z"/>
                <w:strike/>
              </w:rPr>
            </w:pPr>
            <w:del w:id="3310" w:author="Arun Saminathan" w:date="2022-06-10T09:29:00Z">
              <w:r w:rsidRPr="00E80CB8" w:rsidDel="004A3286">
                <w:rPr>
                  <w:strike/>
                </w:rPr>
                <w:delText>Size (bytes)</w:delText>
              </w:r>
            </w:del>
          </w:p>
        </w:tc>
        <w:tc>
          <w:tcPr>
            <w:tcW w:w="9378" w:type="dxa"/>
          </w:tcPr>
          <w:p w14:paraId="005FAE70" w14:textId="3C70F686" w:rsidR="00CD7092" w:rsidRPr="00E80CB8" w:rsidDel="004A3286" w:rsidRDefault="00CD7092" w:rsidP="00CC09C5">
            <w:pPr>
              <w:spacing w:line="240" w:lineRule="atLeast"/>
              <w:rPr>
                <w:del w:id="3311" w:author="Arun Saminathan" w:date="2022-06-10T09:29:00Z"/>
                <w:strike/>
              </w:rPr>
            </w:pPr>
            <w:del w:id="3312" w:author="Arun Saminathan" w:date="2022-06-10T09:29:00Z">
              <w:r w:rsidRPr="00E80CB8" w:rsidDel="004A3286">
                <w:rPr>
                  <w:strike/>
                </w:rPr>
                <w:delText>Parameter Info</w:delText>
              </w:r>
            </w:del>
          </w:p>
        </w:tc>
      </w:tr>
      <w:tr w:rsidR="00CD7092" w:rsidRPr="00E80CB8" w:rsidDel="004A3286" w14:paraId="0E065269" w14:textId="7A8308AF" w:rsidTr="004A3286">
        <w:trPr>
          <w:del w:id="3313" w:author="Arun Saminathan" w:date="2022-06-10T09:29:00Z"/>
        </w:trPr>
        <w:tc>
          <w:tcPr>
            <w:tcW w:w="1412" w:type="dxa"/>
          </w:tcPr>
          <w:p w14:paraId="1498F483" w14:textId="2562E862" w:rsidR="00CD7092" w:rsidRPr="00E80CB8" w:rsidDel="004A3286" w:rsidRDefault="00CD7092" w:rsidP="00CC09C5">
            <w:pPr>
              <w:spacing w:line="240" w:lineRule="atLeast"/>
              <w:rPr>
                <w:del w:id="3314" w:author="Arun Saminathan" w:date="2022-06-10T09:29:00Z"/>
                <w:strike/>
              </w:rPr>
            </w:pPr>
            <w:del w:id="3315" w:author="Arun Saminathan" w:date="2022-06-10T09:29:00Z">
              <w:r w:rsidRPr="00E80CB8" w:rsidDel="004A3286">
                <w:rPr>
                  <w:strike/>
                </w:rPr>
                <w:delText>2</w:delText>
              </w:r>
            </w:del>
          </w:p>
        </w:tc>
        <w:tc>
          <w:tcPr>
            <w:tcW w:w="9378" w:type="dxa"/>
          </w:tcPr>
          <w:p w14:paraId="4AE911CB" w14:textId="5DDAF4EF" w:rsidR="00CD7092" w:rsidRPr="00E80CB8" w:rsidDel="004A3286" w:rsidRDefault="006C59C7" w:rsidP="00CC09C5">
            <w:pPr>
              <w:spacing w:line="240" w:lineRule="atLeast"/>
              <w:rPr>
                <w:del w:id="3316" w:author="Arun Saminathan" w:date="2022-06-10T09:29:00Z"/>
                <w:strike/>
              </w:rPr>
            </w:pPr>
            <w:del w:id="3317" w:author="Arun Saminathan" w:date="2022-06-10T09:29:00Z">
              <w:r w:rsidRPr="00E80CB8" w:rsidDel="004A3286">
                <w:rPr>
                  <w:strike/>
                </w:rPr>
                <w:delText>ASD Library</w:delText>
              </w:r>
              <w:r w:rsidR="00CD7092" w:rsidRPr="00E80CB8" w:rsidDel="004A3286">
                <w:rPr>
                  <w:strike/>
                </w:rPr>
                <w:delText xml:space="preserve"> Initialization Status</w:delText>
              </w:r>
            </w:del>
          </w:p>
          <w:p w14:paraId="76152823" w14:textId="7BCB02B5" w:rsidR="00CD7092" w:rsidRPr="00E80CB8" w:rsidDel="004A3286" w:rsidRDefault="00CD7092" w:rsidP="00CC09C5">
            <w:pPr>
              <w:spacing w:line="240" w:lineRule="atLeast"/>
              <w:rPr>
                <w:del w:id="3318" w:author="Arun Saminathan" w:date="2022-06-10T09:29:00Z"/>
                <w:strike/>
              </w:rPr>
            </w:pPr>
            <w:del w:id="3319" w:author="Arun Saminathan" w:date="2022-06-10T09:29:00Z">
              <w:r w:rsidRPr="00E80CB8" w:rsidDel="004A3286">
                <w:rPr>
                  <w:strike/>
                </w:rPr>
                <w:delText xml:space="preserve">Enumerated </w:delText>
              </w:r>
              <w:r w:rsidR="006C59C7" w:rsidRPr="00E80CB8" w:rsidDel="004A3286">
                <w:rPr>
                  <w:strike/>
                </w:rPr>
                <w:delText>return value</w:delText>
              </w:r>
              <w:r w:rsidR="001451B0" w:rsidRPr="00E80CB8" w:rsidDel="004A3286">
                <w:rPr>
                  <w:strike/>
                </w:rPr>
                <w:delText xml:space="preserve"> from qwaAsdInitialize()</w:delText>
              </w:r>
            </w:del>
          </w:p>
          <w:p w14:paraId="0A377EC0" w14:textId="3633C115" w:rsidR="00CD7092" w:rsidRPr="00E80CB8" w:rsidDel="004A3286" w:rsidRDefault="00CD7092" w:rsidP="00CC09C5">
            <w:pPr>
              <w:spacing w:line="240" w:lineRule="atLeast"/>
              <w:rPr>
                <w:del w:id="3320" w:author="Arun Saminathan" w:date="2022-06-10T09:29:00Z"/>
                <w:strike/>
              </w:rPr>
            </w:pPr>
          </w:p>
        </w:tc>
      </w:tr>
    </w:tbl>
    <w:p w14:paraId="2B9994B4" w14:textId="0FF11B69" w:rsidR="00CD7092" w:rsidRPr="00E80CB8" w:rsidDel="004A3286" w:rsidRDefault="00CD7092" w:rsidP="00CC09C5">
      <w:pPr>
        <w:spacing w:line="240" w:lineRule="atLeast"/>
        <w:rPr>
          <w:del w:id="3321" w:author="Arun Saminathan" w:date="2022-06-10T09:29:00Z"/>
          <w:strike/>
        </w:rPr>
      </w:pPr>
    </w:p>
    <w:p w14:paraId="0FC05193" w14:textId="77818F08" w:rsidR="00B54FB4" w:rsidRPr="00E80CB8" w:rsidDel="004A3286" w:rsidRDefault="00B54FB4" w:rsidP="00CC09C5">
      <w:pPr>
        <w:spacing w:line="240" w:lineRule="atLeast"/>
        <w:rPr>
          <w:del w:id="3322" w:author="Arun Saminathan" w:date="2022-06-10T09:29:00Z"/>
          <w:strike/>
        </w:rPr>
      </w:pPr>
      <w:del w:id="3323" w:author="Arun Saminathan" w:date="2022-06-10T09:29:00Z">
        <w:r w:rsidRPr="00E80CB8" w:rsidDel="004A3286">
          <w:rPr>
            <w:strike/>
          </w:rPr>
          <w:delText xml:space="preserve">Parameter </w:delText>
        </w:r>
        <w:r w:rsidR="001451B0" w:rsidRPr="00E80CB8" w:rsidDel="004A3286">
          <w:rPr>
            <w:strike/>
          </w:rPr>
          <w:delText>3</w:delText>
        </w:r>
      </w:del>
    </w:p>
    <w:tbl>
      <w:tblPr>
        <w:tblStyle w:val="TableGrid"/>
        <w:tblW w:w="0" w:type="auto"/>
        <w:tblLook w:val="04A0" w:firstRow="1" w:lastRow="0" w:firstColumn="1" w:lastColumn="0" w:noHBand="0" w:noVBand="1"/>
      </w:tblPr>
      <w:tblGrid>
        <w:gridCol w:w="1412"/>
        <w:gridCol w:w="9378"/>
      </w:tblGrid>
      <w:tr w:rsidR="00B54FB4" w:rsidRPr="00E80CB8" w:rsidDel="004A3286" w14:paraId="79695316" w14:textId="0378C1E7" w:rsidTr="00FD45D0">
        <w:trPr>
          <w:del w:id="3324" w:author="Arun Saminathan" w:date="2022-06-10T09:29:00Z"/>
        </w:trPr>
        <w:tc>
          <w:tcPr>
            <w:tcW w:w="1435" w:type="dxa"/>
          </w:tcPr>
          <w:p w14:paraId="600635E3" w14:textId="791CBD5C" w:rsidR="00B54FB4" w:rsidRPr="00E80CB8" w:rsidDel="004A3286" w:rsidRDefault="00B54FB4" w:rsidP="00CC09C5">
            <w:pPr>
              <w:spacing w:line="240" w:lineRule="atLeast"/>
              <w:rPr>
                <w:del w:id="3325" w:author="Arun Saminathan" w:date="2022-06-10T09:29:00Z"/>
                <w:strike/>
              </w:rPr>
            </w:pPr>
            <w:del w:id="3326" w:author="Arun Saminathan" w:date="2022-06-10T09:29:00Z">
              <w:r w:rsidRPr="00E80CB8" w:rsidDel="004A3286">
                <w:rPr>
                  <w:strike/>
                </w:rPr>
                <w:delText>Size (bytes)</w:delText>
              </w:r>
            </w:del>
          </w:p>
        </w:tc>
        <w:tc>
          <w:tcPr>
            <w:tcW w:w="9672" w:type="dxa"/>
          </w:tcPr>
          <w:p w14:paraId="694E3C39" w14:textId="3FA6F7AF" w:rsidR="00B54FB4" w:rsidRPr="00E80CB8" w:rsidDel="004A3286" w:rsidRDefault="00B54FB4" w:rsidP="00CC09C5">
            <w:pPr>
              <w:spacing w:line="240" w:lineRule="atLeast"/>
              <w:rPr>
                <w:del w:id="3327" w:author="Arun Saminathan" w:date="2022-06-10T09:29:00Z"/>
                <w:strike/>
              </w:rPr>
            </w:pPr>
            <w:del w:id="3328" w:author="Arun Saminathan" w:date="2022-06-10T09:29:00Z">
              <w:r w:rsidRPr="00E80CB8" w:rsidDel="004A3286">
                <w:rPr>
                  <w:strike/>
                </w:rPr>
                <w:delText>Parameter Info</w:delText>
              </w:r>
            </w:del>
          </w:p>
        </w:tc>
      </w:tr>
      <w:tr w:rsidR="00B54FB4" w:rsidRPr="00E80CB8" w:rsidDel="004A3286" w14:paraId="66FBDBAE" w14:textId="372F727E" w:rsidTr="00FD45D0">
        <w:trPr>
          <w:del w:id="3329" w:author="Arun Saminathan" w:date="2022-06-10T09:29:00Z"/>
        </w:trPr>
        <w:tc>
          <w:tcPr>
            <w:tcW w:w="1435" w:type="dxa"/>
          </w:tcPr>
          <w:p w14:paraId="58A560E9" w14:textId="6339CC5C" w:rsidR="00B54FB4" w:rsidRPr="00E80CB8" w:rsidDel="004A3286" w:rsidRDefault="00B54FB4" w:rsidP="00CC09C5">
            <w:pPr>
              <w:spacing w:line="240" w:lineRule="atLeast"/>
              <w:rPr>
                <w:del w:id="3330" w:author="Arun Saminathan" w:date="2022-06-10T09:29:00Z"/>
                <w:strike/>
              </w:rPr>
            </w:pPr>
            <w:del w:id="3331" w:author="Arun Saminathan" w:date="2022-06-10T09:29:00Z">
              <w:r w:rsidRPr="00E80CB8" w:rsidDel="004A3286">
                <w:rPr>
                  <w:strike/>
                </w:rPr>
                <w:delText>2</w:delText>
              </w:r>
            </w:del>
          </w:p>
        </w:tc>
        <w:tc>
          <w:tcPr>
            <w:tcW w:w="9672" w:type="dxa"/>
          </w:tcPr>
          <w:p w14:paraId="1AC6E52F" w14:textId="14DDF6CE" w:rsidR="00B54FB4" w:rsidRPr="00E80CB8" w:rsidDel="004A3286" w:rsidRDefault="00EF58F3" w:rsidP="00CC09C5">
            <w:pPr>
              <w:spacing w:line="240" w:lineRule="atLeast"/>
              <w:rPr>
                <w:del w:id="3332" w:author="Arun Saminathan" w:date="2022-06-10T09:29:00Z"/>
                <w:strike/>
              </w:rPr>
            </w:pPr>
            <w:del w:id="3333" w:author="Arun Saminathan" w:date="2022-06-10T09:29:00Z">
              <w:r w:rsidRPr="00E80CB8" w:rsidDel="004A3286">
                <w:rPr>
                  <w:strike/>
                </w:rPr>
                <w:delText xml:space="preserve">Runtime </w:delText>
              </w:r>
              <w:r w:rsidR="000765B1" w:rsidRPr="00E80CB8" w:rsidDel="004A3286">
                <w:rPr>
                  <w:strike/>
                </w:rPr>
                <w:delText xml:space="preserve">NVH Service </w:delText>
              </w:r>
              <w:r w:rsidRPr="00E80CB8" w:rsidDel="004A3286">
                <w:rPr>
                  <w:strike/>
                </w:rPr>
                <w:delText>status</w:delText>
              </w:r>
            </w:del>
          </w:p>
          <w:p w14:paraId="5B530F3E" w14:textId="378F824A" w:rsidR="00EF58F3" w:rsidRPr="00E80CB8" w:rsidDel="004A3286" w:rsidRDefault="00EF58F3" w:rsidP="00CC09C5">
            <w:pPr>
              <w:spacing w:line="240" w:lineRule="atLeast"/>
              <w:rPr>
                <w:del w:id="3334" w:author="Arun Saminathan" w:date="2022-06-10T09:29:00Z"/>
                <w:strike/>
              </w:rPr>
            </w:pPr>
            <w:del w:id="3335" w:author="Arun Saminathan" w:date="2022-06-10T09:29:00Z">
              <w:r w:rsidRPr="00E80CB8" w:rsidDel="004A3286">
                <w:rPr>
                  <w:strike/>
                </w:rPr>
                <w:delText xml:space="preserve">Enumerated value which details </w:delText>
              </w:r>
              <w:r w:rsidR="009566F5" w:rsidRPr="00E80CB8" w:rsidDel="004A3286">
                <w:rPr>
                  <w:strike/>
                </w:rPr>
                <w:delText>runtime</w:delText>
              </w:r>
              <w:r w:rsidRPr="00E80CB8" w:rsidDel="004A3286">
                <w:rPr>
                  <w:strike/>
                </w:rPr>
                <w:delText xml:space="preserve"> state.</w:delText>
              </w:r>
            </w:del>
          </w:p>
          <w:p w14:paraId="1C7CAF31" w14:textId="0EC0684D" w:rsidR="00EF58F3" w:rsidRPr="00E80CB8" w:rsidDel="004A3286" w:rsidRDefault="00EF58F3" w:rsidP="00CC09C5">
            <w:pPr>
              <w:spacing w:line="240" w:lineRule="atLeast"/>
              <w:rPr>
                <w:del w:id="3336" w:author="Arun Saminathan" w:date="2022-06-10T09:29:00Z"/>
                <w:strike/>
              </w:rPr>
            </w:pPr>
            <w:del w:id="3337" w:author="Arun Saminathan" w:date="2022-06-10T09:29:00Z">
              <w:r w:rsidRPr="00E80CB8" w:rsidDel="004A3286">
                <w:rPr>
                  <w:strike/>
                </w:rPr>
                <w:delText>Values to be added during software development.</w:delText>
              </w:r>
            </w:del>
          </w:p>
          <w:p w14:paraId="7659B354" w14:textId="44752E3A" w:rsidR="00EF58F3" w:rsidRPr="00E80CB8" w:rsidDel="004A3286" w:rsidRDefault="00EF58F3" w:rsidP="00CC09C5">
            <w:pPr>
              <w:spacing w:line="240" w:lineRule="atLeast"/>
              <w:rPr>
                <w:del w:id="3338" w:author="Arun Saminathan" w:date="2022-06-10T09:29:00Z"/>
                <w:strike/>
              </w:rPr>
            </w:pPr>
            <w:del w:id="3339" w:author="Arun Saminathan" w:date="2022-06-10T09:29:00Z">
              <w:r w:rsidRPr="00E80CB8" w:rsidDel="004A3286">
                <w:rPr>
                  <w:strike/>
                </w:rPr>
                <w:delText>Example:</w:delText>
              </w:r>
            </w:del>
          </w:p>
          <w:p w14:paraId="6A41971F" w14:textId="39FFF61C" w:rsidR="00EF58F3" w:rsidRPr="00E80CB8" w:rsidDel="004A3286" w:rsidRDefault="00EF58F3" w:rsidP="00CC09C5">
            <w:pPr>
              <w:spacing w:line="240" w:lineRule="atLeast"/>
              <w:rPr>
                <w:del w:id="3340" w:author="Arun Saminathan" w:date="2022-06-10T09:29:00Z"/>
                <w:strike/>
              </w:rPr>
            </w:pPr>
            <w:del w:id="3341" w:author="Arun Saminathan" w:date="2022-06-10T09:29:00Z">
              <w:r w:rsidRPr="00E80CB8" w:rsidDel="004A3286">
                <w:rPr>
                  <w:strike/>
                </w:rPr>
                <w:delText>0 – Not initialized</w:delText>
              </w:r>
            </w:del>
          </w:p>
          <w:p w14:paraId="714F78F8" w14:textId="33ACB439" w:rsidR="00EF58F3" w:rsidRPr="00E80CB8" w:rsidDel="004A3286" w:rsidRDefault="00D96402" w:rsidP="00CC09C5">
            <w:pPr>
              <w:spacing w:line="240" w:lineRule="atLeast"/>
              <w:rPr>
                <w:del w:id="3342" w:author="Arun Saminathan" w:date="2022-06-10T09:29:00Z"/>
                <w:strike/>
              </w:rPr>
            </w:pPr>
            <w:del w:id="3343" w:author="Arun Saminathan" w:date="2022-06-10T09:29:00Z">
              <w:r w:rsidRPr="00E80CB8" w:rsidDel="004A3286">
                <w:rPr>
                  <w:strike/>
                </w:rPr>
                <w:delText>1</w:delText>
              </w:r>
              <w:r w:rsidR="00592CAA" w:rsidRPr="00E80CB8" w:rsidDel="004A3286">
                <w:rPr>
                  <w:strike/>
                </w:rPr>
                <w:delText xml:space="preserve"> </w:delText>
              </w:r>
              <w:r w:rsidR="00EF58F3" w:rsidRPr="00E80CB8" w:rsidDel="004A3286">
                <w:rPr>
                  <w:strike/>
                </w:rPr>
                <w:delText>– Normal / not faulted</w:delText>
              </w:r>
            </w:del>
          </w:p>
          <w:p w14:paraId="10E0B3D7" w14:textId="0350B3B1" w:rsidR="00EF58F3" w:rsidRPr="00E80CB8" w:rsidDel="004A3286" w:rsidRDefault="00170285" w:rsidP="00CC09C5">
            <w:pPr>
              <w:spacing w:line="240" w:lineRule="atLeast"/>
              <w:rPr>
                <w:del w:id="3344" w:author="Arun Saminathan" w:date="2022-06-10T09:29:00Z"/>
                <w:strike/>
              </w:rPr>
            </w:pPr>
            <w:del w:id="3345" w:author="Arun Saminathan" w:date="2022-06-10T09:29:00Z">
              <w:r w:rsidRPr="00E80CB8" w:rsidDel="004A3286">
                <w:rPr>
                  <w:strike/>
                </w:rPr>
                <w:delText>2</w:delText>
              </w:r>
              <w:r w:rsidR="00EF58F3" w:rsidRPr="00E80CB8" w:rsidDel="004A3286">
                <w:rPr>
                  <w:strike/>
                </w:rPr>
                <w:delText xml:space="preserve"> – </w:delText>
              </w:r>
              <w:r w:rsidR="004F2446" w:rsidRPr="00E80CB8" w:rsidDel="004A3286">
                <w:rPr>
                  <w:strike/>
                </w:rPr>
                <w:delText>Disabled</w:delText>
              </w:r>
              <w:r w:rsidR="006A6D05" w:rsidRPr="00E80CB8" w:rsidDel="004A3286">
                <w:rPr>
                  <w:strike/>
                </w:rPr>
                <w:delText xml:space="preserve"> / muted – Due to initialization fault</w:delText>
              </w:r>
            </w:del>
          </w:p>
          <w:p w14:paraId="175FE865" w14:textId="093426AA" w:rsidR="00EF58F3" w:rsidRPr="00E80CB8" w:rsidDel="004A3286" w:rsidRDefault="00170285" w:rsidP="00CC09C5">
            <w:pPr>
              <w:spacing w:line="240" w:lineRule="atLeast"/>
              <w:rPr>
                <w:del w:id="3346" w:author="Arun Saminathan" w:date="2022-06-10T09:29:00Z"/>
                <w:strike/>
              </w:rPr>
            </w:pPr>
            <w:del w:id="3347" w:author="Arun Saminathan" w:date="2022-06-10T09:29:00Z">
              <w:r w:rsidRPr="00E80CB8" w:rsidDel="004A3286">
                <w:rPr>
                  <w:strike/>
                </w:rPr>
                <w:delText>3</w:delText>
              </w:r>
              <w:r w:rsidR="00EF58F3" w:rsidRPr="00E80CB8" w:rsidDel="004A3286">
                <w:rPr>
                  <w:strike/>
                </w:rPr>
                <w:delText xml:space="preserve"> – </w:delText>
              </w:r>
              <w:r w:rsidR="006A6D05" w:rsidRPr="00E80CB8" w:rsidDel="004A3286">
                <w:rPr>
                  <w:strike/>
                </w:rPr>
                <w:delText xml:space="preserve">Disabled / muted – Due to </w:delText>
              </w:r>
              <w:r w:rsidR="0066319E" w:rsidRPr="00E80CB8" w:rsidDel="004A3286">
                <w:rPr>
                  <w:strike/>
                </w:rPr>
                <w:delText>AMS fault</w:delText>
              </w:r>
            </w:del>
          </w:p>
          <w:p w14:paraId="55632163" w14:textId="59C1F817" w:rsidR="00EF58F3" w:rsidRPr="00E80CB8" w:rsidDel="004A3286" w:rsidRDefault="0066319E" w:rsidP="00CC09C5">
            <w:pPr>
              <w:spacing w:line="240" w:lineRule="atLeast"/>
              <w:rPr>
                <w:del w:id="3348" w:author="Arun Saminathan" w:date="2022-06-10T09:29:00Z"/>
                <w:strike/>
              </w:rPr>
            </w:pPr>
            <w:del w:id="3349" w:author="Arun Saminathan" w:date="2022-06-10T09:29:00Z">
              <w:r w:rsidRPr="00E80CB8" w:rsidDel="004A3286">
                <w:rPr>
                  <w:strike/>
                </w:rPr>
                <w:delText>4</w:delText>
              </w:r>
              <w:r w:rsidR="00EF58F3" w:rsidRPr="00E80CB8" w:rsidDel="004A3286">
                <w:rPr>
                  <w:strike/>
                </w:rPr>
                <w:delText xml:space="preserve"> –</w:delText>
              </w:r>
              <w:r w:rsidR="006E3A82" w:rsidRPr="00E80CB8" w:rsidDel="004A3286">
                <w:rPr>
                  <w:strike/>
                </w:rPr>
                <w:delText xml:space="preserve"> </w:delText>
              </w:r>
              <w:r w:rsidRPr="00E80CB8" w:rsidDel="004A3286">
                <w:rPr>
                  <w:strike/>
                </w:rPr>
                <w:delText xml:space="preserve">Disabled / muted – </w:delText>
              </w:r>
              <w:r w:rsidR="00E84EFB" w:rsidRPr="00E80CB8" w:rsidDel="004A3286">
                <w:rPr>
                  <w:strike/>
                </w:rPr>
                <w:delText>Due to Set/Read parameter fault</w:delText>
              </w:r>
            </w:del>
          </w:p>
          <w:p w14:paraId="7FA51B20" w14:textId="17951B1C" w:rsidR="00E84EFB" w:rsidRPr="00E80CB8" w:rsidDel="004A3286" w:rsidRDefault="00E84EFB" w:rsidP="00CC09C5">
            <w:pPr>
              <w:spacing w:line="240" w:lineRule="atLeast"/>
              <w:rPr>
                <w:del w:id="3350" w:author="Arun Saminathan" w:date="2022-06-10T09:29:00Z"/>
                <w:strike/>
              </w:rPr>
            </w:pPr>
            <w:del w:id="3351" w:author="Arun Saminathan" w:date="2022-06-10T09:29:00Z">
              <w:r w:rsidRPr="00E80CB8" w:rsidDel="004A3286">
                <w:rPr>
                  <w:strike/>
                </w:rPr>
                <w:delText xml:space="preserve">5 – Disabled / muted – Due to </w:delText>
              </w:r>
              <w:r w:rsidR="005A7BC4" w:rsidRPr="00E80CB8" w:rsidDel="004A3286">
                <w:rPr>
                  <w:strike/>
                </w:rPr>
                <w:delText>Heartbeat Out timeout fault</w:delText>
              </w:r>
            </w:del>
          </w:p>
          <w:p w14:paraId="6AA81583" w14:textId="698E6744" w:rsidR="00C66EC5" w:rsidRPr="00E80CB8" w:rsidDel="004A3286" w:rsidRDefault="00C66EC5" w:rsidP="00CC09C5">
            <w:pPr>
              <w:spacing w:line="240" w:lineRule="atLeast"/>
              <w:rPr>
                <w:ins w:id="3352" w:author="Podhorsky, Milan (M.)" w:date="2022-03-29T15:41:00Z"/>
                <w:del w:id="3353" w:author="Arun Saminathan" w:date="2022-06-10T09:29:00Z"/>
                <w:strike/>
              </w:rPr>
            </w:pPr>
            <w:del w:id="3354" w:author="Arun Saminathan" w:date="2022-06-10T09:29:00Z">
              <w:r w:rsidRPr="00E80CB8" w:rsidDel="004A3286">
                <w:rPr>
                  <w:strike/>
                </w:rPr>
                <w:delText xml:space="preserve">6 – Disabled / muted – Due to </w:delText>
              </w:r>
              <w:r w:rsidR="001546CB" w:rsidRPr="00E80CB8" w:rsidDel="004A3286">
                <w:rPr>
                  <w:strike/>
                </w:rPr>
                <w:delText>microphone fault(s)</w:delText>
              </w:r>
            </w:del>
          </w:p>
          <w:p w14:paraId="0E06AFCA" w14:textId="04724468" w:rsidR="007020C2" w:rsidRPr="00E80CB8" w:rsidDel="004A3286" w:rsidRDefault="007020C2" w:rsidP="00CC09C5">
            <w:pPr>
              <w:spacing w:line="240" w:lineRule="atLeast"/>
              <w:rPr>
                <w:del w:id="3355" w:author="Arun Saminathan" w:date="2022-06-10T09:29:00Z"/>
                <w:strike/>
              </w:rPr>
            </w:pPr>
            <w:ins w:id="3356" w:author="Podhorsky, Milan (M.)" w:date="2022-03-29T15:41:00Z">
              <w:del w:id="3357" w:author="Arun Saminathan" w:date="2022-06-10T09:29:00Z">
                <w:r w:rsidRPr="00E80CB8" w:rsidDel="004A3286">
                  <w:rPr>
                    <w:strike/>
                  </w:rPr>
                  <w:delText xml:space="preserve">7 </w:delText>
                </w:r>
              </w:del>
            </w:ins>
            <w:ins w:id="3358" w:author="Podhorsky, Milan (M.)" w:date="2022-03-29T15:42:00Z">
              <w:del w:id="3359" w:author="Arun Saminathan" w:date="2022-06-10T09:29:00Z">
                <w:r w:rsidRPr="00E80CB8" w:rsidDel="004A3286">
                  <w:rPr>
                    <w:strike/>
                  </w:rPr>
                  <w:delText xml:space="preserve">– Disabled / muted – </w:delText>
                </w:r>
              </w:del>
            </w:ins>
            <w:ins w:id="3360" w:author="Podhorsky, Milan (M.)" w:date="2022-03-29T15:43:00Z">
              <w:del w:id="3361" w:author="Arun Saminathan" w:date="2022-06-10T09:29:00Z">
                <w:r w:rsidR="001E5EBA" w:rsidRPr="00E80CB8" w:rsidDel="004A3286">
                  <w:rPr>
                    <w:strike/>
                  </w:rPr>
                  <w:delText xml:space="preserve">Due to </w:delText>
                </w:r>
              </w:del>
            </w:ins>
            <w:ins w:id="3362" w:author="Podhorsky, Milan (M.)" w:date="2022-03-29T15:42:00Z">
              <w:del w:id="3363" w:author="Arun Saminathan" w:date="2022-06-10T09:29:00Z">
                <w:r w:rsidR="007C16F6" w:rsidRPr="00E80CB8" w:rsidDel="004A3286">
                  <w:rPr>
                    <w:strike/>
                  </w:rPr>
                  <w:delText xml:space="preserve">DSP </w:delText>
                </w:r>
              </w:del>
            </w:ins>
            <w:ins w:id="3364" w:author="Podhorsky, Milan (M.)" w:date="2022-03-29T15:43:00Z">
              <w:del w:id="3365" w:author="Arun Saminathan" w:date="2022-06-10T09:29:00Z">
                <w:r w:rsidR="001E5EBA" w:rsidRPr="00E80CB8" w:rsidDel="004A3286">
                  <w:rPr>
                    <w:strike/>
                  </w:rPr>
                  <w:delText>underflow</w:delText>
                </w:r>
                <w:r w:rsidR="00A764B2" w:rsidRPr="00E80CB8" w:rsidDel="004A3286">
                  <w:rPr>
                    <w:strike/>
                  </w:rPr>
                  <w:delText>/overflow</w:delText>
                </w:r>
              </w:del>
            </w:ins>
          </w:p>
          <w:p w14:paraId="54C6447B" w14:textId="31AB71EE" w:rsidR="00405ADE" w:rsidRPr="00E80CB8" w:rsidDel="004A3286" w:rsidRDefault="001546CB" w:rsidP="00CC09C5">
            <w:pPr>
              <w:spacing w:line="240" w:lineRule="atLeast"/>
              <w:rPr>
                <w:del w:id="3366" w:author="Arun Saminathan" w:date="2022-06-10T09:29:00Z"/>
                <w:strike/>
              </w:rPr>
            </w:pPr>
            <w:del w:id="3367" w:author="Arun Saminathan" w:date="2022-06-10T09:29:00Z">
              <w:r w:rsidRPr="00E80CB8" w:rsidDel="004A3286">
                <w:rPr>
                  <w:strike/>
                </w:rPr>
                <w:delText>7</w:delText>
              </w:r>
              <w:r w:rsidR="00405ADE" w:rsidRPr="00E80CB8" w:rsidDel="004A3286">
                <w:rPr>
                  <w:strike/>
                </w:rPr>
                <w:delText xml:space="preserve"> </w:delText>
              </w:r>
            </w:del>
            <w:ins w:id="3368" w:author="Podhorsky, Milan (M.)" w:date="2022-03-29T15:43:00Z">
              <w:del w:id="3369" w:author="Arun Saminathan" w:date="2022-06-10T09:29:00Z">
                <w:r w:rsidR="00A764B2" w:rsidRPr="00E80CB8" w:rsidDel="004A3286">
                  <w:rPr>
                    <w:strike/>
                  </w:rPr>
                  <w:delText xml:space="preserve">8 </w:delText>
                </w:r>
              </w:del>
            </w:ins>
            <w:del w:id="3370" w:author="Arun Saminathan" w:date="2022-06-10T09:29:00Z">
              <w:r w:rsidR="00405ADE" w:rsidRPr="00E80CB8" w:rsidDel="004A3286">
                <w:rPr>
                  <w:strike/>
                </w:rPr>
                <w:delText xml:space="preserve">– </w:delText>
              </w:r>
              <w:r w:rsidR="005A7BC4" w:rsidRPr="00E80CB8" w:rsidDel="004A3286">
                <w:rPr>
                  <w:strike/>
                </w:rPr>
                <w:delText>Etc.</w:delText>
              </w:r>
            </w:del>
          </w:p>
          <w:p w14:paraId="4DC2B4BD" w14:textId="193E937A" w:rsidR="007D008A" w:rsidRPr="00E80CB8" w:rsidDel="004A3286" w:rsidRDefault="007D008A" w:rsidP="00CC09C5">
            <w:pPr>
              <w:spacing w:line="240" w:lineRule="atLeast"/>
              <w:rPr>
                <w:del w:id="3371" w:author="Arun Saminathan" w:date="2022-06-10T09:29:00Z"/>
                <w:strike/>
              </w:rPr>
            </w:pPr>
          </w:p>
          <w:p w14:paraId="5B83B677" w14:textId="43588D3F" w:rsidR="00DD5B49" w:rsidRPr="00E80CB8" w:rsidDel="004A3286" w:rsidRDefault="00DD5B49" w:rsidP="00CC09C5">
            <w:pPr>
              <w:spacing w:line="240" w:lineRule="atLeast"/>
              <w:rPr>
                <w:del w:id="3372" w:author="Arun Saminathan" w:date="2022-06-10T09:29:00Z"/>
                <w:strike/>
              </w:rPr>
            </w:pPr>
            <w:del w:id="3373" w:author="Arun Saminathan" w:date="2022-06-10T09:29:00Z">
              <w:r w:rsidRPr="00E80CB8" w:rsidDel="004A3286">
                <w:rPr>
                  <w:strike/>
                </w:rPr>
                <w:delText>Note</w:delText>
              </w:r>
              <w:r w:rsidR="002717E5" w:rsidRPr="00E80CB8" w:rsidDel="004A3286">
                <w:rPr>
                  <w:strike/>
                </w:rPr>
                <w:delText>: Status elements detailed as “Disabled</w:delText>
              </w:r>
              <w:r w:rsidR="003A04FF" w:rsidRPr="00E80CB8" w:rsidDel="004A3286">
                <w:rPr>
                  <w:strike/>
                </w:rPr>
                <w:delText xml:space="preserve"> / muted” imply that the NVH Service has latched </w:delText>
              </w:r>
              <w:r w:rsidR="00982591" w:rsidRPr="00E80CB8" w:rsidDel="004A3286">
                <w:rPr>
                  <w:strike/>
                </w:rPr>
                <w:delText>the fault condition for the duration o</w:delText>
              </w:r>
              <w:r w:rsidR="00F1701F" w:rsidRPr="00E80CB8" w:rsidDel="004A3286">
                <w:rPr>
                  <w:strike/>
                </w:rPr>
                <w:delText>f the ignition cycle.</w:delText>
              </w:r>
            </w:del>
          </w:p>
        </w:tc>
      </w:tr>
    </w:tbl>
    <w:p w14:paraId="672783FE" w14:textId="324825FD" w:rsidR="00B54FB4" w:rsidRPr="00E80CB8" w:rsidDel="004A3286" w:rsidRDefault="00B54FB4" w:rsidP="00CC09C5">
      <w:pPr>
        <w:spacing w:line="240" w:lineRule="atLeast"/>
        <w:rPr>
          <w:del w:id="3374" w:author="Arun Saminathan" w:date="2022-06-10T09:29:00Z"/>
          <w:strike/>
        </w:rPr>
      </w:pPr>
    </w:p>
    <w:p w14:paraId="71FF82AF" w14:textId="5CC20F98" w:rsidR="00B54FB4" w:rsidRPr="00E80CB8" w:rsidRDefault="00B54FB4" w:rsidP="00CC09C5">
      <w:pPr>
        <w:spacing w:line="240" w:lineRule="atLeast"/>
        <w:rPr>
          <w:strike/>
        </w:rPr>
      </w:pPr>
      <w:del w:id="3375" w:author="Arun Saminathan" w:date="2022-06-10T09:29:00Z">
        <w:r w:rsidRPr="00E80CB8" w:rsidDel="004A3286">
          <w:rPr>
            <w:strike/>
          </w:rPr>
          <w:delText xml:space="preserve">Parameter </w:delText>
        </w:r>
        <w:r w:rsidR="00D724AC" w:rsidRPr="00E80CB8" w:rsidDel="004A3286">
          <w:rPr>
            <w:strike/>
          </w:rPr>
          <w:delText>4</w:delText>
        </w:r>
      </w:del>
    </w:p>
    <w:p w14:paraId="3ADA51A6" w14:textId="77777777" w:rsidR="00B54FB4" w:rsidRPr="00E80CB8" w:rsidRDefault="00B54FB4" w:rsidP="00CC09C5">
      <w:pPr>
        <w:spacing w:line="240" w:lineRule="atLeast"/>
        <w:rPr>
          <w:strike/>
        </w:rPr>
      </w:pPr>
    </w:p>
    <w:p w14:paraId="647B23D8" w14:textId="79229865" w:rsidR="00B54FB4" w:rsidRPr="00E80CB8" w:rsidDel="004A3286" w:rsidRDefault="00B54FB4" w:rsidP="004A3286">
      <w:pPr>
        <w:spacing w:line="240" w:lineRule="atLeast"/>
        <w:rPr>
          <w:del w:id="3376" w:author="Arun Saminathan" w:date="2022-06-10T09:30:00Z"/>
          <w:strike/>
        </w:rPr>
      </w:pPr>
      <w:del w:id="3377" w:author="Arun Saminathan" w:date="2022-06-10T09:30:00Z">
        <w:r w:rsidRPr="00E80CB8" w:rsidDel="004A3286">
          <w:rPr>
            <w:strike/>
          </w:rPr>
          <w:delText xml:space="preserve">Parameter </w:delText>
        </w:r>
        <w:r w:rsidR="00D724AC" w:rsidRPr="00E80CB8" w:rsidDel="004A3286">
          <w:rPr>
            <w:strike/>
          </w:rPr>
          <w:delText>5</w:delText>
        </w:r>
      </w:del>
    </w:p>
    <w:tbl>
      <w:tblPr>
        <w:tblStyle w:val="TableGrid"/>
        <w:tblW w:w="0" w:type="auto"/>
        <w:tblLook w:val="04A0" w:firstRow="1" w:lastRow="0" w:firstColumn="1" w:lastColumn="0" w:noHBand="0" w:noVBand="1"/>
      </w:tblPr>
      <w:tblGrid>
        <w:gridCol w:w="1413"/>
        <w:gridCol w:w="9377"/>
      </w:tblGrid>
      <w:tr w:rsidR="00B54FB4" w:rsidRPr="00E80CB8" w:rsidDel="004A3286" w14:paraId="718B1E66" w14:textId="4C277C56" w:rsidTr="00FD45D0">
        <w:trPr>
          <w:del w:id="3378" w:author="Arun Saminathan" w:date="2022-06-10T09:30:00Z"/>
        </w:trPr>
        <w:tc>
          <w:tcPr>
            <w:tcW w:w="1435" w:type="dxa"/>
          </w:tcPr>
          <w:p w14:paraId="631B0DCD" w14:textId="284516E7" w:rsidR="00B54FB4" w:rsidRPr="00E80CB8" w:rsidDel="004A3286" w:rsidRDefault="00B54FB4" w:rsidP="004A3286">
            <w:pPr>
              <w:spacing w:line="240" w:lineRule="atLeast"/>
              <w:rPr>
                <w:del w:id="3379" w:author="Arun Saminathan" w:date="2022-06-10T09:30:00Z"/>
                <w:strike/>
              </w:rPr>
            </w:pPr>
            <w:del w:id="3380" w:author="Arun Saminathan" w:date="2022-06-10T09:30:00Z">
              <w:r w:rsidRPr="00E80CB8" w:rsidDel="004A3286">
                <w:rPr>
                  <w:strike/>
                </w:rPr>
                <w:delText>Size (bytes)</w:delText>
              </w:r>
            </w:del>
          </w:p>
        </w:tc>
        <w:tc>
          <w:tcPr>
            <w:tcW w:w="9672" w:type="dxa"/>
          </w:tcPr>
          <w:p w14:paraId="1FED66BD" w14:textId="0D77E8B7" w:rsidR="00B54FB4" w:rsidRPr="00E80CB8" w:rsidDel="004A3286" w:rsidRDefault="00B54FB4" w:rsidP="004A3286">
            <w:pPr>
              <w:spacing w:line="240" w:lineRule="atLeast"/>
              <w:rPr>
                <w:del w:id="3381" w:author="Arun Saminathan" w:date="2022-06-10T09:30:00Z"/>
                <w:strike/>
              </w:rPr>
            </w:pPr>
            <w:del w:id="3382" w:author="Arun Saminathan" w:date="2022-06-10T09:30:00Z">
              <w:r w:rsidRPr="00E80CB8" w:rsidDel="004A3286">
                <w:rPr>
                  <w:strike/>
                </w:rPr>
                <w:delText>Parameter Info</w:delText>
              </w:r>
            </w:del>
          </w:p>
        </w:tc>
      </w:tr>
      <w:tr w:rsidR="00B54FB4" w:rsidRPr="00E80CB8" w:rsidDel="004A3286" w14:paraId="3652C3EF" w14:textId="3CFAB5F0" w:rsidTr="00FD45D0">
        <w:trPr>
          <w:del w:id="3383" w:author="Arun Saminathan" w:date="2022-06-10T09:30:00Z"/>
        </w:trPr>
        <w:tc>
          <w:tcPr>
            <w:tcW w:w="1435" w:type="dxa"/>
          </w:tcPr>
          <w:p w14:paraId="011A22AC" w14:textId="3C208F7F" w:rsidR="00B54FB4" w:rsidRPr="00E80CB8" w:rsidDel="004A3286" w:rsidRDefault="00B54FB4" w:rsidP="004A3286">
            <w:pPr>
              <w:spacing w:line="240" w:lineRule="atLeast"/>
              <w:rPr>
                <w:del w:id="3384" w:author="Arun Saminathan" w:date="2022-06-10T09:30:00Z"/>
                <w:strike/>
              </w:rPr>
            </w:pPr>
            <w:del w:id="3385" w:author="Arun Saminathan" w:date="2022-06-10T09:30:00Z">
              <w:r w:rsidRPr="00E80CB8" w:rsidDel="004A3286">
                <w:rPr>
                  <w:strike/>
                </w:rPr>
                <w:delText>2</w:delText>
              </w:r>
            </w:del>
          </w:p>
        </w:tc>
        <w:tc>
          <w:tcPr>
            <w:tcW w:w="9672" w:type="dxa"/>
          </w:tcPr>
          <w:p w14:paraId="27FEC979" w14:textId="185C3560" w:rsidR="0020070C" w:rsidRPr="00E80CB8" w:rsidDel="004A3286" w:rsidRDefault="0020070C" w:rsidP="004A3286">
            <w:pPr>
              <w:spacing w:line="240" w:lineRule="atLeast"/>
              <w:rPr>
                <w:del w:id="3386" w:author="Arun Saminathan" w:date="2022-06-10T09:30:00Z"/>
                <w:strike/>
              </w:rPr>
            </w:pPr>
            <w:del w:id="3387" w:author="Arun Saminathan" w:date="2022-06-10T09:30:00Z">
              <w:r w:rsidRPr="00E80CB8" w:rsidDel="004A3286">
                <w:rPr>
                  <w:strike/>
                </w:rPr>
                <w:delText xml:space="preserve">Runtime status </w:delText>
              </w:r>
              <w:r w:rsidR="005031AC" w:rsidRPr="00E80CB8" w:rsidDel="004A3286">
                <w:rPr>
                  <w:strike/>
                </w:rPr>
                <w:delText>PS</w:delText>
              </w:r>
            </w:del>
          </w:p>
          <w:p w14:paraId="7483E5F8" w14:textId="3A680A97" w:rsidR="0020070C" w:rsidRPr="00E80CB8" w:rsidDel="004A3286" w:rsidRDefault="0020070C" w:rsidP="004A3286">
            <w:pPr>
              <w:spacing w:line="240" w:lineRule="atLeast"/>
              <w:rPr>
                <w:del w:id="3388" w:author="Arun Saminathan" w:date="2022-06-10T09:30:00Z"/>
                <w:strike/>
              </w:rPr>
            </w:pPr>
            <w:del w:id="3389" w:author="Arun Saminathan" w:date="2022-06-10T09:30:00Z">
              <w:r w:rsidRPr="00E80CB8" w:rsidDel="004A3286">
                <w:rPr>
                  <w:strike/>
                </w:rPr>
                <w:delText>Enumerated value which details runtime state.</w:delText>
              </w:r>
            </w:del>
          </w:p>
          <w:p w14:paraId="031A5215" w14:textId="58E5D09D" w:rsidR="0020070C" w:rsidRPr="00E80CB8" w:rsidDel="004A3286" w:rsidRDefault="0020070C" w:rsidP="004A3286">
            <w:pPr>
              <w:spacing w:line="240" w:lineRule="atLeast"/>
              <w:rPr>
                <w:del w:id="3390" w:author="Arun Saminathan" w:date="2022-06-10T09:30:00Z"/>
                <w:strike/>
              </w:rPr>
            </w:pPr>
            <w:del w:id="3391" w:author="Arun Saminathan" w:date="2022-06-10T09:30:00Z">
              <w:r w:rsidRPr="00E80CB8" w:rsidDel="004A3286">
                <w:rPr>
                  <w:strike/>
                </w:rPr>
                <w:delText>Values to be added during software development.</w:delText>
              </w:r>
            </w:del>
          </w:p>
          <w:p w14:paraId="23CBB431" w14:textId="09291F10" w:rsidR="0020070C" w:rsidRPr="00E80CB8" w:rsidDel="004A3286" w:rsidRDefault="0020070C" w:rsidP="004A3286">
            <w:pPr>
              <w:spacing w:line="240" w:lineRule="atLeast"/>
              <w:rPr>
                <w:del w:id="3392" w:author="Arun Saminathan" w:date="2022-06-10T09:30:00Z"/>
                <w:strike/>
              </w:rPr>
            </w:pPr>
            <w:del w:id="3393" w:author="Arun Saminathan" w:date="2022-06-10T09:30:00Z">
              <w:r w:rsidRPr="00E80CB8" w:rsidDel="004A3286">
                <w:rPr>
                  <w:strike/>
                </w:rPr>
                <w:delText>Example:</w:delText>
              </w:r>
            </w:del>
          </w:p>
          <w:p w14:paraId="58CC76FF" w14:textId="5A56E17C" w:rsidR="0020070C" w:rsidRPr="00E80CB8" w:rsidDel="004A3286" w:rsidRDefault="0020070C" w:rsidP="004A3286">
            <w:pPr>
              <w:spacing w:line="240" w:lineRule="atLeast"/>
              <w:rPr>
                <w:del w:id="3394" w:author="Arun Saminathan" w:date="2022-06-10T09:30:00Z"/>
                <w:strike/>
              </w:rPr>
            </w:pPr>
            <w:del w:id="3395" w:author="Arun Saminathan" w:date="2022-06-10T09:30:00Z">
              <w:r w:rsidRPr="00E80CB8" w:rsidDel="004A3286">
                <w:rPr>
                  <w:strike/>
                </w:rPr>
                <w:delText>0 – Not initialized</w:delText>
              </w:r>
            </w:del>
          </w:p>
          <w:p w14:paraId="36FDF226" w14:textId="157484C6" w:rsidR="0020070C" w:rsidRPr="00E80CB8" w:rsidDel="004A3286" w:rsidRDefault="0020070C" w:rsidP="004A3286">
            <w:pPr>
              <w:spacing w:line="240" w:lineRule="atLeast"/>
              <w:rPr>
                <w:del w:id="3396" w:author="Arun Saminathan" w:date="2022-06-10T09:30:00Z"/>
                <w:strike/>
              </w:rPr>
            </w:pPr>
            <w:del w:id="3397" w:author="Arun Saminathan" w:date="2022-06-10T09:30:00Z">
              <w:r w:rsidRPr="00E80CB8" w:rsidDel="004A3286">
                <w:rPr>
                  <w:strike/>
                </w:rPr>
                <w:delText>1 – Not enabled</w:delText>
              </w:r>
            </w:del>
          </w:p>
          <w:p w14:paraId="473F69A8" w14:textId="0D201C08" w:rsidR="0020070C" w:rsidRPr="00E80CB8" w:rsidDel="004A3286" w:rsidRDefault="0020070C" w:rsidP="004A3286">
            <w:pPr>
              <w:spacing w:line="240" w:lineRule="atLeast"/>
              <w:rPr>
                <w:del w:id="3398" w:author="Arun Saminathan" w:date="2022-06-10T09:30:00Z"/>
                <w:strike/>
              </w:rPr>
            </w:pPr>
            <w:del w:id="3399" w:author="Arun Saminathan" w:date="2022-06-10T09:30:00Z">
              <w:r w:rsidRPr="00E80CB8" w:rsidDel="004A3286">
                <w:rPr>
                  <w:strike/>
                </w:rPr>
                <w:delText>2 – Normal / not faulted –feature enabled</w:delText>
              </w:r>
            </w:del>
          </w:p>
          <w:p w14:paraId="66C5214E" w14:textId="64CC7B2E" w:rsidR="0020070C" w:rsidRPr="00E80CB8" w:rsidDel="004A3286" w:rsidRDefault="0020070C" w:rsidP="004A3286">
            <w:pPr>
              <w:spacing w:line="240" w:lineRule="atLeast"/>
              <w:rPr>
                <w:del w:id="3400" w:author="Arun Saminathan" w:date="2022-06-10T09:30:00Z"/>
                <w:strike/>
              </w:rPr>
            </w:pPr>
            <w:del w:id="3401" w:author="Arun Saminathan" w:date="2022-06-10T09:30:00Z">
              <w:r w:rsidRPr="00E80CB8" w:rsidDel="004A3286">
                <w:rPr>
                  <w:strike/>
                </w:rPr>
                <w:delText>3 – Disabled / muted – Due to initialization fault</w:delText>
              </w:r>
            </w:del>
          </w:p>
          <w:p w14:paraId="339B8DEB" w14:textId="41059E93" w:rsidR="0020070C" w:rsidRPr="00E80CB8" w:rsidDel="004A3286" w:rsidRDefault="0020070C" w:rsidP="004A3286">
            <w:pPr>
              <w:spacing w:line="240" w:lineRule="atLeast"/>
              <w:rPr>
                <w:del w:id="3402" w:author="Arun Saminathan" w:date="2022-06-10T09:30:00Z"/>
                <w:strike/>
              </w:rPr>
            </w:pPr>
            <w:del w:id="3403" w:author="Arun Saminathan" w:date="2022-06-10T09:30:00Z">
              <w:r w:rsidRPr="00E80CB8" w:rsidDel="004A3286">
                <w:rPr>
                  <w:strike/>
                </w:rPr>
                <w:delText>4 – Disabled / muted – Due to speaker fault</w:delText>
              </w:r>
            </w:del>
          </w:p>
          <w:p w14:paraId="71A04F61" w14:textId="38C6CC3D" w:rsidR="0020070C" w:rsidRPr="00E80CB8" w:rsidDel="004A3286" w:rsidRDefault="0020070C" w:rsidP="004A3286">
            <w:pPr>
              <w:spacing w:line="240" w:lineRule="atLeast"/>
              <w:rPr>
                <w:del w:id="3404" w:author="Arun Saminathan" w:date="2022-06-10T09:30:00Z"/>
                <w:strike/>
              </w:rPr>
            </w:pPr>
            <w:del w:id="3405" w:author="Arun Saminathan" w:date="2022-06-10T09:30:00Z">
              <w:r w:rsidRPr="00E80CB8" w:rsidDel="004A3286">
                <w:rPr>
                  <w:strike/>
                </w:rPr>
                <w:delText>5 – Muted – Due to A2B being muted</w:delText>
              </w:r>
            </w:del>
          </w:p>
          <w:p w14:paraId="2E12225E" w14:textId="1AE89AED" w:rsidR="0020070C" w:rsidRPr="00E80CB8" w:rsidDel="004A3286" w:rsidRDefault="0020070C" w:rsidP="004A3286">
            <w:pPr>
              <w:spacing w:line="240" w:lineRule="atLeast"/>
              <w:rPr>
                <w:del w:id="3406" w:author="Arun Saminathan" w:date="2022-06-10T09:30:00Z"/>
                <w:strike/>
              </w:rPr>
            </w:pPr>
            <w:del w:id="3407" w:author="Arun Saminathan" w:date="2022-06-10T09:30:00Z">
              <w:r w:rsidRPr="00E80CB8" w:rsidDel="004A3286">
                <w:rPr>
                  <w:strike/>
                </w:rPr>
                <w:delText xml:space="preserve">6 – Muted – Due to </w:delText>
              </w:r>
              <w:r w:rsidR="0055702D" w:rsidRPr="00E80CB8" w:rsidDel="004A3286">
                <w:rPr>
                  <w:strike/>
                </w:rPr>
                <w:delText>HMI selection</w:delText>
              </w:r>
            </w:del>
          </w:p>
          <w:p w14:paraId="08BD39CF" w14:textId="66FBE04D" w:rsidR="0020070C" w:rsidRPr="00E80CB8" w:rsidDel="004A3286" w:rsidRDefault="00D41AA0" w:rsidP="004A3286">
            <w:pPr>
              <w:spacing w:line="240" w:lineRule="atLeast"/>
              <w:rPr>
                <w:del w:id="3408" w:author="Arun Saminathan" w:date="2022-06-10T09:30:00Z"/>
                <w:strike/>
              </w:rPr>
            </w:pPr>
            <w:del w:id="3409" w:author="Arun Saminathan" w:date="2022-06-10T09:30:00Z">
              <w:r w:rsidRPr="00E80CB8" w:rsidDel="004A3286">
                <w:rPr>
                  <w:strike/>
                </w:rPr>
                <w:delText>7</w:delText>
              </w:r>
              <w:r w:rsidR="0020070C" w:rsidRPr="00E80CB8" w:rsidDel="004A3286">
                <w:rPr>
                  <w:strike/>
                </w:rPr>
                <w:delText xml:space="preserve"> – </w:delText>
              </w:r>
              <w:r w:rsidRPr="00E80CB8" w:rsidDel="004A3286">
                <w:rPr>
                  <w:strike/>
                </w:rPr>
                <w:delText>Etc.</w:delText>
              </w:r>
            </w:del>
          </w:p>
          <w:p w14:paraId="5E5F5C84" w14:textId="67D8C768" w:rsidR="0020070C" w:rsidRPr="00E80CB8" w:rsidDel="004A3286" w:rsidRDefault="0020070C" w:rsidP="004A3286">
            <w:pPr>
              <w:spacing w:line="240" w:lineRule="atLeast"/>
              <w:rPr>
                <w:del w:id="3410" w:author="Arun Saminathan" w:date="2022-06-10T09:30:00Z"/>
                <w:strike/>
              </w:rPr>
            </w:pPr>
          </w:p>
          <w:p w14:paraId="62B0DE73" w14:textId="0266CE08" w:rsidR="00B54FB4" w:rsidRPr="00E80CB8" w:rsidDel="004A3286" w:rsidRDefault="00B54FB4" w:rsidP="004A3286">
            <w:pPr>
              <w:spacing w:line="240" w:lineRule="atLeast"/>
              <w:rPr>
                <w:del w:id="3411" w:author="Arun Saminathan" w:date="2022-06-10T09:30:00Z"/>
                <w:strike/>
              </w:rPr>
            </w:pPr>
          </w:p>
        </w:tc>
      </w:tr>
    </w:tbl>
    <w:p w14:paraId="20338B2E" w14:textId="77777777" w:rsidR="00B54FB4" w:rsidRPr="00E80CB8" w:rsidRDefault="00B54FB4" w:rsidP="004A3286">
      <w:pPr>
        <w:spacing w:line="240" w:lineRule="atLeast"/>
        <w:rPr>
          <w:strike/>
        </w:rPr>
      </w:pPr>
    </w:p>
    <w:p w14:paraId="4A92483A" w14:textId="0AF547EA" w:rsidR="0020070C" w:rsidRPr="00E80CB8" w:rsidDel="004A3286" w:rsidRDefault="0020070C" w:rsidP="00CC09C5">
      <w:pPr>
        <w:spacing w:line="240" w:lineRule="atLeast"/>
        <w:rPr>
          <w:del w:id="3412" w:author="Arun Saminathan" w:date="2022-06-10T09:30:00Z"/>
          <w:strike/>
        </w:rPr>
      </w:pPr>
      <w:del w:id="3413" w:author="Arun Saminathan" w:date="2022-06-10T09:30:00Z">
        <w:r w:rsidRPr="00E80CB8" w:rsidDel="004A3286">
          <w:rPr>
            <w:strike/>
          </w:rPr>
          <w:delText xml:space="preserve">Parameter </w:delText>
        </w:r>
        <w:r w:rsidR="00D724AC" w:rsidRPr="00E80CB8" w:rsidDel="004A3286">
          <w:rPr>
            <w:strike/>
          </w:rPr>
          <w:delText>6</w:delText>
        </w:r>
      </w:del>
    </w:p>
    <w:tbl>
      <w:tblPr>
        <w:tblStyle w:val="TableGrid"/>
        <w:tblW w:w="0" w:type="auto"/>
        <w:tblLook w:val="04A0" w:firstRow="1" w:lastRow="0" w:firstColumn="1" w:lastColumn="0" w:noHBand="0" w:noVBand="1"/>
      </w:tblPr>
      <w:tblGrid>
        <w:gridCol w:w="1413"/>
        <w:gridCol w:w="9377"/>
      </w:tblGrid>
      <w:tr w:rsidR="0020070C" w:rsidRPr="00E80CB8" w:rsidDel="004A3286" w14:paraId="6C3BC3C6" w14:textId="6881170F" w:rsidTr="00FD45D0">
        <w:trPr>
          <w:del w:id="3414" w:author="Arun Saminathan" w:date="2022-06-10T09:30:00Z"/>
        </w:trPr>
        <w:tc>
          <w:tcPr>
            <w:tcW w:w="1435" w:type="dxa"/>
          </w:tcPr>
          <w:p w14:paraId="68E9C411" w14:textId="3E295BD8" w:rsidR="0020070C" w:rsidRPr="00E80CB8" w:rsidDel="004A3286" w:rsidRDefault="0020070C" w:rsidP="00CC09C5">
            <w:pPr>
              <w:spacing w:line="240" w:lineRule="atLeast"/>
              <w:rPr>
                <w:del w:id="3415" w:author="Arun Saminathan" w:date="2022-06-10T09:30:00Z"/>
                <w:strike/>
              </w:rPr>
            </w:pPr>
            <w:del w:id="3416" w:author="Arun Saminathan" w:date="2022-06-10T09:30:00Z">
              <w:r w:rsidRPr="00E80CB8" w:rsidDel="004A3286">
                <w:rPr>
                  <w:strike/>
                </w:rPr>
                <w:delText>Size (bytes)</w:delText>
              </w:r>
            </w:del>
          </w:p>
        </w:tc>
        <w:tc>
          <w:tcPr>
            <w:tcW w:w="9672" w:type="dxa"/>
          </w:tcPr>
          <w:p w14:paraId="6B13A8B3" w14:textId="6D8027BB" w:rsidR="0020070C" w:rsidRPr="00E80CB8" w:rsidDel="004A3286" w:rsidRDefault="0020070C" w:rsidP="00CC09C5">
            <w:pPr>
              <w:spacing w:line="240" w:lineRule="atLeast"/>
              <w:rPr>
                <w:del w:id="3417" w:author="Arun Saminathan" w:date="2022-06-10T09:30:00Z"/>
                <w:strike/>
              </w:rPr>
            </w:pPr>
            <w:del w:id="3418" w:author="Arun Saminathan" w:date="2022-06-10T09:30:00Z">
              <w:r w:rsidRPr="00E80CB8" w:rsidDel="004A3286">
                <w:rPr>
                  <w:strike/>
                </w:rPr>
                <w:delText>Parameter Info</w:delText>
              </w:r>
            </w:del>
          </w:p>
        </w:tc>
      </w:tr>
      <w:tr w:rsidR="0020070C" w:rsidRPr="00E80CB8" w:rsidDel="004A3286" w14:paraId="4EAA33F2" w14:textId="595329FA" w:rsidTr="00FD45D0">
        <w:trPr>
          <w:del w:id="3419" w:author="Arun Saminathan" w:date="2022-06-10T09:30:00Z"/>
        </w:trPr>
        <w:tc>
          <w:tcPr>
            <w:tcW w:w="1435" w:type="dxa"/>
          </w:tcPr>
          <w:p w14:paraId="4BD280BC" w14:textId="34F2E646" w:rsidR="0020070C" w:rsidRPr="00E80CB8" w:rsidDel="004A3286" w:rsidRDefault="0020070C" w:rsidP="00CC09C5">
            <w:pPr>
              <w:spacing w:line="240" w:lineRule="atLeast"/>
              <w:rPr>
                <w:del w:id="3420" w:author="Arun Saminathan" w:date="2022-06-10T09:30:00Z"/>
                <w:strike/>
              </w:rPr>
            </w:pPr>
            <w:del w:id="3421" w:author="Arun Saminathan" w:date="2022-06-10T09:30:00Z">
              <w:r w:rsidRPr="00E80CB8" w:rsidDel="004A3286">
                <w:rPr>
                  <w:strike/>
                </w:rPr>
                <w:delText>2</w:delText>
              </w:r>
            </w:del>
          </w:p>
        </w:tc>
        <w:tc>
          <w:tcPr>
            <w:tcW w:w="9672" w:type="dxa"/>
          </w:tcPr>
          <w:p w14:paraId="65A1853C" w14:textId="61740A55" w:rsidR="0020070C" w:rsidRPr="00E80CB8" w:rsidDel="004A3286" w:rsidRDefault="0020070C" w:rsidP="00CC09C5">
            <w:pPr>
              <w:spacing w:line="240" w:lineRule="atLeast"/>
              <w:rPr>
                <w:del w:id="3422" w:author="Arun Saminathan" w:date="2022-06-10T09:30:00Z"/>
                <w:strike/>
              </w:rPr>
            </w:pPr>
            <w:del w:id="3423" w:author="Arun Saminathan" w:date="2022-06-10T09:30:00Z">
              <w:r w:rsidRPr="00E80CB8" w:rsidDel="004A3286">
                <w:rPr>
                  <w:strike/>
                </w:rPr>
                <w:delText xml:space="preserve">Runtime status </w:delText>
              </w:r>
              <w:r w:rsidR="005031AC" w:rsidRPr="00E80CB8" w:rsidDel="004A3286">
                <w:rPr>
                  <w:strike/>
                </w:rPr>
                <w:delText>AVAS</w:delText>
              </w:r>
            </w:del>
          </w:p>
          <w:p w14:paraId="00813FF1" w14:textId="68FB910F" w:rsidR="0020070C" w:rsidRPr="00E80CB8" w:rsidDel="004A3286" w:rsidRDefault="0020070C" w:rsidP="00CC09C5">
            <w:pPr>
              <w:spacing w:line="240" w:lineRule="atLeast"/>
              <w:rPr>
                <w:del w:id="3424" w:author="Arun Saminathan" w:date="2022-06-10T09:30:00Z"/>
                <w:strike/>
              </w:rPr>
            </w:pPr>
            <w:del w:id="3425" w:author="Arun Saminathan" w:date="2022-06-10T09:30:00Z">
              <w:r w:rsidRPr="00E80CB8" w:rsidDel="004A3286">
                <w:rPr>
                  <w:strike/>
                </w:rPr>
                <w:delText>Enumerated value which details runtime state.</w:delText>
              </w:r>
            </w:del>
          </w:p>
          <w:p w14:paraId="797EBEAA" w14:textId="09005B54" w:rsidR="0020070C" w:rsidRPr="00E80CB8" w:rsidDel="004A3286" w:rsidRDefault="0020070C" w:rsidP="00CC09C5">
            <w:pPr>
              <w:spacing w:line="240" w:lineRule="atLeast"/>
              <w:rPr>
                <w:del w:id="3426" w:author="Arun Saminathan" w:date="2022-06-10T09:30:00Z"/>
                <w:strike/>
              </w:rPr>
            </w:pPr>
            <w:del w:id="3427" w:author="Arun Saminathan" w:date="2022-06-10T09:30:00Z">
              <w:r w:rsidRPr="00E80CB8" w:rsidDel="004A3286">
                <w:rPr>
                  <w:strike/>
                </w:rPr>
                <w:delText>Values to be added during software development.</w:delText>
              </w:r>
            </w:del>
          </w:p>
          <w:p w14:paraId="0E656FDB" w14:textId="6C7867E9" w:rsidR="0020070C" w:rsidRPr="00E80CB8" w:rsidDel="004A3286" w:rsidRDefault="0020070C" w:rsidP="00CC09C5">
            <w:pPr>
              <w:spacing w:line="240" w:lineRule="atLeast"/>
              <w:rPr>
                <w:del w:id="3428" w:author="Arun Saminathan" w:date="2022-06-10T09:30:00Z"/>
                <w:strike/>
              </w:rPr>
            </w:pPr>
            <w:del w:id="3429" w:author="Arun Saminathan" w:date="2022-06-10T09:30:00Z">
              <w:r w:rsidRPr="00E80CB8" w:rsidDel="004A3286">
                <w:rPr>
                  <w:strike/>
                </w:rPr>
                <w:delText>Example:</w:delText>
              </w:r>
            </w:del>
          </w:p>
          <w:p w14:paraId="6480D962" w14:textId="7D8F527A" w:rsidR="0020070C" w:rsidRPr="00E80CB8" w:rsidDel="004A3286" w:rsidRDefault="0020070C" w:rsidP="00CC09C5">
            <w:pPr>
              <w:spacing w:line="240" w:lineRule="atLeast"/>
              <w:rPr>
                <w:del w:id="3430" w:author="Arun Saminathan" w:date="2022-06-10T09:30:00Z"/>
                <w:strike/>
              </w:rPr>
            </w:pPr>
            <w:del w:id="3431" w:author="Arun Saminathan" w:date="2022-06-10T09:30:00Z">
              <w:r w:rsidRPr="00E80CB8" w:rsidDel="004A3286">
                <w:rPr>
                  <w:strike/>
                </w:rPr>
                <w:delText>0 – Not initialized</w:delText>
              </w:r>
            </w:del>
          </w:p>
          <w:p w14:paraId="3E20609D" w14:textId="2A73B0B5" w:rsidR="0020070C" w:rsidRPr="00E80CB8" w:rsidDel="004A3286" w:rsidRDefault="0020070C" w:rsidP="00CC09C5">
            <w:pPr>
              <w:spacing w:line="240" w:lineRule="atLeast"/>
              <w:rPr>
                <w:del w:id="3432" w:author="Arun Saminathan" w:date="2022-06-10T09:30:00Z"/>
                <w:strike/>
              </w:rPr>
            </w:pPr>
            <w:del w:id="3433" w:author="Arun Saminathan" w:date="2022-06-10T09:30:00Z">
              <w:r w:rsidRPr="00E80CB8" w:rsidDel="004A3286">
                <w:rPr>
                  <w:strike/>
                </w:rPr>
                <w:delText>1 – Not enabled</w:delText>
              </w:r>
            </w:del>
          </w:p>
          <w:p w14:paraId="7B2742F8" w14:textId="7039F961" w:rsidR="0020070C" w:rsidRPr="00E80CB8" w:rsidDel="004A3286" w:rsidRDefault="0020070C" w:rsidP="00CC09C5">
            <w:pPr>
              <w:spacing w:line="240" w:lineRule="atLeast"/>
              <w:rPr>
                <w:del w:id="3434" w:author="Arun Saminathan" w:date="2022-06-10T09:30:00Z"/>
                <w:strike/>
              </w:rPr>
            </w:pPr>
            <w:del w:id="3435" w:author="Arun Saminathan" w:date="2022-06-10T09:30:00Z">
              <w:r w:rsidRPr="00E80CB8" w:rsidDel="004A3286">
                <w:rPr>
                  <w:strike/>
                </w:rPr>
                <w:delText>2 – Normal / not faulted –feature enabled</w:delText>
              </w:r>
            </w:del>
          </w:p>
          <w:p w14:paraId="2C411F6D" w14:textId="19BD0E00" w:rsidR="0020070C" w:rsidRPr="00E80CB8" w:rsidDel="004A3286" w:rsidRDefault="0020070C" w:rsidP="00CC09C5">
            <w:pPr>
              <w:spacing w:line="240" w:lineRule="atLeast"/>
              <w:rPr>
                <w:del w:id="3436" w:author="Arun Saminathan" w:date="2022-06-10T09:30:00Z"/>
                <w:strike/>
              </w:rPr>
            </w:pPr>
            <w:del w:id="3437" w:author="Arun Saminathan" w:date="2022-06-10T09:30:00Z">
              <w:r w:rsidRPr="00E80CB8" w:rsidDel="004A3286">
                <w:rPr>
                  <w:strike/>
                </w:rPr>
                <w:delText>3 – Disabled / muted – Due to initialization fault</w:delText>
              </w:r>
            </w:del>
          </w:p>
          <w:p w14:paraId="595F71D6" w14:textId="1094CB23" w:rsidR="0020070C" w:rsidRPr="00E80CB8" w:rsidDel="004A3286" w:rsidRDefault="0020070C" w:rsidP="00CC09C5">
            <w:pPr>
              <w:spacing w:line="240" w:lineRule="atLeast"/>
              <w:rPr>
                <w:del w:id="3438" w:author="Arun Saminathan" w:date="2022-06-10T09:30:00Z"/>
                <w:strike/>
              </w:rPr>
            </w:pPr>
            <w:del w:id="3439" w:author="Arun Saminathan" w:date="2022-06-10T09:30:00Z">
              <w:r w:rsidRPr="00E80CB8" w:rsidDel="004A3286">
                <w:rPr>
                  <w:strike/>
                </w:rPr>
                <w:delText>4 – Disabled / muted – Due to speaker fault</w:delText>
              </w:r>
            </w:del>
          </w:p>
          <w:p w14:paraId="3D9F0565" w14:textId="6DB61C4A" w:rsidR="0020070C" w:rsidRPr="00E80CB8" w:rsidDel="004A3286" w:rsidRDefault="0020070C" w:rsidP="00CC09C5">
            <w:pPr>
              <w:spacing w:line="240" w:lineRule="atLeast"/>
              <w:rPr>
                <w:del w:id="3440" w:author="Arun Saminathan" w:date="2022-06-10T09:30:00Z"/>
                <w:strike/>
              </w:rPr>
            </w:pPr>
            <w:del w:id="3441" w:author="Arun Saminathan" w:date="2022-06-10T09:30:00Z">
              <w:r w:rsidRPr="00E80CB8" w:rsidDel="004A3286">
                <w:rPr>
                  <w:strike/>
                </w:rPr>
                <w:delText>5 – Muted – Due to A2B being muted</w:delText>
              </w:r>
            </w:del>
          </w:p>
          <w:p w14:paraId="1E5F762B" w14:textId="579AD32C" w:rsidR="0020070C" w:rsidRPr="00E80CB8" w:rsidDel="004A3286" w:rsidRDefault="0020070C" w:rsidP="00CC09C5">
            <w:pPr>
              <w:spacing w:line="240" w:lineRule="atLeast"/>
              <w:rPr>
                <w:del w:id="3442" w:author="Arun Saminathan" w:date="2022-06-10T09:30:00Z"/>
                <w:strike/>
              </w:rPr>
            </w:pPr>
            <w:del w:id="3443" w:author="Arun Saminathan" w:date="2022-06-10T09:30:00Z">
              <w:r w:rsidRPr="00E80CB8" w:rsidDel="004A3286">
                <w:rPr>
                  <w:strike/>
                </w:rPr>
                <w:delText xml:space="preserve">6 – </w:delText>
              </w:r>
              <w:r w:rsidR="00BB2871" w:rsidRPr="00E80CB8" w:rsidDel="004A3286">
                <w:rPr>
                  <w:strike/>
                </w:rPr>
                <w:delText>Etc.</w:delText>
              </w:r>
            </w:del>
          </w:p>
          <w:p w14:paraId="4F45112F" w14:textId="69A41885" w:rsidR="0020070C" w:rsidRPr="00E80CB8" w:rsidDel="004A3286" w:rsidRDefault="0020070C" w:rsidP="00CC09C5">
            <w:pPr>
              <w:spacing w:line="240" w:lineRule="atLeast"/>
              <w:rPr>
                <w:del w:id="3444" w:author="Arun Saminathan" w:date="2022-06-10T09:30:00Z"/>
                <w:strike/>
              </w:rPr>
            </w:pPr>
          </w:p>
          <w:p w14:paraId="27B10F71" w14:textId="574DA8D7" w:rsidR="0020070C" w:rsidRPr="00E80CB8" w:rsidDel="004A3286" w:rsidRDefault="0020070C" w:rsidP="00CC09C5">
            <w:pPr>
              <w:spacing w:line="240" w:lineRule="atLeast"/>
              <w:rPr>
                <w:del w:id="3445" w:author="Arun Saminathan" w:date="2022-06-10T09:30:00Z"/>
                <w:strike/>
              </w:rPr>
            </w:pPr>
          </w:p>
        </w:tc>
      </w:tr>
    </w:tbl>
    <w:p w14:paraId="7297B935" w14:textId="667E4EE8" w:rsidR="0020070C" w:rsidRPr="00E80CB8" w:rsidDel="004A3286" w:rsidRDefault="0020070C" w:rsidP="00CC09C5">
      <w:pPr>
        <w:spacing w:line="240" w:lineRule="atLeast"/>
        <w:rPr>
          <w:del w:id="3446" w:author="Arun Saminathan" w:date="2022-06-10T09:30:00Z"/>
          <w:strike/>
        </w:rPr>
      </w:pPr>
    </w:p>
    <w:p w14:paraId="069A7EB4" w14:textId="459CAD8A" w:rsidR="008B2C5F" w:rsidRPr="00E80CB8" w:rsidDel="004A3286" w:rsidRDefault="008B2C5F" w:rsidP="00CC09C5">
      <w:pPr>
        <w:spacing w:line="240" w:lineRule="atLeast"/>
        <w:rPr>
          <w:del w:id="3447" w:author="Arun Saminathan" w:date="2022-06-10T09:30:00Z"/>
          <w:strike/>
        </w:rPr>
      </w:pPr>
      <w:del w:id="3448" w:author="Arun Saminathan" w:date="2022-06-10T09:30:00Z">
        <w:r w:rsidRPr="00E80CB8" w:rsidDel="004A3286">
          <w:rPr>
            <w:strike/>
          </w:rPr>
          <w:delText>Parameter 7</w:delText>
        </w:r>
      </w:del>
    </w:p>
    <w:tbl>
      <w:tblPr>
        <w:tblStyle w:val="TableGrid"/>
        <w:tblW w:w="0" w:type="auto"/>
        <w:tblLook w:val="04A0" w:firstRow="1" w:lastRow="0" w:firstColumn="1" w:lastColumn="0" w:noHBand="0" w:noVBand="1"/>
      </w:tblPr>
      <w:tblGrid>
        <w:gridCol w:w="1412"/>
        <w:gridCol w:w="9378"/>
      </w:tblGrid>
      <w:tr w:rsidR="008B2C5F" w:rsidRPr="00E80CB8" w:rsidDel="004A3286" w14:paraId="3C8AE206" w14:textId="7EF897CA" w:rsidTr="00E6382F">
        <w:trPr>
          <w:del w:id="3449" w:author="Arun Saminathan" w:date="2022-06-10T09:30:00Z"/>
        </w:trPr>
        <w:tc>
          <w:tcPr>
            <w:tcW w:w="1435" w:type="dxa"/>
          </w:tcPr>
          <w:p w14:paraId="6FFB70EA" w14:textId="54780109" w:rsidR="008B2C5F" w:rsidRPr="00E80CB8" w:rsidDel="004A3286" w:rsidRDefault="008B2C5F" w:rsidP="00CC09C5">
            <w:pPr>
              <w:spacing w:line="240" w:lineRule="atLeast"/>
              <w:rPr>
                <w:del w:id="3450" w:author="Arun Saminathan" w:date="2022-06-10T09:30:00Z"/>
                <w:strike/>
              </w:rPr>
            </w:pPr>
            <w:del w:id="3451" w:author="Arun Saminathan" w:date="2022-06-10T09:30:00Z">
              <w:r w:rsidRPr="00E80CB8" w:rsidDel="004A3286">
                <w:rPr>
                  <w:strike/>
                </w:rPr>
                <w:delText>Size (bytes)</w:delText>
              </w:r>
            </w:del>
          </w:p>
        </w:tc>
        <w:tc>
          <w:tcPr>
            <w:tcW w:w="9672" w:type="dxa"/>
          </w:tcPr>
          <w:p w14:paraId="1C27C3AF" w14:textId="388FC801" w:rsidR="008B2C5F" w:rsidRPr="00E80CB8" w:rsidDel="004A3286" w:rsidRDefault="008B2C5F" w:rsidP="00CC09C5">
            <w:pPr>
              <w:spacing w:line="240" w:lineRule="atLeast"/>
              <w:rPr>
                <w:del w:id="3452" w:author="Arun Saminathan" w:date="2022-06-10T09:30:00Z"/>
                <w:strike/>
              </w:rPr>
            </w:pPr>
            <w:del w:id="3453" w:author="Arun Saminathan" w:date="2022-06-10T09:30:00Z">
              <w:r w:rsidRPr="00E80CB8" w:rsidDel="004A3286">
                <w:rPr>
                  <w:strike/>
                </w:rPr>
                <w:delText>Parameter Info</w:delText>
              </w:r>
            </w:del>
          </w:p>
        </w:tc>
      </w:tr>
      <w:tr w:rsidR="008B2C5F" w:rsidRPr="00E80CB8" w:rsidDel="004A3286" w14:paraId="7F6B8B9D" w14:textId="70C4DE1B" w:rsidTr="00E6382F">
        <w:trPr>
          <w:del w:id="3454" w:author="Arun Saminathan" w:date="2022-06-10T09:30:00Z"/>
        </w:trPr>
        <w:tc>
          <w:tcPr>
            <w:tcW w:w="1435" w:type="dxa"/>
          </w:tcPr>
          <w:p w14:paraId="370DC4AA" w14:textId="47CE6BB9" w:rsidR="008B2C5F" w:rsidRPr="00E80CB8" w:rsidDel="004A3286" w:rsidRDefault="008B2C5F" w:rsidP="00CC09C5">
            <w:pPr>
              <w:spacing w:line="240" w:lineRule="atLeast"/>
              <w:rPr>
                <w:del w:id="3455" w:author="Arun Saminathan" w:date="2022-06-10T09:30:00Z"/>
                <w:strike/>
              </w:rPr>
            </w:pPr>
            <w:del w:id="3456" w:author="Arun Saminathan" w:date="2022-06-10T09:30:00Z">
              <w:r w:rsidRPr="00E80CB8" w:rsidDel="004A3286">
                <w:rPr>
                  <w:strike/>
                </w:rPr>
                <w:delText>2</w:delText>
              </w:r>
            </w:del>
          </w:p>
        </w:tc>
        <w:tc>
          <w:tcPr>
            <w:tcW w:w="9672" w:type="dxa"/>
          </w:tcPr>
          <w:p w14:paraId="263E8859" w14:textId="003B5A6C" w:rsidR="008B2C5F" w:rsidRPr="00E80CB8" w:rsidDel="004A3286" w:rsidRDefault="008B2C5F" w:rsidP="00CC09C5">
            <w:pPr>
              <w:spacing w:line="240" w:lineRule="atLeast"/>
              <w:rPr>
                <w:del w:id="3457" w:author="Arun Saminathan" w:date="2022-06-10T09:30:00Z"/>
                <w:strike/>
              </w:rPr>
            </w:pPr>
            <w:del w:id="3458" w:author="Arun Saminathan" w:date="2022-06-10T09:30:00Z">
              <w:r w:rsidRPr="00E80CB8" w:rsidDel="004A3286">
                <w:rPr>
                  <w:strike/>
                </w:rPr>
                <w:delText>ASD Library</w:delText>
              </w:r>
              <w:r w:rsidR="0042332F" w:rsidRPr="00E80CB8" w:rsidDel="004A3286">
                <w:rPr>
                  <w:strike/>
                </w:rPr>
                <w:delText xml:space="preserve"> s</w:delText>
              </w:r>
              <w:r w:rsidRPr="00E80CB8" w:rsidDel="004A3286">
                <w:rPr>
                  <w:strike/>
                </w:rPr>
                <w:delText>tatus</w:delText>
              </w:r>
              <w:r w:rsidR="0042332F" w:rsidRPr="00E80CB8" w:rsidDel="004A3286">
                <w:rPr>
                  <w:strike/>
                </w:rPr>
                <w:delText xml:space="preserve"> from last set parameter or configuration data call.</w:delText>
              </w:r>
            </w:del>
          </w:p>
          <w:p w14:paraId="480188F6" w14:textId="2403A893" w:rsidR="008B2C5F" w:rsidRPr="00E80CB8" w:rsidDel="004A3286" w:rsidRDefault="008B2C5F" w:rsidP="00CC09C5">
            <w:pPr>
              <w:spacing w:line="240" w:lineRule="atLeast"/>
              <w:rPr>
                <w:del w:id="3459" w:author="Arun Saminathan" w:date="2022-06-10T09:30:00Z"/>
                <w:strike/>
              </w:rPr>
            </w:pPr>
            <w:del w:id="3460" w:author="Arun Saminathan" w:date="2022-06-10T09:30:00Z">
              <w:r w:rsidRPr="00E80CB8" w:rsidDel="004A3286">
                <w:rPr>
                  <w:strike/>
                </w:rPr>
                <w:delText xml:space="preserve">Enumerated return value from </w:delText>
              </w:r>
              <w:r w:rsidR="009F7788" w:rsidRPr="00E80CB8" w:rsidDel="004A3286">
                <w:rPr>
                  <w:strike/>
                </w:rPr>
                <w:delText>qwaAsdSetData</w:delText>
              </w:r>
              <w:r w:rsidRPr="00E80CB8" w:rsidDel="004A3286">
                <w:rPr>
                  <w:strike/>
                </w:rPr>
                <w:delText>()</w:delText>
              </w:r>
            </w:del>
          </w:p>
          <w:p w14:paraId="7DF01BE8" w14:textId="3B66C5F3" w:rsidR="008B2C5F" w:rsidRPr="00E80CB8" w:rsidDel="004A3286" w:rsidRDefault="008B2C5F" w:rsidP="00CC09C5">
            <w:pPr>
              <w:spacing w:line="240" w:lineRule="atLeast"/>
              <w:rPr>
                <w:del w:id="3461" w:author="Arun Saminathan" w:date="2022-06-10T09:30:00Z"/>
                <w:strike/>
              </w:rPr>
            </w:pPr>
          </w:p>
        </w:tc>
      </w:tr>
    </w:tbl>
    <w:p w14:paraId="7123E9A1" w14:textId="4B89A20D" w:rsidR="008B2C5F" w:rsidRPr="00E80CB8" w:rsidDel="004A3286" w:rsidRDefault="008B2C5F" w:rsidP="00CC09C5">
      <w:pPr>
        <w:spacing w:line="240" w:lineRule="atLeast"/>
        <w:rPr>
          <w:del w:id="3462" w:author="Arun Saminathan" w:date="2022-06-10T09:30:00Z"/>
          <w:strike/>
        </w:rPr>
      </w:pPr>
    </w:p>
    <w:p w14:paraId="05571D0F" w14:textId="6C0A2D42" w:rsidR="00BF1B6E" w:rsidRPr="00E80CB8" w:rsidDel="004A3286" w:rsidRDefault="00BF1B6E" w:rsidP="00CC09C5">
      <w:pPr>
        <w:spacing w:line="240" w:lineRule="atLeast"/>
        <w:rPr>
          <w:del w:id="3463" w:author="Arun Saminathan" w:date="2022-06-10T09:30:00Z"/>
          <w:strike/>
        </w:rPr>
      </w:pPr>
      <w:del w:id="3464" w:author="Arun Saminathan" w:date="2022-06-10T09:30:00Z">
        <w:r w:rsidRPr="00E80CB8" w:rsidDel="004A3286">
          <w:rPr>
            <w:strike/>
          </w:rPr>
          <w:delText>Parameter 8</w:delText>
        </w:r>
      </w:del>
    </w:p>
    <w:tbl>
      <w:tblPr>
        <w:tblStyle w:val="TableGrid"/>
        <w:tblW w:w="0" w:type="auto"/>
        <w:tblLook w:val="04A0" w:firstRow="1" w:lastRow="0" w:firstColumn="1" w:lastColumn="0" w:noHBand="0" w:noVBand="1"/>
      </w:tblPr>
      <w:tblGrid>
        <w:gridCol w:w="1412"/>
        <w:gridCol w:w="9378"/>
      </w:tblGrid>
      <w:tr w:rsidR="00BF1B6E" w:rsidRPr="00E80CB8" w:rsidDel="004A3286" w14:paraId="39E23E39" w14:textId="19575349" w:rsidTr="00E6382F">
        <w:trPr>
          <w:del w:id="3465" w:author="Arun Saminathan" w:date="2022-06-10T09:30:00Z"/>
        </w:trPr>
        <w:tc>
          <w:tcPr>
            <w:tcW w:w="1435" w:type="dxa"/>
          </w:tcPr>
          <w:p w14:paraId="7A026957" w14:textId="3F0906C6" w:rsidR="00BF1B6E" w:rsidRPr="00E80CB8" w:rsidDel="004A3286" w:rsidRDefault="00BF1B6E" w:rsidP="00CC09C5">
            <w:pPr>
              <w:spacing w:line="240" w:lineRule="atLeast"/>
              <w:rPr>
                <w:del w:id="3466" w:author="Arun Saminathan" w:date="2022-06-10T09:30:00Z"/>
                <w:strike/>
              </w:rPr>
            </w:pPr>
            <w:del w:id="3467" w:author="Arun Saminathan" w:date="2022-06-10T09:30:00Z">
              <w:r w:rsidRPr="00E80CB8" w:rsidDel="004A3286">
                <w:rPr>
                  <w:strike/>
                </w:rPr>
                <w:delText>Size (bytes)</w:delText>
              </w:r>
            </w:del>
          </w:p>
        </w:tc>
        <w:tc>
          <w:tcPr>
            <w:tcW w:w="9672" w:type="dxa"/>
          </w:tcPr>
          <w:p w14:paraId="499024D8" w14:textId="69DE89BF" w:rsidR="00BF1B6E" w:rsidRPr="00E80CB8" w:rsidDel="004A3286" w:rsidRDefault="00BF1B6E" w:rsidP="00CC09C5">
            <w:pPr>
              <w:spacing w:line="240" w:lineRule="atLeast"/>
              <w:rPr>
                <w:del w:id="3468" w:author="Arun Saminathan" w:date="2022-06-10T09:30:00Z"/>
                <w:strike/>
              </w:rPr>
            </w:pPr>
            <w:del w:id="3469" w:author="Arun Saminathan" w:date="2022-06-10T09:30:00Z">
              <w:r w:rsidRPr="00E80CB8" w:rsidDel="004A3286">
                <w:rPr>
                  <w:strike/>
                </w:rPr>
                <w:delText>Parameter Info</w:delText>
              </w:r>
            </w:del>
          </w:p>
        </w:tc>
      </w:tr>
      <w:tr w:rsidR="00BF1B6E" w:rsidRPr="00E80CB8" w:rsidDel="004A3286" w14:paraId="657F7BCE" w14:textId="5E0CF307" w:rsidTr="00E6382F">
        <w:trPr>
          <w:del w:id="3470" w:author="Arun Saminathan" w:date="2022-06-10T09:30:00Z"/>
        </w:trPr>
        <w:tc>
          <w:tcPr>
            <w:tcW w:w="1435" w:type="dxa"/>
          </w:tcPr>
          <w:p w14:paraId="3779DCAF" w14:textId="3ED575B1" w:rsidR="00BF1B6E" w:rsidRPr="00E80CB8" w:rsidDel="004A3286" w:rsidRDefault="00BF1B6E" w:rsidP="00CC09C5">
            <w:pPr>
              <w:spacing w:line="240" w:lineRule="atLeast"/>
              <w:rPr>
                <w:del w:id="3471" w:author="Arun Saminathan" w:date="2022-06-10T09:30:00Z"/>
                <w:strike/>
              </w:rPr>
            </w:pPr>
            <w:del w:id="3472" w:author="Arun Saminathan" w:date="2022-06-10T09:30:00Z">
              <w:r w:rsidRPr="00E80CB8" w:rsidDel="004A3286">
                <w:rPr>
                  <w:strike/>
                </w:rPr>
                <w:delText>2</w:delText>
              </w:r>
            </w:del>
          </w:p>
        </w:tc>
        <w:tc>
          <w:tcPr>
            <w:tcW w:w="9672" w:type="dxa"/>
          </w:tcPr>
          <w:p w14:paraId="59140675" w14:textId="2DD02750" w:rsidR="00BF1B6E" w:rsidRPr="00E80CB8" w:rsidDel="004A3286" w:rsidRDefault="00BF1B6E" w:rsidP="00CC09C5">
            <w:pPr>
              <w:spacing w:line="240" w:lineRule="atLeast"/>
              <w:rPr>
                <w:del w:id="3473" w:author="Arun Saminathan" w:date="2022-06-10T09:30:00Z"/>
                <w:strike/>
              </w:rPr>
            </w:pPr>
            <w:del w:id="3474" w:author="Arun Saminathan" w:date="2022-06-10T09:30:00Z">
              <w:r w:rsidRPr="00E80CB8" w:rsidDel="004A3286">
                <w:rPr>
                  <w:strike/>
                </w:rPr>
                <w:delText xml:space="preserve">ASD Library status from last </w:delText>
              </w:r>
              <w:r w:rsidR="002277F9" w:rsidRPr="00E80CB8" w:rsidDel="004A3286">
                <w:rPr>
                  <w:strike/>
                </w:rPr>
                <w:delText>retrieve</w:delText>
              </w:r>
              <w:r w:rsidRPr="00E80CB8" w:rsidDel="004A3286">
                <w:rPr>
                  <w:strike/>
                </w:rPr>
                <w:delText xml:space="preserve"> parameter or configuration data call.</w:delText>
              </w:r>
            </w:del>
          </w:p>
          <w:p w14:paraId="70488B05" w14:textId="0149915B" w:rsidR="00BF1B6E" w:rsidRPr="00E80CB8" w:rsidDel="004A3286" w:rsidRDefault="00BF1B6E" w:rsidP="00CC09C5">
            <w:pPr>
              <w:spacing w:line="240" w:lineRule="atLeast"/>
              <w:rPr>
                <w:del w:id="3475" w:author="Arun Saminathan" w:date="2022-06-10T09:30:00Z"/>
                <w:strike/>
              </w:rPr>
            </w:pPr>
            <w:del w:id="3476" w:author="Arun Saminathan" w:date="2022-06-10T09:30:00Z">
              <w:r w:rsidRPr="00E80CB8" w:rsidDel="004A3286">
                <w:rPr>
                  <w:strike/>
                </w:rPr>
                <w:delText>Enumerated return value from qwaAsd</w:delText>
              </w:r>
              <w:r w:rsidR="002277F9" w:rsidRPr="00E80CB8" w:rsidDel="004A3286">
                <w:rPr>
                  <w:strike/>
                </w:rPr>
                <w:delText>G</w:delText>
              </w:r>
              <w:r w:rsidRPr="00E80CB8" w:rsidDel="004A3286">
                <w:rPr>
                  <w:strike/>
                </w:rPr>
                <w:delText>etData()</w:delText>
              </w:r>
            </w:del>
          </w:p>
          <w:p w14:paraId="2A0A3AD3" w14:textId="7E5A0208" w:rsidR="00BF1B6E" w:rsidRPr="00E80CB8" w:rsidDel="004A3286" w:rsidRDefault="00BF1B6E" w:rsidP="00CC09C5">
            <w:pPr>
              <w:spacing w:line="240" w:lineRule="atLeast"/>
              <w:rPr>
                <w:del w:id="3477" w:author="Arun Saminathan" w:date="2022-06-10T09:30:00Z"/>
                <w:strike/>
              </w:rPr>
            </w:pPr>
          </w:p>
        </w:tc>
      </w:tr>
    </w:tbl>
    <w:p w14:paraId="091E6072" w14:textId="31D43E2B" w:rsidR="006B11ED" w:rsidRPr="00E80CB8" w:rsidDel="004A3286" w:rsidRDefault="006B11ED" w:rsidP="00CC09C5">
      <w:pPr>
        <w:spacing w:line="240" w:lineRule="atLeast"/>
        <w:rPr>
          <w:del w:id="3478" w:author="Arun Saminathan" w:date="2022-06-10T09:30:00Z"/>
          <w:strike/>
        </w:rPr>
      </w:pPr>
    </w:p>
    <w:p w14:paraId="6D66AD15" w14:textId="5EA83053" w:rsidR="006B11ED" w:rsidRPr="00E80CB8" w:rsidDel="004A3286" w:rsidRDefault="006B11ED" w:rsidP="00CC09C5">
      <w:pPr>
        <w:spacing w:line="240" w:lineRule="atLeast"/>
        <w:rPr>
          <w:del w:id="3479" w:author="Arun Saminathan" w:date="2022-06-10T09:30:00Z"/>
          <w:strike/>
        </w:rPr>
      </w:pPr>
      <w:del w:id="3480" w:author="Arun Saminathan" w:date="2022-06-10T09:30:00Z">
        <w:r w:rsidRPr="00E80CB8" w:rsidDel="004A3286">
          <w:rPr>
            <w:strike/>
          </w:rPr>
          <w:delText>Parameter 9</w:delText>
        </w:r>
      </w:del>
    </w:p>
    <w:tbl>
      <w:tblPr>
        <w:tblStyle w:val="TableGrid"/>
        <w:tblW w:w="0" w:type="auto"/>
        <w:tblLook w:val="04A0" w:firstRow="1" w:lastRow="0" w:firstColumn="1" w:lastColumn="0" w:noHBand="0" w:noVBand="1"/>
      </w:tblPr>
      <w:tblGrid>
        <w:gridCol w:w="1402"/>
        <w:gridCol w:w="9388"/>
      </w:tblGrid>
      <w:tr w:rsidR="006B11ED" w:rsidRPr="00E80CB8" w:rsidDel="004A3286" w14:paraId="49C3F326" w14:textId="6956DD1C" w:rsidTr="00E6382F">
        <w:trPr>
          <w:del w:id="3481" w:author="Arun Saminathan" w:date="2022-06-10T09:30:00Z"/>
        </w:trPr>
        <w:tc>
          <w:tcPr>
            <w:tcW w:w="1435" w:type="dxa"/>
          </w:tcPr>
          <w:p w14:paraId="170AFD43" w14:textId="06CC3C5D" w:rsidR="006B11ED" w:rsidRPr="00E80CB8" w:rsidDel="004A3286" w:rsidRDefault="006B11ED" w:rsidP="00CC09C5">
            <w:pPr>
              <w:spacing w:line="240" w:lineRule="atLeast"/>
              <w:rPr>
                <w:del w:id="3482" w:author="Arun Saminathan" w:date="2022-06-10T09:30:00Z"/>
                <w:strike/>
              </w:rPr>
            </w:pPr>
            <w:del w:id="3483" w:author="Arun Saminathan" w:date="2022-06-10T09:30:00Z">
              <w:r w:rsidRPr="00E80CB8" w:rsidDel="004A3286">
                <w:rPr>
                  <w:strike/>
                </w:rPr>
                <w:delText>Size (bytes)</w:delText>
              </w:r>
            </w:del>
          </w:p>
        </w:tc>
        <w:tc>
          <w:tcPr>
            <w:tcW w:w="9672" w:type="dxa"/>
          </w:tcPr>
          <w:p w14:paraId="1BA2A5EB" w14:textId="4C801949" w:rsidR="006B11ED" w:rsidRPr="00E80CB8" w:rsidDel="004A3286" w:rsidRDefault="006B11ED" w:rsidP="00CC09C5">
            <w:pPr>
              <w:spacing w:line="240" w:lineRule="atLeast"/>
              <w:rPr>
                <w:del w:id="3484" w:author="Arun Saminathan" w:date="2022-06-10T09:30:00Z"/>
                <w:strike/>
              </w:rPr>
            </w:pPr>
            <w:del w:id="3485" w:author="Arun Saminathan" w:date="2022-06-10T09:30:00Z">
              <w:r w:rsidRPr="00E80CB8" w:rsidDel="004A3286">
                <w:rPr>
                  <w:strike/>
                </w:rPr>
                <w:delText>Parameter Info</w:delText>
              </w:r>
            </w:del>
          </w:p>
        </w:tc>
      </w:tr>
      <w:tr w:rsidR="006B11ED" w:rsidRPr="00E80CB8" w:rsidDel="004A3286" w14:paraId="77DB20CD" w14:textId="4A1E7B4E" w:rsidTr="004A3286">
        <w:trPr>
          <w:trHeight w:val="60"/>
          <w:del w:id="3486" w:author="Arun Saminathan" w:date="2022-06-10T09:30:00Z"/>
        </w:trPr>
        <w:tc>
          <w:tcPr>
            <w:tcW w:w="1435" w:type="dxa"/>
          </w:tcPr>
          <w:p w14:paraId="7D53DD48" w14:textId="33546F64" w:rsidR="006B11ED" w:rsidRPr="00E80CB8" w:rsidDel="004A3286" w:rsidRDefault="006B11ED" w:rsidP="00CC09C5">
            <w:pPr>
              <w:spacing w:line="240" w:lineRule="atLeast"/>
              <w:rPr>
                <w:del w:id="3487" w:author="Arun Saminathan" w:date="2022-06-10T09:30:00Z"/>
                <w:strike/>
              </w:rPr>
            </w:pPr>
            <w:del w:id="3488" w:author="Arun Saminathan" w:date="2022-06-10T09:30:00Z">
              <w:r w:rsidRPr="00E80CB8" w:rsidDel="004A3286">
                <w:rPr>
                  <w:strike/>
                </w:rPr>
                <w:delText>2</w:delText>
              </w:r>
            </w:del>
          </w:p>
        </w:tc>
        <w:tc>
          <w:tcPr>
            <w:tcW w:w="9672" w:type="dxa"/>
          </w:tcPr>
          <w:p w14:paraId="2C527DE6" w14:textId="185FCE28" w:rsidR="006B11ED" w:rsidRPr="00E80CB8" w:rsidDel="004A3286" w:rsidRDefault="006B11ED" w:rsidP="00CC09C5">
            <w:pPr>
              <w:spacing w:line="240" w:lineRule="atLeast"/>
              <w:rPr>
                <w:del w:id="3489" w:author="Arun Saminathan" w:date="2022-06-10T09:30:00Z"/>
                <w:strike/>
              </w:rPr>
            </w:pPr>
            <w:del w:id="3490" w:author="Arun Saminathan" w:date="2022-06-10T09:30:00Z">
              <w:r w:rsidRPr="00E80CB8" w:rsidDel="004A3286">
                <w:rPr>
                  <w:strike/>
                </w:rPr>
                <w:delText xml:space="preserve">ASD Library </w:delText>
              </w:r>
              <w:r w:rsidR="00C33347" w:rsidRPr="00E80CB8" w:rsidDel="004A3286">
                <w:rPr>
                  <w:strike/>
                </w:rPr>
                <w:delText>exception status for EOR.  Corresponds to</w:delText>
              </w:r>
              <w:r w:rsidR="003827FC" w:rsidRPr="00E80CB8" w:rsidDel="004A3286">
                <w:rPr>
                  <w:strike/>
                </w:rPr>
                <w:delText xml:space="preserve"> status</w:delText>
              </w:r>
              <w:r w:rsidRPr="00E80CB8" w:rsidDel="004A3286">
                <w:rPr>
                  <w:strike/>
                </w:rPr>
                <w:delText xml:space="preserve"> </w:delText>
              </w:r>
              <w:r w:rsidR="002B7379" w:rsidRPr="00E80CB8" w:rsidDel="004A3286">
                <w:rPr>
                  <w:strike/>
                </w:rPr>
                <w:delText>qwaAsdEorExceptionStatus</w:delText>
              </w:r>
              <w:r w:rsidR="003827FC" w:rsidRPr="00E80CB8" w:rsidDel="004A3286">
                <w:rPr>
                  <w:strike/>
                </w:rPr>
                <w:delText>, returning the following values:</w:delText>
              </w:r>
            </w:del>
          </w:p>
          <w:p w14:paraId="0F42A3BD" w14:textId="3901E904" w:rsidR="0032281C" w:rsidRPr="00E80CB8" w:rsidDel="004A3286" w:rsidRDefault="0032281C" w:rsidP="00CC09C5">
            <w:pPr>
              <w:spacing w:line="240" w:lineRule="atLeast"/>
              <w:rPr>
                <w:del w:id="3491" w:author="Arun Saminathan" w:date="2022-06-10T09:30:00Z"/>
                <w:strike/>
              </w:rPr>
            </w:pPr>
            <w:del w:id="3492" w:author="Arun Saminathan" w:date="2022-06-10T09:30:00Z">
              <w:r w:rsidRPr="00E80CB8" w:rsidDel="004A3286">
                <w:rPr>
                  <w:strike/>
                </w:rPr>
                <w:delText xml:space="preserve">0 </w:delText>
              </w:r>
              <w:r w:rsidR="009E6B3D" w:rsidRPr="00E80CB8" w:rsidDel="004A3286">
                <w:rPr>
                  <w:strike/>
                </w:rPr>
                <w:delText>–</w:delText>
              </w:r>
              <w:r w:rsidRPr="00E80CB8" w:rsidDel="004A3286">
                <w:rPr>
                  <w:strike/>
                </w:rPr>
                <w:delText xml:space="preserve"> </w:delText>
              </w:r>
              <w:r w:rsidR="009E6B3D" w:rsidRPr="00E80CB8" w:rsidDel="004A3286">
                <w:rPr>
                  <w:strike/>
                </w:rPr>
                <w:delText>Invalid – ANC (EOR) disabled or uninitialized.</w:delText>
              </w:r>
            </w:del>
          </w:p>
          <w:p w14:paraId="5B5F7A98" w14:textId="25088290" w:rsidR="0032281C" w:rsidRPr="00E80CB8" w:rsidDel="004A3286" w:rsidRDefault="0032281C" w:rsidP="00CC09C5">
            <w:pPr>
              <w:spacing w:line="240" w:lineRule="atLeast"/>
              <w:rPr>
                <w:del w:id="3493" w:author="Arun Saminathan" w:date="2022-06-10T09:30:00Z"/>
                <w:strike/>
              </w:rPr>
            </w:pPr>
            <w:del w:id="3494" w:author="Arun Saminathan" w:date="2022-06-10T09:30:00Z">
              <w:r w:rsidRPr="00E80CB8" w:rsidDel="004A3286">
                <w:rPr>
                  <w:strike/>
                </w:rPr>
                <w:delText xml:space="preserve">1 </w:delText>
              </w:r>
              <w:r w:rsidR="009E6B3D" w:rsidRPr="00E80CB8" w:rsidDel="004A3286">
                <w:rPr>
                  <w:strike/>
                </w:rPr>
                <w:delText>–</w:delText>
              </w:r>
              <w:r w:rsidRPr="00E80CB8" w:rsidDel="004A3286">
                <w:rPr>
                  <w:strike/>
                </w:rPr>
                <w:delText xml:space="preserve"> QWA_ASD_EXCEPT_DISABLED - Exception detection mechanism is disabled.</w:delText>
              </w:r>
            </w:del>
          </w:p>
          <w:p w14:paraId="78EEEEEF" w14:textId="381D0756" w:rsidR="0032281C" w:rsidRPr="00E80CB8" w:rsidDel="004A3286" w:rsidRDefault="009E6B3D" w:rsidP="00CC09C5">
            <w:pPr>
              <w:spacing w:line="240" w:lineRule="atLeast"/>
              <w:rPr>
                <w:del w:id="3495" w:author="Arun Saminathan" w:date="2022-06-10T09:30:00Z"/>
                <w:strike/>
              </w:rPr>
            </w:pPr>
            <w:del w:id="3496" w:author="Arun Saminathan" w:date="2022-06-10T09:30:00Z">
              <w:r w:rsidRPr="00E80CB8" w:rsidDel="004A3286">
                <w:rPr>
                  <w:strike/>
                </w:rPr>
                <w:delText xml:space="preserve">2 – </w:delText>
              </w:r>
              <w:r w:rsidR="0032281C" w:rsidRPr="00E80CB8" w:rsidDel="004A3286">
                <w:rPr>
                  <w:strike/>
                </w:rPr>
                <w:delText>QWA_ASD_EXCEPT_FALSE - No exceptions are currently detected.</w:delText>
              </w:r>
            </w:del>
          </w:p>
          <w:p w14:paraId="01513F3D" w14:textId="33121C4F" w:rsidR="0032281C" w:rsidRPr="00E80CB8" w:rsidDel="004A3286" w:rsidRDefault="009E6B3D" w:rsidP="00CC09C5">
            <w:pPr>
              <w:spacing w:line="240" w:lineRule="atLeast"/>
              <w:rPr>
                <w:del w:id="3497" w:author="Arun Saminathan" w:date="2022-06-10T09:30:00Z"/>
                <w:strike/>
              </w:rPr>
            </w:pPr>
            <w:del w:id="3498" w:author="Arun Saminathan" w:date="2022-06-10T09:30:00Z">
              <w:r w:rsidRPr="00E80CB8" w:rsidDel="004A3286">
                <w:rPr>
                  <w:strike/>
                </w:rPr>
                <w:delText xml:space="preserve">3 – </w:delText>
              </w:r>
              <w:r w:rsidR="0032281C" w:rsidRPr="00E80CB8" w:rsidDel="004A3286">
                <w:rPr>
                  <w:strike/>
                </w:rPr>
                <w:delText>QWA_ASD_EXCEPT_TRUE - An exception has been detected, and EOR has temporarily disabled cancellation.</w:delText>
              </w:r>
            </w:del>
          </w:p>
          <w:p w14:paraId="5A1E16BB" w14:textId="147978E7" w:rsidR="003827FC" w:rsidRPr="00E80CB8" w:rsidDel="004A3286" w:rsidRDefault="009E6B3D" w:rsidP="00CC09C5">
            <w:pPr>
              <w:spacing w:line="240" w:lineRule="atLeast"/>
              <w:rPr>
                <w:del w:id="3499" w:author="Arun Saminathan" w:date="2022-06-10T09:30:00Z"/>
                <w:strike/>
              </w:rPr>
            </w:pPr>
            <w:del w:id="3500" w:author="Arun Saminathan" w:date="2022-06-10T09:30:00Z">
              <w:r w:rsidRPr="00E80CB8" w:rsidDel="004A3286">
                <w:rPr>
                  <w:strike/>
                </w:rPr>
                <w:delText xml:space="preserve">4 – </w:delText>
              </w:r>
              <w:r w:rsidR="0032281C" w:rsidRPr="00E80CB8" w:rsidDel="004A3286">
                <w:rPr>
                  <w:strike/>
                </w:rPr>
                <w:delText>QWA_ASD_EXCEPT_MAX_CNT_EXCEEDED - The number of exceptions detected has exceeded the</w:delText>
              </w:r>
              <w:r w:rsidRPr="00E80CB8" w:rsidDel="004A3286">
                <w:rPr>
                  <w:strike/>
                </w:rPr>
                <w:delText xml:space="preserve"> </w:delText>
              </w:r>
              <w:r w:rsidR="0032281C" w:rsidRPr="00E80CB8" w:rsidDel="004A3286">
                <w:rPr>
                  <w:strike/>
                </w:rPr>
                <w:delText>maximum allowable (set via qwaAsdEorExceptionCntMax) and EOR has been disabled</w:delText>
              </w:r>
              <w:r w:rsidRPr="00E80CB8" w:rsidDel="004A3286">
                <w:rPr>
                  <w:strike/>
                </w:rPr>
                <w:delText xml:space="preserve"> for the remainder of the ignition cycle.</w:delText>
              </w:r>
            </w:del>
          </w:p>
          <w:p w14:paraId="73B4BD9D" w14:textId="131FE846" w:rsidR="006B11ED" w:rsidRPr="00E80CB8" w:rsidDel="004A3286" w:rsidRDefault="006B11ED" w:rsidP="00CC09C5">
            <w:pPr>
              <w:spacing w:line="240" w:lineRule="atLeast"/>
              <w:rPr>
                <w:del w:id="3501" w:author="Arun Saminathan" w:date="2022-06-10T09:30:00Z"/>
                <w:strike/>
              </w:rPr>
            </w:pPr>
          </w:p>
        </w:tc>
      </w:tr>
    </w:tbl>
    <w:p w14:paraId="1CA15B93" w14:textId="16A61A7D" w:rsidR="006B11ED" w:rsidRPr="00E80CB8" w:rsidDel="004A3286" w:rsidRDefault="006B11ED" w:rsidP="00CC09C5">
      <w:pPr>
        <w:spacing w:line="240" w:lineRule="atLeast"/>
        <w:rPr>
          <w:del w:id="3502" w:author="Arun Saminathan" w:date="2022-06-10T09:30:00Z"/>
          <w:strike/>
        </w:rPr>
      </w:pPr>
    </w:p>
    <w:p w14:paraId="2D8521AD" w14:textId="201AB1E1" w:rsidR="009B4792" w:rsidRPr="00E80CB8" w:rsidDel="004A3286" w:rsidRDefault="009B4792" w:rsidP="00CC09C5">
      <w:pPr>
        <w:spacing w:line="240" w:lineRule="atLeast"/>
        <w:rPr>
          <w:del w:id="3503" w:author="Arun Saminathan" w:date="2022-06-10T09:30:00Z"/>
          <w:strike/>
        </w:rPr>
      </w:pPr>
      <w:del w:id="3504" w:author="Arun Saminathan" w:date="2022-06-10T09:30:00Z">
        <w:r w:rsidRPr="00E80CB8" w:rsidDel="004A3286">
          <w:rPr>
            <w:strike/>
          </w:rPr>
          <w:delText xml:space="preserve">Parameter </w:delText>
        </w:r>
        <w:r w:rsidR="009E6B3D" w:rsidRPr="00E80CB8" w:rsidDel="004A3286">
          <w:rPr>
            <w:strike/>
          </w:rPr>
          <w:delText>10</w:delText>
        </w:r>
      </w:del>
    </w:p>
    <w:tbl>
      <w:tblPr>
        <w:tblStyle w:val="TableGrid"/>
        <w:tblW w:w="0" w:type="auto"/>
        <w:tblLook w:val="04A0" w:firstRow="1" w:lastRow="0" w:firstColumn="1" w:lastColumn="0" w:noHBand="0" w:noVBand="1"/>
      </w:tblPr>
      <w:tblGrid>
        <w:gridCol w:w="1410"/>
        <w:gridCol w:w="9380"/>
      </w:tblGrid>
      <w:tr w:rsidR="009B4792" w:rsidRPr="00E80CB8" w:rsidDel="004A3286" w14:paraId="700AC6A1" w14:textId="3CC1E649" w:rsidTr="00E6382F">
        <w:trPr>
          <w:del w:id="3505" w:author="Arun Saminathan" w:date="2022-06-10T09:30:00Z"/>
        </w:trPr>
        <w:tc>
          <w:tcPr>
            <w:tcW w:w="1435" w:type="dxa"/>
          </w:tcPr>
          <w:p w14:paraId="6769B30E" w14:textId="5B8F1872" w:rsidR="009B4792" w:rsidRPr="00E80CB8" w:rsidDel="004A3286" w:rsidRDefault="009B4792" w:rsidP="00CC09C5">
            <w:pPr>
              <w:spacing w:line="240" w:lineRule="atLeast"/>
              <w:rPr>
                <w:del w:id="3506" w:author="Arun Saminathan" w:date="2022-06-10T09:30:00Z"/>
                <w:strike/>
              </w:rPr>
            </w:pPr>
            <w:del w:id="3507" w:author="Arun Saminathan" w:date="2022-06-10T09:30:00Z">
              <w:r w:rsidRPr="00E80CB8" w:rsidDel="004A3286">
                <w:rPr>
                  <w:strike/>
                </w:rPr>
                <w:delText>Size (bytes)</w:delText>
              </w:r>
            </w:del>
          </w:p>
        </w:tc>
        <w:tc>
          <w:tcPr>
            <w:tcW w:w="9672" w:type="dxa"/>
          </w:tcPr>
          <w:p w14:paraId="5D06FC52" w14:textId="5AFD26AF" w:rsidR="009B4792" w:rsidRPr="00E80CB8" w:rsidDel="004A3286" w:rsidRDefault="009B4792" w:rsidP="00CC09C5">
            <w:pPr>
              <w:spacing w:line="240" w:lineRule="atLeast"/>
              <w:rPr>
                <w:del w:id="3508" w:author="Arun Saminathan" w:date="2022-06-10T09:30:00Z"/>
                <w:strike/>
              </w:rPr>
            </w:pPr>
            <w:del w:id="3509" w:author="Arun Saminathan" w:date="2022-06-10T09:30:00Z">
              <w:r w:rsidRPr="00E80CB8" w:rsidDel="004A3286">
                <w:rPr>
                  <w:strike/>
                </w:rPr>
                <w:delText>Parameter Info</w:delText>
              </w:r>
            </w:del>
          </w:p>
        </w:tc>
      </w:tr>
      <w:tr w:rsidR="009B4792" w:rsidRPr="00E80CB8" w:rsidDel="004A3286" w14:paraId="0697558A" w14:textId="032A6DB5" w:rsidTr="00E6382F">
        <w:trPr>
          <w:del w:id="3510" w:author="Arun Saminathan" w:date="2022-06-10T09:30:00Z"/>
        </w:trPr>
        <w:tc>
          <w:tcPr>
            <w:tcW w:w="1435" w:type="dxa"/>
          </w:tcPr>
          <w:p w14:paraId="6872FD74" w14:textId="6D70ADFE" w:rsidR="009B4792" w:rsidRPr="00E80CB8" w:rsidDel="004A3286" w:rsidRDefault="009B4792" w:rsidP="00CC09C5">
            <w:pPr>
              <w:spacing w:line="240" w:lineRule="atLeast"/>
              <w:rPr>
                <w:del w:id="3511" w:author="Arun Saminathan" w:date="2022-06-10T09:30:00Z"/>
                <w:strike/>
              </w:rPr>
            </w:pPr>
            <w:del w:id="3512" w:author="Arun Saminathan" w:date="2022-06-10T09:30:00Z">
              <w:r w:rsidRPr="00E80CB8" w:rsidDel="004A3286">
                <w:rPr>
                  <w:strike/>
                </w:rPr>
                <w:delText>2</w:delText>
              </w:r>
            </w:del>
          </w:p>
        </w:tc>
        <w:tc>
          <w:tcPr>
            <w:tcW w:w="9672" w:type="dxa"/>
          </w:tcPr>
          <w:p w14:paraId="21D27FDE" w14:textId="290D03A1" w:rsidR="009B4792" w:rsidRPr="00E80CB8" w:rsidDel="004A3286" w:rsidRDefault="009B4792" w:rsidP="00CC09C5">
            <w:pPr>
              <w:spacing w:line="240" w:lineRule="atLeast"/>
              <w:rPr>
                <w:del w:id="3513" w:author="Arun Saminathan" w:date="2022-06-10T09:30:00Z"/>
                <w:strike/>
              </w:rPr>
            </w:pPr>
            <w:del w:id="3514" w:author="Arun Saminathan" w:date="2022-06-10T09:30:00Z">
              <w:r w:rsidRPr="00E80CB8" w:rsidDel="004A3286">
                <w:rPr>
                  <w:strike/>
                </w:rPr>
                <w:delText xml:space="preserve">ASD Library </w:delText>
              </w:r>
              <w:r w:rsidR="00C22222" w:rsidRPr="00E80CB8" w:rsidDel="004A3286">
                <w:rPr>
                  <w:strike/>
                </w:rPr>
                <w:delText xml:space="preserve">status </w:delText>
              </w:r>
              <w:r w:rsidR="0051421F" w:rsidRPr="00E80CB8" w:rsidDel="004A3286">
                <w:rPr>
                  <w:strike/>
                </w:rPr>
                <w:delText xml:space="preserve">of the number of exceptions observed since initialization or reset.  </w:delText>
              </w:r>
              <w:r w:rsidR="00246AD9" w:rsidRPr="00E80CB8" w:rsidDel="004A3286">
                <w:rPr>
                  <w:strike/>
                </w:rPr>
                <w:delText xml:space="preserve">Corresponds to </w:delText>
              </w:r>
              <w:r w:rsidR="00C22222" w:rsidRPr="00E80CB8" w:rsidDel="004A3286">
                <w:rPr>
                  <w:strike/>
                </w:rPr>
                <w:delText>qwaAsdEorExceptionCnt</w:delText>
              </w:r>
              <w:r w:rsidR="00246AD9" w:rsidRPr="00E80CB8" w:rsidDel="004A3286">
                <w:rPr>
                  <w:strike/>
                </w:rPr>
                <w:delText>.</w:delText>
              </w:r>
            </w:del>
          </w:p>
          <w:p w14:paraId="23802850" w14:textId="7350F095" w:rsidR="009B4792" w:rsidRPr="00E80CB8" w:rsidDel="004A3286" w:rsidRDefault="009B4792" w:rsidP="00CC09C5">
            <w:pPr>
              <w:spacing w:line="240" w:lineRule="atLeast"/>
              <w:rPr>
                <w:del w:id="3515" w:author="Arun Saminathan" w:date="2022-06-10T09:30:00Z"/>
                <w:strike/>
              </w:rPr>
            </w:pPr>
          </w:p>
        </w:tc>
      </w:tr>
    </w:tbl>
    <w:p w14:paraId="2DA278D5" w14:textId="0DBF69AF" w:rsidR="00BF1B6E" w:rsidRPr="00E80CB8" w:rsidDel="004A3286" w:rsidRDefault="00BF1B6E" w:rsidP="00CC09C5">
      <w:pPr>
        <w:spacing w:line="240" w:lineRule="atLeast"/>
        <w:rPr>
          <w:del w:id="3516" w:author="Arun Saminathan" w:date="2022-06-10T09:30:00Z"/>
          <w:strike/>
        </w:rPr>
      </w:pPr>
    </w:p>
    <w:p w14:paraId="505A1701" w14:textId="33694229" w:rsidR="00AF409C" w:rsidRPr="00E80CB8" w:rsidDel="004A3286" w:rsidRDefault="00AF409C" w:rsidP="00CC09C5">
      <w:pPr>
        <w:spacing w:line="240" w:lineRule="atLeast"/>
        <w:rPr>
          <w:del w:id="3517" w:author="Arun Saminathan" w:date="2022-06-10T09:30:00Z"/>
          <w:strike/>
        </w:rPr>
      </w:pPr>
      <w:del w:id="3518" w:author="Arun Saminathan" w:date="2022-06-10T09:30:00Z">
        <w:r w:rsidRPr="00E80CB8" w:rsidDel="004A3286">
          <w:rPr>
            <w:strike/>
          </w:rPr>
          <w:delText xml:space="preserve">Parameter </w:delText>
        </w:r>
        <w:r w:rsidR="009E6B3D" w:rsidRPr="00E80CB8" w:rsidDel="004A3286">
          <w:rPr>
            <w:strike/>
          </w:rPr>
          <w:delText>11</w:delText>
        </w:r>
      </w:del>
    </w:p>
    <w:tbl>
      <w:tblPr>
        <w:tblStyle w:val="TableGrid"/>
        <w:tblW w:w="0" w:type="auto"/>
        <w:tblLook w:val="04A0" w:firstRow="1" w:lastRow="0" w:firstColumn="1" w:lastColumn="0" w:noHBand="0" w:noVBand="1"/>
      </w:tblPr>
      <w:tblGrid>
        <w:gridCol w:w="1413"/>
        <w:gridCol w:w="9377"/>
      </w:tblGrid>
      <w:tr w:rsidR="00AF409C" w:rsidRPr="00E80CB8" w:rsidDel="004A3286" w14:paraId="12255AA2" w14:textId="2CB0CE1B" w:rsidTr="00FD45D0">
        <w:trPr>
          <w:del w:id="3519" w:author="Arun Saminathan" w:date="2022-06-10T09:30:00Z"/>
        </w:trPr>
        <w:tc>
          <w:tcPr>
            <w:tcW w:w="1435" w:type="dxa"/>
          </w:tcPr>
          <w:p w14:paraId="2B316638" w14:textId="108A3F5B" w:rsidR="00AF409C" w:rsidRPr="00E80CB8" w:rsidDel="004A3286" w:rsidRDefault="00AF409C" w:rsidP="00CC09C5">
            <w:pPr>
              <w:spacing w:line="240" w:lineRule="atLeast"/>
              <w:rPr>
                <w:del w:id="3520" w:author="Arun Saminathan" w:date="2022-06-10T09:30:00Z"/>
                <w:strike/>
              </w:rPr>
            </w:pPr>
            <w:del w:id="3521" w:author="Arun Saminathan" w:date="2022-06-10T09:30:00Z">
              <w:r w:rsidRPr="00E80CB8" w:rsidDel="004A3286">
                <w:rPr>
                  <w:strike/>
                </w:rPr>
                <w:delText>Size (bytes)</w:delText>
              </w:r>
            </w:del>
          </w:p>
        </w:tc>
        <w:tc>
          <w:tcPr>
            <w:tcW w:w="9672" w:type="dxa"/>
          </w:tcPr>
          <w:p w14:paraId="212B388E" w14:textId="6C9BB662" w:rsidR="00AF409C" w:rsidRPr="00E80CB8" w:rsidDel="004A3286" w:rsidRDefault="00AF409C" w:rsidP="00CC09C5">
            <w:pPr>
              <w:spacing w:line="240" w:lineRule="atLeast"/>
              <w:rPr>
                <w:del w:id="3522" w:author="Arun Saminathan" w:date="2022-06-10T09:30:00Z"/>
                <w:strike/>
              </w:rPr>
            </w:pPr>
            <w:del w:id="3523" w:author="Arun Saminathan" w:date="2022-06-10T09:30:00Z">
              <w:r w:rsidRPr="00E80CB8" w:rsidDel="004A3286">
                <w:rPr>
                  <w:strike/>
                </w:rPr>
                <w:delText>Parameter Info</w:delText>
              </w:r>
            </w:del>
          </w:p>
        </w:tc>
      </w:tr>
      <w:tr w:rsidR="00AF409C" w:rsidRPr="00E80CB8" w:rsidDel="004A3286" w14:paraId="6E730CFB" w14:textId="06387AD9" w:rsidTr="00FD45D0">
        <w:trPr>
          <w:del w:id="3524" w:author="Arun Saminathan" w:date="2022-06-10T09:30:00Z"/>
        </w:trPr>
        <w:tc>
          <w:tcPr>
            <w:tcW w:w="1435" w:type="dxa"/>
          </w:tcPr>
          <w:p w14:paraId="3E12B16C" w14:textId="4065C10D" w:rsidR="00AF409C" w:rsidRPr="00E80CB8" w:rsidDel="004A3286" w:rsidRDefault="00AF409C" w:rsidP="00CC09C5">
            <w:pPr>
              <w:spacing w:line="240" w:lineRule="atLeast"/>
              <w:rPr>
                <w:del w:id="3525" w:author="Arun Saminathan" w:date="2022-06-10T09:30:00Z"/>
                <w:strike/>
              </w:rPr>
            </w:pPr>
            <w:del w:id="3526" w:author="Arun Saminathan" w:date="2022-06-10T09:30:00Z">
              <w:r w:rsidRPr="00E80CB8" w:rsidDel="004A3286">
                <w:rPr>
                  <w:strike/>
                </w:rPr>
                <w:delText>2</w:delText>
              </w:r>
            </w:del>
          </w:p>
        </w:tc>
        <w:tc>
          <w:tcPr>
            <w:tcW w:w="9672" w:type="dxa"/>
          </w:tcPr>
          <w:p w14:paraId="0A000E26" w14:textId="4E09E38E" w:rsidR="00C012CF" w:rsidRPr="00E80CB8" w:rsidDel="004A3286" w:rsidRDefault="004C1298" w:rsidP="00CC09C5">
            <w:pPr>
              <w:spacing w:line="240" w:lineRule="atLeast"/>
              <w:rPr>
                <w:del w:id="3527" w:author="Arun Saminathan" w:date="2022-06-10T09:30:00Z"/>
                <w:strike/>
              </w:rPr>
            </w:pPr>
            <w:del w:id="3528" w:author="Arun Saminathan" w:date="2022-06-10T09:30:00Z">
              <w:r w:rsidRPr="00E80CB8" w:rsidDel="004A3286">
                <w:rPr>
                  <w:strike/>
                </w:rPr>
                <w:delText>Value of VIN: Sound State</w:delText>
              </w:r>
            </w:del>
          </w:p>
          <w:p w14:paraId="449556D7" w14:textId="620906E8" w:rsidR="00AF409C" w:rsidRPr="00E80CB8" w:rsidDel="004A3286" w:rsidRDefault="00C012CF" w:rsidP="00CC09C5">
            <w:pPr>
              <w:spacing w:line="240" w:lineRule="atLeast"/>
              <w:rPr>
                <w:del w:id="3529" w:author="Arun Saminathan" w:date="2022-06-10T09:30:00Z"/>
                <w:strike/>
              </w:rPr>
            </w:pPr>
            <w:del w:id="3530" w:author="Arun Saminathan" w:date="2022-06-10T09:30:00Z">
              <w:r w:rsidRPr="00E80CB8" w:rsidDel="004A3286">
                <w:rPr>
                  <w:strike/>
                </w:rPr>
                <w:delText xml:space="preserve">Unsigned VIN value as </w:delText>
              </w:r>
              <w:r w:rsidR="00161CE2" w:rsidRPr="00E80CB8" w:rsidDel="004A3286">
                <w:rPr>
                  <w:strike/>
                </w:rPr>
                <w:delText>written to</w:delText>
              </w:r>
              <w:r w:rsidRPr="00E80CB8" w:rsidDel="004A3286">
                <w:rPr>
                  <w:strike/>
                </w:rPr>
                <w:delText xml:space="preserve"> the library</w:delText>
              </w:r>
            </w:del>
          </w:p>
          <w:p w14:paraId="2157F836" w14:textId="2E5A7920" w:rsidR="00E70D85" w:rsidRPr="00E80CB8" w:rsidDel="004A3286" w:rsidRDefault="00E70D85" w:rsidP="00CC09C5">
            <w:pPr>
              <w:spacing w:line="240" w:lineRule="atLeast"/>
              <w:rPr>
                <w:del w:id="3531" w:author="Arun Saminathan" w:date="2022-06-10T09:30:00Z"/>
                <w:strike/>
              </w:rPr>
            </w:pPr>
            <w:del w:id="3532" w:author="Arun Saminathan" w:date="2022-06-10T09:30:00Z">
              <w:r w:rsidRPr="00E80CB8" w:rsidDel="004A3286">
                <w:rPr>
                  <w:strike/>
                </w:rPr>
                <w:delText>Value of 0x00 if unavailable / unconfigured.</w:delText>
              </w:r>
            </w:del>
          </w:p>
          <w:p w14:paraId="30314D66" w14:textId="5FE59957" w:rsidR="00AF409C" w:rsidRPr="00E80CB8" w:rsidDel="004A3286" w:rsidRDefault="00AF409C" w:rsidP="00CC09C5">
            <w:pPr>
              <w:spacing w:line="240" w:lineRule="atLeast"/>
              <w:rPr>
                <w:del w:id="3533" w:author="Arun Saminathan" w:date="2022-06-10T09:30:00Z"/>
                <w:strike/>
              </w:rPr>
            </w:pPr>
          </w:p>
        </w:tc>
      </w:tr>
    </w:tbl>
    <w:p w14:paraId="1BC02E5B" w14:textId="441973E1" w:rsidR="006A4FDA" w:rsidRPr="00E80CB8" w:rsidRDefault="006A4FDA" w:rsidP="00CC09C5">
      <w:pPr>
        <w:spacing w:line="240" w:lineRule="atLeast"/>
        <w:rPr>
          <w:strike/>
        </w:rPr>
      </w:pPr>
    </w:p>
    <w:p w14:paraId="7C6213DE" w14:textId="1AE0AC51" w:rsidR="004C1298" w:rsidRPr="00E80CB8" w:rsidDel="004A3286" w:rsidRDefault="004C1298" w:rsidP="00CC09C5">
      <w:pPr>
        <w:spacing w:line="240" w:lineRule="atLeast"/>
        <w:rPr>
          <w:del w:id="3534" w:author="Arun Saminathan" w:date="2022-06-10T09:30:00Z"/>
          <w:strike/>
        </w:rPr>
      </w:pPr>
      <w:del w:id="3535" w:author="Arun Saminathan" w:date="2022-06-10T09:30:00Z">
        <w:r w:rsidRPr="00E80CB8" w:rsidDel="004A3286">
          <w:rPr>
            <w:strike/>
          </w:rPr>
          <w:delText xml:space="preserve">Parameter </w:delText>
        </w:r>
        <w:r w:rsidR="009E6B3D" w:rsidRPr="00E80CB8" w:rsidDel="004A3286">
          <w:rPr>
            <w:strike/>
          </w:rPr>
          <w:delText>12</w:delText>
        </w:r>
      </w:del>
    </w:p>
    <w:tbl>
      <w:tblPr>
        <w:tblStyle w:val="TableGrid"/>
        <w:tblW w:w="0" w:type="auto"/>
        <w:tblLook w:val="04A0" w:firstRow="1" w:lastRow="0" w:firstColumn="1" w:lastColumn="0" w:noHBand="0" w:noVBand="1"/>
      </w:tblPr>
      <w:tblGrid>
        <w:gridCol w:w="1413"/>
        <w:gridCol w:w="9377"/>
      </w:tblGrid>
      <w:tr w:rsidR="004C1298" w:rsidRPr="00E80CB8" w:rsidDel="004A3286" w14:paraId="73712252" w14:textId="36704D99" w:rsidTr="00FD45D0">
        <w:trPr>
          <w:del w:id="3536" w:author="Arun Saminathan" w:date="2022-06-10T09:30:00Z"/>
        </w:trPr>
        <w:tc>
          <w:tcPr>
            <w:tcW w:w="1435" w:type="dxa"/>
          </w:tcPr>
          <w:p w14:paraId="59A126AE" w14:textId="745B8B8C" w:rsidR="004C1298" w:rsidRPr="00E80CB8" w:rsidDel="004A3286" w:rsidRDefault="004C1298" w:rsidP="00CC09C5">
            <w:pPr>
              <w:spacing w:line="240" w:lineRule="atLeast"/>
              <w:rPr>
                <w:del w:id="3537" w:author="Arun Saminathan" w:date="2022-06-10T09:30:00Z"/>
                <w:strike/>
              </w:rPr>
            </w:pPr>
            <w:del w:id="3538" w:author="Arun Saminathan" w:date="2022-06-10T09:30:00Z">
              <w:r w:rsidRPr="00E80CB8" w:rsidDel="004A3286">
                <w:rPr>
                  <w:strike/>
                </w:rPr>
                <w:delText>Size (bytes)</w:delText>
              </w:r>
            </w:del>
          </w:p>
        </w:tc>
        <w:tc>
          <w:tcPr>
            <w:tcW w:w="9672" w:type="dxa"/>
          </w:tcPr>
          <w:p w14:paraId="1655C4F2" w14:textId="26B2DA60" w:rsidR="004C1298" w:rsidRPr="00E80CB8" w:rsidDel="004A3286" w:rsidRDefault="004C1298" w:rsidP="00CC09C5">
            <w:pPr>
              <w:spacing w:line="240" w:lineRule="atLeast"/>
              <w:rPr>
                <w:del w:id="3539" w:author="Arun Saminathan" w:date="2022-06-10T09:30:00Z"/>
                <w:strike/>
              </w:rPr>
            </w:pPr>
            <w:del w:id="3540" w:author="Arun Saminathan" w:date="2022-06-10T09:30:00Z">
              <w:r w:rsidRPr="00E80CB8" w:rsidDel="004A3286">
                <w:rPr>
                  <w:strike/>
                </w:rPr>
                <w:delText>Parameter Info</w:delText>
              </w:r>
            </w:del>
          </w:p>
        </w:tc>
      </w:tr>
      <w:tr w:rsidR="004C1298" w:rsidRPr="00E80CB8" w:rsidDel="004A3286" w14:paraId="79E789B0" w14:textId="02201E0E" w:rsidTr="00FD45D0">
        <w:trPr>
          <w:del w:id="3541" w:author="Arun Saminathan" w:date="2022-06-10T09:30:00Z"/>
        </w:trPr>
        <w:tc>
          <w:tcPr>
            <w:tcW w:w="1435" w:type="dxa"/>
          </w:tcPr>
          <w:p w14:paraId="563E9CA6" w14:textId="5DCEC1E2" w:rsidR="004C1298" w:rsidRPr="00E80CB8" w:rsidDel="004A3286" w:rsidRDefault="004C1298" w:rsidP="00CC09C5">
            <w:pPr>
              <w:spacing w:line="240" w:lineRule="atLeast"/>
              <w:rPr>
                <w:del w:id="3542" w:author="Arun Saminathan" w:date="2022-06-10T09:30:00Z"/>
                <w:strike/>
              </w:rPr>
            </w:pPr>
            <w:del w:id="3543" w:author="Arun Saminathan" w:date="2022-06-10T09:30:00Z">
              <w:r w:rsidRPr="00E80CB8" w:rsidDel="004A3286">
                <w:rPr>
                  <w:strike/>
                </w:rPr>
                <w:delText>2</w:delText>
              </w:r>
            </w:del>
          </w:p>
        </w:tc>
        <w:tc>
          <w:tcPr>
            <w:tcW w:w="9672" w:type="dxa"/>
          </w:tcPr>
          <w:p w14:paraId="3B0C65B2" w14:textId="0B9353C8" w:rsidR="004C1298" w:rsidRPr="00E80CB8" w:rsidDel="004A3286" w:rsidRDefault="004C1298" w:rsidP="00CC09C5">
            <w:pPr>
              <w:spacing w:line="240" w:lineRule="atLeast"/>
              <w:rPr>
                <w:del w:id="3544" w:author="Arun Saminathan" w:date="2022-06-10T09:30:00Z"/>
                <w:strike/>
              </w:rPr>
            </w:pPr>
            <w:del w:id="3545" w:author="Arun Saminathan" w:date="2022-06-10T09:30:00Z">
              <w:r w:rsidRPr="00E80CB8" w:rsidDel="004A3286">
                <w:rPr>
                  <w:strike/>
                </w:rPr>
                <w:delText xml:space="preserve">Value of VIN: </w:delText>
              </w:r>
              <w:r w:rsidR="00DB4C28" w:rsidRPr="00E80CB8" w:rsidDel="004A3286">
                <w:rPr>
                  <w:strike/>
                </w:rPr>
                <w:delText>Cnvt Top Pos</w:delText>
              </w:r>
            </w:del>
          </w:p>
          <w:p w14:paraId="65A62BE3" w14:textId="255F01E7" w:rsidR="004C1298" w:rsidRPr="00E80CB8" w:rsidDel="004A3286" w:rsidRDefault="004C1298" w:rsidP="00CC09C5">
            <w:pPr>
              <w:spacing w:line="240" w:lineRule="atLeast"/>
              <w:rPr>
                <w:del w:id="3546" w:author="Arun Saminathan" w:date="2022-06-10T09:30:00Z"/>
                <w:strike/>
              </w:rPr>
            </w:pPr>
            <w:del w:id="3547" w:author="Arun Saminathan" w:date="2022-06-10T09:30:00Z">
              <w:r w:rsidRPr="00E80CB8" w:rsidDel="004A3286">
                <w:rPr>
                  <w:strike/>
                </w:rPr>
                <w:delText xml:space="preserve">Unsigned VIN value </w:delText>
              </w:r>
              <w:r w:rsidR="00161CE2" w:rsidRPr="00E80CB8" w:rsidDel="004A3286">
                <w:rPr>
                  <w:strike/>
                </w:rPr>
                <w:delText xml:space="preserve">as written to the </w:delText>
              </w:r>
              <w:r w:rsidRPr="00E80CB8" w:rsidDel="004A3286">
                <w:rPr>
                  <w:strike/>
                </w:rPr>
                <w:delText>library</w:delText>
              </w:r>
            </w:del>
          </w:p>
          <w:p w14:paraId="32EE9595" w14:textId="59AD270E" w:rsidR="004C1298" w:rsidRPr="00E80CB8" w:rsidDel="004A3286" w:rsidRDefault="004C1298" w:rsidP="00CC09C5">
            <w:pPr>
              <w:spacing w:line="240" w:lineRule="atLeast"/>
              <w:rPr>
                <w:del w:id="3548" w:author="Arun Saminathan" w:date="2022-06-10T09:30:00Z"/>
                <w:strike/>
              </w:rPr>
            </w:pPr>
            <w:del w:id="3549" w:author="Arun Saminathan" w:date="2022-06-10T09:30:00Z">
              <w:r w:rsidRPr="00E80CB8" w:rsidDel="004A3286">
                <w:rPr>
                  <w:strike/>
                </w:rPr>
                <w:delText>Value of 0x00 if unavailable / unconfigured.</w:delText>
              </w:r>
            </w:del>
          </w:p>
          <w:p w14:paraId="05ED411C" w14:textId="62C030E1" w:rsidR="004C1298" w:rsidRPr="00E80CB8" w:rsidDel="004A3286" w:rsidRDefault="004C1298" w:rsidP="00CC09C5">
            <w:pPr>
              <w:spacing w:line="240" w:lineRule="atLeast"/>
              <w:rPr>
                <w:del w:id="3550" w:author="Arun Saminathan" w:date="2022-06-10T09:30:00Z"/>
                <w:strike/>
              </w:rPr>
            </w:pPr>
          </w:p>
        </w:tc>
      </w:tr>
    </w:tbl>
    <w:p w14:paraId="429A1FD2" w14:textId="252DAB4C" w:rsidR="004C1298" w:rsidRPr="00E80CB8" w:rsidDel="004A3286" w:rsidRDefault="004C1298" w:rsidP="00CC09C5">
      <w:pPr>
        <w:spacing w:line="240" w:lineRule="atLeast"/>
        <w:rPr>
          <w:del w:id="3551" w:author="Arun Saminathan" w:date="2022-06-10T09:30:00Z"/>
          <w:strike/>
        </w:rPr>
      </w:pPr>
    </w:p>
    <w:p w14:paraId="0463C609" w14:textId="73CA4D0A" w:rsidR="00DB4C28" w:rsidRPr="00E80CB8" w:rsidDel="004A3286" w:rsidRDefault="00DB4C28" w:rsidP="00CC09C5">
      <w:pPr>
        <w:spacing w:line="240" w:lineRule="atLeast"/>
        <w:rPr>
          <w:del w:id="3552" w:author="Arun Saminathan" w:date="2022-06-10T09:30:00Z"/>
          <w:strike/>
        </w:rPr>
      </w:pPr>
      <w:del w:id="3553" w:author="Arun Saminathan" w:date="2022-06-10T09:30:00Z">
        <w:r w:rsidRPr="00E80CB8" w:rsidDel="004A3286">
          <w:rPr>
            <w:strike/>
          </w:rPr>
          <w:delText xml:space="preserve">Parameter </w:delText>
        </w:r>
        <w:r w:rsidR="009E6B3D" w:rsidRPr="00E80CB8" w:rsidDel="004A3286">
          <w:rPr>
            <w:strike/>
          </w:rPr>
          <w:delText>13</w:delText>
        </w:r>
      </w:del>
    </w:p>
    <w:tbl>
      <w:tblPr>
        <w:tblStyle w:val="TableGrid"/>
        <w:tblW w:w="0" w:type="auto"/>
        <w:tblLook w:val="04A0" w:firstRow="1" w:lastRow="0" w:firstColumn="1" w:lastColumn="0" w:noHBand="0" w:noVBand="1"/>
      </w:tblPr>
      <w:tblGrid>
        <w:gridCol w:w="1413"/>
        <w:gridCol w:w="9377"/>
      </w:tblGrid>
      <w:tr w:rsidR="00DB4C28" w:rsidRPr="00E80CB8" w:rsidDel="004A3286" w14:paraId="076028EA" w14:textId="447D3E38" w:rsidTr="00FD45D0">
        <w:trPr>
          <w:del w:id="3554" w:author="Arun Saminathan" w:date="2022-06-10T09:30:00Z"/>
        </w:trPr>
        <w:tc>
          <w:tcPr>
            <w:tcW w:w="1435" w:type="dxa"/>
          </w:tcPr>
          <w:p w14:paraId="02B0EAF1" w14:textId="4B70D8B7" w:rsidR="00DB4C28" w:rsidRPr="00E80CB8" w:rsidDel="004A3286" w:rsidRDefault="00DB4C28" w:rsidP="00CC09C5">
            <w:pPr>
              <w:spacing w:line="240" w:lineRule="atLeast"/>
              <w:rPr>
                <w:del w:id="3555" w:author="Arun Saminathan" w:date="2022-06-10T09:30:00Z"/>
                <w:strike/>
              </w:rPr>
            </w:pPr>
            <w:del w:id="3556" w:author="Arun Saminathan" w:date="2022-06-10T09:30:00Z">
              <w:r w:rsidRPr="00E80CB8" w:rsidDel="004A3286">
                <w:rPr>
                  <w:strike/>
                </w:rPr>
                <w:delText>Size (bytes)</w:delText>
              </w:r>
            </w:del>
          </w:p>
        </w:tc>
        <w:tc>
          <w:tcPr>
            <w:tcW w:w="9672" w:type="dxa"/>
          </w:tcPr>
          <w:p w14:paraId="5831BE58" w14:textId="28C263D9" w:rsidR="00DB4C28" w:rsidRPr="00E80CB8" w:rsidDel="004A3286" w:rsidRDefault="00DB4C28" w:rsidP="00CC09C5">
            <w:pPr>
              <w:spacing w:line="240" w:lineRule="atLeast"/>
              <w:rPr>
                <w:del w:id="3557" w:author="Arun Saminathan" w:date="2022-06-10T09:30:00Z"/>
                <w:strike/>
              </w:rPr>
            </w:pPr>
            <w:del w:id="3558" w:author="Arun Saminathan" w:date="2022-06-10T09:30:00Z">
              <w:r w:rsidRPr="00E80CB8" w:rsidDel="004A3286">
                <w:rPr>
                  <w:strike/>
                </w:rPr>
                <w:delText>Parameter Info</w:delText>
              </w:r>
            </w:del>
          </w:p>
        </w:tc>
      </w:tr>
      <w:tr w:rsidR="00DB4C28" w:rsidRPr="00E80CB8" w:rsidDel="004A3286" w14:paraId="7E61737A" w14:textId="030C6E5C" w:rsidTr="00FD45D0">
        <w:trPr>
          <w:del w:id="3559" w:author="Arun Saminathan" w:date="2022-06-10T09:30:00Z"/>
        </w:trPr>
        <w:tc>
          <w:tcPr>
            <w:tcW w:w="1435" w:type="dxa"/>
          </w:tcPr>
          <w:p w14:paraId="0F0E558E" w14:textId="17B95525" w:rsidR="00DB4C28" w:rsidRPr="00E80CB8" w:rsidDel="004A3286" w:rsidRDefault="00DB4C28" w:rsidP="00CC09C5">
            <w:pPr>
              <w:spacing w:line="240" w:lineRule="atLeast"/>
              <w:rPr>
                <w:del w:id="3560" w:author="Arun Saminathan" w:date="2022-06-10T09:30:00Z"/>
                <w:strike/>
              </w:rPr>
            </w:pPr>
            <w:del w:id="3561" w:author="Arun Saminathan" w:date="2022-06-10T09:30:00Z">
              <w:r w:rsidRPr="00E80CB8" w:rsidDel="004A3286">
                <w:rPr>
                  <w:strike/>
                </w:rPr>
                <w:delText>2</w:delText>
              </w:r>
            </w:del>
          </w:p>
        </w:tc>
        <w:tc>
          <w:tcPr>
            <w:tcW w:w="9672" w:type="dxa"/>
          </w:tcPr>
          <w:p w14:paraId="33F4D312" w14:textId="08F821A1" w:rsidR="00DB4C28" w:rsidRPr="00E80CB8" w:rsidDel="004A3286" w:rsidRDefault="00DB4C28" w:rsidP="00CC09C5">
            <w:pPr>
              <w:spacing w:line="240" w:lineRule="atLeast"/>
              <w:rPr>
                <w:del w:id="3562" w:author="Arun Saminathan" w:date="2022-06-10T09:30:00Z"/>
                <w:strike/>
              </w:rPr>
            </w:pPr>
            <w:del w:id="3563" w:author="Arun Saminathan" w:date="2022-06-10T09:30:00Z">
              <w:r w:rsidRPr="00E80CB8" w:rsidDel="004A3286">
                <w:rPr>
                  <w:strike/>
                </w:rPr>
                <w:delText>Value of VIN: Enable ANC Req</w:delText>
              </w:r>
            </w:del>
          </w:p>
          <w:p w14:paraId="52523301" w14:textId="145DCEE1" w:rsidR="00DB4C28" w:rsidRPr="00E80CB8" w:rsidDel="004A3286" w:rsidRDefault="00DB4C28" w:rsidP="00CC09C5">
            <w:pPr>
              <w:spacing w:line="240" w:lineRule="atLeast"/>
              <w:rPr>
                <w:del w:id="3564" w:author="Arun Saminathan" w:date="2022-06-10T09:30:00Z"/>
                <w:strike/>
              </w:rPr>
            </w:pPr>
            <w:del w:id="3565" w:author="Arun Saminathan" w:date="2022-06-10T09:30:00Z">
              <w:r w:rsidRPr="00E80CB8" w:rsidDel="004A3286">
                <w:rPr>
                  <w:strike/>
                </w:rPr>
                <w:delText xml:space="preserve">Unsigned VIN value </w:delText>
              </w:r>
              <w:r w:rsidR="00161CE2" w:rsidRPr="00E80CB8" w:rsidDel="004A3286">
                <w:rPr>
                  <w:strike/>
                </w:rPr>
                <w:delText xml:space="preserve">as written to the </w:delText>
              </w:r>
              <w:r w:rsidRPr="00E80CB8" w:rsidDel="004A3286">
                <w:rPr>
                  <w:strike/>
                </w:rPr>
                <w:delText>library</w:delText>
              </w:r>
            </w:del>
          </w:p>
          <w:p w14:paraId="367B828F" w14:textId="50B5DF76" w:rsidR="00DB4C28" w:rsidRPr="00E80CB8" w:rsidDel="004A3286" w:rsidRDefault="00DB4C28" w:rsidP="00CC09C5">
            <w:pPr>
              <w:spacing w:line="240" w:lineRule="atLeast"/>
              <w:rPr>
                <w:del w:id="3566" w:author="Arun Saminathan" w:date="2022-06-10T09:30:00Z"/>
                <w:strike/>
              </w:rPr>
            </w:pPr>
            <w:del w:id="3567" w:author="Arun Saminathan" w:date="2022-06-10T09:30:00Z">
              <w:r w:rsidRPr="00E80CB8" w:rsidDel="004A3286">
                <w:rPr>
                  <w:strike/>
                </w:rPr>
                <w:delText>Value of 0x00 if unavailable / unconfigured.</w:delText>
              </w:r>
            </w:del>
          </w:p>
          <w:p w14:paraId="3B4C6F95" w14:textId="6C4A8CE7" w:rsidR="00DB4C28" w:rsidRPr="00E80CB8" w:rsidDel="004A3286" w:rsidRDefault="00DB4C28" w:rsidP="00CC09C5">
            <w:pPr>
              <w:spacing w:line="240" w:lineRule="atLeast"/>
              <w:rPr>
                <w:del w:id="3568" w:author="Arun Saminathan" w:date="2022-06-10T09:30:00Z"/>
                <w:strike/>
              </w:rPr>
            </w:pPr>
          </w:p>
        </w:tc>
      </w:tr>
    </w:tbl>
    <w:p w14:paraId="7B98130A" w14:textId="0EF27D64" w:rsidR="00DB4C28" w:rsidRPr="00E80CB8" w:rsidDel="004A3286" w:rsidRDefault="00DB4C28" w:rsidP="00CC09C5">
      <w:pPr>
        <w:spacing w:line="240" w:lineRule="atLeast"/>
        <w:rPr>
          <w:del w:id="3569" w:author="Arun Saminathan" w:date="2022-06-10T09:30:00Z"/>
          <w:strike/>
        </w:rPr>
      </w:pPr>
    </w:p>
    <w:p w14:paraId="19BB52B5" w14:textId="576D7EC7" w:rsidR="00DB4C28" w:rsidRPr="00E80CB8" w:rsidDel="004A3286" w:rsidRDefault="00DB4C28" w:rsidP="00CC09C5">
      <w:pPr>
        <w:spacing w:line="240" w:lineRule="atLeast"/>
        <w:rPr>
          <w:del w:id="3570" w:author="Arun Saminathan" w:date="2022-06-10T09:30:00Z"/>
          <w:strike/>
        </w:rPr>
      </w:pPr>
      <w:del w:id="3571" w:author="Arun Saminathan" w:date="2022-06-10T09:30:00Z">
        <w:r w:rsidRPr="00E80CB8" w:rsidDel="004A3286">
          <w:rPr>
            <w:strike/>
          </w:rPr>
          <w:delText xml:space="preserve">Parameter </w:delText>
        </w:r>
        <w:r w:rsidR="009E6B3D" w:rsidRPr="00E80CB8" w:rsidDel="004A3286">
          <w:rPr>
            <w:strike/>
          </w:rPr>
          <w:delText>14</w:delText>
        </w:r>
      </w:del>
    </w:p>
    <w:tbl>
      <w:tblPr>
        <w:tblStyle w:val="TableGrid"/>
        <w:tblW w:w="0" w:type="auto"/>
        <w:tblLook w:val="04A0" w:firstRow="1" w:lastRow="0" w:firstColumn="1" w:lastColumn="0" w:noHBand="0" w:noVBand="1"/>
      </w:tblPr>
      <w:tblGrid>
        <w:gridCol w:w="1413"/>
        <w:gridCol w:w="9377"/>
      </w:tblGrid>
      <w:tr w:rsidR="00DB4C28" w:rsidRPr="00E80CB8" w:rsidDel="004A3286" w14:paraId="16889ADB" w14:textId="1E1D3231" w:rsidTr="00FD45D0">
        <w:trPr>
          <w:del w:id="3572" w:author="Arun Saminathan" w:date="2022-06-10T09:30:00Z"/>
        </w:trPr>
        <w:tc>
          <w:tcPr>
            <w:tcW w:w="1435" w:type="dxa"/>
          </w:tcPr>
          <w:p w14:paraId="426097FC" w14:textId="4AF60116" w:rsidR="00DB4C28" w:rsidRPr="00E80CB8" w:rsidDel="004A3286" w:rsidRDefault="00DB4C28" w:rsidP="00CC09C5">
            <w:pPr>
              <w:spacing w:line="240" w:lineRule="atLeast"/>
              <w:rPr>
                <w:del w:id="3573" w:author="Arun Saminathan" w:date="2022-06-10T09:30:00Z"/>
                <w:strike/>
              </w:rPr>
            </w:pPr>
            <w:del w:id="3574" w:author="Arun Saminathan" w:date="2022-06-10T09:30:00Z">
              <w:r w:rsidRPr="00E80CB8" w:rsidDel="004A3286">
                <w:rPr>
                  <w:strike/>
                </w:rPr>
                <w:delText>Size (bytes)</w:delText>
              </w:r>
            </w:del>
          </w:p>
        </w:tc>
        <w:tc>
          <w:tcPr>
            <w:tcW w:w="9672" w:type="dxa"/>
          </w:tcPr>
          <w:p w14:paraId="0EB37B29" w14:textId="0D7D61CA" w:rsidR="00DB4C28" w:rsidRPr="00E80CB8" w:rsidDel="004A3286" w:rsidRDefault="00DB4C28" w:rsidP="00CC09C5">
            <w:pPr>
              <w:spacing w:line="240" w:lineRule="atLeast"/>
              <w:rPr>
                <w:del w:id="3575" w:author="Arun Saminathan" w:date="2022-06-10T09:30:00Z"/>
                <w:strike/>
              </w:rPr>
            </w:pPr>
            <w:del w:id="3576" w:author="Arun Saminathan" w:date="2022-06-10T09:30:00Z">
              <w:r w:rsidRPr="00E80CB8" w:rsidDel="004A3286">
                <w:rPr>
                  <w:strike/>
                </w:rPr>
                <w:delText>Parameter Info</w:delText>
              </w:r>
            </w:del>
          </w:p>
        </w:tc>
      </w:tr>
      <w:tr w:rsidR="00DB4C28" w:rsidRPr="00E80CB8" w:rsidDel="004A3286" w14:paraId="569398AE" w14:textId="750530DD" w:rsidTr="00FD45D0">
        <w:trPr>
          <w:del w:id="3577" w:author="Arun Saminathan" w:date="2022-06-10T09:30:00Z"/>
        </w:trPr>
        <w:tc>
          <w:tcPr>
            <w:tcW w:w="1435" w:type="dxa"/>
          </w:tcPr>
          <w:p w14:paraId="11A97790" w14:textId="6B30FDF7" w:rsidR="00DB4C28" w:rsidRPr="00E80CB8" w:rsidDel="004A3286" w:rsidRDefault="00DB4C28" w:rsidP="00CC09C5">
            <w:pPr>
              <w:spacing w:line="240" w:lineRule="atLeast"/>
              <w:rPr>
                <w:del w:id="3578" w:author="Arun Saminathan" w:date="2022-06-10T09:30:00Z"/>
                <w:strike/>
              </w:rPr>
            </w:pPr>
            <w:del w:id="3579" w:author="Arun Saminathan" w:date="2022-06-10T09:30:00Z">
              <w:r w:rsidRPr="00E80CB8" w:rsidDel="004A3286">
                <w:rPr>
                  <w:strike/>
                </w:rPr>
                <w:delText>2</w:delText>
              </w:r>
            </w:del>
          </w:p>
        </w:tc>
        <w:tc>
          <w:tcPr>
            <w:tcW w:w="9672" w:type="dxa"/>
          </w:tcPr>
          <w:p w14:paraId="2D5C850A" w14:textId="0309AD35" w:rsidR="00DB4C28" w:rsidRPr="00E80CB8" w:rsidDel="004A3286" w:rsidRDefault="00DB4C28" w:rsidP="00CC09C5">
            <w:pPr>
              <w:spacing w:line="240" w:lineRule="atLeast"/>
              <w:rPr>
                <w:del w:id="3580" w:author="Arun Saminathan" w:date="2022-06-10T09:30:00Z"/>
                <w:strike/>
              </w:rPr>
            </w:pPr>
            <w:del w:id="3581" w:author="Arun Saminathan" w:date="2022-06-10T09:30:00Z">
              <w:r w:rsidRPr="00E80CB8" w:rsidDel="004A3286">
                <w:rPr>
                  <w:strike/>
                </w:rPr>
                <w:delText>Value of VIN: Enable P</w:delText>
              </w:r>
              <w:r w:rsidR="00467D8B" w:rsidRPr="00E80CB8" w:rsidDel="004A3286">
                <w:rPr>
                  <w:strike/>
                </w:rPr>
                <w:delText>S</w:delText>
              </w:r>
              <w:r w:rsidRPr="00E80CB8" w:rsidDel="004A3286">
                <w:rPr>
                  <w:strike/>
                </w:rPr>
                <w:delText xml:space="preserve"> Req</w:delText>
              </w:r>
            </w:del>
          </w:p>
          <w:p w14:paraId="51688D2D" w14:textId="3A5313F6" w:rsidR="00DB4C28" w:rsidRPr="00E80CB8" w:rsidDel="004A3286" w:rsidRDefault="00DB4C28" w:rsidP="00CC09C5">
            <w:pPr>
              <w:spacing w:line="240" w:lineRule="atLeast"/>
              <w:rPr>
                <w:del w:id="3582" w:author="Arun Saminathan" w:date="2022-06-10T09:30:00Z"/>
                <w:strike/>
              </w:rPr>
            </w:pPr>
            <w:del w:id="3583" w:author="Arun Saminathan" w:date="2022-06-10T09:30:00Z">
              <w:r w:rsidRPr="00E80CB8" w:rsidDel="004A3286">
                <w:rPr>
                  <w:strike/>
                </w:rPr>
                <w:delText xml:space="preserve">Unsigned VIN value </w:delText>
              </w:r>
              <w:r w:rsidR="00161CE2" w:rsidRPr="00E80CB8" w:rsidDel="004A3286">
                <w:rPr>
                  <w:strike/>
                </w:rPr>
                <w:delText xml:space="preserve">as written to the </w:delText>
              </w:r>
              <w:r w:rsidRPr="00E80CB8" w:rsidDel="004A3286">
                <w:rPr>
                  <w:strike/>
                </w:rPr>
                <w:delText>library</w:delText>
              </w:r>
            </w:del>
          </w:p>
          <w:p w14:paraId="32FCC832" w14:textId="283F0392" w:rsidR="00DB4C28" w:rsidRPr="00E80CB8" w:rsidDel="004A3286" w:rsidRDefault="00DB4C28" w:rsidP="00CC09C5">
            <w:pPr>
              <w:spacing w:line="240" w:lineRule="atLeast"/>
              <w:rPr>
                <w:del w:id="3584" w:author="Arun Saminathan" w:date="2022-06-10T09:30:00Z"/>
                <w:strike/>
              </w:rPr>
            </w:pPr>
            <w:del w:id="3585" w:author="Arun Saminathan" w:date="2022-06-10T09:30:00Z">
              <w:r w:rsidRPr="00E80CB8" w:rsidDel="004A3286">
                <w:rPr>
                  <w:strike/>
                </w:rPr>
                <w:delText>Value of 0x00 if unavailable / unconfigured.</w:delText>
              </w:r>
            </w:del>
          </w:p>
          <w:p w14:paraId="2698FFA1" w14:textId="1478B003" w:rsidR="00DB4C28" w:rsidRPr="00E80CB8" w:rsidDel="004A3286" w:rsidRDefault="00DB4C28" w:rsidP="00CC09C5">
            <w:pPr>
              <w:spacing w:line="240" w:lineRule="atLeast"/>
              <w:rPr>
                <w:del w:id="3586" w:author="Arun Saminathan" w:date="2022-06-10T09:30:00Z"/>
                <w:strike/>
              </w:rPr>
            </w:pPr>
          </w:p>
        </w:tc>
      </w:tr>
    </w:tbl>
    <w:p w14:paraId="77553934" w14:textId="63307CF4" w:rsidR="00DB4C28" w:rsidRPr="00E80CB8" w:rsidDel="004A3286" w:rsidRDefault="00DB4C28" w:rsidP="00CC09C5">
      <w:pPr>
        <w:spacing w:line="240" w:lineRule="atLeast"/>
        <w:rPr>
          <w:del w:id="3587" w:author="Arun Saminathan" w:date="2022-06-10T09:30:00Z"/>
          <w:strike/>
        </w:rPr>
      </w:pPr>
    </w:p>
    <w:p w14:paraId="1EB4A747" w14:textId="6CFDC67C" w:rsidR="00467D8B" w:rsidRPr="00E80CB8" w:rsidDel="004A3286" w:rsidRDefault="00467D8B" w:rsidP="00CC09C5">
      <w:pPr>
        <w:spacing w:line="240" w:lineRule="atLeast"/>
        <w:rPr>
          <w:del w:id="3588" w:author="Arun Saminathan" w:date="2022-06-10T09:30:00Z"/>
          <w:strike/>
        </w:rPr>
      </w:pPr>
      <w:del w:id="3589" w:author="Arun Saminathan" w:date="2022-06-10T09:30:00Z">
        <w:r w:rsidRPr="00E80CB8" w:rsidDel="004A3286">
          <w:rPr>
            <w:strike/>
          </w:rPr>
          <w:delText>Parameter 1</w:delText>
        </w:r>
        <w:r w:rsidR="009E6B3D" w:rsidRPr="00E80CB8" w:rsidDel="004A3286">
          <w:rPr>
            <w:strike/>
          </w:rPr>
          <w:delText>5</w:delText>
        </w:r>
      </w:del>
    </w:p>
    <w:tbl>
      <w:tblPr>
        <w:tblStyle w:val="TableGrid"/>
        <w:tblW w:w="0" w:type="auto"/>
        <w:tblLook w:val="04A0" w:firstRow="1" w:lastRow="0" w:firstColumn="1" w:lastColumn="0" w:noHBand="0" w:noVBand="1"/>
      </w:tblPr>
      <w:tblGrid>
        <w:gridCol w:w="1413"/>
        <w:gridCol w:w="9377"/>
      </w:tblGrid>
      <w:tr w:rsidR="00467D8B" w:rsidRPr="00E80CB8" w:rsidDel="004A3286" w14:paraId="5BAE9070" w14:textId="010119AE" w:rsidTr="00FD45D0">
        <w:trPr>
          <w:del w:id="3590" w:author="Arun Saminathan" w:date="2022-06-10T09:30:00Z"/>
        </w:trPr>
        <w:tc>
          <w:tcPr>
            <w:tcW w:w="1435" w:type="dxa"/>
          </w:tcPr>
          <w:p w14:paraId="13821C0C" w14:textId="49115A24" w:rsidR="00467D8B" w:rsidRPr="00E80CB8" w:rsidDel="004A3286" w:rsidRDefault="00467D8B" w:rsidP="00CC09C5">
            <w:pPr>
              <w:spacing w:line="240" w:lineRule="atLeast"/>
              <w:rPr>
                <w:del w:id="3591" w:author="Arun Saminathan" w:date="2022-06-10T09:30:00Z"/>
                <w:strike/>
              </w:rPr>
            </w:pPr>
            <w:del w:id="3592" w:author="Arun Saminathan" w:date="2022-06-10T09:30:00Z">
              <w:r w:rsidRPr="00E80CB8" w:rsidDel="004A3286">
                <w:rPr>
                  <w:strike/>
                </w:rPr>
                <w:delText>Size (bytes)</w:delText>
              </w:r>
            </w:del>
          </w:p>
        </w:tc>
        <w:tc>
          <w:tcPr>
            <w:tcW w:w="9672" w:type="dxa"/>
          </w:tcPr>
          <w:p w14:paraId="017AB641" w14:textId="77B1F496" w:rsidR="00467D8B" w:rsidRPr="00E80CB8" w:rsidDel="004A3286" w:rsidRDefault="00467D8B" w:rsidP="00CC09C5">
            <w:pPr>
              <w:spacing w:line="240" w:lineRule="atLeast"/>
              <w:rPr>
                <w:del w:id="3593" w:author="Arun Saminathan" w:date="2022-06-10T09:30:00Z"/>
                <w:strike/>
              </w:rPr>
            </w:pPr>
            <w:del w:id="3594" w:author="Arun Saminathan" w:date="2022-06-10T09:30:00Z">
              <w:r w:rsidRPr="00E80CB8" w:rsidDel="004A3286">
                <w:rPr>
                  <w:strike/>
                </w:rPr>
                <w:delText>Parameter Info</w:delText>
              </w:r>
            </w:del>
          </w:p>
        </w:tc>
      </w:tr>
      <w:tr w:rsidR="00467D8B" w:rsidRPr="00E80CB8" w:rsidDel="004A3286" w14:paraId="3CAAEBBB" w14:textId="5C73C1B8" w:rsidTr="00FD45D0">
        <w:trPr>
          <w:del w:id="3595" w:author="Arun Saminathan" w:date="2022-06-10T09:30:00Z"/>
        </w:trPr>
        <w:tc>
          <w:tcPr>
            <w:tcW w:w="1435" w:type="dxa"/>
          </w:tcPr>
          <w:p w14:paraId="52E7F4B3" w14:textId="77BF59F5" w:rsidR="00467D8B" w:rsidRPr="00E80CB8" w:rsidDel="004A3286" w:rsidRDefault="00467D8B" w:rsidP="00CC09C5">
            <w:pPr>
              <w:spacing w:line="240" w:lineRule="atLeast"/>
              <w:rPr>
                <w:del w:id="3596" w:author="Arun Saminathan" w:date="2022-06-10T09:30:00Z"/>
                <w:strike/>
              </w:rPr>
            </w:pPr>
            <w:del w:id="3597" w:author="Arun Saminathan" w:date="2022-06-10T09:30:00Z">
              <w:r w:rsidRPr="00E80CB8" w:rsidDel="004A3286">
                <w:rPr>
                  <w:strike/>
                </w:rPr>
                <w:delText>2</w:delText>
              </w:r>
            </w:del>
          </w:p>
        </w:tc>
        <w:tc>
          <w:tcPr>
            <w:tcW w:w="9672" w:type="dxa"/>
          </w:tcPr>
          <w:p w14:paraId="27A35E6E" w14:textId="0A78DA8F" w:rsidR="00467D8B" w:rsidRPr="00E80CB8" w:rsidDel="004A3286" w:rsidRDefault="00467D8B" w:rsidP="00CC09C5">
            <w:pPr>
              <w:spacing w:line="240" w:lineRule="atLeast"/>
              <w:rPr>
                <w:del w:id="3598" w:author="Arun Saminathan" w:date="2022-06-10T09:30:00Z"/>
                <w:strike/>
              </w:rPr>
            </w:pPr>
            <w:del w:id="3599" w:author="Arun Saminathan" w:date="2022-06-10T09:30:00Z">
              <w:r w:rsidRPr="00E80CB8" w:rsidDel="004A3286">
                <w:rPr>
                  <w:strike/>
                </w:rPr>
                <w:delText>Value of VIN: Enable AVAS Req</w:delText>
              </w:r>
            </w:del>
          </w:p>
          <w:p w14:paraId="416A6EEA" w14:textId="7F209A59" w:rsidR="00467D8B" w:rsidRPr="00E80CB8" w:rsidDel="004A3286" w:rsidRDefault="00467D8B" w:rsidP="00CC09C5">
            <w:pPr>
              <w:spacing w:line="240" w:lineRule="atLeast"/>
              <w:rPr>
                <w:del w:id="3600" w:author="Arun Saminathan" w:date="2022-06-10T09:30:00Z"/>
                <w:strike/>
              </w:rPr>
            </w:pPr>
            <w:del w:id="3601" w:author="Arun Saminathan" w:date="2022-06-10T09:30:00Z">
              <w:r w:rsidRPr="00E80CB8" w:rsidDel="004A3286">
                <w:rPr>
                  <w:strike/>
                </w:rPr>
                <w:delText xml:space="preserve">Unsigned VIN value </w:delText>
              </w:r>
              <w:r w:rsidR="00F14BB1" w:rsidRPr="00E80CB8" w:rsidDel="004A3286">
                <w:rPr>
                  <w:strike/>
                </w:rPr>
                <w:delText xml:space="preserve">as written to the </w:delText>
              </w:r>
              <w:r w:rsidRPr="00E80CB8" w:rsidDel="004A3286">
                <w:rPr>
                  <w:strike/>
                </w:rPr>
                <w:delText>library</w:delText>
              </w:r>
            </w:del>
          </w:p>
          <w:p w14:paraId="2B2DCF64" w14:textId="712EA131" w:rsidR="00467D8B" w:rsidRPr="00E80CB8" w:rsidDel="004A3286" w:rsidRDefault="00467D8B" w:rsidP="00CC09C5">
            <w:pPr>
              <w:spacing w:line="240" w:lineRule="atLeast"/>
              <w:rPr>
                <w:del w:id="3602" w:author="Arun Saminathan" w:date="2022-06-10T09:30:00Z"/>
                <w:strike/>
              </w:rPr>
            </w:pPr>
            <w:del w:id="3603" w:author="Arun Saminathan" w:date="2022-06-10T09:30:00Z">
              <w:r w:rsidRPr="00E80CB8" w:rsidDel="004A3286">
                <w:rPr>
                  <w:strike/>
                </w:rPr>
                <w:delText>Value of 0x00 if unavailable / unconfigured.</w:delText>
              </w:r>
            </w:del>
          </w:p>
          <w:p w14:paraId="1779F4A4" w14:textId="24EABD7A" w:rsidR="00467D8B" w:rsidRPr="00E80CB8" w:rsidDel="004A3286" w:rsidRDefault="00467D8B" w:rsidP="00CC09C5">
            <w:pPr>
              <w:spacing w:line="240" w:lineRule="atLeast"/>
              <w:rPr>
                <w:del w:id="3604" w:author="Arun Saminathan" w:date="2022-06-10T09:30:00Z"/>
                <w:strike/>
              </w:rPr>
            </w:pPr>
          </w:p>
        </w:tc>
      </w:tr>
    </w:tbl>
    <w:p w14:paraId="04222899" w14:textId="77777777" w:rsidR="00467D8B" w:rsidRPr="00E80CB8" w:rsidRDefault="00467D8B" w:rsidP="00CC09C5">
      <w:pPr>
        <w:spacing w:line="240" w:lineRule="atLeast"/>
        <w:rPr>
          <w:strike/>
        </w:rPr>
      </w:pPr>
    </w:p>
    <w:p w14:paraId="2B47F5C3" w14:textId="5A63C1DA" w:rsidR="00467D8B" w:rsidRPr="00E80CB8" w:rsidDel="004A3286" w:rsidRDefault="00467D8B" w:rsidP="00CC09C5">
      <w:pPr>
        <w:spacing w:line="240" w:lineRule="atLeast"/>
        <w:rPr>
          <w:del w:id="3605" w:author="Arun Saminathan" w:date="2022-06-10T09:30:00Z"/>
          <w:strike/>
        </w:rPr>
      </w:pPr>
      <w:del w:id="3606" w:author="Arun Saminathan" w:date="2022-06-10T09:30:00Z">
        <w:r w:rsidRPr="00E80CB8" w:rsidDel="004A3286">
          <w:rPr>
            <w:strike/>
          </w:rPr>
          <w:delText>Parameter 1</w:delText>
        </w:r>
        <w:r w:rsidR="009E6B3D" w:rsidRPr="00E80CB8" w:rsidDel="004A3286">
          <w:rPr>
            <w:strike/>
          </w:rPr>
          <w:delText>6</w:delText>
        </w:r>
      </w:del>
    </w:p>
    <w:tbl>
      <w:tblPr>
        <w:tblStyle w:val="TableGrid"/>
        <w:tblW w:w="0" w:type="auto"/>
        <w:tblLook w:val="04A0" w:firstRow="1" w:lastRow="0" w:firstColumn="1" w:lastColumn="0" w:noHBand="0" w:noVBand="1"/>
      </w:tblPr>
      <w:tblGrid>
        <w:gridCol w:w="1413"/>
        <w:gridCol w:w="9377"/>
      </w:tblGrid>
      <w:tr w:rsidR="00467D8B" w:rsidRPr="00E80CB8" w:rsidDel="004A3286" w14:paraId="74D53305" w14:textId="60D006D5" w:rsidTr="00FD45D0">
        <w:trPr>
          <w:del w:id="3607" w:author="Arun Saminathan" w:date="2022-06-10T09:30:00Z"/>
        </w:trPr>
        <w:tc>
          <w:tcPr>
            <w:tcW w:w="1435" w:type="dxa"/>
          </w:tcPr>
          <w:p w14:paraId="02AC0DD7" w14:textId="5A4A37C0" w:rsidR="00467D8B" w:rsidRPr="00E80CB8" w:rsidDel="004A3286" w:rsidRDefault="00467D8B" w:rsidP="00CC09C5">
            <w:pPr>
              <w:spacing w:line="240" w:lineRule="atLeast"/>
              <w:rPr>
                <w:del w:id="3608" w:author="Arun Saminathan" w:date="2022-06-10T09:30:00Z"/>
                <w:strike/>
              </w:rPr>
            </w:pPr>
            <w:del w:id="3609" w:author="Arun Saminathan" w:date="2022-06-10T09:30:00Z">
              <w:r w:rsidRPr="00E80CB8" w:rsidDel="004A3286">
                <w:rPr>
                  <w:strike/>
                </w:rPr>
                <w:delText>Size (bytes)</w:delText>
              </w:r>
            </w:del>
          </w:p>
        </w:tc>
        <w:tc>
          <w:tcPr>
            <w:tcW w:w="9672" w:type="dxa"/>
          </w:tcPr>
          <w:p w14:paraId="1D9B95F9" w14:textId="5EEA6275" w:rsidR="00467D8B" w:rsidRPr="00E80CB8" w:rsidDel="004A3286" w:rsidRDefault="00467D8B" w:rsidP="00CC09C5">
            <w:pPr>
              <w:spacing w:line="240" w:lineRule="atLeast"/>
              <w:rPr>
                <w:del w:id="3610" w:author="Arun Saminathan" w:date="2022-06-10T09:30:00Z"/>
                <w:strike/>
              </w:rPr>
            </w:pPr>
            <w:del w:id="3611" w:author="Arun Saminathan" w:date="2022-06-10T09:30:00Z">
              <w:r w:rsidRPr="00E80CB8" w:rsidDel="004A3286">
                <w:rPr>
                  <w:strike/>
                </w:rPr>
                <w:delText>Parameter Info</w:delText>
              </w:r>
            </w:del>
          </w:p>
        </w:tc>
      </w:tr>
      <w:tr w:rsidR="00467D8B" w:rsidRPr="00E80CB8" w:rsidDel="004A3286" w14:paraId="2353E425" w14:textId="7550257E" w:rsidTr="00FD45D0">
        <w:trPr>
          <w:del w:id="3612" w:author="Arun Saminathan" w:date="2022-06-10T09:30:00Z"/>
        </w:trPr>
        <w:tc>
          <w:tcPr>
            <w:tcW w:w="1435" w:type="dxa"/>
          </w:tcPr>
          <w:p w14:paraId="32133530" w14:textId="32988EA9" w:rsidR="00467D8B" w:rsidRPr="00E80CB8" w:rsidDel="004A3286" w:rsidRDefault="00467D8B" w:rsidP="00CC09C5">
            <w:pPr>
              <w:spacing w:line="240" w:lineRule="atLeast"/>
              <w:rPr>
                <w:del w:id="3613" w:author="Arun Saminathan" w:date="2022-06-10T09:30:00Z"/>
                <w:strike/>
              </w:rPr>
            </w:pPr>
            <w:del w:id="3614" w:author="Arun Saminathan" w:date="2022-06-10T09:30:00Z">
              <w:r w:rsidRPr="00E80CB8" w:rsidDel="004A3286">
                <w:rPr>
                  <w:strike/>
                </w:rPr>
                <w:delText>2</w:delText>
              </w:r>
            </w:del>
          </w:p>
        </w:tc>
        <w:tc>
          <w:tcPr>
            <w:tcW w:w="9672" w:type="dxa"/>
          </w:tcPr>
          <w:p w14:paraId="25EC3B58" w14:textId="2EF5C960" w:rsidR="00467D8B" w:rsidRPr="00E80CB8" w:rsidDel="004A3286" w:rsidRDefault="00467D8B" w:rsidP="00CC09C5">
            <w:pPr>
              <w:spacing w:line="240" w:lineRule="atLeast"/>
              <w:rPr>
                <w:del w:id="3615" w:author="Arun Saminathan" w:date="2022-06-10T09:30:00Z"/>
                <w:strike/>
              </w:rPr>
            </w:pPr>
            <w:del w:id="3616" w:author="Arun Saminathan" w:date="2022-06-10T09:30:00Z">
              <w:r w:rsidRPr="00E80CB8" w:rsidDel="004A3286">
                <w:rPr>
                  <w:strike/>
                </w:rPr>
                <w:delText>Value of VIN: Heart</w:delText>
              </w:r>
              <w:r w:rsidR="00113981" w:rsidRPr="00E80CB8" w:rsidDel="004A3286">
                <w:rPr>
                  <w:strike/>
                </w:rPr>
                <w:delText>beat In</w:delText>
              </w:r>
            </w:del>
          </w:p>
          <w:p w14:paraId="72AD6EB1" w14:textId="46153E9C" w:rsidR="00467D8B" w:rsidRPr="00E80CB8" w:rsidDel="004A3286" w:rsidRDefault="00467D8B" w:rsidP="00CC09C5">
            <w:pPr>
              <w:spacing w:line="240" w:lineRule="atLeast"/>
              <w:rPr>
                <w:del w:id="3617" w:author="Arun Saminathan" w:date="2022-06-10T09:30:00Z"/>
                <w:strike/>
              </w:rPr>
            </w:pPr>
            <w:del w:id="3618" w:author="Arun Saminathan" w:date="2022-06-10T09:30:00Z">
              <w:r w:rsidRPr="00E80CB8" w:rsidDel="004A3286">
                <w:rPr>
                  <w:strike/>
                </w:rPr>
                <w:delText xml:space="preserve">Unsigned VIN value </w:delText>
              </w:r>
              <w:r w:rsidR="00F14BB1" w:rsidRPr="00E80CB8" w:rsidDel="004A3286">
                <w:rPr>
                  <w:strike/>
                </w:rPr>
                <w:delText xml:space="preserve">as written to the </w:delText>
              </w:r>
              <w:r w:rsidRPr="00E80CB8" w:rsidDel="004A3286">
                <w:rPr>
                  <w:strike/>
                </w:rPr>
                <w:delText>library</w:delText>
              </w:r>
            </w:del>
          </w:p>
          <w:p w14:paraId="027C6056" w14:textId="4CA7524D" w:rsidR="00467D8B" w:rsidRPr="00E80CB8" w:rsidDel="004A3286" w:rsidRDefault="00467D8B" w:rsidP="00CC09C5">
            <w:pPr>
              <w:spacing w:line="240" w:lineRule="atLeast"/>
              <w:rPr>
                <w:del w:id="3619" w:author="Arun Saminathan" w:date="2022-06-10T09:30:00Z"/>
                <w:strike/>
              </w:rPr>
            </w:pPr>
            <w:del w:id="3620" w:author="Arun Saminathan" w:date="2022-06-10T09:30:00Z">
              <w:r w:rsidRPr="00E80CB8" w:rsidDel="004A3286">
                <w:rPr>
                  <w:strike/>
                </w:rPr>
                <w:delText>Value of 0x00 if unavailable / unconfigured.</w:delText>
              </w:r>
            </w:del>
          </w:p>
          <w:p w14:paraId="7888633C" w14:textId="4A0D24F8" w:rsidR="00467D8B" w:rsidRPr="00E80CB8" w:rsidDel="004A3286" w:rsidRDefault="00467D8B" w:rsidP="00CC09C5">
            <w:pPr>
              <w:spacing w:line="240" w:lineRule="atLeast"/>
              <w:rPr>
                <w:del w:id="3621" w:author="Arun Saminathan" w:date="2022-06-10T09:30:00Z"/>
                <w:strike/>
              </w:rPr>
            </w:pPr>
          </w:p>
        </w:tc>
      </w:tr>
    </w:tbl>
    <w:p w14:paraId="646426D9" w14:textId="1EBB4617" w:rsidR="00467D8B" w:rsidRPr="00E80CB8" w:rsidDel="004A3286" w:rsidRDefault="00467D8B" w:rsidP="00CC09C5">
      <w:pPr>
        <w:spacing w:line="240" w:lineRule="atLeast"/>
        <w:rPr>
          <w:del w:id="3622" w:author="Arun Saminathan" w:date="2022-06-10T09:30:00Z"/>
          <w:strike/>
        </w:rPr>
      </w:pPr>
    </w:p>
    <w:p w14:paraId="691035A7" w14:textId="1BB7B180" w:rsidR="00113981" w:rsidRPr="00E80CB8" w:rsidDel="004A3286" w:rsidRDefault="00113981" w:rsidP="00CC09C5">
      <w:pPr>
        <w:spacing w:line="240" w:lineRule="atLeast"/>
        <w:rPr>
          <w:del w:id="3623" w:author="Arun Saminathan" w:date="2022-06-10T09:30:00Z"/>
          <w:strike/>
        </w:rPr>
      </w:pPr>
      <w:del w:id="3624" w:author="Arun Saminathan" w:date="2022-06-10T09:30:00Z">
        <w:r w:rsidRPr="00E80CB8" w:rsidDel="004A3286">
          <w:rPr>
            <w:strike/>
          </w:rPr>
          <w:delText>Parameter 1</w:delText>
        </w:r>
        <w:r w:rsidR="009E6B3D" w:rsidRPr="00E80CB8" w:rsidDel="004A3286">
          <w:rPr>
            <w:strike/>
          </w:rPr>
          <w:delText>7</w:delText>
        </w:r>
      </w:del>
    </w:p>
    <w:tbl>
      <w:tblPr>
        <w:tblStyle w:val="TableGrid"/>
        <w:tblW w:w="0" w:type="auto"/>
        <w:tblLook w:val="04A0" w:firstRow="1" w:lastRow="0" w:firstColumn="1" w:lastColumn="0" w:noHBand="0" w:noVBand="1"/>
      </w:tblPr>
      <w:tblGrid>
        <w:gridCol w:w="1413"/>
        <w:gridCol w:w="9377"/>
      </w:tblGrid>
      <w:tr w:rsidR="00113981" w:rsidRPr="00E80CB8" w:rsidDel="004A3286" w14:paraId="32A83796" w14:textId="620D02B7" w:rsidTr="00FD45D0">
        <w:trPr>
          <w:del w:id="3625" w:author="Arun Saminathan" w:date="2022-06-10T09:30:00Z"/>
        </w:trPr>
        <w:tc>
          <w:tcPr>
            <w:tcW w:w="1435" w:type="dxa"/>
          </w:tcPr>
          <w:p w14:paraId="2DE74147" w14:textId="239221C9" w:rsidR="00113981" w:rsidRPr="00E80CB8" w:rsidDel="004A3286" w:rsidRDefault="00113981" w:rsidP="00CC09C5">
            <w:pPr>
              <w:spacing w:line="240" w:lineRule="atLeast"/>
              <w:rPr>
                <w:del w:id="3626" w:author="Arun Saminathan" w:date="2022-06-10T09:30:00Z"/>
                <w:strike/>
              </w:rPr>
            </w:pPr>
            <w:del w:id="3627" w:author="Arun Saminathan" w:date="2022-06-10T09:30:00Z">
              <w:r w:rsidRPr="00E80CB8" w:rsidDel="004A3286">
                <w:rPr>
                  <w:strike/>
                </w:rPr>
                <w:delText>Size (bytes)</w:delText>
              </w:r>
            </w:del>
          </w:p>
        </w:tc>
        <w:tc>
          <w:tcPr>
            <w:tcW w:w="9672" w:type="dxa"/>
          </w:tcPr>
          <w:p w14:paraId="1BC01311" w14:textId="44C2037F" w:rsidR="00113981" w:rsidRPr="00E80CB8" w:rsidDel="004A3286" w:rsidRDefault="00113981" w:rsidP="00CC09C5">
            <w:pPr>
              <w:spacing w:line="240" w:lineRule="atLeast"/>
              <w:rPr>
                <w:del w:id="3628" w:author="Arun Saminathan" w:date="2022-06-10T09:30:00Z"/>
                <w:strike/>
              </w:rPr>
            </w:pPr>
            <w:del w:id="3629" w:author="Arun Saminathan" w:date="2022-06-10T09:30:00Z">
              <w:r w:rsidRPr="00E80CB8" w:rsidDel="004A3286">
                <w:rPr>
                  <w:strike/>
                </w:rPr>
                <w:delText>Parameter Info</w:delText>
              </w:r>
            </w:del>
          </w:p>
        </w:tc>
      </w:tr>
      <w:tr w:rsidR="00113981" w:rsidRPr="00E80CB8" w:rsidDel="004A3286" w14:paraId="120771AB" w14:textId="41C04093" w:rsidTr="00FD45D0">
        <w:trPr>
          <w:del w:id="3630" w:author="Arun Saminathan" w:date="2022-06-10T09:30:00Z"/>
        </w:trPr>
        <w:tc>
          <w:tcPr>
            <w:tcW w:w="1435" w:type="dxa"/>
          </w:tcPr>
          <w:p w14:paraId="7A69491C" w14:textId="0A1C60F4" w:rsidR="00113981" w:rsidRPr="00E80CB8" w:rsidDel="004A3286" w:rsidRDefault="00113981" w:rsidP="00CC09C5">
            <w:pPr>
              <w:spacing w:line="240" w:lineRule="atLeast"/>
              <w:rPr>
                <w:del w:id="3631" w:author="Arun Saminathan" w:date="2022-06-10T09:30:00Z"/>
                <w:strike/>
              </w:rPr>
            </w:pPr>
            <w:del w:id="3632" w:author="Arun Saminathan" w:date="2022-06-10T09:30:00Z">
              <w:r w:rsidRPr="00E80CB8" w:rsidDel="004A3286">
                <w:rPr>
                  <w:strike/>
                </w:rPr>
                <w:delText>2</w:delText>
              </w:r>
            </w:del>
          </w:p>
        </w:tc>
        <w:tc>
          <w:tcPr>
            <w:tcW w:w="9672" w:type="dxa"/>
          </w:tcPr>
          <w:p w14:paraId="3426AC49" w14:textId="2210065D" w:rsidR="00113981" w:rsidRPr="00E80CB8" w:rsidDel="004A3286" w:rsidRDefault="00113981" w:rsidP="00CC09C5">
            <w:pPr>
              <w:spacing w:line="240" w:lineRule="atLeast"/>
              <w:rPr>
                <w:del w:id="3633" w:author="Arun Saminathan" w:date="2022-06-10T09:30:00Z"/>
                <w:strike/>
              </w:rPr>
            </w:pPr>
            <w:del w:id="3634" w:author="Arun Saminathan" w:date="2022-06-10T09:30:00Z">
              <w:r w:rsidRPr="00E80CB8" w:rsidDel="004A3286">
                <w:rPr>
                  <w:strike/>
                </w:rPr>
                <w:delText>Value of VIN: Final Windw Open</w:delText>
              </w:r>
            </w:del>
          </w:p>
          <w:p w14:paraId="4AAC42C3" w14:textId="16C50412" w:rsidR="00113981" w:rsidRPr="00E80CB8" w:rsidDel="004A3286" w:rsidRDefault="00113981" w:rsidP="00CC09C5">
            <w:pPr>
              <w:spacing w:line="240" w:lineRule="atLeast"/>
              <w:rPr>
                <w:del w:id="3635" w:author="Arun Saminathan" w:date="2022-06-10T09:30:00Z"/>
                <w:strike/>
              </w:rPr>
            </w:pPr>
            <w:del w:id="3636" w:author="Arun Saminathan" w:date="2022-06-10T09:30:00Z">
              <w:r w:rsidRPr="00E80CB8" w:rsidDel="004A3286">
                <w:rPr>
                  <w:strike/>
                </w:rPr>
                <w:delText xml:space="preserve">Unsigned VIN value as </w:delText>
              </w:r>
              <w:r w:rsidR="00161CE2" w:rsidRPr="00E80CB8" w:rsidDel="004A3286">
                <w:rPr>
                  <w:strike/>
                </w:rPr>
                <w:delText>read from</w:delText>
              </w:r>
              <w:r w:rsidRPr="00E80CB8" w:rsidDel="004A3286">
                <w:rPr>
                  <w:strike/>
                </w:rPr>
                <w:delText xml:space="preserve"> the library</w:delText>
              </w:r>
            </w:del>
          </w:p>
          <w:p w14:paraId="4D8A0F4D" w14:textId="0C3F1CAB" w:rsidR="00113981" w:rsidRPr="00E80CB8" w:rsidDel="004A3286" w:rsidRDefault="00113981" w:rsidP="00CC09C5">
            <w:pPr>
              <w:spacing w:line="240" w:lineRule="atLeast"/>
              <w:rPr>
                <w:del w:id="3637" w:author="Arun Saminathan" w:date="2022-06-10T09:30:00Z"/>
                <w:strike/>
              </w:rPr>
            </w:pPr>
            <w:del w:id="3638" w:author="Arun Saminathan" w:date="2022-06-10T09:30:00Z">
              <w:r w:rsidRPr="00E80CB8" w:rsidDel="004A3286">
                <w:rPr>
                  <w:strike/>
                </w:rPr>
                <w:delText>Value of 0x00 if unavailable / unconfigured.</w:delText>
              </w:r>
            </w:del>
          </w:p>
          <w:p w14:paraId="4479DC5B" w14:textId="6C3B8092" w:rsidR="00113981" w:rsidRPr="00E80CB8" w:rsidDel="004A3286" w:rsidRDefault="00113981" w:rsidP="00CC09C5">
            <w:pPr>
              <w:spacing w:line="240" w:lineRule="atLeast"/>
              <w:rPr>
                <w:del w:id="3639" w:author="Arun Saminathan" w:date="2022-06-10T09:30:00Z"/>
                <w:strike/>
              </w:rPr>
            </w:pPr>
          </w:p>
        </w:tc>
      </w:tr>
    </w:tbl>
    <w:p w14:paraId="42A06218" w14:textId="077A11A9" w:rsidR="00113981" w:rsidRPr="00E80CB8" w:rsidDel="004A3286" w:rsidRDefault="00113981" w:rsidP="00CC09C5">
      <w:pPr>
        <w:spacing w:line="240" w:lineRule="atLeast"/>
        <w:rPr>
          <w:del w:id="3640" w:author="Arun Saminathan" w:date="2022-06-10T09:30:00Z"/>
          <w:strike/>
        </w:rPr>
      </w:pPr>
    </w:p>
    <w:p w14:paraId="0DA52E97" w14:textId="05A127B7" w:rsidR="00113981" w:rsidRPr="00E80CB8" w:rsidDel="004A3286" w:rsidRDefault="00113981" w:rsidP="00CC09C5">
      <w:pPr>
        <w:spacing w:line="240" w:lineRule="atLeast"/>
        <w:rPr>
          <w:del w:id="3641" w:author="Arun Saminathan" w:date="2022-06-10T09:30:00Z"/>
          <w:strike/>
        </w:rPr>
      </w:pPr>
      <w:del w:id="3642" w:author="Arun Saminathan" w:date="2022-06-10T09:30:00Z">
        <w:r w:rsidRPr="00E80CB8" w:rsidDel="004A3286">
          <w:rPr>
            <w:strike/>
          </w:rPr>
          <w:delText>Parameter 1</w:delText>
        </w:r>
        <w:r w:rsidR="009E6B3D" w:rsidRPr="00E80CB8" w:rsidDel="004A3286">
          <w:rPr>
            <w:strike/>
          </w:rPr>
          <w:delText>8</w:delText>
        </w:r>
      </w:del>
    </w:p>
    <w:tbl>
      <w:tblPr>
        <w:tblStyle w:val="TableGrid"/>
        <w:tblW w:w="0" w:type="auto"/>
        <w:tblLook w:val="04A0" w:firstRow="1" w:lastRow="0" w:firstColumn="1" w:lastColumn="0" w:noHBand="0" w:noVBand="1"/>
      </w:tblPr>
      <w:tblGrid>
        <w:gridCol w:w="1413"/>
        <w:gridCol w:w="9377"/>
      </w:tblGrid>
      <w:tr w:rsidR="00113981" w:rsidRPr="00E80CB8" w:rsidDel="004A3286" w14:paraId="6273C8CB" w14:textId="3B65491E" w:rsidTr="00FD45D0">
        <w:trPr>
          <w:del w:id="3643" w:author="Arun Saminathan" w:date="2022-06-10T09:30:00Z"/>
        </w:trPr>
        <w:tc>
          <w:tcPr>
            <w:tcW w:w="1435" w:type="dxa"/>
          </w:tcPr>
          <w:p w14:paraId="14F92023" w14:textId="6B2A50C0" w:rsidR="00113981" w:rsidRPr="00E80CB8" w:rsidDel="004A3286" w:rsidRDefault="00113981" w:rsidP="00CC09C5">
            <w:pPr>
              <w:spacing w:line="240" w:lineRule="atLeast"/>
              <w:rPr>
                <w:del w:id="3644" w:author="Arun Saminathan" w:date="2022-06-10T09:30:00Z"/>
                <w:strike/>
              </w:rPr>
            </w:pPr>
            <w:del w:id="3645" w:author="Arun Saminathan" w:date="2022-06-10T09:30:00Z">
              <w:r w:rsidRPr="00E80CB8" w:rsidDel="004A3286">
                <w:rPr>
                  <w:strike/>
                </w:rPr>
                <w:delText>Size (bytes)</w:delText>
              </w:r>
            </w:del>
          </w:p>
        </w:tc>
        <w:tc>
          <w:tcPr>
            <w:tcW w:w="9672" w:type="dxa"/>
          </w:tcPr>
          <w:p w14:paraId="3452AAEB" w14:textId="3E1B6101" w:rsidR="00113981" w:rsidRPr="00E80CB8" w:rsidDel="004A3286" w:rsidRDefault="00113981" w:rsidP="00CC09C5">
            <w:pPr>
              <w:spacing w:line="240" w:lineRule="atLeast"/>
              <w:rPr>
                <w:del w:id="3646" w:author="Arun Saminathan" w:date="2022-06-10T09:30:00Z"/>
                <w:strike/>
              </w:rPr>
            </w:pPr>
            <w:del w:id="3647" w:author="Arun Saminathan" w:date="2022-06-10T09:30:00Z">
              <w:r w:rsidRPr="00E80CB8" w:rsidDel="004A3286">
                <w:rPr>
                  <w:strike/>
                </w:rPr>
                <w:delText>Parameter Info</w:delText>
              </w:r>
            </w:del>
          </w:p>
        </w:tc>
      </w:tr>
      <w:tr w:rsidR="00113981" w:rsidRPr="00E80CB8" w:rsidDel="004A3286" w14:paraId="5388330C" w14:textId="23E46784" w:rsidTr="00FD45D0">
        <w:trPr>
          <w:del w:id="3648" w:author="Arun Saminathan" w:date="2022-06-10T09:30:00Z"/>
        </w:trPr>
        <w:tc>
          <w:tcPr>
            <w:tcW w:w="1435" w:type="dxa"/>
          </w:tcPr>
          <w:p w14:paraId="0EEB0245" w14:textId="6208C351" w:rsidR="00113981" w:rsidRPr="00E80CB8" w:rsidDel="004A3286" w:rsidRDefault="00113981" w:rsidP="00CC09C5">
            <w:pPr>
              <w:spacing w:line="240" w:lineRule="atLeast"/>
              <w:rPr>
                <w:del w:id="3649" w:author="Arun Saminathan" w:date="2022-06-10T09:30:00Z"/>
                <w:strike/>
              </w:rPr>
            </w:pPr>
            <w:del w:id="3650" w:author="Arun Saminathan" w:date="2022-06-10T09:30:00Z">
              <w:r w:rsidRPr="00E80CB8" w:rsidDel="004A3286">
                <w:rPr>
                  <w:strike/>
                </w:rPr>
                <w:delText>2</w:delText>
              </w:r>
            </w:del>
          </w:p>
        </w:tc>
        <w:tc>
          <w:tcPr>
            <w:tcW w:w="9672" w:type="dxa"/>
          </w:tcPr>
          <w:p w14:paraId="68C2C178" w14:textId="1800F5D3" w:rsidR="00113981" w:rsidRPr="00E80CB8" w:rsidDel="004A3286" w:rsidRDefault="00113981" w:rsidP="00CC09C5">
            <w:pPr>
              <w:spacing w:line="240" w:lineRule="atLeast"/>
              <w:rPr>
                <w:del w:id="3651" w:author="Arun Saminathan" w:date="2022-06-10T09:30:00Z"/>
                <w:strike/>
              </w:rPr>
            </w:pPr>
            <w:del w:id="3652" w:author="Arun Saminathan" w:date="2022-06-10T09:30:00Z">
              <w:r w:rsidRPr="00E80CB8" w:rsidDel="004A3286">
                <w:rPr>
                  <w:strike/>
                </w:rPr>
                <w:delText>Value of VIN: Final Door Open</w:delText>
              </w:r>
            </w:del>
          </w:p>
          <w:p w14:paraId="1284FF79" w14:textId="6920DBFB" w:rsidR="00113981" w:rsidRPr="00E80CB8" w:rsidDel="004A3286" w:rsidRDefault="00113981" w:rsidP="00CC09C5">
            <w:pPr>
              <w:spacing w:line="240" w:lineRule="atLeast"/>
              <w:rPr>
                <w:del w:id="3653" w:author="Arun Saminathan" w:date="2022-06-10T09:30:00Z"/>
                <w:strike/>
              </w:rPr>
            </w:pPr>
            <w:del w:id="3654" w:author="Arun Saminathan" w:date="2022-06-10T09:30:00Z">
              <w:r w:rsidRPr="00E80CB8" w:rsidDel="004A3286">
                <w:rPr>
                  <w:strike/>
                </w:rPr>
                <w:delText xml:space="preserve">Unsigned VIN value </w:delText>
              </w:r>
              <w:r w:rsidR="00F14BB1" w:rsidRPr="00E80CB8" w:rsidDel="004A3286">
                <w:rPr>
                  <w:strike/>
                </w:rPr>
                <w:delText xml:space="preserve">as read from the </w:delText>
              </w:r>
              <w:r w:rsidRPr="00E80CB8" w:rsidDel="004A3286">
                <w:rPr>
                  <w:strike/>
                </w:rPr>
                <w:delText>library</w:delText>
              </w:r>
            </w:del>
          </w:p>
          <w:p w14:paraId="1349877F" w14:textId="38998950" w:rsidR="00113981" w:rsidRPr="00E80CB8" w:rsidDel="004A3286" w:rsidRDefault="00113981" w:rsidP="00CC09C5">
            <w:pPr>
              <w:spacing w:line="240" w:lineRule="atLeast"/>
              <w:rPr>
                <w:del w:id="3655" w:author="Arun Saminathan" w:date="2022-06-10T09:30:00Z"/>
                <w:strike/>
              </w:rPr>
            </w:pPr>
            <w:del w:id="3656" w:author="Arun Saminathan" w:date="2022-06-10T09:30:00Z">
              <w:r w:rsidRPr="00E80CB8" w:rsidDel="004A3286">
                <w:rPr>
                  <w:strike/>
                </w:rPr>
                <w:delText>Value of 0x00 if unavailable / unconfigured.</w:delText>
              </w:r>
            </w:del>
          </w:p>
          <w:p w14:paraId="06DFD201" w14:textId="753596BB" w:rsidR="00113981" w:rsidRPr="00E80CB8" w:rsidDel="004A3286" w:rsidRDefault="00113981" w:rsidP="00CC09C5">
            <w:pPr>
              <w:spacing w:line="240" w:lineRule="atLeast"/>
              <w:rPr>
                <w:del w:id="3657" w:author="Arun Saminathan" w:date="2022-06-10T09:30:00Z"/>
                <w:strike/>
              </w:rPr>
            </w:pPr>
          </w:p>
        </w:tc>
      </w:tr>
    </w:tbl>
    <w:p w14:paraId="2B1B4687" w14:textId="77777777" w:rsidR="00113981" w:rsidRPr="00E80CB8" w:rsidRDefault="00113981" w:rsidP="00CC09C5">
      <w:pPr>
        <w:spacing w:line="240" w:lineRule="atLeast"/>
        <w:rPr>
          <w:strike/>
        </w:rPr>
      </w:pPr>
    </w:p>
    <w:p w14:paraId="7F20EDE7" w14:textId="201EE4B8" w:rsidR="00113981" w:rsidRPr="00E80CB8" w:rsidDel="004A3286" w:rsidRDefault="00113981" w:rsidP="00CC09C5">
      <w:pPr>
        <w:spacing w:line="240" w:lineRule="atLeast"/>
        <w:rPr>
          <w:del w:id="3658" w:author="Arun Saminathan" w:date="2022-06-10T09:30:00Z"/>
          <w:strike/>
        </w:rPr>
      </w:pPr>
      <w:del w:id="3659" w:author="Arun Saminathan" w:date="2022-06-10T09:30:00Z">
        <w:r w:rsidRPr="00E80CB8" w:rsidDel="004A3286">
          <w:rPr>
            <w:strike/>
          </w:rPr>
          <w:delText>Parameter 1</w:delText>
        </w:r>
        <w:r w:rsidR="009E6B3D" w:rsidRPr="00E80CB8" w:rsidDel="004A3286">
          <w:rPr>
            <w:strike/>
          </w:rPr>
          <w:delText>9</w:delText>
        </w:r>
      </w:del>
    </w:p>
    <w:tbl>
      <w:tblPr>
        <w:tblStyle w:val="TableGrid"/>
        <w:tblW w:w="0" w:type="auto"/>
        <w:tblLook w:val="04A0" w:firstRow="1" w:lastRow="0" w:firstColumn="1" w:lastColumn="0" w:noHBand="0" w:noVBand="1"/>
      </w:tblPr>
      <w:tblGrid>
        <w:gridCol w:w="1413"/>
        <w:gridCol w:w="9377"/>
      </w:tblGrid>
      <w:tr w:rsidR="00113981" w:rsidRPr="00E80CB8" w:rsidDel="004A3286" w14:paraId="02475854" w14:textId="747C03F4" w:rsidTr="00FD45D0">
        <w:trPr>
          <w:del w:id="3660" w:author="Arun Saminathan" w:date="2022-06-10T09:30:00Z"/>
        </w:trPr>
        <w:tc>
          <w:tcPr>
            <w:tcW w:w="1435" w:type="dxa"/>
          </w:tcPr>
          <w:p w14:paraId="2D53A058" w14:textId="19C9DE64" w:rsidR="00113981" w:rsidRPr="00E80CB8" w:rsidDel="004A3286" w:rsidRDefault="00113981" w:rsidP="00CC09C5">
            <w:pPr>
              <w:spacing w:line="240" w:lineRule="atLeast"/>
              <w:rPr>
                <w:del w:id="3661" w:author="Arun Saminathan" w:date="2022-06-10T09:30:00Z"/>
                <w:strike/>
              </w:rPr>
            </w:pPr>
            <w:del w:id="3662" w:author="Arun Saminathan" w:date="2022-06-10T09:30:00Z">
              <w:r w:rsidRPr="00E80CB8" w:rsidDel="004A3286">
                <w:rPr>
                  <w:strike/>
                </w:rPr>
                <w:delText>Size (bytes)</w:delText>
              </w:r>
            </w:del>
          </w:p>
        </w:tc>
        <w:tc>
          <w:tcPr>
            <w:tcW w:w="9672" w:type="dxa"/>
          </w:tcPr>
          <w:p w14:paraId="7C3B1952" w14:textId="79F2D901" w:rsidR="00113981" w:rsidRPr="00E80CB8" w:rsidDel="004A3286" w:rsidRDefault="00113981" w:rsidP="00CC09C5">
            <w:pPr>
              <w:spacing w:line="240" w:lineRule="atLeast"/>
              <w:rPr>
                <w:del w:id="3663" w:author="Arun Saminathan" w:date="2022-06-10T09:30:00Z"/>
                <w:strike/>
              </w:rPr>
            </w:pPr>
            <w:del w:id="3664" w:author="Arun Saminathan" w:date="2022-06-10T09:30:00Z">
              <w:r w:rsidRPr="00E80CB8" w:rsidDel="004A3286">
                <w:rPr>
                  <w:strike/>
                </w:rPr>
                <w:delText>Parameter Info</w:delText>
              </w:r>
            </w:del>
          </w:p>
        </w:tc>
      </w:tr>
      <w:tr w:rsidR="00113981" w:rsidRPr="00E80CB8" w:rsidDel="004A3286" w14:paraId="6545A3A1" w14:textId="03212FAF" w:rsidTr="00FD45D0">
        <w:trPr>
          <w:del w:id="3665" w:author="Arun Saminathan" w:date="2022-06-10T09:30:00Z"/>
        </w:trPr>
        <w:tc>
          <w:tcPr>
            <w:tcW w:w="1435" w:type="dxa"/>
          </w:tcPr>
          <w:p w14:paraId="0614339C" w14:textId="18E7526D" w:rsidR="00113981" w:rsidRPr="00E80CB8" w:rsidDel="004A3286" w:rsidRDefault="00113981" w:rsidP="00CC09C5">
            <w:pPr>
              <w:spacing w:line="240" w:lineRule="atLeast"/>
              <w:rPr>
                <w:del w:id="3666" w:author="Arun Saminathan" w:date="2022-06-10T09:30:00Z"/>
                <w:strike/>
              </w:rPr>
            </w:pPr>
            <w:del w:id="3667" w:author="Arun Saminathan" w:date="2022-06-10T09:30:00Z">
              <w:r w:rsidRPr="00E80CB8" w:rsidDel="004A3286">
                <w:rPr>
                  <w:strike/>
                </w:rPr>
                <w:delText>2</w:delText>
              </w:r>
            </w:del>
          </w:p>
        </w:tc>
        <w:tc>
          <w:tcPr>
            <w:tcW w:w="9672" w:type="dxa"/>
          </w:tcPr>
          <w:p w14:paraId="500C97C7" w14:textId="2EC774DA" w:rsidR="00113981" w:rsidRPr="00E80CB8" w:rsidDel="004A3286" w:rsidRDefault="00113981" w:rsidP="00CC09C5">
            <w:pPr>
              <w:spacing w:line="240" w:lineRule="atLeast"/>
              <w:rPr>
                <w:del w:id="3668" w:author="Arun Saminathan" w:date="2022-06-10T09:30:00Z"/>
                <w:strike/>
              </w:rPr>
            </w:pPr>
            <w:del w:id="3669" w:author="Arun Saminathan" w:date="2022-06-10T09:30:00Z">
              <w:r w:rsidRPr="00E80CB8" w:rsidDel="004A3286">
                <w:rPr>
                  <w:strike/>
                </w:rPr>
                <w:delText xml:space="preserve">Value of VIN: </w:delText>
              </w:r>
              <w:r w:rsidR="003D3D47" w:rsidRPr="00E80CB8" w:rsidDel="004A3286">
                <w:rPr>
                  <w:strike/>
                </w:rPr>
                <w:delText>ANC</w:delText>
              </w:r>
              <w:r w:rsidRPr="00E80CB8" w:rsidDel="004A3286">
                <w:rPr>
                  <w:strike/>
                </w:rPr>
                <w:delText xml:space="preserve"> Spkr Fault</w:delText>
              </w:r>
            </w:del>
          </w:p>
          <w:p w14:paraId="0E278F4B" w14:textId="0376022E" w:rsidR="00113981" w:rsidRPr="00E80CB8" w:rsidDel="004A3286" w:rsidRDefault="00113981" w:rsidP="00CC09C5">
            <w:pPr>
              <w:spacing w:line="240" w:lineRule="atLeast"/>
              <w:rPr>
                <w:del w:id="3670" w:author="Arun Saminathan" w:date="2022-06-10T09:30:00Z"/>
                <w:strike/>
              </w:rPr>
            </w:pPr>
            <w:del w:id="3671" w:author="Arun Saminathan" w:date="2022-06-10T09:30:00Z">
              <w:r w:rsidRPr="00E80CB8" w:rsidDel="004A3286">
                <w:rPr>
                  <w:strike/>
                </w:rPr>
                <w:delText xml:space="preserve">Unsigned VIN value </w:delText>
              </w:r>
              <w:r w:rsidR="00F14BB1" w:rsidRPr="00E80CB8" w:rsidDel="004A3286">
                <w:rPr>
                  <w:strike/>
                </w:rPr>
                <w:delText xml:space="preserve">as read from the </w:delText>
              </w:r>
              <w:r w:rsidRPr="00E80CB8" w:rsidDel="004A3286">
                <w:rPr>
                  <w:strike/>
                </w:rPr>
                <w:delText>library</w:delText>
              </w:r>
            </w:del>
          </w:p>
          <w:p w14:paraId="1EB0EAEB" w14:textId="30483D13" w:rsidR="00113981" w:rsidRPr="00E80CB8" w:rsidDel="004A3286" w:rsidRDefault="00113981" w:rsidP="00CC09C5">
            <w:pPr>
              <w:spacing w:line="240" w:lineRule="atLeast"/>
              <w:rPr>
                <w:del w:id="3672" w:author="Arun Saminathan" w:date="2022-06-10T09:30:00Z"/>
                <w:strike/>
              </w:rPr>
            </w:pPr>
            <w:del w:id="3673" w:author="Arun Saminathan" w:date="2022-06-10T09:30:00Z">
              <w:r w:rsidRPr="00E80CB8" w:rsidDel="004A3286">
                <w:rPr>
                  <w:strike/>
                </w:rPr>
                <w:delText>Value of 0x00 if unavailable / unconfigured.</w:delText>
              </w:r>
            </w:del>
          </w:p>
          <w:p w14:paraId="0430F578" w14:textId="5E5BCF01" w:rsidR="00113981" w:rsidRPr="00E80CB8" w:rsidDel="004A3286" w:rsidRDefault="00113981" w:rsidP="00CC09C5">
            <w:pPr>
              <w:spacing w:line="240" w:lineRule="atLeast"/>
              <w:rPr>
                <w:del w:id="3674" w:author="Arun Saminathan" w:date="2022-06-10T09:30:00Z"/>
                <w:strike/>
              </w:rPr>
            </w:pPr>
          </w:p>
        </w:tc>
      </w:tr>
    </w:tbl>
    <w:p w14:paraId="3BA349AE" w14:textId="2B2F09A4" w:rsidR="00113981" w:rsidRPr="00E80CB8" w:rsidDel="004A3286" w:rsidRDefault="00113981" w:rsidP="00CC09C5">
      <w:pPr>
        <w:spacing w:line="240" w:lineRule="atLeast"/>
        <w:rPr>
          <w:del w:id="3675" w:author="Arun Saminathan" w:date="2022-06-10T09:30:00Z"/>
          <w:strike/>
        </w:rPr>
      </w:pPr>
    </w:p>
    <w:p w14:paraId="5F36B4F8" w14:textId="3673F61B" w:rsidR="00113981" w:rsidRPr="00E80CB8" w:rsidDel="004A3286" w:rsidRDefault="00113981" w:rsidP="00CC09C5">
      <w:pPr>
        <w:spacing w:line="240" w:lineRule="atLeast"/>
        <w:rPr>
          <w:del w:id="3676" w:author="Arun Saminathan" w:date="2022-06-10T09:30:00Z"/>
          <w:strike/>
        </w:rPr>
      </w:pPr>
      <w:del w:id="3677" w:author="Arun Saminathan" w:date="2022-06-10T09:30:00Z">
        <w:r w:rsidRPr="00E80CB8" w:rsidDel="004A3286">
          <w:rPr>
            <w:strike/>
          </w:rPr>
          <w:delText xml:space="preserve">Parameter </w:delText>
        </w:r>
        <w:r w:rsidR="009E6B3D" w:rsidRPr="00E80CB8" w:rsidDel="004A3286">
          <w:rPr>
            <w:strike/>
          </w:rPr>
          <w:delText>20</w:delText>
        </w:r>
      </w:del>
    </w:p>
    <w:tbl>
      <w:tblPr>
        <w:tblStyle w:val="TableGrid"/>
        <w:tblW w:w="0" w:type="auto"/>
        <w:tblLook w:val="04A0" w:firstRow="1" w:lastRow="0" w:firstColumn="1" w:lastColumn="0" w:noHBand="0" w:noVBand="1"/>
      </w:tblPr>
      <w:tblGrid>
        <w:gridCol w:w="1413"/>
        <w:gridCol w:w="9377"/>
      </w:tblGrid>
      <w:tr w:rsidR="00113981" w:rsidRPr="00E80CB8" w:rsidDel="004A3286" w14:paraId="311CB52F" w14:textId="1E7F1A38" w:rsidTr="00FD45D0">
        <w:trPr>
          <w:del w:id="3678" w:author="Arun Saminathan" w:date="2022-06-10T09:30:00Z"/>
        </w:trPr>
        <w:tc>
          <w:tcPr>
            <w:tcW w:w="1435" w:type="dxa"/>
          </w:tcPr>
          <w:p w14:paraId="50C98860" w14:textId="59642F50" w:rsidR="00113981" w:rsidRPr="00E80CB8" w:rsidDel="004A3286" w:rsidRDefault="00113981" w:rsidP="00CC09C5">
            <w:pPr>
              <w:spacing w:line="240" w:lineRule="atLeast"/>
              <w:rPr>
                <w:del w:id="3679" w:author="Arun Saminathan" w:date="2022-06-10T09:30:00Z"/>
                <w:strike/>
              </w:rPr>
            </w:pPr>
            <w:del w:id="3680" w:author="Arun Saminathan" w:date="2022-06-10T09:30:00Z">
              <w:r w:rsidRPr="00E80CB8" w:rsidDel="004A3286">
                <w:rPr>
                  <w:strike/>
                </w:rPr>
                <w:delText>Size (bytes)</w:delText>
              </w:r>
            </w:del>
          </w:p>
        </w:tc>
        <w:tc>
          <w:tcPr>
            <w:tcW w:w="9672" w:type="dxa"/>
          </w:tcPr>
          <w:p w14:paraId="5E81B57F" w14:textId="5BC7E3E8" w:rsidR="00113981" w:rsidRPr="00E80CB8" w:rsidDel="004A3286" w:rsidRDefault="00113981" w:rsidP="00CC09C5">
            <w:pPr>
              <w:spacing w:line="240" w:lineRule="atLeast"/>
              <w:rPr>
                <w:del w:id="3681" w:author="Arun Saminathan" w:date="2022-06-10T09:30:00Z"/>
                <w:strike/>
              </w:rPr>
            </w:pPr>
            <w:del w:id="3682" w:author="Arun Saminathan" w:date="2022-06-10T09:30:00Z">
              <w:r w:rsidRPr="00E80CB8" w:rsidDel="004A3286">
                <w:rPr>
                  <w:strike/>
                </w:rPr>
                <w:delText>Parameter Info</w:delText>
              </w:r>
            </w:del>
          </w:p>
        </w:tc>
      </w:tr>
      <w:tr w:rsidR="00113981" w:rsidRPr="00E80CB8" w:rsidDel="004A3286" w14:paraId="749E7831" w14:textId="51F1BBB7" w:rsidTr="00FD45D0">
        <w:trPr>
          <w:del w:id="3683" w:author="Arun Saminathan" w:date="2022-06-10T09:30:00Z"/>
        </w:trPr>
        <w:tc>
          <w:tcPr>
            <w:tcW w:w="1435" w:type="dxa"/>
          </w:tcPr>
          <w:p w14:paraId="355FA311" w14:textId="420925C7" w:rsidR="00113981" w:rsidRPr="00E80CB8" w:rsidDel="004A3286" w:rsidRDefault="00113981" w:rsidP="00CC09C5">
            <w:pPr>
              <w:spacing w:line="240" w:lineRule="atLeast"/>
              <w:rPr>
                <w:del w:id="3684" w:author="Arun Saminathan" w:date="2022-06-10T09:30:00Z"/>
                <w:strike/>
              </w:rPr>
            </w:pPr>
            <w:del w:id="3685" w:author="Arun Saminathan" w:date="2022-06-10T09:30:00Z">
              <w:r w:rsidRPr="00E80CB8" w:rsidDel="004A3286">
                <w:rPr>
                  <w:strike/>
                </w:rPr>
                <w:delText>2</w:delText>
              </w:r>
            </w:del>
          </w:p>
        </w:tc>
        <w:tc>
          <w:tcPr>
            <w:tcW w:w="9672" w:type="dxa"/>
          </w:tcPr>
          <w:p w14:paraId="30FF9898" w14:textId="61C10C6A" w:rsidR="00113981" w:rsidRPr="00E80CB8" w:rsidDel="004A3286" w:rsidRDefault="00113981" w:rsidP="00CC09C5">
            <w:pPr>
              <w:spacing w:line="240" w:lineRule="atLeast"/>
              <w:rPr>
                <w:del w:id="3686" w:author="Arun Saminathan" w:date="2022-06-10T09:30:00Z"/>
                <w:strike/>
              </w:rPr>
            </w:pPr>
            <w:del w:id="3687" w:author="Arun Saminathan" w:date="2022-06-10T09:30:00Z">
              <w:r w:rsidRPr="00E80CB8" w:rsidDel="004A3286">
                <w:rPr>
                  <w:strike/>
                </w:rPr>
                <w:delText xml:space="preserve">Value of VIN: </w:delText>
              </w:r>
              <w:r w:rsidR="003D3D47" w:rsidRPr="00E80CB8" w:rsidDel="004A3286">
                <w:rPr>
                  <w:strike/>
                </w:rPr>
                <w:delText>PS Spkr Fault</w:delText>
              </w:r>
            </w:del>
          </w:p>
          <w:p w14:paraId="588DDBC1" w14:textId="3A4E3483" w:rsidR="00113981" w:rsidRPr="00E80CB8" w:rsidDel="004A3286" w:rsidRDefault="00113981" w:rsidP="00CC09C5">
            <w:pPr>
              <w:spacing w:line="240" w:lineRule="atLeast"/>
              <w:rPr>
                <w:del w:id="3688" w:author="Arun Saminathan" w:date="2022-06-10T09:30:00Z"/>
                <w:strike/>
              </w:rPr>
            </w:pPr>
            <w:del w:id="3689" w:author="Arun Saminathan" w:date="2022-06-10T09:30:00Z">
              <w:r w:rsidRPr="00E80CB8" w:rsidDel="004A3286">
                <w:rPr>
                  <w:strike/>
                </w:rPr>
                <w:delText xml:space="preserve">Unsigned VIN value </w:delText>
              </w:r>
              <w:r w:rsidR="00F14BB1" w:rsidRPr="00E80CB8" w:rsidDel="004A3286">
                <w:rPr>
                  <w:strike/>
                </w:rPr>
                <w:delText xml:space="preserve">as read from the </w:delText>
              </w:r>
              <w:r w:rsidRPr="00E80CB8" w:rsidDel="004A3286">
                <w:rPr>
                  <w:strike/>
                </w:rPr>
                <w:delText>library</w:delText>
              </w:r>
            </w:del>
          </w:p>
          <w:p w14:paraId="55346177" w14:textId="14959790" w:rsidR="00113981" w:rsidRPr="00E80CB8" w:rsidDel="004A3286" w:rsidRDefault="00113981" w:rsidP="00CC09C5">
            <w:pPr>
              <w:spacing w:line="240" w:lineRule="atLeast"/>
              <w:rPr>
                <w:del w:id="3690" w:author="Arun Saminathan" w:date="2022-06-10T09:30:00Z"/>
                <w:strike/>
              </w:rPr>
            </w:pPr>
            <w:del w:id="3691" w:author="Arun Saminathan" w:date="2022-06-10T09:30:00Z">
              <w:r w:rsidRPr="00E80CB8" w:rsidDel="004A3286">
                <w:rPr>
                  <w:strike/>
                </w:rPr>
                <w:delText>Value of 0x00 if unavailable / unconfigured.</w:delText>
              </w:r>
            </w:del>
          </w:p>
          <w:p w14:paraId="558BF0B7" w14:textId="49E42F27" w:rsidR="00113981" w:rsidRPr="00E80CB8" w:rsidDel="004A3286" w:rsidRDefault="00113981" w:rsidP="00CC09C5">
            <w:pPr>
              <w:spacing w:line="240" w:lineRule="atLeast"/>
              <w:rPr>
                <w:del w:id="3692" w:author="Arun Saminathan" w:date="2022-06-10T09:30:00Z"/>
                <w:strike/>
              </w:rPr>
            </w:pPr>
          </w:p>
        </w:tc>
      </w:tr>
    </w:tbl>
    <w:p w14:paraId="7E75D639" w14:textId="41BB3F6F" w:rsidR="00113981" w:rsidRPr="00E80CB8" w:rsidDel="004A3286" w:rsidRDefault="00113981" w:rsidP="00CC09C5">
      <w:pPr>
        <w:spacing w:line="240" w:lineRule="atLeast"/>
        <w:rPr>
          <w:del w:id="3693" w:author="Arun Saminathan" w:date="2022-06-10T09:30:00Z"/>
          <w:strike/>
        </w:rPr>
      </w:pPr>
    </w:p>
    <w:p w14:paraId="6D65CFF1" w14:textId="6851A193" w:rsidR="00843FF7" w:rsidRPr="00E80CB8" w:rsidDel="004A3286" w:rsidRDefault="00843FF7" w:rsidP="00CC09C5">
      <w:pPr>
        <w:spacing w:line="240" w:lineRule="atLeast"/>
        <w:rPr>
          <w:del w:id="3694" w:author="Arun Saminathan" w:date="2022-06-10T09:30:00Z"/>
          <w:strike/>
        </w:rPr>
      </w:pPr>
      <w:del w:id="3695" w:author="Arun Saminathan" w:date="2022-06-10T09:30:00Z">
        <w:r w:rsidRPr="00E80CB8" w:rsidDel="004A3286">
          <w:rPr>
            <w:strike/>
          </w:rPr>
          <w:delText xml:space="preserve">Parameter </w:delText>
        </w:r>
        <w:r w:rsidR="009E6B3D" w:rsidRPr="00E80CB8" w:rsidDel="004A3286">
          <w:rPr>
            <w:strike/>
          </w:rPr>
          <w:delText>21</w:delText>
        </w:r>
      </w:del>
    </w:p>
    <w:tbl>
      <w:tblPr>
        <w:tblStyle w:val="TableGrid"/>
        <w:tblW w:w="0" w:type="auto"/>
        <w:tblLook w:val="04A0" w:firstRow="1" w:lastRow="0" w:firstColumn="1" w:lastColumn="0" w:noHBand="0" w:noVBand="1"/>
      </w:tblPr>
      <w:tblGrid>
        <w:gridCol w:w="1414"/>
        <w:gridCol w:w="9376"/>
      </w:tblGrid>
      <w:tr w:rsidR="00843FF7" w:rsidRPr="00E80CB8" w:rsidDel="004A3286" w14:paraId="41E0023B" w14:textId="0A43ABB4" w:rsidTr="00FD45D0">
        <w:trPr>
          <w:del w:id="3696" w:author="Arun Saminathan" w:date="2022-06-10T09:30:00Z"/>
        </w:trPr>
        <w:tc>
          <w:tcPr>
            <w:tcW w:w="1435" w:type="dxa"/>
          </w:tcPr>
          <w:p w14:paraId="75E75027" w14:textId="707DD249" w:rsidR="00843FF7" w:rsidRPr="00E80CB8" w:rsidDel="004A3286" w:rsidRDefault="00843FF7" w:rsidP="00CC09C5">
            <w:pPr>
              <w:spacing w:line="240" w:lineRule="atLeast"/>
              <w:rPr>
                <w:del w:id="3697" w:author="Arun Saminathan" w:date="2022-06-10T09:30:00Z"/>
                <w:strike/>
              </w:rPr>
            </w:pPr>
            <w:del w:id="3698" w:author="Arun Saminathan" w:date="2022-06-10T09:30:00Z">
              <w:r w:rsidRPr="00E80CB8" w:rsidDel="004A3286">
                <w:rPr>
                  <w:strike/>
                </w:rPr>
                <w:delText>Size (bytes)</w:delText>
              </w:r>
            </w:del>
          </w:p>
        </w:tc>
        <w:tc>
          <w:tcPr>
            <w:tcW w:w="9672" w:type="dxa"/>
          </w:tcPr>
          <w:p w14:paraId="45FACEE5" w14:textId="64040BC0" w:rsidR="00843FF7" w:rsidRPr="00E80CB8" w:rsidDel="004A3286" w:rsidRDefault="00843FF7" w:rsidP="00CC09C5">
            <w:pPr>
              <w:spacing w:line="240" w:lineRule="atLeast"/>
              <w:rPr>
                <w:del w:id="3699" w:author="Arun Saminathan" w:date="2022-06-10T09:30:00Z"/>
                <w:strike/>
              </w:rPr>
            </w:pPr>
            <w:del w:id="3700" w:author="Arun Saminathan" w:date="2022-06-10T09:30:00Z">
              <w:r w:rsidRPr="00E80CB8" w:rsidDel="004A3286">
                <w:rPr>
                  <w:strike/>
                </w:rPr>
                <w:delText>Parameter Info</w:delText>
              </w:r>
            </w:del>
          </w:p>
        </w:tc>
      </w:tr>
      <w:tr w:rsidR="00843FF7" w:rsidRPr="00E80CB8" w:rsidDel="004A3286" w14:paraId="35FDA480" w14:textId="6730F9E9" w:rsidTr="00FD45D0">
        <w:trPr>
          <w:del w:id="3701" w:author="Arun Saminathan" w:date="2022-06-10T09:30:00Z"/>
        </w:trPr>
        <w:tc>
          <w:tcPr>
            <w:tcW w:w="1435" w:type="dxa"/>
          </w:tcPr>
          <w:p w14:paraId="49C25F82" w14:textId="78CCEF4C" w:rsidR="00843FF7" w:rsidRPr="00E80CB8" w:rsidDel="004A3286" w:rsidRDefault="00104AFF" w:rsidP="00CC09C5">
            <w:pPr>
              <w:spacing w:line="240" w:lineRule="atLeast"/>
              <w:rPr>
                <w:del w:id="3702" w:author="Arun Saminathan" w:date="2022-06-10T09:30:00Z"/>
                <w:strike/>
              </w:rPr>
            </w:pPr>
            <w:del w:id="3703" w:author="Arun Saminathan" w:date="2022-06-10T09:30:00Z">
              <w:r w:rsidRPr="00E80CB8" w:rsidDel="004A3286">
                <w:rPr>
                  <w:strike/>
                </w:rPr>
                <w:delText>1</w:delText>
              </w:r>
            </w:del>
          </w:p>
        </w:tc>
        <w:tc>
          <w:tcPr>
            <w:tcW w:w="9672" w:type="dxa"/>
          </w:tcPr>
          <w:p w14:paraId="57ACD422" w14:textId="04AAC2A1" w:rsidR="00843FF7" w:rsidRPr="00E80CB8" w:rsidDel="004A3286" w:rsidRDefault="000B335F" w:rsidP="00CC09C5">
            <w:pPr>
              <w:spacing w:line="240" w:lineRule="atLeast"/>
              <w:rPr>
                <w:del w:id="3704" w:author="Arun Saminathan" w:date="2022-06-10T09:30:00Z"/>
                <w:strike/>
              </w:rPr>
            </w:pPr>
            <w:del w:id="3705" w:author="Arun Saminathan" w:date="2022-06-10T09:30:00Z">
              <w:r w:rsidRPr="00E80CB8" w:rsidDel="004A3286">
                <w:rPr>
                  <w:strike/>
                </w:rPr>
                <w:delText>PS enable status from HMI</w:delText>
              </w:r>
            </w:del>
          </w:p>
          <w:p w14:paraId="1C52F7EB" w14:textId="25F9474C" w:rsidR="00843FF7" w:rsidRPr="00E80CB8" w:rsidDel="004A3286" w:rsidRDefault="00843FF7" w:rsidP="00CC09C5">
            <w:pPr>
              <w:spacing w:line="240" w:lineRule="atLeast"/>
              <w:rPr>
                <w:del w:id="3706" w:author="Arun Saminathan" w:date="2022-06-10T09:30:00Z"/>
                <w:strike/>
              </w:rPr>
            </w:pPr>
          </w:p>
        </w:tc>
      </w:tr>
    </w:tbl>
    <w:p w14:paraId="5E9C89D5" w14:textId="5FE7A01E" w:rsidR="00843FF7" w:rsidRPr="00E80CB8" w:rsidRDefault="00843FF7" w:rsidP="00CC09C5">
      <w:pPr>
        <w:spacing w:line="240" w:lineRule="atLeast"/>
        <w:rPr>
          <w:strike/>
        </w:rPr>
      </w:pPr>
    </w:p>
    <w:p w14:paraId="6366FCC4" w14:textId="03B07683" w:rsidR="0037483C" w:rsidRPr="00E80CB8" w:rsidDel="004A3286" w:rsidRDefault="0037483C" w:rsidP="00CC09C5">
      <w:pPr>
        <w:spacing w:line="240" w:lineRule="atLeast"/>
        <w:rPr>
          <w:del w:id="3707" w:author="Arun Saminathan" w:date="2022-06-10T09:30:00Z"/>
          <w:strike/>
        </w:rPr>
      </w:pPr>
      <w:del w:id="3708" w:author="Arun Saminathan" w:date="2022-06-10T09:30:00Z">
        <w:r w:rsidRPr="00E80CB8" w:rsidDel="004A3286">
          <w:rPr>
            <w:strike/>
          </w:rPr>
          <w:delText xml:space="preserve">Parameter </w:delText>
        </w:r>
        <w:r w:rsidR="009E6B3D" w:rsidRPr="00E80CB8" w:rsidDel="004A3286">
          <w:rPr>
            <w:strike/>
          </w:rPr>
          <w:delText>22</w:delText>
        </w:r>
      </w:del>
    </w:p>
    <w:tbl>
      <w:tblPr>
        <w:tblStyle w:val="TableGrid"/>
        <w:tblW w:w="0" w:type="auto"/>
        <w:tblLook w:val="04A0" w:firstRow="1" w:lastRow="0" w:firstColumn="1" w:lastColumn="0" w:noHBand="0" w:noVBand="1"/>
      </w:tblPr>
      <w:tblGrid>
        <w:gridCol w:w="1414"/>
        <w:gridCol w:w="9376"/>
      </w:tblGrid>
      <w:tr w:rsidR="0037483C" w:rsidRPr="00E80CB8" w:rsidDel="004A3286" w14:paraId="47CADA84" w14:textId="1999D7D8" w:rsidTr="00FD45D0">
        <w:trPr>
          <w:del w:id="3709" w:author="Arun Saminathan" w:date="2022-06-10T09:30:00Z"/>
        </w:trPr>
        <w:tc>
          <w:tcPr>
            <w:tcW w:w="1435" w:type="dxa"/>
          </w:tcPr>
          <w:p w14:paraId="00FBC9D7" w14:textId="7BA0879E" w:rsidR="0037483C" w:rsidRPr="00E80CB8" w:rsidDel="004A3286" w:rsidRDefault="0037483C" w:rsidP="00CC09C5">
            <w:pPr>
              <w:spacing w:line="240" w:lineRule="atLeast"/>
              <w:rPr>
                <w:del w:id="3710" w:author="Arun Saminathan" w:date="2022-06-10T09:30:00Z"/>
                <w:strike/>
              </w:rPr>
            </w:pPr>
            <w:del w:id="3711" w:author="Arun Saminathan" w:date="2022-06-10T09:30:00Z">
              <w:r w:rsidRPr="00E80CB8" w:rsidDel="004A3286">
                <w:rPr>
                  <w:strike/>
                </w:rPr>
                <w:delText>Size (bytes)</w:delText>
              </w:r>
            </w:del>
          </w:p>
        </w:tc>
        <w:tc>
          <w:tcPr>
            <w:tcW w:w="9672" w:type="dxa"/>
          </w:tcPr>
          <w:p w14:paraId="567B0064" w14:textId="353050D5" w:rsidR="0037483C" w:rsidRPr="00E80CB8" w:rsidDel="004A3286" w:rsidRDefault="0037483C" w:rsidP="00CC09C5">
            <w:pPr>
              <w:spacing w:line="240" w:lineRule="atLeast"/>
              <w:rPr>
                <w:del w:id="3712" w:author="Arun Saminathan" w:date="2022-06-10T09:30:00Z"/>
                <w:strike/>
              </w:rPr>
            </w:pPr>
            <w:del w:id="3713" w:author="Arun Saminathan" w:date="2022-06-10T09:30:00Z">
              <w:r w:rsidRPr="00E80CB8" w:rsidDel="004A3286">
                <w:rPr>
                  <w:strike/>
                </w:rPr>
                <w:delText>Parameter Info</w:delText>
              </w:r>
            </w:del>
          </w:p>
        </w:tc>
      </w:tr>
      <w:tr w:rsidR="0037483C" w:rsidRPr="00E80CB8" w:rsidDel="004A3286" w14:paraId="35052F3B" w14:textId="6304A01E" w:rsidTr="00FD45D0">
        <w:trPr>
          <w:del w:id="3714" w:author="Arun Saminathan" w:date="2022-06-10T09:30:00Z"/>
        </w:trPr>
        <w:tc>
          <w:tcPr>
            <w:tcW w:w="1435" w:type="dxa"/>
          </w:tcPr>
          <w:p w14:paraId="4C2DC541" w14:textId="426FC804" w:rsidR="0037483C" w:rsidRPr="00E80CB8" w:rsidDel="004A3286" w:rsidRDefault="0037483C" w:rsidP="00CC09C5">
            <w:pPr>
              <w:spacing w:line="240" w:lineRule="atLeast"/>
              <w:rPr>
                <w:del w:id="3715" w:author="Arun Saminathan" w:date="2022-06-10T09:30:00Z"/>
                <w:strike/>
              </w:rPr>
            </w:pPr>
            <w:del w:id="3716" w:author="Arun Saminathan" w:date="2022-06-10T09:30:00Z">
              <w:r w:rsidRPr="00E80CB8" w:rsidDel="004A3286">
                <w:rPr>
                  <w:strike/>
                </w:rPr>
                <w:delText>1</w:delText>
              </w:r>
            </w:del>
          </w:p>
        </w:tc>
        <w:tc>
          <w:tcPr>
            <w:tcW w:w="9672" w:type="dxa"/>
          </w:tcPr>
          <w:p w14:paraId="12F53D83" w14:textId="56B25B55" w:rsidR="0037483C" w:rsidRPr="00E80CB8" w:rsidDel="004A3286" w:rsidRDefault="0037483C" w:rsidP="00CC09C5">
            <w:pPr>
              <w:spacing w:line="240" w:lineRule="atLeast"/>
              <w:rPr>
                <w:del w:id="3717" w:author="Arun Saminathan" w:date="2022-06-10T09:30:00Z"/>
                <w:strike/>
              </w:rPr>
            </w:pPr>
            <w:del w:id="3718" w:author="Arun Saminathan" w:date="2022-06-10T09:30:00Z">
              <w:r w:rsidRPr="00E80CB8" w:rsidDel="004A3286">
                <w:rPr>
                  <w:strike/>
                </w:rPr>
                <w:delText>PS status reported to HMI</w:delText>
              </w:r>
            </w:del>
          </w:p>
          <w:p w14:paraId="65457778" w14:textId="13669F94" w:rsidR="0037483C" w:rsidRPr="00E80CB8" w:rsidDel="004A3286" w:rsidRDefault="0037483C" w:rsidP="00CC09C5">
            <w:pPr>
              <w:spacing w:line="240" w:lineRule="atLeast"/>
              <w:rPr>
                <w:del w:id="3719" w:author="Arun Saminathan" w:date="2022-06-10T09:30:00Z"/>
                <w:strike/>
              </w:rPr>
            </w:pPr>
          </w:p>
        </w:tc>
      </w:tr>
    </w:tbl>
    <w:p w14:paraId="4C974FF6" w14:textId="437F974F" w:rsidR="00843FF7" w:rsidRPr="00E80CB8" w:rsidDel="004A3286" w:rsidRDefault="00843FF7" w:rsidP="00CC09C5">
      <w:pPr>
        <w:spacing w:line="240" w:lineRule="atLeast"/>
        <w:rPr>
          <w:del w:id="3720" w:author="Arun Saminathan" w:date="2022-06-10T09:30:00Z"/>
          <w:strike/>
        </w:rPr>
      </w:pPr>
    </w:p>
    <w:p w14:paraId="332BBC61" w14:textId="5F651205" w:rsidR="003D3D47" w:rsidRPr="00E80CB8" w:rsidDel="004A3286" w:rsidRDefault="003D3D47" w:rsidP="00CC09C5">
      <w:pPr>
        <w:spacing w:line="240" w:lineRule="atLeast"/>
        <w:rPr>
          <w:del w:id="3721" w:author="Arun Saminathan" w:date="2022-06-10T09:30:00Z"/>
          <w:strike/>
        </w:rPr>
      </w:pPr>
      <w:del w:id="3722" w:author="Arun Saminathan" w:date="2022-06-10T09:30:00Z">
        <w:r w:rsidRPr="00E80CB8" w:rsidDel="004A3286">
          <w:rPr>
            <w:strike/>
          </w:rPr>
          <w:delText xml:space="preserve">Parameter </w:delText>
        </w:r>
        <w:r w:rsidR="009E6B3D" w:rsidRPr="00E80CB8" w:rsidDel="004A3286">
          <w:rPr>
            <w:strike/>
          </w:rPr>
          <w:delText>23</w:delText>
        </w:r>
      </w:del>
    </w:p>
    <w:tbl>
      <w:tblPr>
        <w:tblStyle w:val="TableGrid"/>
        <w:tblW w:w="0" w:type="auto"/>
        <w:tblLook w:val="04A0" w:firstRow="1" w:lastRow="0" w:firstColumn="1" w:lastColumn="0" w:noHBand="0" w:noVBand="1"/>
      </w:tblPr>
      <w:tblGrid>
        <w:gridCol w:w="1414"/>
        <w:gridCol w:w="9376"/>
      </w:tblGrid>
      <w:tr w:rsidR="003D3D47" w:rsidRPr="00E80CB8" w:rsidDel="004A3286" w14:paraId="1A130B1B" w14:textId="1FD868CE" w:rsidTr="00FD45D0">
        <w:trPr>
          <w:del w:id="3723" w:author="Arun Saminathan" w:date="2022-06-10T09:30:00Z"/>
        </w:trPr>
        <w:tc>
          <w:tcPr>
            <w:tcW w:w="1435" w:type="dxa"/>
          </w:tcPr>
          <w:p w14:paraId="2FE6A470" w14:textId="677A29CE" w:rsidR="003D3D47" w:rsidRPr="00E80CB8" w:rsidDel="004A3286" w:rsidRDefault="003D3D47" w:rsidP="00CC09C5">
            <w:pPr>
              <w:spacing w:line="240" w:lineRule="atLeast"/>
              <w:rPr>
                <w:del w:id="3724" w:author="Arun Saminathan" w:date="2022-06-10T09:30:00Z"/>
                <w:strike/>
              </w:rPr>
            </w:pPr>
            <w:del w:id="3725" w:author="Arun Saminathan" w:date="2022-06-10T09:30:00Z">
              <w:r w:rsidRPr="00E80CB8" w:rsidDel="004A3286">
                <w:rPr>
                  <w:strike/>
                </w:rPr>
                <w:delText>Size (bytes)</w:delText>
              </w:r>
            </w:del>
          </w:p>
        </w:tc>
        <w:tc>
          <w:tcPr>
            <w:tcW w:w="9672" w:type="dxa"/>
          </w:tcPr>
          <w:p w14:paraId="3E3F364D" w14:textId="7E230088" w:rsidR="003D3D47" w:rsidRPr="00E80CB8" w:rsidDel="004A3286" w:rsidRDefault="003D3D47" w:rsidP="00CC09C5">
            <w:pPr>
              <w:spacing w:line="240" w:lineRule="atLeast"/>
              <w:rPr>
                <w:del w:id="3726" w:author="Arun Saminathan" w:date="2022-06-10T09:30:00Z"/>
                <w:strike/>
              </w:rPr>
            </w:pPr>
            <w:del w:id="3727" w:author="Arun Saminathan" w:date="2022-06-10T09:30:00Z">
              <w:r w:rsidRPr="00E80CB8" w:rsidDel="004A3286">
                <w:rPr>
                  <w:strike/>
                </w:rPr>
                <w:delText>Parameter Info</w:delText>
              </w:r>
            </w:del>
          </w:p>
        </w:tc>
      </w:tr>
      <w:tr w:rsidR="003D3D47" w:rsidRPr="00E80CB8" w:rsidDel="004A3286" w14:paraId="784448B5" w14:textId="489DA10C" w:rsidTr="00FD45D0">
        <w:trPr>
          <w:del w:id="3728" w:author="Arun Saminathan" w:date="2022-06-10T09:30:00Z"/>
        </w:trPr>
        <w:tc>
          <w:tcPr>
            <w:tcW w:w="1435" w:type="dxa"/>
          </w:tcPr>
          <w:p w14:paraId="679DCA32" w14:textId="5097F1BB" w:rsidR="003D3D47" w:rsidRPr="00E80CB8" w:rsidDel="004A3286" w:rsidRDefault="005811C8" w:rsidP="00CC09C5">
            <w:pPr>
              <w:spacing w:line="240" w:lineRule="atLeast"/>
              <w:rPr>
                <w:del w:id="3729" w:author="Arun Saminathan" w:date="2022-06-10T09:30:00Z"/>
                <w:strike/>
              </w:rPr>
            </w:pPr>
            <w:del w:id="3730" w:author="Arun Saminathan" w:date="2022-06-10T09:30:00Z">
              <w:r w:rsidRPr="00E80CB8" w:rsidDel="004A3286">
                <w:rPr>
                  <w:strike/>
                </w:rPr>
                <w:delText>4</w:delText>
              </w:r>
            </w:del>
          </w:p>
        </w:tc>
        <w:tc>
          <w:tcPr>
            <w:tcW w:w="9672" w:type="dxa"/>
          </w:tcPr>
          <w:p w14:paraId="677BCB44" w14:textId="0D7DA238" w:rsidR="003D3D47" w:rsidRPr="00E80CB8" w:rsidDel="004A3286" w:rsidRDefault="003D3D47" w:rsidP="00CC09C5">
            <w:pPr>
              <w:spacing w:line="240" w:lineRule="atLeast"/>
              <w:rPr>
                <w:del w:id="3731" w:author="Arun Saminathan" w:date="2022-06-10T09:30:00Z"/>
                <w:strike/>
              </w:rPr>
            </w:pPr>
            <w:del w:id="3732" w:author="Arun Saminathan" w:date="2022-06-10T09:30:00Z">
              <w:r w:rsidRPr="00E80CB8" w:rsidDel="004A3286">
                <w:rPr>
                  <w:strike/>
                </w:rPr>
                <w:delText xml:space="preserve">Value </w:delText>
              </w:r>
              <w:r w:rsidR="001E0275" w:rsidRPr="00E80CB8" w:rsidDel="004A3286">
                <w:rPr>
                  <w:strike/>
                </w:rPr>
                <w:delText xml:space="preserve">heartbeat in signal, representing AMS transactions with </w:delText>
              </w:r>
              <w:r w:rsidR="00447415" w:rsidRPr="00E80CB8" w:rsidDel="004A3286">
                <w:rPr>
                  <w:strike/>
                </w:rPr>
                <w:delText>library through CAPI V2 interface.</w:delText>
              </w:r>
            </w:del>
          </w:p>
          <w:p w14:paraId="1331CAF8" w14:textId="27C4EBFA" w:rsidR="003D3D47" w:rsidRPr="00E80CB8" w:rsidDel="004A3286" w:rsidRDefault="003D3D47" w:rsidP="00CC09C5">
            <w:pPr>
              <w:spacing w:line="240" w:lineRule="atLeast"/>
              <w:rPr>
                <w:del w:id="3733" w:author="Arun Saminathan" w:date="2022-06-10T09:30:00Z"/>
                <w:strike/>
              </w:rPr>
            </w:pPr>
          </w:p>
        </w:tc>
      </w:tr>
    </w:tbl>
    <w:p w14:paraId="6EA645EE" w14:textId="62383148" w:rsidR="003D3D47" w:rsidRPr="00E80CB8" w:rsidDel="004A3286" w:rsidRDefault="003D3D47" w:rsidP="00CC09C5">
      <w:pPr>
        <w:spacing w:line="240" w:lineRule="atLeast"/>
        <w:rPr>
          <w:del w:id="3734" w:author="Arun Saminathan" w:date="2022-06-10T09:30:00Z"/>
          <w:strike/>
        </w:rPr>
      </w:pPr>
    </w:p>
    <w:p w14:paraId="12066CCB" w14:textId="6FD9A9B7" w:rsidR="009F21BC" w:rsidRPr="00E80CB8" w:rsidDel="004A3286" w:rsidRDefault="009F21BC" w:rsidP="00CC09C5">
      <w:pPr>
        <w:spacing w:line="240" w:lineRule="atLeast"/>
        <w:rPr>
          <w:del w:id="3735" w:author="Arun Saminathan" w:date="2022-06-10T09:30:00Z"/>
          <w:strike/>
        </w:rPr>
      </w:pPr>
      <w:del w:id="3736" w:author="Arun Saminathan" w:date="2022-06-10T09:30:00Z">
        <w:r w:rsidRPr="00E80CB8" w:rsidDel="004A3286">
          <w:rPr>
            <w:strike/>
          </w:rPr>
          <w:delText xml:space="preserve">Parameter </w:delText>
        </w:r>
        <w:r w:rsidR="009E6B3D" w:rsidRPr="00E80CB8" w:rsidDel="004A3286">
          <w:rPr>
            <w:strike/>
          </w:rPr>
          <w:delText>24</w:delText>
        </w:r>
      </w:del>
    </w:p>
    <w:tbl>
      <w:tblPr>
        <w:tblStyle w:val="TableGrid"/>
        <w:tblW w:w="0" w:type="auto"/>
        <w:tblLook w:val="04A0" w:firstRow="1" w:lastRow="0" w:firstColumn="1" w:lastColumn="0" w:noHBand="0" w:noVBand="1"/>
      </w:tblPr>
      <w:tblGrid>
        <w:gridCol w:w="1412"/>
        <w:gridCol w:w="9378"/>
      </w:tblGrid>
      <w:tr w:rsidR="009F21BC" w:rsidRPr="00E80CB8" w:rsidDel="004A3286" w14:paraId="66E12EF3" w14:textId="624C01B1" w:rsidTr="00FD45D0">
        <w:trPr>
          <w:del w:id="3737" w:author="Arun Saminathan" w:date="2022-06-10T09:30:00Z"/>
        </w:trPr>
        <w:tc>
          <w:tcPr>
            <w:tcW w:w="1435" w:type="dxa"/>
          </w:tcPr>
          <w:p w14:paraId="1B886D82" w14:textId="0FF121B5" w:rsidR="009F21BC" w:rsidRPr="00E80CB8" w:rsidDel="004A3286" w:rsidRDefault="009F21BC" w:rsidP="00CC09C5">
            <w:pPr>
              <w:spacing w:line="240" w:lineRule="atLeast"/>
              <w:rPr>
                <w:del w:id="3738" w:author="Arun Saminathan" w:date="2022-06-10T09:30:00Z"/>
                <w:strike/>
              </w:rPr>
            </w:pPr>
            <w:del w:id="3739" w:author="Arun Saminathan" w:date="2022-06-10T09:30:00Z">
              <w:r w:rsidRPr="00E80CB8" w:rsidDel="004A3286">
                <w:rPr>
                  <w:strike/>
                </w:rPr>
                <w:delText>Size (bytes)</w:delText>
              </w:r>
            </w:del>
          </w:p>
        </w:tc>
        <w:tc>
          <w:tcPr>
            <w:tcW w:w="9672" w:type="dxa"/>
          </w:tcPr>
          <w:p w14:paraId="5BDDCBD2" w14:textId="0DB13507" w:rsidR="009F21BC" w:rsidRPr="00E80CB8" w:rsidDel="004A3286" w:rsidRDefault="009F21BC" w:rsidP="00CC09C5">
            <w:pPr>
              <w:spacing w:line="240" w:lineRule="atLeast"/>
              <w:rPr>
                <w:del w:id="3740" w:author="Arun Saminathan" w:date="2022-06-10T09:30:00Z"/>
                <w:strike/>
              </w:rPr>
            </w:pPr>
            <w:del w:id="3741" w:author="Arun Saminathan" w:date="2022-06-10T09:30:00Z">
              <w:r w:rsidRPr="00E80CB8" w:rsidDel="004A3286">
                <w:rPr>
                  <w:strike/>
                </w:rPr>
                <w:delText>Parameter Info</w:delText>
              </w:r>
            </w:del>
          </w:p>
        </w:tc>
      </w:tr>
      <w:tr w:rsidR="009F21BC" w:rsidRPr="00E80CB8" w:rsidDel="004A3286" w14:paraId="46A66680" w14:textId="7C86FC64" w:rsidTr="00FD45D0">
        <w:trPr>
          <w:del w:id="3742" w:author="Arun Saminathan" w:date="2022-06-10T09:30:00Z"/>
        </w:trPr>
        <w:tc>
          <w:tcPr>
            <w:tcW w:w="1435" w:type="dxa"/>
          </w:tcPr>
          <w:p w14:paraId="67D2FD30" w14:textId="5C76C3D0" w:rsidR="009F21BC" w:rsidRPr="00E80CB8" w:rsidDel="004A3286" w:rsidRDefault="009F21BC" w:rsidP="00CC09C5">
            <w:pPr>
              <w:spacing w:line="240" w:lineRule="atLeast"/>
              <w:rPr>
                <w:del w:id="3743" w:author="Arun Saminathan" w:date="2022-06-10T09:30:00Z"/>
                <w:strike/>
              </w:rPr>
            </w:pPr>
            <w:del w:id="3744" w:author="Arun Saminathan" w:date="2022-06-10T09:30:00Z">
              <w:r w:rsidRPr="00E80CB8" w:rsidDel="004A3286">
                <w:rPr>
                  <w:strike/>
                </w:rPr>
                <w:delText>4</w:delText>
              </w:r>
            </w:del>
          </w:p>
        </w:tc>
        <w:tc>
          <w:tcPr>
            <w:tcW w:w="9672" w:type="dxa"/>
          </w:tcPr>
          <w:p w14:paraId="69BEBF04" w14:textId="4B91B91A" w:rsidR="00206E5A" w:rsidRPr="00E80CB8" w:rsidDel="004A3286" w:rsidRDefault="00206E5A" w:rsidP="00CC09C5">
            <w:pPr>
              <w:spacing w:line="240" w:lineRule="atLeast"/>
              <w:rPr>
                <w:del w:id="3745" w:author="Arun Saminathan" w:date="2022-06-10T09:30:00Z"/>
                <w:strike/>
              </w:rPr>
            </w:pPr>
            <w:del w:id="3746" w:author="Arun Saminathan" w:date="2022-06-10T09:30:00Z">
              <w:r w:rsidRPr="00E80CB8" w:rsidDel="004A3286">
                <w:rPr>
                  <w:strike/>
                </w:rPr>
                <w:delText>NVH service AMS write message buffer count.</w:delText>
              </w:r>
            </w:del>
          </w:p>
          <w:p w14:paraId="78CC09F1" w14:textId="31B4B4C0" w:rsidR="009F21BC" w:rsidRPr="00E80CB8" w:rsidDel="004A3286" w:rsidRDefault="00206E5A" w:rsidP="00CC09C5">
            <w:pPr>
              <w:pStyle w:val="ListParagraph"/>
              <w:numPr>
                <w:ilvl w:val="0"/>
                <w:numId w:val="27"/>
              </w:numPr>
              <w:spacing w:line="240" w:lineRule="atLeast"/>
              <w:ind w:leftChars="0"/>
              <w:rPr>
                <w:del w:id="3747" w:author="Arun Saminathan" w:date="2022-06-10T09:30:00Z"/>
                <w:strike/>
              </w:rPr>
            </w:pPr>
            <w:del w:id="3748" w:author="Arun Saminathan" w:date="2022-06-10T09:30:00Z">
              <w:r w:rsidRPr="00E80CB8" w:rsidDel="004A3286">
                <w:rPr>
                  <w:strike/>
                </w:rPr>
                <w:delText xml:space="preserve">Number of AMS </w:delText>
              </w:r>
              <w:r w:rsidR="00752678" w:rsidRPr="00E80CB8" w:rsidDel="004A3286">
                <w:rPr>
                  <w:strike/>
                </w:rPr>
                <w:delText xml:space="preserve">parameter </w:delText>
              </w:r>
              <w:r w:rsidRPr="00E80CB8" w:rsidDel="004A3286">
                <w:rPr>
                  <w:strike/>
                </w:rPr>
                <w:delText>write messages waiting to be sent.</w:delText>
              </w:r>
            </w:del>
          </w:p>
        </w:tc>
      </w:tr>
    </w:tbl>
    <w:p w14:paraId="78B71164" w14:textId="618D95F1" w:rsidR="009F21BC" w:rsidRPr="00E80CB8" w:rsidDel="004A3286" w:rsidRDefault="009F21BC" w:rsidP="00CC09C5">
      <w:pPr>
        <w:spacing w:line="240" w:lineRule="atLeast"/>
        <w:rPr>
          <w:del w:id="3749" w:author="Arun Saminathan" w:date="2022-06-10T09:30:00Z"/>
          <w:strike/>
        </w:rPr>
      </w:pPr>
    </w:p>
    <w:p w14:paraId="48336F89" w14:textId="639C0E55" w:rsidR="00752678" w:rsidRPr="00E80CB8" w:rsidDel="004A3286" w:rsidRDefault="00752678" w:rsidP="00CC09C5">
      <w:pPr>
        <w:spacing w:line="240" w:lineRule="atLeast"/>
        <w:rPr>
          <w:del w:id="3750" w:author="Arun Saminathan" w:date="2022-06-10T09:30:00Z"/>
          <w:strike/>
        </w:rPr>
      </w:pPr>
      <w:del w:id="3751" w:author="Arun Saminathan" w:date="2022-06-10T09:30:00Z">
        <w:r w:rsidRPr="00E80CB8" w:rsidDel="004A3286">
          <w:rPr>
            <w:strike/>
          </w:rPr>
          <w:delText>Parameter 2</w:delText>
        </w:r>
        <w:r w:rsidR="009E6B3D" w:rsidRPr="00E80CB8" w:rsidDel="004A3286">
          <w:rPr>
            <w:strike/>
          </w:rPr>
          <w:delText>5</w:delText>
        </w:r>
      </w:del>
    </w:p>
    <w:tbl>
      <w:tblPr>
        <w:tblStyle w:val="TableGrid"/>
        <w:tblW w:w="0" w:type="auto"/>
        <w:tblLook w:val="04A0" w:firstRow="1" w:lastRow="0" w:firstColumn="1" w:lastColumn="0" w:noHBand="0" w:noVBand="1"/>
      </w:tblPr>
      <w:tblGrid>
        <w:gridCol w:w="1412"/>
        <w:gridCol w:w="9378"/>
      </w:tblGrid>
      <w:tr w:rsidR="00752678" w:rsidRPr="00E80CB8" w:rsidDel="004A3286" w14:paraId="40246CAB" w14:textId="2FE2D381" w:rsidTr="00FD45D0">
        <w:trPr>
          <w:del w:id="3752" w:author="Arun Saminathan" w:date="2022-06-10T09:30:00Z"/>
        </w:trPr>
        <w:tc>
          <w:tcPr>
            <w:tcW w:w="1435" w:type="dxa"/>
          </w:tcPr>
          <w:p w14:paraId="784AB521" w14:textId="1ED9B1E7" w:rsidR="00752678" w:rsidRPr="00E80CB8" w:rsidDel="004A3286" w:rsidRDefault="00752678" w:rsidP="00CC09C5">
            <w:pPr>
              <w:spacing w:line="240" w:lineRule="atLeast"/>
              <w:rPr>
                <w:del w:id="3753" w:author="Arun Saminathan" w:date="2022-06-10T09:30:00Z"/>
                <w:strike/>
              </w:rPr>
            </w:pPr>
            <w:del w:id="3754" w:author="Arun Saminathan" w:date="2022-06-10T09:30:00Z">
              <w:r w:rsidRPr="00E80CB8" w:rsidDel="004A3286">
                <w:rPr>
                  <w:strike/>
                </w:rPr>
                <w:delText>Size (bytes)</w:delText>
              </w:r>
            </w:del>
          </w:p>
        </w:tc>
        <w:tc>
          <w:tcPr>
            <w:tcW w:w="9672" w:type="dxa"/>
          </w:tcPr>
          <w:p w14:paraId="6513B570" w14:textId="05D0A1FB" w:rsidR="00752678" w:rsidRPr="00E80CB8" w:rsidDel="004A3286" w:rsidRDefault="00752678" w:rsidP="00CC09C5">
            <w:pPr>
              <w:spacing w:line="240" w:lineRule="atLeast"/>
              <w:rPr>
                <w:del w:id="3755" w:author="Arun Saminathan" w:date="2022-06-10T09:30:00Z"/>
                <w:strike/>
              </w:rPr>
            </w:pPr>
            <w:del w:id="3756" w:author="Arun Saminathan" w:date="2022-06-10T09:30:00Z">
              <w:r w:rsidRPr="00E80CB8" w:rsidDel="004A3286">
                <w:rPr>
                  <w:strike/>
                </w:rPr>
                <w:delText>Parameter Info</w:delText>
              </w:r>
            </w:del>
          </w:p>
        </w:tc>
      </w:tr>
      <w:tr w:rsidR="00752678" w:rsidRPr="00E80CB8" w:rsidDel="004A3286" w14:paraId="271B83EF" w14:textId="0948E347" w:rsidTr="00FD45D0">
        <w:trPr>
          <w:del w:id="3757" w:author="Arun Saminathan" w:date="2022-06-10T09:30:00Z"/>
        </w:trPr>
        <w:tc>
          <w:tcPr>
            <w:tcW w:w="1435" w:type="dxa"/>
          </w:tcPr>
          <w:p w14:paraId="5069B3F0" w14:textId="38490F0A" w:rsidR="00752678" w:rsidRPr="00E80CB8" w:rsidDel="004A3286" w:rsidRDefault="00752678" w:rsidP="00CC09C5">
            <w:pPr>
              <w:spacing w:line="240" w:lineRule="atLeast"/>
              <w:rPr>
                <w:del w:id="3758" w:author="Arun Saminathan" w:date="2022-06-10T09:30:00Z"/>
                <w:strike/>
              </w:rPr>
            </w:pPr>
            <w:del w:id="3759" w:author="Arun Saminathan" w:date="2022-06-10T09:30:00Z">
              <w:r w:rsidRPr="00E80CB8" w:rsidDel="004A3286">
                <w:rPr>
                  <w:strike/>
                </w:rPr>
                <w:delText>4</w:delText>
              </w:r>
            </w:del>
          </w:p>
        </w:tc>
        <w:tc>
          <w:tcPr>
            <w:tcW w:w="9672" w:type="dxa"/>
          </w:tcPr>
          <w:p w14:paraId="0228D389" w14:textId="5FDED373" w:rsidR="00752678" w:rsidRPr="00E80CB8" w:rsidDel="004A3286" w:rsidRDefault="00752678" w:rsidP="00CC09C5">
            <w:pPr>
              <w:spacing w:line="240" w:lineRule="atLeast"/>
              <w:rPr>
                <w:del w:id="3760" w:author="Arun Saminathan" w:date="2022-06-10T09:30:00Z"/>
                <w:strike/>
              </w:rPr>
            </w:pPr>
            <w:del w:id="3761" w:author="Arun Saminathan" w:date="2022-06-10T09:30:00Z">
              <w:r w:rsidRPr="00E80CB8" w:rsidDel="004A3286">
                <w:rPr>
                  <w:strike/>
                </w:rPr>
                <w:delText>NVH service AMS read message buffer count.</w:delText>
              </w:r>
            </w:del>
          </w:p>
          <w:p w14:paraId="7347DDF9" w14:textId="2531F9CD" w:rsidR="00752678" w:rsidRPr="00E80CB8" w:rsidDel="004A3286" w:rsidRDefault="00752678" w:rsidP="00CC09C5">
            <w:pPr>
              <w:pStyle w:val="ListParagraph"/>
              <w:numPr>
                <w:ilvl w:val="0"/>
                <w:numId w:val="27"/>
              </w:numPr>
              <w:spacing w:line="240" w:lineRule="atLeast"/>
              <w:ind w:leftChars="0"/>
              <w:rPr>
                <w:del w:id="3762" w:author="Arun Saminathan" w:date="2022-06-10T09:30:00Z"/>
                <w:strike/>
              </w:rPr>
            </w:pPr>
            <w:del w:id="3763" w:author="Arun Saminathan" w:date="2022-06-10T09:30:00Z">
              <w:r w:rsidRPr="00E80CB8" w:rsidDel="004A3286">
                <w:rPr>
                  <w:strike/>
                </w:rPr>
                <w:delText>Number of AMS parameter read messages waiting to be sent.</w:delText>
              </w:r>
            </w:del>
          </w:p>
        </w:tc>
      </w:tr>
    </w:tbl>
    <w:p w14:paraId="1F7F46BF" w14:textId="70C9D637" w:rsidR="00AF409C" w:rsidRPr="00E80CB8" w:rsidRDefault="00AF409C" w:rsidP="00CC09C5">
      <w:pPr>
        <w:spacing w:line="240" w:lineRule="atLeast"/>
        <w:rPr>
          <w:strike/>
        </w:rPr>
      </w:pPr>
    </w:p>
    <w:p w14:paraId="44485AFC" w14:textId="12D0C44C" w:rsidR="003A39CC" w:rsidRDefault="003A39CC" w:rsidP="00CC09C5">
      <w:pPr>
        <w:pStyle w:val="Heading3"/>
        <w:spacing w:line="240" w:lineRule="atLeast"/>
      </w:pPr>
      <w:bookmarkStart w:id="3764" w:name="_Toc105779486"/>
      <w:r>
        <w:t xml:space="preserve">DID </w:t>
      </w:r>
      <w:ins w:id="3765" w:author="Arun Saminathan" w:date="2022-04-05T13:10:00Z">
        <w:r w:rsidR="002D28D7">
          <w:t>0x</w:t>
        </w:r>
      </w:ins>
      <w:ins w:id="3766" w:author="Arun Saminathan" w:date="2022-04-05T13:09:00Z">
        <w:r w:rsidR="002D28D7">
          <w:t>FD70</w:t>
        </w:r>
      </w:ins>
      <w:del w:id="3767" w:author="Arun Saminathan" w:date="2022-04-05T13:09:00Z">
        <w:r w:rsidDel="002D28D7">
          <w:delText>0x????</w:delText>
        </w:r>
      </w:del>
      <w:r>
        <w:t xml:space="preserve"> – ANC </w:t>
      </w:r>
      <w:r w:rsidR="00FA04DC">
        <w:t>Exception Diagnostics</w:t>
      </w:r>
      <w:r>
        <w:t xml:space="preserve"> Status</w:t>
      </w:r>
      <w:bookmarkEnd w:id="3764"/>
    </w:p>
    <w:p w14:paraId="26D74B44" w14:textId="77777777" w:rsidR="003A39CC" w:rsidRDefault="003A39CC" w:rsidP="00CC09C5">
      <w:pPr>
        <w:spacing w:line="240" w:lineRule="atLeast"/>
      </w:pPr>
    </w:p>
    <w:tbl>
      <w:tblPr>
        <w:tblStyle w:val="TableGrid"/>
        <w:tblW w:w="0" w:type="auto"/>
        <w:tblLook w:val="04A0" w:firstRow="1" w:lastRow="0" w:firstColumn="1" w:lastColumn="0" w:noHBand="0" w:noVBand="1"/>
      </w:tblPr>
      <w:tblGrid>
        <w:gridCol w:w="1424"/>
        <w:gridCol w:w="9366"/>
      </w:tblGrid>
      <w:tr w:rsidR="003A39CC" w:rsidRPr="00853E28" w14:paraId="2B9AE562" w14:textId="77777777" w:rsidTr="00E6382F">
        <w:tc>
          <w:tcPr>
            <w:tcW w:w="1435" w:type="dxa"/>
          </w:tcPr>
          <w:p w14:paraId="2C6F41C0" w14:textId="77777777" w:rsidR="003A39CC" w:rsidRPr="00853E28" w:rsidRDefault="003A39CC" w:rsidP="00CC09C5">
            <w:pPr>
              <w:spacing w:line="240" w:lineRule="atLeast"/>
            </w:pPr>
            <w:r w:rsidRPr="00853E28">
              <w:t>Value</w:t>
            </w:r>
          </w:p>
        </w:tc>
        <w:tc>
          <w:tcPr>
            <w:tcW w:w="9672" w:type="dxa"/>
          </w:tcPr>
          <w:p w14:paraId="433A389E" w14:textId="77909F99" w:rsidR="003A39CC" w:rsidRPr="00853E28" w:rsidRDefault="003A39CC" w:rsidP="00CC09C5">
            <w:pPr>
              <w:spacing w:line="240" w:lineRule="atLeast"/>
            </w:pPr>
            <w:r>
              <w:t>0x</w:t>
            </w:r>
            <w:ins w:id="3768" w:author="Arun Saminathan" w:date="2022-04-05T13:10:00Z">
              <w:r w:rsidR="002D28D7">
                <w:t>FD70</w:t>
              </w:r>
            </w:ins>
            <w:del w:id="3769" w:author="Arun Saminathan" w:date="2022-04-05T13:10:00Z">
              <w:r w:rsidDel="002D28D7">
                <w:delText>????</w:delText>
              </w:r>
            </w:del>
          </w:p>
        </w:tc>
      </w:tr>
      <w:tr w:rsidR="003A39CC" w:rsidRPr="00853E28" w14:paraId="1853F07F" w14:textId="77777777" w:rsidTr="00E6382F">
        <w:tc>
          <w:tcPr>
            <w:tcW w:w="1435" w:type="dxa"/>
          </w:tcPr>
          <w:p w14:paraId="705EAE3A" w14:textId="77777777" w:rsidR="003A39CC" w:rsidRPr="00853E28" w:rsidRDefault="003A39CC" w:rsidP="00CC09C5">
            <w:pPr>
              <w:spacing w:line="240" w:lineRule="atLeast"/>
            </w:pPr>
            <w:r w:rsidRPr="00853E28">
              <w:t>Name</w:t>
            </w:r>
          </w:p>
        </w:tc>
        <w:tc>
          <w:tcPr>
            <w:tcW w:w="9672" w:type="dxa"/>
          </w:tcPr>
          <w:p w14:paraId="7B4EC7CD" w14:textId="288C5115" w:rsidR="003A39CC" w:rsidRPr="00853E28" w:rsidRDefault="00FA04DC" w:rsidP="00CC09C5">
            <w:pPr>
              <w:spacing w:line="240" w:lineRule="atLeast"/>
            </w:pPr>
            <w:r>
              <w:t>ANC Exception Diagnostics</w:t>
            </w:r>
            <w:r w:rsidR="003A39CC" w:rsidRPr="001B65E8">
              <w:t xml:space="preserve"> Status</w:t>
            </w:r>
          </w:p>
        </w:tc>
      </w:tr>
      <w:tr w:rsidR="003A39CC" w:rsidRPr="00853E28" w14:paraId="383DABF6" w14:textId="77777777" w:rsidTr="00E6382F">
        <w:tc>
          <w:tcPr>
            <w:tcW w:w="1435" w:type="dxa"/>
          </w:tcPr>
          <w:p w14:paraId="673DF6B3" w14:textId="77777777" w:rsidR="003A39CC" w:rsidRPr="00853E28" w:rsidRDefault="003A39CC" w:rsidP="00CC09C5">
            <w:pPr>
              <w:spacing w:line="240" w:lineRule="atLeast"/>
            </w:pPr>
            <w:r w:rsidRPr="00853E28">
              <w:t>Size (Bytes)</w:t>
            </w:r>
          </w:p>
        </w:tc>
        <w:tc>
          <w:tcPr>
            <w:tcW w:w="9672" w:type="dxa"/>
          </w:tcPr>
          <w:p w14:paraId="4F2E2491" w14:textId="6023697B" w:rsidR="003A39CC" w:rsidRPr="00853E28" w:rsidRDefault="002715CC" w:rsidP="00CC09C5">
            <w:pPr>
              <w:spacing w:line="240" w:lineRule="atLeast"/>
            </w:pPr>
            <w:r>
              <w:t>12</w:t>
            </w:r>
          </w:p>
        </w:tc>
      </w:tr>
      <w:tr w:rsidR="003A39CC" w:rsidRPr="00853E28" w14:paraId="478B0F81" w14:textId="77777777" w:rsidTr="00E6382F">
        <w:tc>
          <w:tcPr>
            <w:tcW w:w="1435" w:type="dxa"/>
          </w:tcPr>
          <w:p w14:paraId="30FADBAD" w14:textId="77777777" w:rsidR="003A39CC" w:rsidRPr="00853E28" w:rsidRDefault="003A39CC" w:rsidP="00CC09C5">
            <w:pPr>
              <w:spacing w:line="240" w:lineRule="atLeast"/>
            </w:pPr>
            <w:r w:rsidRPr="00853E28">
              <w:t>Type</w:t>
            </w:r>
          </w:p>
        </w:tc>
        <w:tc>
          <w:tcPr>
            <w:tcW w:w="9672" w:type="dxa"/>
          </w:tcPr>
          <w:p w14:paraId="22CA577D" w14:textId="77777777" w:rsidR="003A39CC" w:rsidRPr="00853E28" w:rsidRDefault="003A39CC" w:rsidP="00CC09C5">
            <w:pPr>
              <w:spacing w:line="240" w:lineRule="atLeast"/>
            </w:pPr>
            <w:r>
              <w:t>Packeted</w:t>
            </w:r>
          </w:p>
        </w:tc>
      </w:tr>
      <w:tr w:rsidR="003A39CC" w:rsidRPr="00853E28" w14:paraId="1D12443E" w14:textId="77777777" w:rsidTr="00E6382F">
        <w:tc>
          <w:tcPr>
            <w:tcW w:w="1435" w:type="dxa"/>
          </w:tcPr>
          <w:p w14:paraId="3CDEB170" w14:textId="77777777" w:rsidR="003A39CC" w:rsidRPr="00853E28" w:rsidRDefault="003A39CC" w:rsidP="00CC09C5">
            <w:pPr>
              <w:spacing w:line="240" w:lineRule="atLeast"/>
            </w:pPr>
            <w:r>
              <w:t>Services</w:t>
            </w:r>
          </w:p>
        </w:tc>
        <w:tc>
          <w:tcPr>
            <w:tcW w:w="9672" w:type="dxa"/>
          </w:tcPr>
          <w:p w14:paraId="4649ECE7" w14:textId="77777777" w:rsidR="003A39CC" w:rsidRPr="00853E28" w:rsidRDefault="003A39CC" w:rsidP="00CC09C5">
            <w:pPr>
              <w:spacing w:line="240" w:lineRule="atLeast"/>
            </w:pPr>
            <w:proofErr w:type="spellStart"/>
            <w:r>
              <w:t>ReadDataByIdentifier</w:t>
            </w:r>
            <w:proofErr w:type="spellEnd"/>
          </w:p>
        </w:tc>
      </w:tr>
      <w:tr w:rsidR="003A39CC" w:rsidRPr="00853E28" w14:paraId="3672BB00" w14:textId="77777777" w:rsidTr="00E6382F">
        <w:tc>
          <w:tcPr>
            <w:tcW w:w="1435" w:type="dxa"/>
          </w:tcPr>
          <w:p w14:paraId="60D0CEB2" w14:textId="77777777" w:rsidR="003A39CC" w:rsidRPr="00853E28" w:rsidRDefault="003A39CC" w:rsidP="00CC09C5">
            <w:pPr>
              <w:spacing w:line="240" w:lineRule="atLeast"/>
            </w:pPr>
            <w:r>
              <w:t>Audience</w:t>
            </w:r>
          </w:p>
        </w:tc>
        <w:tc>
          <w:tcPr>
            <w:tcW w:w="9672" w:type="dxa"/>
          </w:tcPr>
          <w:p w14:paraId="45966A24" w14:textId="77777777" w:rsidR="003A39CC" w:rsidRPr="00853E28" w:rsidRDefault="003A39CC" w:rsidP="00CC09C5">
            <w:pPr>
              <w:spacing w:line="240" w:lineRule="atLeast"/>
            </w:pPr>
            <w:r>
              <w:t xml:space="preserve">Technician </w:t>
            </w:r>
            <w:proofErr w:type="spellStart"/>
            <w:r>
              <w:t>Special_Apps</w:t>
            </w:r>
            <w:proofErr w:type="spellEnd"/>
            <w:r>
              <w:t xml:space="preserve"> Development Analytics</w:t>
            </w:r>
          </w:p>
        </w:tc>
      </w:tr>
      <w:tr w:rsidR="003A39CC" w:rsidRPr="00853E28" w14:paraId="0E46D82D" w14:textId="77777777" w:rsidTr="00E6382F">
        <w:tc>
          <w:tcPr>
            <w:tcW w:w="1435" w:type="dxa"/>
          </w:tcPr>
          <w:p w14:paraId="6A7CB342" w14:textId="77777777" w:rsidR="003A39CC" w:rsidRPr="00853E28" w:rsidRDefault="003A39CC" w:rsidP="00CC09C5">
            <w:pPr>
              <w:spacing w:line="240" w:lineRule="atLeast"/>
            </w:pPr>
            <w:r>
              <w:t>Comments</w:t>
            </w:r>
          </w:p>
        </w:tc>
        <w:tc>
          <w:tcPr>
            <w:tcW w:w="9672" w:type="dxa"/>
          </w:tcPr>
          <w:p w14:paraId="236A09BC" w14:textId="77777777" w:rsidR="003A39CC" w:rsidRDefault="003A39CC" w:rsidP="00CC09C5">
            <w:pPr>
              <w:spacing w:line="240" w:lineRule="atLeast"/>
            </w:pPr>
            <w:r>
              <w:t xml:space="preserve">Returns detailed </w:t>
            </w:r>
            <w:r w:rsidR="00FA04DC">
              <w:t xml:space="preserve">ANC </w:t>
            </w:r>
            <w:r w:rsidR="007269C6">
              <w:t>exception</w:t>
            </w:r>
            <w:r>
              <w:t xml:space="preserve"> status information</w:t>
            </w:r>
            <w:r w:rsidR="0017762F">
              <w:t>.</w:t>
            </w:r>
          </w:p>
          <w:p w14:paraId="4CF5D706" w14:textId="575D4F17" w:rsidR="0017762F" w:rsidRPr="00853E28" w:rsidRDefault="009611A3" w:rsidP="00CC09C5">
            <w:pPr>
              <w:spacing w:line="240" w:lineRule="atLeast"/>
            </w:pPr>
            <w:r>
              <w:t xml:space="preserve">Corresponds to retrieving the </w:t>
            </w:r>
            <w:r w:rsidR="0017762F">
              <w:t>exception diagnostics array for EOR</w:t>
            </w:r>
            <w:r>
              <w:t xml:space="preserve"> (</w:t>
            </w:r>
            <w:proofErr w:type="spellStart"/>
            <w:r w:rsidRPr="009611A3">
              <w:t>qwaAsdEorExceptionDiag</w:t>
            </w:r>
            <w:proofErr w:type="spellEnd"/>
            <w:r>
              <w:t>)</w:t>
            </w:r>
            <w:r w:rsidR="0017762F">
              <w:t>. This is an array of values that provides informatio</w:t>
            </w:r>
            <w:r w:rsidR="00A67D59">
              <w:t xml:space="preserve">n </w:t>
            </w:r>
            <w:r w:rsidR="0017762F">
              <w:t>about the conditions that resulted in the most recent exception. This can be useful in recreating the driving scenario to</w:t>
            </w:r>
            <w:r w:rsidR="00A67D59">
              <w:t xml:space="preserve"> </w:t>
            </w:r>
            <w:r w:rsidR="0017762F">
              <w:t>understand the underlying issue. For example, the issue might be caused by control limiter thresholds being hit</w:t>
            </w:r>
            <w:r w:rsidR="00A67D59">
              <w:t xml:space="preserve">, </w:t>
            </w:r>
            <w:r w:rsidR="0017762F">
              <w:t>a difference between the acoustics of the vehicle and the calibration data</w:t>
            </w:r>
            <w:r w:rsidR="00A67D59">
              <w:t xml:space="preserve">, </w:t>
            </w:r>
            <w:r w:rsidR="0017762F">
              <w:t>a microphone being faulty, or a system delay, polarity or gain change.</w:t>
            </w:r>
          </w:p>
        </w:tc>
      </w:tr>
    </w:tbl>
    <w:p w14:paraId="4EDFE567" w14:textId="77777777" w:rsidR="003A39CC" w:rsidRDefault="003A39CC" w:rsidP="00CC09C5">
      <w:pPr>
        <w:spacing w:line="240" w:lineRule="atLeast"/>
      </w:pPr>
    </w:p>
    <w:p w14:paraId="7E707CF3" w14:textId="77777777" w:rsidR="003A39CC" w:rsidRDefault="003A39CC" w:rsidP="00CC09C5">
      <w:pPr>
        <w:spacing w:line="240" w:lineRule="atLeast"/>
      </w:pPr>
      <w:r>
        <w:t>Parameter 1</w:t>
      </w:r>
    </w:p>
    <w:tbl>
      <w:tblPr>
        <w:tblStyle w:val="TableGrid"/>
        <w:tblW w:w="0" w:type="auto"/>
        <w:tblLook w:val="04A0" w:firstRow="1" w:lastRow="0" w:firstColumn="1" w:lastColumn="0" w:noHBand="0" w:noVBand="1"/>
      </w:tblPr>
      <w:tblGrid>
        <w:gridCol w:w="1414"/>
        <w:gridCol w:w="9376"/>
      </w:tblGrid>
      <w:tr w:rsidR="003A39CC" w14:paraId="010A35EF" w14:textId="77777777" w:rsidTr="00E6382F">
        <w:tc>
          <w:tcPr>
            <w:tcW w:w="1435" w:type="dxa"/>
          </w:tcPr>
          <w:p w14:paraId="3C7682FE" w14:textId="77777777" w:rsidR="003A39CC" w:rsidRDefault="003A39CC" w:rsidP="00CC09C5">
            <w:pPr>
              <w:spacing w:line="240" w:lineRule="atLeast"/>
            </w:pPr>
            <w:r>
              <w:t>Size (bytes)</w:t>
            </w:r>
          </w:p>
        </w:tc>
        <w:tc>
          <w:tcPr>
            <w:tcW w:w="9672" w:type="dxa"/>
          </w:tcPr>
          <w:p w14:paraId="298C28E9" w14:textId="77777777" w:rsidR="003A39CC" w:rsidRDefault="003A39CC" w:rsidP="00CC09C5">
            <w:pPr>
              <w:spacing w:line="240" w:lineRule="atLeast"/>
            </w:pPr>
            <w:r>
              <w:t>Parameter Info</w:t>
            </w:r>
          </w:p>
        </w:tc>
      </w:tr>
      <w:tr w:rsidR="003A39CC" w14:paraId="4EEDFAE4" w14:textId="77777777" w:rsidTr="00E6382F">
        <w:tc>
          <w:tcPr>
            <w:tcW w:w="1435" w:type="dxa"/>
          </w:tcPr>
          <w:p w14:paraId="7FC3C9A4" w14:textId="77777777" w:rsidR="003A39CC" w:rsidRDefault="003A39CC" w:rsidP="00CC09C5">
            <w:pPr>
              <w:spacing w:line="240" w:lineRule="atLeast"/>
            </w:pPr>
            <w:r>
              <w:t>2</w:t>
            </w:r>
          </w:p>
        </w:tc>
        <w:tc>
          <w:tcPr>
            <w:tcW w:w="9672" w:type="dxa"/>
          </w:tcPr>
          <w:p w14:paraId="42361BFF" w14:textId="77777777" w:rsidR="003A39CC" w:rsidRDefault="00125923" w:rsidP="00CC09C5">
            <w:pPr>
              <w:spacing w:line="240" w:lineRule="atLeast"/>
            </w:pPr>
            <w:r w:rsidRPr="00125923">
              <w:t>The engine mode when the exception was detected.</w:t>
            </w:r>
          </w:p>
          <w:p w14:paraId="33DD6164" w14:textId="34372292" w:rsidR="000E5F2E" w:rsidRDefault="000E5F2E" w:rsidP="00CC09C5">
            <w:pPr>
              <w:spacing w:line="240" w:lineRule="atLeast"/>
            </w:pPr>
          </w:p>
        </w:tc>
      </w:tr>
    </w:tbl>
    <w:p w14:paraId="1ABED432" w14:textId="77777777" w:rsidR="003A39CC" w:rsidRDefault="003A39CC" w:rsidP="00CC09C5">
      <w:pPr>
        <w:spacing w:line="240" w:lineRule="atLeast"/>
      </w:pPr>
    </w:p>
    <w:p w14:paraId="25DF5410" w14:textId="77777777" w:rsidR="003A39CC" w:rsidRDefault="003A39CC" w:rsidP="00CC09C5">
      <w:pPr>
        <w:spacing w:line="240" w:lineRule="atLeast"/>
      </w:pPr>
      <w:r>
        <w:t>Parameter 2</w:t>
      </w:r>
    </w:p>
    <w:tbl>
      <w:tblPr>
        <w:tblStyle w:val="TableGrid"/>
        <w:tblW w:w="0" w:type="auto"/>
        <w:tblLook w:val="04A0" w:firstRow="1" w:lastRow="0" w:firstColumn="1" w:lastColumn="0" w:noHBand="0" w:noVBand="1"/>
      </w:tblPr>
      <w:tblGrid>
        <w:gridCol w:w="1414"/>
        <w:gridCol w:w="9376"/>
      </w:tblGrid>
      <w:tr w:rsidR="003A39CC" w14:paraId="16A49A21" w14:textId="77777777" w:rsidTr="00E6382F">
        <w:tc>
          <w:tcPr>
            <w:tcW w:w="1435" w:type="dxa"/>
          </w:tcPr>
          <w:p w14:paraId="03A8B1BF" w14:textId="77777777" w:rsidR="003A39CC" w:rsidRDefault="003A39CC" w:rsidP="00CC09C5">
            <w:pPr>
              <w:spacing w:line="240" w:lineRule="atLeast"/>
            </w:pPr>
            <w:r>
              <w:t>Size (bytes)</w:t>
            </w:r>
          </w:p>
        </w:tc>
        <w:tc>
          <w:tcPr>
            <w:tcW w:w="9672" w:type="dxa"/>
          </w:tcPr>
          <w:p w14:paraId="79B7AE3F" w14:textId="77777777" w:rsidR="003A39CC" w:rsidRDefault="003A39CC" w:rsidP="00CC09C5">
            <w:pPr>
              <w:spacing w:line="240" w:lineRule="atLeast"/>
            </w:pPr>
            <w:r>
              <w:t>Parameter Info</w:t>
            </w:r>
          </w:p>
        </w:tc>
      </w:tr>
      <w:tr w:rsidR="003A39CC" w14:paraId="47480139" w14:textId="77777777" w:rsidTr="00E6382F">
        <w:tc>
          <w:tcPr>
            <w:tcW w:w="1435" w:type="dxa"/>
          </w:tcPr>
          <w:p w14:paraId="43B9A58D" w14:textId="77777777" w:rsidR="003A39CC" w:rsidRDefault="003A39CC" w:rsidP="00CC09C5">
            <w:pPr>
              <w:spacing w:line="240" w:lineRule="atLeast"/>
            </w:pPr>
            <w:r>
              <w:t>2</w:t>
            </w:r>
          </w:p>
        </w:tc>
        <w:tc>
          <w:tcPr>
            <w:tcW w:w="9672" w:type="dxa"/>
          </w:tcPr>
          <w:p w14:paraId="087292B7" w14:textId="77777777" w:rsidR="005D1A1D" w:rsidRDefault="005D1A1D" w:rsidP="00CC09C5">
            <w:pPr>
              <w:spacing w:line="240" w:lineRule="atLeast"/>
            </w:pPr>
            <w:r>
              <w:t>Flag indicating whether the primary RPM (0) or secondary RPM (1) resulted in the exception, or (2)</w:t>
            </w:r>
          </w:p>
          <w:p w14:paraId="57DE17C0" w14:textId="2E73283C" w:rsidR="003A39CC" w:rsidRDefault="005D1A1D" w:rsidP="00CC09C5">
            <w:pPr>
              <w:spacing w:line="240" w:lineRule="atLeast"/>
            </w:pPr>
            <w:r>
              <w:t>if the exception was caused by low microphone energy</w:t>
            </w:r>
          </w:p>
          <w:p w14:paraId="7E420F0A" w14:textId="77777777" w:rsidR="003A39CC" w:rsidRDefault="003A39CC" w:rsidP="00CC09C5">
            <w:pPr>
              <w:spacing w:line="240" w:lineRule="atLeast"/>
            </w:pPr>
          </w:p>
        </w:tc>
      </w:tr>
    </w:tbl>
    <w:p w14:paraId="3063B4A9" w14:textId="77777777" w:rsidR="003A39CC" w:rsidRDefault="003A39CC" w:rsidP="00CC09C5">
      <w:pPr>
        <w:spacing w:line="240" w:lineRule="atLeast"/>
      </w:pPr>
    </w:p>
    <w:p w14:paraId="5F4AB64B" w14:textId="24B55A26" w:rsidR="000E5F2E" w:rsidRDefault="000E5F2E" w:rsidP="00CC09C5">
      <w:pPr>
        <w:spacing w:line="240" w:lineRule="atLeast"/>
      </w:pPr>
      <w:r>
        <w:t>Parameter 3</w:t>
      </w:r>
    </w:p>
    <w:tbl>
      <w:tblPr>
        <w:tblStyle w:val="TableGrid"/>
        <w:tblW w:w="0" w:type="auto"/>
        <w:tblLook w:val="04A0" w:firstRow="1" w:lastRow="0" w:firstColumn="1" w:lastColumn="0" w:noHBand="0" w:noVBand="1"/>
      </w:tblPr>
      <w:tblGrid>
        <w:gridCol w:w="1412"/>
        <w:gridCol w:w="9378"/>
      </w:tblGrid>
      <w:tr w:rsidR="000E5F2E" w14:paraId="42A85887" w14:textId="77777777" w:rsidTr="00E6382F">
        <w:tc>
          <w:tcPr>
            <w:tcW w:w="1435" w:type="dxa"/>
          </w:tcPr>
          <w:p w14:paraId="50404079" w14:textId="77777777" w:rsidR="000E5F2E" w:rsidRDefault="000E5F2E" w:rsidP="00CC09C5">
            <w:pPr>
              <w:spacing w:line="240" w:lineRule="atLeast"/>
            </w:pPr>
            <w:r>
              <w:t>Size (bytes)</w:t>
            </w:r>
          </w:p>
        </w:tc>
        <w:tc>
          <w:tcPr>
            <w:tcW w:w="9672" w:type="dxa"/>
          </w:tcPr>
          <w:p w14:paraId="4BF64B02" w14:textId="77777777" w:rsidR="000E5F2E" w:rsidRDefault="000E5F2E" w:rsidP="00CC09C5">
            <w:pPr>
              <w:spacing w:line="240" w:lineRule="atLeast"/>
            </w:pPr>
            <w:r>
              <w:t>Parameter Info</w:t>
            </w:r>
          </w:p>
        </w:tc>
      </w:tr>
      <w:tr w:rsidR="000E5F2E" w14:paraId="61E4FE98" w14:textId="77777777" w:rsidTr="00E6382F">
        <w:tc>
          <w:tcPr>
            <w:tcW w:w="1435" w:type="dxa"/>
          </w:tcPr>
          <w:p w14:paraId="4F5913DA" w14:textId="77777777" w:rsidR="000E5F2E" w:rsidRDefault="000E5F2E" w:rsidP="00CC09C5">
            <w:pPr>
              <w:spacing w:line="240" w:lineRule="atLeast"/>
            </w:pPr>
            <w:r>
              <w:t>2</w:t>
            </w:r>
          </w:p>
        </w:tc>
        <w:tc>
          <w:tcPr>
            <w:tcW w:w="9672" w:type="dxa"/>
          </w:tcPr>
          <w:p w14:paraId="130BAE7C" w14:textId="77777777" w:rsidR="000E5F2E" w:rsidRDefault="00842FF8" w:rsidP="00CC09C5">
            <w:pPr>
              <w:spacing w:line="240" w:lineRule="atLeast"/>
            </w:pPr>
            <w:r w:rsidRPr="00842FF8">
              <w:t xml:space="preserve">If the exception was caused by low microphone </w:t>
            </w:r>
            <w:proofErr w:type="gramStart"/>
            <w:r w:rsidRPr="00842FF8">
              <w:t>energy</w:t>
            </w:r>
            <w:proofErr w:type="gramEnd"/>
            <w:r w:rsidRPr="00842FF8">
              <w:t xml:space="preserve"> then:</w:t>
            </w:r>
          </w:p>
          <w:p w14:paraId="5E20DE49" w14:textId="6999560F" w:rsidR="00842FF8" w:rsidRDefault="006477DB" w:rsidP="00CC09C5">
            <w:pPr>
              <w:pStyle w:val="ListParagraph"/>
              <w:numPr>
                <w:ilvl w:val="0"/>
                <w:numId w:val="27"/>
              </w:numPr>
              <w:spacing w:line="240" w:lineRule="atLeast"/>
              <w:ind w:leftChars="0"/>
            </w:pPr>
            <w:r w:rsidRPr="006477DB">
              <w:t>The primary RPM when the exception occurred</w:t>
            </w:r>
            <w:r w:rsidR="007F1991">
              <w:t>.</w:t>
            </w:r>
          </w:p>
          <w:p w14:paraId="216A2ABD" w14:textId="77777777" w:rsidR="006477DB" w:rsidRDefault="006477DB" w:rsidP="00CC09C5">
            <w:pPr>
              <w:spacing w:line="240" w:lineRule="atLeast"/>
            </w:pPr>
            <w:r>
              <w:t>Otherwise:</w:t>
            </w:r>
          </w:p>
          <w:p w14:paraId="198167A2" w14:textId="77777777" w:rsidR="006477DB" w:rsidRDefault="006477DB" w:rsidP="00CC09C5">
            <w:pPr>
              <w:pStyle w:val="ListParagraph"/>
              <w:numPr>
                <w:ilvl w:val="0"/>
                <w:numId w:val="27"/>
              </w:numPr>
              <w:spacing w:line="240" w:lineRule="atLeast"/>
              <w:ind w:leftChars="0"/>
            </w:pPr>
            <w:r w:rsidRPr="006477DB">
              <w:t>The value of the primary or secondary RPM, depending on element 1</w:t>
            </w:r>
            <w:r>
              <w:t>.</w:t>
            </w:r>
          </w:p>
          <w:p w14:paraId="5DFA2EDF" w14:textId="214CC72A" w:rsidR="006477DB" w:rsidRDefault="006477DB" w:rsidP="00CC09C5">
            <w:pPr>
              <w:spacing w:line="240" w:lineRule="atLeast"/>
            </w:pPr>
          </w:p>
        </w:tc>
      </w:tr>
    </w:tbl>
    <w:p w14:paraId="29080867" w14:textId="77777777" w:rsidR="000E5F2E" w:rsidRDefault="000E5F2E" w:rsidP="00CC09C5">
      <w:pPr>
        <w:spacing w:line="240" w:lineRule="atLeast"/>
      </w:pPr>
    </w:p>
    <w:p w14:paraId="11777527" w14:textId="07143B80" w:rsidR="00361376" w:rsidRDefault="00361376" w:rsidP="00CC09C5">
      <w:pPr>
        <w:spacing w:line="240" w:lineRule="atLeast"/>
      </w:pPr>
      <w:r>
        <w:t>Parameter 4</w:t>
      </w:r>
    </w:p>
    <w:tbl>
      <w:tblPr>
        <w:tblStyle w:val="TableGrid"/>
        <w:tblW w:w="0" w:type="auto"/>
        <w:tblLook w:val="04A0" w:firstRow="1" w:lastRow="0" w:firstColumn="1" w:lastColumn="0" w:noHBand="0" w:noVBand="1"/>
      </w:tblPr>
      <w:tblGrid>
        <w:gridCol w:w="1412"/>
        <w:gridCol w:w="9378"/>
      </w:tblGrid>
      <w:tr w:rsidR="00361376" w14:paraId="470B0EDF" w14:textId="77777777" w:rsidTr="00E6382F">
        <w:tc>
          <w:tcPr>
            <w:tcW w:w="1435" w:type="dxa"/>
          </w:tcPr>
          <w:p w14:paraId="2ED61ABB" w14:textId="77777777" w:rsidR="00361376" w:rsidRDefault="00361376" w:rsidP="00CC09C5">
            <w:pPr>
              <w:spacing w:line="240" w:lineRule="atLeast"/>
            </w:pPr>
            <w:r>
              <w:t>Size (bytes)</w:t>
            </w:r>
          </w:p>
        </w:tc>
        <w:tc>
          <w:tcPr>
            <w:tcW w:w="9672" w:type="dxa"/>
          </w:tcPr>
          <w:p w14:paraId="66CC4F4C" w14:textId="77777777" w:rsidR="00361376" w:rsidRDefault="00361376" w:rsidP="00CC09C5">
            <w:pPr>
              <w:spacing w:line="240" w:lineRule="atLeast"/>
            </w:pPr>
            <w:r>
              <w:t>Parameter Info</w:t>
            </w:r>
          </w:p>
        </w:tc>
      </w:tr>
      <w:tr w:rsidR="00361376" w14:paraId="3D65A29F" w14:textId="77777777" w:rsidTr="00E6382F">
        <w:tc>
          <w:tcPr>
            <w:tcW w:w="1435" w:type="dxa"/>
          </w:tcPr>
          <w:p w14:paraId="0E4648F2" w14:textId="77777777" w:rsidR="00361376" w:rsidRDefault="00361376" w:rsidP="00CC09C5">
            <w:pPr>
              <w:spacing w:line="240" w:lineRule="atLeast"/>
            </w:pPr>
            <w:r>
              <w:t>2</w:t>
            </w:r>
          </w:p>
        </w:tc>
        <w:tc>
          <w:tcPr>
            <w:tcW w:w="9672" w:type="dxa"/>
          </w:tcPr>
          <w:p w14:paraId="39692DC7" w14:textId="77777777" w:rsidR="00361376" w:rsidRDefault="00361376" w:rsidP="00CC09C5">
            <w:pPr>
              <w:spacing w:line="240" w:lineRule="atLeast"/>
            </w:pPr>
            <w:r w:rsidRPr="00842FF8">
              <w:t xml:space="preserve">If the exception was caused by low microphone </w:t>
            </w:r>
            <w:proofErr w:type="gramStart"/>
            <w:r w:rsidRPr="00842FF8">
              <w:t>energy</w:t>
            </w:r>
            <w:proofErr w:type="gramEnd"/>
            <w:r w:rsidRPr="00842FF8">
              <w:t xml:space="preserve"> then:</w:t>
            </w:r>
          </w:p>
          <w:p w14:paraId="1DD7EFFF" w14:textId="77777777" w:rsidR="007F1991" w:rsidRDefault="007F1991" w:rsidP="00CC09C5">
            <w:pPr>
              <w:pStyle w:val="ListParagraph"/>
              <w:numPr>
                <w:ilvl w:val="0"/>
                <w:numId w:val="27"/>
              </w:numPr>
              <w:spacing w:line="240" w:lineRule="atLeast"/>
              <w:ind w:leftChars="0"/>
            </w:pPr>
            <w:r w:rsidRPr="007F1991">
              <w:t>The channel index of the microphone with low energy.</w:t>
            </w:r>
          </w:p>
          <w:p w14:paraId="19F67166" w14:textId="6FA4BC47" w:rsidR="00361376" w:rsidRDefault="00361376" w:rsidP="00CC09C5">
            <w:pPr>
              <w:spacing w:line="240" w:lineRule="atLeast"/>
            </w:pPr>
            <w:r>
              <w:t>Otherwise:</w:t>
            </w:r>
          </w:p>
          <w:p w14:paraId="1E691F7D" w14:textId="3DE16454" w:rsidR="00361376" w:rsidRDefault="00B00CF6" w:rsidP="00CC09C5">
            <w:pPr>
              <w:pStyle w:val="ListParagraph"/>
              <w:numPr>
                <w:ilvl w:val="0"/>
                <w:numId w:val="27"/>
              </w:numPr>
              <w:spacing w:line="240" w:lineRule="atLeast"/>
              <w:ind w:leftChars="0"/>
            </w:pPr>
            <w:r w:rsidRPr="00B00CF6">
              <w:t>The index of the engine order that resulted in the exception</w:t>
            </w:r>
            <w:r w:rsidR="00361376">
              <w:t>.</w:t>
            </w:r>
          </w:p>
          <w:p w14:paraId="41E9B230" w14:textId="77777777" w:rsidR="00361376" w:rsidRDefault="00361376" w:rsidP="00CC09C5">
            <w:pPr>
              <w:spacing w:line="240" w:lineRule="atLeast"/>
            </w:pPr>
          </w:p>
        </w:tc>
      </w:tr>
    </w:tbl>
    <w:p w14:paraId="27735C64" w14:textId="77777777" w:rsidR="00B00CF6" w:rsidRDefault="00B00CF6" w:rsidP="00CC09C5">
      <w:pPr>
        <w:spacing w:line="240" w:lineRule="atLeast"/>
      </w:pPr>
    </w:p>
    <w:p w14:paraId="0FAC3415" w14:textId="09D950AB" w:rsidR="00B00CF6" w:rsidRDefault="00B00CF6" w:rsidP="00CC09C5">
      <w:pPr>
        <w:spacing w:line="240" w:lineRule="atLeast"/>
      </w:pPr>
      <w:r>
        <w:t>Parameter 5</w:t>
      </w:r>
    </w:p>
    <w:tbl>
      <w:tblPr>
        <w:tblStyle w:val="TableGrid"/>
        <w:tblW w:w="0" w:type="auto"/>
        <w:tblLook w:val="04A0" w:firstRow="1" w:lastRow="0" w:firstColumn="1" w:lastColumn="0" w:noHBand="0" w:noVBand="1"/>
      </w:tblPr>
      <w:tblGrid>
        <w:gridCol w:w="1410"/>
        <w:gridCol w:w="9380"/>
      </w:tblGrid>
      <w:tr w:rsidR="00B00CF6" w14:paraId="59A23852" w14:textId="77777777" w:rsidTr="00E6382F">
        <w:tc>
          <w:tcPr>
            <w:tcW w:w="1435" w:type="dxa"/>
          </w:tcPr>
          <w:p w14:paraId="5C56D59B" w14:textId="77777777" w:rsidR="00B00CF6" w:rsidRDefault="00B00CF6" w:rsidP="00CC09C5">
            <w:pPr>
              <w:spacing w:line="240" w:lineRule="atLeast"/>
            </w:pPr>
            <w:r>
              <w:t>Size (bytes)</w:t>
            </w:r>
          </w:p>
        </w:tc>
        <w:tc>
          <w:tcPr>
            <w:tcW w:w="9672" w:type="dxa"/>
          </w:tcPr>
          <w:p w14:paraId="0A4D7C32" w14:textId="77777777" w:rsidR="00B00CF6" w:rsidRDefault="00B00CF6" w:rsidP="00CC09C5">
            <w:pPr>
              <w:spacing w:line="240" w:lineRule="atLeast"/>
            </w:pPr>
            <w:r>
              <w:t>Parameter Info</w:t>
            </w:r>
          </w:p>
        </w:tc>
      </w:tr>
      <w:tr w:rsidR="00B00CF6" w14:paraId="09EBE279" w14:textId="77777777" w:rsidTr="00E6382F">
        <w:tc>
          <w:tcPr>
            <w:tcW w:w="1435" w:type="dxa"/>
          </w:tcPr>
          <w:p w14:paraId="3F57776F" w14:textId="77777777" w:rsidR="00B00CF6" w:rsidRDefault="00B00CF6" w:rsidP="00CC09C5">
            <w:pPr>
              <w:spacing w:line="240" w:lineRule="atLeast"/>
            </w:pPr>
            <w:r>
              <w:t>2</w:t>
            </w:r>
          </w:p>
        </w:tc>
        <w:tc>
          <w:tcPr>
            <w:tcW w:w="9672" w:type="dxa"/>
          </w:tcPr>
          <w:p w14:paraId="198DA868" w14:textId="77777777" w:rsidR="00B00CF6" w:rsidRDefault="00B00CF6" w:rsidP="00CC09C5">
            <w:pPr>
              <w:spacing w:line="240" w:lineRule="atLeast"/>
            </w:pPr>
            <w:r w:rsidRPr="00842FF8">
              <w:t xml:space="preserve">If the exception was caused by low microphone </w:t>
            </w:r>
            <w:proofErr w:type="gramStart"/>
            <w:r w:rsidRPr="00842FF8">
              <w:t>energy</w:t>
            </w:r>
            <w:proofErr w:type="gramEnd"/>
            <w:r w:rsidRPr="00842FF8">
              <w:t xml:space="preserve"> then:</w:t>
            </w:r>
          </w:p>
          <w:p w14:paraId="6A825168" w14:textId="3C0BCAB7" w:rsidR="00B00CF6" w:rsidRDefault="00B00CF6" w:rsidP="00CC09C5">
            <w:pPr>
              <w:pStyle w:val="ListParagraph"/>
              <w:numPr>
                <w:ilvl w:val="0"/>
                <w:numId w:val="27"/>
              </w:numPr>
              <w:spacing w:line="240" w:lineRule="atLeast"/>
              <w:ind w:leftChars="0"/>
            </w:pPr>
            <w:r>
              <w:t>N/A</w:t>
            </w:r>
            <w:r w:rsidRPr="007F1991">
              <w:t>.</w:t>
            </w:r>
          </w:p>
          <w:p w14:paraId="2479E264" w14:textId="77777777" w:rsidR="00B00CF6" w:rsidRDefault="00B00CF6" w:rsidP="00CC09C5">
            <w:pPr>
              <w:spacing w:line="240" w:lineRule="atLeast"/>
            </w:pPr>
            <w:r>
              <w:t>Otherwise:</w:t>
            </w:r>
          </w:p>
          <w:p w14:paraId="72EEE779" w14:textId="59953790" w:rsidR="00B00CF6" w:rsidRDefault="001B7227" w:rsidP="00CC09C5">
            <w:pPr>
              <w:pStyle w:val="ListParagraph"/>
              <w:numPr>
                <w:ilvl w:val="0"/>
                <w:numId w:val="27"/>
              </w:numPr>
              <w:spacing w:line="240" w:lineRule="atLeast"/>
              <w:ind w:leftChars="0"/>
            </w:pPr>
            <w:r w:rsidRPr="001B7227">
              <w:t xml:space="preserve">The value of the engine order above (see </w:t>
            </w:r>
            <w:proofErr w:type="spellStart"/>
            <w:r w:rsidRPr="001B7227">
              <w:t>qwaAsdEorOrders</w:t>
            </w:r>
            <w:proofErr w:type="spellEnd"/>
            <w:r w:rsidRPr="001B7227">
              <w:t>) in 1/100ths of an order</w:t>
            </w:r>
            <w:r w:rsidR="00B00CF6">
              <w:t>.</w:t>
            </w:r>
          </w:p>
          <w:p w14:paraId="5233024B" w14:textId="77777777" w:rsidR="00B00CF6" w:rsidRDefault="00B00CF6" w:rsidP="00CC09C5">
            <w:pPr>
              <w:spacing w:line="240" w:lineRule="atLeast"/>
            </w:pPr>
          </w:p>
        </w:tc>
      </w:tr>
    </w:tbl>
    <w:p w14:paraId="395BECA9" w14:textId="77777777" w:rsidR="00B00CF6" w:rsidRDefault="00B00CF6" w:rsidP="00CC09C5">
      <w:pPr>
        <w:spacing w:line="240" w:lineRule="atLeast"/>
      </w:pPr>
    </w:p>
    <w:p w14:paraId="4B901BC0" w14:textId="75F900D6" w:rsidR="001B7227" w:rsidRDefault="001B7227" w:rsidP="00CC09C5">
      <w:pPr>
        <w:spacing w:line="240" w:lineRule="atLeast"/>
      </w:pPr>
      <w:r>
        <w:t>Parameter 6</w:t>
      </w:r>
    </w:p>
    <w:tbl>
      <w:tblPr>
        <w:tblStyle w:val="TableGrid"/>
        <w:tblW w:w="0" w:type="auto"/>
        <w:tblLook w:val="04A0" w:firstRow="1" w:lastRow="0" w:firstColumn="1" w:lastColumn="0" w:noHBand="0" w:noVBand="1"/>
      </w:tblPr>
      <w:tblGrid>
        <w:gridCol w:w="1412"/>
        <w:gridCol w:w="9378"/>
      </w:tblGrid>
      <w:tr w:rsidR="001B7227" w14:paraId="7FEC520C" w14:textId="77777777" w:rsidTr="00E6382F">
        <w:tc>
          <w:tcPr>
            <w:tcW w:w="1435" w:type="dxa"/>
          </w:tcPr>
          <w:p w14:paraId="7285696B" w14:textId="77777777" w:rsidR="001B7227" w:rsidRDefault="001B7227" w:rsidP="00CC09C5">
            <w:pPr>
              <w:spacing w:line="240" w:lineRule="atLeast"/>
            </w:pPr>
            <w:r>
              <w:t>Size (bytes)</w:t>
            </w:r>
          </w:p>
        </w:tc>
        <w:tc>
          <w:tcPr>
            <w:tcW w:w="9672" w:type="dxa"/>
          </w:tcPr>
          <w:p w14:paraId="032A1174" w14:textId="77777777" w:rsidR="001B7227" w:rsidRDefault="001B7227" w:rsidP="00CC09C5">
            <w:pPr>
              <w:spacing w:line="240" w:lineRule="atLeast"/>
            </w:pPr>
            <w:r>
              <w:t>Parameter Info</w:t>
            </w:r>
          </w:p>
        </w:tc>
      </w:tr>
      <w:tr w:rsidR="001B7227" w14:paraId="5F860BC8" w14:textId="77777777" w:rsidTr="00E6382F">
        <w:tc>
          <w:tcPr>
            <w:tcW w:w="1435" w:type="dxa"/>
          </w:tcPr>
          <w:p w14:paraId="28149E6F" w14:textId="77777777" w:rsidR="001B7227" w:rsidRDefault="001B7227" w:rsidP="00CC09C5">
            <w:pPr>
              <w:spacing w:line="240" w:lineRule="atLeast"/>
            </w:pPr>
            <w:r>
              <w:t>2</w:t>
            </w:r>
          </w:p>
        </w:tc>
        <w:tc>
          <w:tcPr>
            <w:tcW w:w="9672" w:type="dxa"/>
          </w:tcPr>
          <w:p w14:paraId="3A0ECD7C" w14:textId="77777777" w:rsidR="001B7227" w:rsidRDefault="001B7227" w:rsidP="00CC09C5">
            <w:pPr>
              <w:spacing w:line="240" w:lineRule="atLeast"/>
            </w:pPr>
            <w:r w:rsidRPr="00842FF8">
              <w:t xml:space="preserve">If the exception was caused by low microphone </w:t>
            </w:r>
            <w:proofErr w:type="gramStart"/>
            <w:r w:rsidRPr="00842FF8">
              <w:t>energy</w:t>
            </w:r>
            <w:proofErr w:type="gramEnd"/>
            <w:r w:rsidRPr="00842FF8">
              <w:t xml:space="preserve"> then:</w:t>
            </w:r>
          </w:p>
          <w:p w14:paraId="64EDDA9F" w14:textId="77777777" w:rsidR="001B7227" w:rsidRDefault="001B7227" w:rsidP="00CC09C5">
            <w:pPr>
              <w:pStyle w:val="ListParagraph"/>
              <w:numPr>
                <w:ilvl w:val="0"/>
                <w:numId w:val="27"/>
              </w:numPr>
              <w:spacing w:line="240" w:lineRule="atLeast"/>
              <w:ind w:leftChars="0"/>
            </w:pPr>
            <w:r>
              <w:t>N/A</w:t>
            </w:r>
            <w:r w:rsidRPr="007F1991">
              <w:t>.</w:t>
            </w:r>
          </w:p>
          <w:p w14:paraId="13E8F808" w14:textId="77777777" w:rsidR="001B7227" w:rsidRDefault="001B7227" w:rsidP="00CC09C5">
            <w:pPr>
              <w:spacing w:line="240" w:lineRule="atLeast"/>
            </w:pPr>
            <w:r>
              <w:t>Otherwise:</w:t>
            </w:r>
          </w:p>
          <w:p w14:paraId="6B7FFE74" w14:textId="5932A1E6" w:rsidR="001B7227" w:rsidRDefault="00D212FA" w:rsidP="00CC09C5">
            <w:pPr>
              <w:pStyle w:val="ListParagraph"/>
              <w:numPr>
                <w:ilvl w:val="0"/>
                <w:numId w:val="27"/>
              </w:numPr>
              <w:spacing w:line="240" w:lineRule="atLeast"/>
              <w:ind w:leftChars="0"/>
            </w:pPr>
            <w:r w:rsidRPr="00D212FA">
              <w:t>The frequency of the engine order above in 1/100ths of a Hz</w:t>
            </w:r>
            <w:r w:rsidR="001B7227">
              <w:t>.</w:t>
            </w:r>
          </w:p>
          <w:p w14:paraId="2851A725" w14:textId="77777777" w:rsidR="001B7227" w:rsidRDefault="001B7227" w:rsidP="00CC09C5">
            <w:pPr>
              <w:spacing w:line="240" w:lineRule="atLeast"/>
            </w:pPr>
          </w:p>
        </w:tc>
      </w:tr>
    </w:tbl>
    <w:p w14:paraId="347EF397" w14:textId="77777777" w:rsidR="001B7227" w:rsidRDefault="001B7227" w:rsidP="00CC09C5">
      <w:pPr>
        <w:spacing w:line="240" w:lineRule="atLeast"/>
      </w:pPr>
    </w:p>
    <w:p w14:paraId="0A2BEB1A" w14:textId="11303361" w:rsidR="00AF409C" w:rsidRDefault="00D212FA" w:rsidP="00CC09C5">
      <w:pPr>
        <w:spacing w:line="240" w:lineRule="atLeast"/>
      </w:pPr>
      <w:r>
        <w:t>Note:</w:t>
      </w:r>
    </w:p>
    <w:p w14:paraId="012FC704" w14:textId="7E4214B3" w:rsidR="00D212FA" w:rsidRDefault="00D212FA" w:rsidP="00CC09C5">
      <w:pPr>
        <w:spacing w:line="240" w:lineRule="atLeast"/>
      </w:pPr>
      <w:r w:rsidRPr="00D212FA">
        <w:t>If an exception has not occurred, the values of all elements returned will be zero</w:t>
      </w:r>
    </w:p>
    <w:p w14:paraId="59E09A7C" w14:textId="77777777" w:rsidR="006A4FDA" w:rsidRDefault="006A4FDA" w:rsidP="00CC09C5">
      <w:pPr>
        <w:spacing w:line="240" w:lineRule="atLeast"/>
      </w:pPr>
    </w:p>
    <w:p w14:paraId="489BD5EB" w14:textId="77777777" w:rsidR="006C6AFC" w:rsidRDefault="006C6AFC" w:rsidP="00CC09C5">
      <w:pPr>
        <w:spacing w:line="240" w:lineRule="atLeast"/>
      </w:pPr>
    </w:p>
    <w:p w14:paraId="5F072152" w14:textId="55D487F5" w:rsidR="00B80A59" w:rsidRDefault="00ED0E44" w:rsidP="00CC09C5">
      <w:pPr>
        <w:pStyle w:val="Heading2"/>
        <w:spacing w:line="240" w:lineRule="atLeast"/>
      </w:pPr>
      <w:bookmarkStart w:id="3770" w:name="_Toc105779487"/>
      <w:r>
        <w:t>Diagnostic Trouble Codes (DTC)</w:t>
      </w:r>
      <w:bookmarkEnd w:id="3770"/>
    </w:p>
    <w:p w14:paraId="1784151A" w14:textId="3F68A884" w:rsidR="006C6AFC" w:rsidRDefault="006C6AFC" w:rsidP="00CC09C5">
      <w:pPr>
        <w:spacing w:line="240" w:lineRule="atLeast"/>
      </w:pPr>
    </w:p>
    <w:p w14:paraId="2D159F3B" w14:textId="72085C40" w:rsidR="00930F5B" w:rsidRDefault="007D6FA3" w:rsidP="00CC09C5">
      <w:pPr>
        <w:spacing w:line="240" w:lineRule="atLeast"/>
      </w:pPr>
      <w:r>
        <w:t>The Diagnostic Trouble Codes (DTC</w:t>
      </w:r>
      <w:r w:rsidR="00DD2A7F">
        <w:t xml:space="preserve">) which are set by the NVH Service are listed below.  As noted elsewhere; </w:t>
      </w:r>
      <w:r w:rsidR="00005C06">
        <w:t xml:space="preserve">other dependent software components will also report </w:t>
      </w:r>
      <w:r w:rsidR="00F44F92">
        <w:t>their own DTCs which are outside the scope of this document.</w:t>
      </w:r>
    </w:p>
    <w:p w14:paraId="2F1541BB" w14:textId="775991C4" w:rsidR="007E3B61" w:rsidRDefault="007E3B61" w:rsidP="00CC09C5">
      <w:pPr>
        <w:spacing w:line="240" w:lineRule="atLeast"/>
      </w:pPr>
    </w:p>
    <w:p w14:paraId="423A0DAE" w14:textId="42316C18" w:rsidR="007E3B61" w:rsidRDefault="007E3B61" w:rsidP="00CC09C5">
      <w:pPr>
        <w:spacing w:line="240" w:lineRule="atLeast"/>
      </w:pPr>
      <w:r>
        <w:t xml:space="preserve">The Diagnostic </w:t>
      </w:r>
      <w:r w:rsidR="003C7098">
        <w:t xml:space="preserve">software component will be responsible for managing DTC aging, </w:t>
      </w:r>
      <w:r w:rsidR="00FF1DB1">
        <w:t>Reading (Service 0x19) and Clearing (Service 0x14).</w:t>
      </w:r>
    </w:p>
    <w:p w14:paraId="7FA4A39A" w14:textId="6A25441A" w:rsidR="0079545D" w:rsidRDefault="0079545D" w:rsidP="00CC09C5">
      <w:pPr>
        <w:spacing w:line="240" w:lineRule="atLeast"/>
      </w:pPr>
    </w:p>
    <w:p w14:paraId="32B28EB6" w14:textId="4F4055AA" w:rsidR="0079545D" w:rsidRPr="00F045EB" w:rsidRDefault="000B5368" w:rsidP="00CC09C5">
      <w:pPr>
        <w:pStyle w:val="Heading3"/>
        <w:spacing w:line="240" w:lineRule="atLeast"/>
        <w:rPr>
          <w:color w:val="FF0000"/>
        </w:rPr>
      </w:pPr>
      <w:bookmarkStart w:id="3771" w:name="_Toc105779488"/>
      <w:r w:rsidRPr="00F045EB">
        <w:rPr>
          <w:color w:val="FF0000"/>
        </w:rPr>
        <w:t>DTC E02951</w:t>
      </w:r>
      <w:r w:rsidR="00AD405E" w:rsidRPr="00F045EB">
        <w:rPr>
          <w:color w:val="FF0000"/>
        </w:rPr>
        <w:t xml:space="preserve"> </w:t>
      </w:r>
      <w:r w:rsidR="006619CB" w:rsidRPr="00F045EB">
        <w:rPr>
          <w:color w:val="FF0000"/>
        </w:rPr>
        <w:t>–</w:t>
      </w:r>
      <w:r w:rsidR="00AD405E" w:rsidRPr="00F045EB">
        <w:rPr>
          <w:color w:val="FF0000"/>
        </w:rPr>
        <w:t xml:space="preserve"> </w:t>
      </w:r>
      <w:r w:rsidR="006619CB" w:rsidRPr="00F045EB">
        <w:rPr>
          <w:color w:val="FF0000"/>
        </w:rPr>
        <w:t>ANC/PS/AVAS Acoustic Calibration File</w:t>
      </w:r>
      <w:bookmarkEnd w:id="3771"/>
    </w:p>
    <w:p w14:paraId="0068F39E" w14:textId="177F0BAD" w:rsidR="00730625" w:rsidRPr="009F3BEC" w:rsidRDefault="00907D6F" w:rsidP="00CC09C5">
      <w:pPr>
        <w:spacing w:line="240" w:lineRule="atLeast"/>
        <w:rPr>
          <w:color w:val="FF0000"/>
        </w:rPr>
      </w:pPr>
      <w:r>
        <w:t>Failure to load Acoustic calibration file (VBF) for ANC/PS/</w:t>
      </w:r>
      <w:r w:rsidRPr="009F3BEC">
        <w:rPr>
          <w:color w:val="FF0000"/>
        </w:rPr>
        <w:t>AVAS (</w:t>
      </w:r>
      <w:r w:rsidR="00413EFB" w:rsidRPr="009F3BEC">
        <w:rPr>
          <w:color w:val="FF0000"/>
        </w:rPr>
        <w:t>0xF17D)</w:t>
      </w:r>
    </w:p>
    <w:p w14:paraId="75D21053" w14:textId="31DB2EB1" w:rsidR="00730625" w:rsidRDefault="00064CE5" w:rsidP="00CC09C5">
      <w:pPr>
        <w:spacing w:line="240" w:lineRule="atLeast"/>
      </w:pPr>
      <w:r>
        <w:t xml:space="preserve">Read ANC/PS/AVAS Acoustic Calibration file name error detail DID </w:t>
      </w:r>
      <w:r w:rsidR="00230CC4">
        <w:t xml:space="preserve">and NVH Service Status DID </w:t>
      </w:r>
      <w:r>
        <w:t xml:space="preserve">to </w:t>
      </w:r>
      <w:r w:rsidR="00E13959">
        <w:t>assess reason for DTC being set.</w:t>
      </w:r>
    </w:p>
    <w:p w14:paraId="0AF19835" w14:textId="77777777" w:rsidR="0024418A" w:rsidRDefault="00810A04" w:rsidP="0024418A">
      <w:pPr>
        <w:spacing w:line="240" w:lineRule="atLeast"/>
        <w:rPr>
          <w:ins w:id="3772" w:author="Wang, Xue (X.)" w:date="2022-11-14T16:51:00Z"/>
        </w:rPr>
      </w:pPr>
      <w:r>
        <w:t>The ANC/PS/AVAS feature will be non-functional/muted</w:t>
      </w:r>
      <w:r w:rsidR="00DC3A37">
        <w:t xml:space="preserve"> when this fault is active</w:t>
      </w:r>
      <w:r>
        <w:t>.</w:t>
      </w:r>
      <w:ins w:id="3773" w:author="Wang, Xue (X.)" w:date="2022-11-14T16:51:00Z">
        <w:r w:rsidR="0024418A" w:rsidRPr="0024418A">
          <w:rPr>
            <w:rFonts w:hint="eastAsia"/>
          </w:rPr>
          <w:t xml:space="preserve"> </w:t>
        </w:r>
      </w:ins>
    </w:p>
    <w:p w14:paraId="0B76C672" w14:textId="4F910ECC" w:rsidR="0024418A" w:rsidRDefault="0024418A" w:rsidP="0024418A">
      <w:pPr>
        <w:spacing w:line="240" w:lineRule="atLeast"/>
        <w:rPr>
          <w:ins w:id="3774" w:author="Wang, Xue (X.)" w:date="2022-11-14T16:51:00Z"/>
        </w:rPr>
      </w:pPr>
      <w:ins w:id="3775" w:author="Wang, Xue (X.)" w:date="2022-11-14T16:51:00Z">
        <w:r>
          <w:rPr>
            <w:rFonts w:hint="eastAsia"/>
          </w:rPr>
          <w:t xml:space="preserve">4.2.1. DTC E02951 </w:t>
        </w:r>
        <w:r>
          <w:rPr>
            <w:rFonts w:hint="eastAsia"/>
          </w:rPr>
          <w:t>–</w:t>
        </w:r>
        <w:r>
          <w:rPr>
            <w:rFonts w:hint="eastAsia"/>
          </w:rPr>
          <w:t xml:space="preserve"> ANC/PS/AVAS </w:t>
        </w:r>
        <w:proofErr w:type="spellStart"/>
        <w:r>
          <w:rPr>
            <w:rFonts w:hint="eastAsia"/>
          </w:rPr>
          <w:t>声学校准文件</w:t>
        </w:r>
        <w:proofErr w:type="spellEnd"/>
      </w:ins>
    </w:p>
    <w:p w14:paraId="66A7CD37" w14:textId="77777777" w:rsidR="0024418A" w:rsidRDefault="0024418A" w:rsidP="0024418A">
      <w:pPr>
        <w:spacing w:line="240" w:lineRule="atLeast"/>
        <w:rPr>
          <w:ins w:id="3776" w:author="Wang, Xue (X.)" w:date="2022-11-14T16:51:00Z"/>
        </w:rPr>
      </w:pPr>
      <w:proofErr w:type="spellStart"/>
      <w:ins w:id="3777" w:author="Wang, Xue (X.)" w:date="2022-11-14T16:51:00Z">
        <w:r>
          <w:rPr>
            <w:rFonts w:hint="eastAsia"/>
          </w:rPr>
          <w:t>无法</w:t>
        </w:r>
        <w:r>
          <w:rPr>
            <w:rFonts w:ascii="Microsoft YaHei" w:eastAsia="Microsoft YaHei" w:hAnsi="Microsoft YaHei" w:cs="Microsoft YaHei" w:hint="eastAsia"/>
          </w:rPr>
          <w:t>为</w:t>
        </w:r>
        <w:proofErr w:type="spellEnd"/>
        <w:r>
          <w:t xml:space="preserve"> ANC/PS/AVAS (0xF17D) </w:t>
        </w:r>
        <w:proofErr w:type="spellStart"/>
        <w:r>
          <w:rPr>
            <w:rFonts w:hint="eastAsia"/>
          </w:rPr>
          <w:t>加</w:t>
        </w:r>
        <w:r>
          <w:rPr>
            <w:rFonts w:ascii="Microsoft YaHei" w:eastAsia="Microsoft YaHei" w:hAnsi="Microsoft YaHei" w:cs="Microsoft YaHei" w:hint="eastAsia"/>
          </w:rPr>
          <w:t>载</w:t>
        </w:r>
        <w:r>
          <w:rPr>
            <w:rFonts w:ascii="MS Mincho" w:eastAsia="MS Mincho" w:hAnsi="MS Mincho" w:cs="MS Mincho" w:hint="eastAsia"/>
          </w:rPr>
          <w:t>声学校准文件</w:t>
        </w:r>
        <w:proofErr w:type="spellEnd"/>
        <w:r>
          <w:t xml:space="preserve"> (VBF)</w:t>
        </w:r>
      </w:ins>
    </w:p>
    <w:p w14:paraId="4E78B3F6" w14:textId="77777777" w:rsidR="0024418A" w:rsidRDefault="0024418A" w:rsidP="0024418A">
      <w:pPr>
        <w:spacing w:line="240" w:lineRule="atLeast"/>
        <w:rPr>
          <w:ins w:id="3778" w:author="Wang, Xue (X.)" w:date="2022-11-14T16:51:00Z"/>
        </w:rPr>
      </w:pPr>
      <w:proofErr w:type="spellStart"/>
      <w:ins w:id="3779" w:author="Wang, Xue (X.)" w:date="2022-11-14T16:51:00Z">
        <w:r>
          <w:rPr>
            <w:rFonts w:ascii="Microsoft YaHei" w:eastAsia="Microsoft YaHei" w:hAnsi="Microsoft YaHei" w:cs="Microsoft YaHei" w:hint="eastAsia"/>
          </w:rPr>
          <w:t>读</w:t>
        </w:r>
        <w:r>
          <w:rPr>
            <w:rFonts w:ascii="MS Mincho" w:eastAsia="MS Mincho" w:hAnsi="MS Mincho" w:cs="MS Mincho" w:hint="eastAsia"/>
          </w:rPr>
          <w:t>取</w:t>
        </w:r>
        <w:proofErr w:type="spellEnd"/>
        <w:r>
          <w:t xml:space="preserve"> ANC/PS/AVAS </w:t>
        </w:r>
        <w:proofErr w:type="spellStart"/>
        <w:r>
          <w:rPr>
            <w:rFonts w:hint="eastAsia"/>
          </w:rPr>
          <w:t>声学校准文件名</w:t>
        </w:r>
        <w:r>
          <w:rPr>
            <w:rFonts w:ascii="Microsoft YaHei" w:eastAsia="Microsoft YaHei" w:hAnsi="Microsoft YaHei" w:cs="Microsoft YaHei" w:hint="eastAsia"/>
          </w:rPr>
          <w:t>错误详细</w:t>
        </w:r>
        <w:r>
          <w:rPr>
            <w:rFonts w:ascii="MS Mincho" w:eastAsia="MS Mincho" w:hAnsi="MS Mincho" w:cs="MS Mincho" w:hint="eastAsia"/>
          </w:rPr>
          <w:t>信息</w:t>
        </w:r>
        <w:proofErr w:type="spellEnd"/>
        <w:r>
          <w:t xml:space="preserve"> DID </w:t>
        </w:r>
        <w:r>
          <w:rPr>
            <w:rFonts w:hint="eastAsia"/>
          </w:rPr>
          <w:t>和</w:t>
        </w:r>
        <w:r>
          <w:t xml:space="preserve"> NVH </w:t>
        </w:r>
        <w:proofErr w:type="spellStart"/>
        <w:r>
          <w:rPr>
            <w:rFonts w:hint="eastAsia"/>
          </w:rPr>
          <w:t>服</w:t>
        </w:r>
        <w:r>
          <w:rPr>
            <w:rFonts w:ascii="Microsoft YaHei" w:eastAsia="Microsoft YaHei" w:hAnsi="Microsoft YaHei" w:cs="Microsoft YaHei" w:hint="eastAsia"/>
          </w:rPr>
          <w:t>务</w:t>
        </w:r>
        <w:r>
          <w:rPr>
            <w:rFonts w:ascii="MS Mincho" w:eastAsia="MS Mincho" w:hAnsi="MS Mincho" w:cs="MS Mincho" w:hint="eastAsia"/>
          </w:rPr>
          <w:t>状</w:t>
        </w:r>
        <w:r>
          <w:rPr>
            <w:rFonts w:ascii="Microsoft YaHei" w:eastAsia="Microsoft YaHei" w:hAnsi="Microsoft YaHei" w:cs="Microsoft YaHei" w:hint="eastAsia"/>
          </w:rPr>
          <w:t>态</w:t>
        </w:r>
        <w:proofErr w:type="spellEnd"/>
        <w:r>
          <w:t xml:space="preserve"> DID </w:t>
        </w:r>
        <w:proofErr w:type="spellStart"/>
        <w:r>
          <w:rPr>
            <w:rFonts w:hint="eastAsia"/>
          </w:rPr>
          <w:t>以</w:t>
        </w:r>
        <w:r>
          <w:rPr>
            <w:rFonts w:ascii="Microsoft YaHei" w:eastAsia="Microsoft YaHei" w:hAnsi="Microsoft YaHei" w:cs="Microsoft YaHei" w:hint="eastAsia"/>
          </w:rPr>
          <w:t>评</w:t>
        </w:r>
        <w:r>
          <w:rPr>
            <w:rFonts w:ascii="MS Mincho" w:eastAsia="MS Mincho" w:hAnsi="MS Mincho" w:cs="MS Mincho" w:hint="eastAsia"/>
          </w:rPr>
          <w:t>估</w:t>
        </w:r>
        <w:r>
          <w:rPr>
            <w:rFonts w:ascii="Microsoft YaHei" w:eastAsia="Microsoft YaHei" w:hAnsi="Microsoft YaHei" w:cs="Microsoft YaHei" w:hint="eastAsia"/>
          </w:rPr>
          <w:t>设</w:t>
        </w:r>
        <w:r>
          <w:rPr>
            <w:rFonts w:ascii="MS Mincho" w:eastAsia="MS Mincho" w:hAnsi="MS Mincho" w:cs="MS Mincho" w:hint="eastAsia"/>
          </w:rPr>
          <w:t>置</w:t>
        </w:r>
        <w:proofErr w:type="spellEnd"/>
        <w:r>
          <w:t xml:space="preserve"> DTC </w:t>
        </w:r>
        <w:proofErr w:type="spellStart"/>
        <w:r>
          <w:rPr>
            <w:rFonts w:hint="eastAsia"/>
          </w:rPr>
          <w:t>的原因</w:t>
        </w:r>
        <w:proofErr w:type="spellEnd"/>
        <w:r>
          <w:rPr>
            <w:rFonts w:hint="eastAsia"/>
          </w:rPr>
          <w:t>。</w:t>
        </w:r>
      </w:ins>
    </w:p>
    <w:p w14:paraId="33D4BBEA" w14:textId="079CBD50" w:rsidR="00810A04" w:rsidRDefault="0024418A" w:rsidP="0024418A">
      <w:pPr>
        <w:spacing w:line="240" w:lineRule="atLeast"/>
      </w:pPr>
      <w:proofErr w:type="spellStart"/>
      <w:ins w:id="3780" w:author="Wang, Xue (X.)" w:date="2022-11-14T16:51:00Z">
        <w:r>
          <w:rPr>
            <w:rFonts w:hint="eastAsia"/>
          </w:rPr>
          <w:t>当此故障激活</w:t>
        </w:r>
        <w:r>
          <w:rPr>
            <w:rFonts w:ascii="Microsoft YaHei" w:eastAsia="Microsoft YaHei" w:hAnsi="Microsoft YaHei" w:cs="Microsoft YaHei" w:hint="eastAsia"/>
          </w:rPr>
          <w:t>时</w:t>
        </w:r>
        <w:r>
          <w:rPr>
            <w:rFonts w:ascii="MS Mincho" w:eastAsia="MS Mincho" w:hAnsi="MS Mincho" w:cs="MS Mincho" w:hint="eastAsia"/>
          </w:rPr>
          <w:t>，</w:t>
        </w:r>
        <w:r>
          <w:t>ANC</w:t>
        </w:r>
        <w:proofErr w:type="spellEnd"/>
        <w:r>
          <w:t xml:space="preserve">/PS/AVAS </w:t>
        </w:r>
        <w:proofErr w:type="spellStart"/>
        <w:r>
          <w:rPr>
            <w:rFonts w:hint="eastAsia"/>
          </w:rPr>
          <w:t>功能将不起作用</w:t>
        </w:r>
        <w:proofErr w:type="spellEnd"/>
        <w:r>
          <w:t>/</w:t>
        </w:r>
        <w:proofErr w:type="spellStart"/>
        <w:r>
          <w:rPr>
            <w:rFonts w:hint="eastAsia"/>
          </w:rPr>
          <w:t>静音</w:t>
        </w:r>
        <w:proofErr w:type="spellEnd"/>
        <w:r>
          <w:rPr>
            <w:rFonts w:hint="eastAsia"/>
          </w:rPr>
          <w:t>。</w:t>
        </w:r>
      </w:ins>
    </w:p>
    <w:p w14:paraId="0229EE31" w14:textId="1DA37DE8" w:rsidR="00C02BA3" w:rsidRDefault="00C02BA3" w:rsidP="00CC09C5">
      <w:pPr>
        <w:spacing w:line="240" w:lineRule="atLeast"/>
      </w:pPr>
    </w:p>
    <w:p w14:paraId="4C8B6DAB" w14:textId="670CCFC2" w:rsidR="00C02BA3" w:rsidRDefault="009F203D" w:rsidP="00CC09C5">
      <w:pPr>
        <w:pStyle w:val="Heading3"/>
        <w:spacing w:line="240" w:lineRule="atLeast"/>
      </w:pPr>
      <w:bookmarkStart w:id="3781" w:name="_Toc105779489"/>
      <w:r w:rsidRPr="009F3BEC">
        <w:rPr>
          <w:color w:val="FF0000"/>
        </w:rPr>
        <w:t xml:space="preserve">DTC </w:t>
      </w:r>
      <w:ins w:id="3782" w:author="Saminathan, Arun (A.)" w:date="2022-03-31T10:30:00Z">
        <w:r w:rsidR="0070434A" w:rsidRPr="009F3BEC">
          <w:rPr>
            <w:color w:val="FF0000"/>
          </w:rPr>
          <w:t>F00093</w:t>
        </w:r>
      </w:ins>
      <w:del w:id="3783" w:author="Saminathan, Arun (A.)" w:date="2022-03-31T10:30:00Z">
        <w:r w:rsidRPr="009F3BEC" w:rsidDel="0070434A">
          <w:rPr>
            <w:color w:val="FF0000"/>
          </w:rPr>
          <w:delText>E?????</w:delText>
        </w:r>
      </w:del>
      <w:r w:rsidRPr="009F3BEC">
        <w:rPr>
          <w:color w:val="FF0000"/>
        </w:rPr>
        <w:t xml:space="preserve"> </w:t>
      </w:r>
      <w:r>
        <w:t xml:space="preserve">- </w:t>
      </w:r>
      <w:r w:rsidR="00C02BA3" w:rsidRPr="00F045EB">
        <w:rPr>
          <w:color w:val="FF0000"/>
        </w:rPr>
        <w:t>ANC/PS/AVAS Initialization Fault</w:t>
      </w:r>
      <w:bookmarkEnd w:id="3781"/>
    </w:p>
    <w:p w14:paraId="3D9BD09E" w14:textId="4DE9979C" w:rsidR="0074127B" w:rsidRDefault="0037160B" w:rsidP="00CC09C5">
      <w:pPr>
        <w:spacing w:line="240" w:lineRule="atLeast"/>
      </w:pPr>
      <w:r>
        <w:t xml:space="preserve">Fault indicates failure to initialize NVH </w:t>
      </w:r>
      <w:r w:rsidR="00EF5481">
        <w:t>Service.  This includes:</w:t>
      </w:r>
    </w:p>
    <w:p w14:paraId="2421F84A" w14:textId="156A22DA" w:rsidR="00C02BA3" w:rsidRDefault="00354BD2" w:rsidP="00CC09C5">
      <w:pPr>
        <w:pStyle w:val="ListParagraph"/>
        <w:numPr>
          <w:ilvl w:val="0"/>
          <w:numId w:val="27"/>
        </w:numPr>
        <w:spacing w:line="240" w:lineRule="atLeast"/>
        <w:ind w:leftChars="0"/>
      </w:pPr>
      <w:r>
        <w:t>Failure to initialize dependent software components</w:t>
      </w:r>
      <w:r w:rsidR="00EF5481">
        <w:t>.</w:t>
      </w:r>
    </w:p>
    <w:p w14:paraId="0914D6BE" w14:textId="40B3C845" w:rsidR="00730625" w:rsidRDefault="00730625" w:rsidP="00CC09C5">
      <w:pPr>
        <w:pStyle w:val="ListParagraph"/>
        <w:numPr>
          <w:ilvl w:val="0"/>
          <w:numId w:val="27"/>
        </w:numPr>
        <w:spacing w:line="240" w:lineRule="atLeast"/>
        <w:ind w:leftChars="0"/>
      </w:pPr>
      <w:r>
        <w:t>Failure to load</w:t>
      </w:r>
      <w:r w:rsidR="001B0F9A">
        <w:t xml:space="preserve"> acoustic calibration</w:t>
      </w:r>
      <w:r w:rsidR="00EF5481">
        <w:t>.</w:t>
      </w:r>
    </w:p>
    <w:p w14:paraId="2AD7222D" w14:textId="3A28A677" w:rsidR="00C02BA3" w:rsidRDefault="00EF5481" w:rsidP="00CC09C5">
      <w:pPr>
        <w:pStyle w:val="ListParagraph"/>
        <w:numPr>
          <w:ilvl w:val="0"/>
          <w:numId w:val="27"/>
        </w:numPr>
        <w:spacing w:line="240" w:lineRule="atLeast"/>
        <w:ind w:leftChars="0"/>
      </w:pPr>
      <w:r>
        <w:t xml:space="preserve">Failure to </w:t>
      </w:r>
      <w:r w:rsidR="00AD6DFE">
        <w:t>initialize DSP framework or library communication.</w:t>
      </w:r>
    </w:p>
    <w:p w14:paraId="00D8CC56" w14:textId="77777777" w:rsidR="00C02BA3" w:rsidRDefault="00C02BA3" w:rsidP="00CC09C5">
      <w:pPr>
        <w:spacing w:line="240" w:lineRule="atLeast"/>
      </w:pPr>
      <w:r>
        <w:t>Detailed cause can be determined by reading NVH Service Status DID.</w:t>
      </w:r>
    </w:p>
    <w:p w14:paraId="0FED9072" w14:textId="7168D289" w:rsidR="00DC3A37" w:rsidRDefault="00DC3A37" w:rsidP="00CC09C5">
      <w:pPr>
        <w:spacing w:line="240" w:lineRule="atLeast"/>
        <w:rPr>
          <w:ins w:id="3784" w:author="Wang, Xue (X.)" w:date="2022-11-14T16:52:00Z"/>
        </w:rPr>
      </w:pPr>
      <w:r>
        <w:t>The ANC/PS/AVAS feature will be non-functional/muted when this fault is active.</w:t>
      </w:r>
    </w:p>
    <w:p w14:paraId="18F563C5" w14:textId="77777777" w:rsidR="0024418A" w:rsidRDefault="0024418A" w:rsidP="0024418A">
      <w:pPr>
        <w:spacing w:line="240" w:lineRule="atLeast"/>
        <w:rPr>
          <w:ins w:id="3785" w:author="Wang, Xue (X.)" w:date="2022-11-14T16:52:00Z"/>
        </w:rPr>
      </w:pPr>
      <w:ins w:id="3786" w:author="Wang, Xue (X.)" w:date="2022-11-14T16:52:00Z">
        <w:r>
          <w:rPr>
            <w:rFonts w:hint="eastAsia"/>
          </w:rPr>
          <w:t xml:space="preserve">14.2.2. DTC F00093 - ANC/PS/AVAS </w:t>
        </w:r>
        <w:proofErr w:type="spellStart"/>
        <w:r>
          <w:rPr>
            <w:rFonts w:hint="eastAsia"/>
          </w:rPr>
          <w:t>初始化故障</w:t>
        </w:r>
        <w:proofErr w:type="spellEnd"/>
      </w:ins>
    </w:p>
    <w:p w14:paraId="19014E8A" w14:textId="77777777" w:rsidR="0024418A" w:rsidRDefault="0024418A" w:rsidP="0024418A">
      <w:pPr>
        <w:spacing w:line="240" w:lineRule="atLeast"/>
        <w:rPr>
          <w:ins w:id="3787" w:author="Wang, Xue (X.)" w:date="2022-11-14T16:52:00Z"/>
          <w:lang w:eastAsia="zh-CN"/>
        </w:rPr>
      </w:pPr>
      <w:ins w:id="3788" w:author="Wang, Xue (X.)" w:date="2022-11-14T16:52:00Z">
        <w:r>
          <w:rPr>
            <w:rFonts w:hint="eastAsia"/>
            <w:lang w:eastAsia="zh-CN"/>
          </w:rPr>
          <w:t>故障表示初始化</w:t>
        </w:r>
        <w:r>
          <w:rPr>
            <w:lang w:eastAsia="zh-CN"/>
          </w:rPr>
          <w:t xml:space="preserve"> NVH </w:t>
        </w:r>
        <w:r>
          <w:rPr>
            <w:rFonts w:hint="eastAsia"/>
            <w:lang w:eastAsia="zh-CN"/>
          </w:rPr>
          <w:t>服</w:t>
        </w:r>
        <w:r>
          <w:rPr>
            <w:rFonts w:ascii="Microsoft YaHei" w:eastAsia="Microsoft YaHei" w:hAnsi="Microsoft YaHei" w:cs="Microsoft YaHei" w:hint="eastAsia"/>
            <w:lang w:eastAsia="zh-CN"/>
          </w:rPr>
          <w:t>务</w:t>
        </w:r>
        <w:r>
          <w:rPr>
            <w:rFonts w:ascii="MS Mincho" w:eastAsia="MS Mincho" w:hAnsi="MS Mincho" w:cs="MS Mincho" w:hint="eastAsia"/>
            <w:lang w:eastAsia="zh-CN"/>
          </w:rPr>
          <w:t>失</w:t>
        </w:r>
        <w:r>
          <w:rPr>
            <w:rFonts w:ascii="Microsoft YaHei" w:eastAsia="Microsoft YaHei" w:hAnsi="Microsoft YaHei" w:cs="Microsoft YaHei" w:hint="eastAsia"/>
            <w:lang w:eastAsia="zh-CN"/>
          </w:rPr>
          <w:t>败</w:t>
        </w:r>
        <w:r>
          <w:rPr>
            <w:rFonts w:ascii="MS Mincho" w:eastAsia="MS Mincho" w:hAnsi="MS Mincho" w:cs="MS Mincho" w:hint="eastAsia"/>
            <w:lang w:eastAsia="zh-CN"/>
          </w:rPr>
          <w:t>。</w:t>
        </w:r>
        <w:r>
          <w:rPr>
            <w:rFonts w:ascii="Microsoft YaHei" w:eastAsia="Microsoft YaHei" w:hAnsi="Microsoft YaHei" w:cs="Microsoft YaHei" w:hint="eastAsia"/>
            <w:lang w:eastAsia="zh-CN"/>
          </w:rPr>
          <w:t>这</w:t>
        </w:r>
        <w:r>
          <w:rPr>
            <w:rFonts w:ascii="MS Mincho" w:eastAsia="MS Mincho" w:hAnsi="MS Mincho" w:cs="MS Mincho" w:hint="eastAsia"/>
            <w:lang w:eastAsia="zh-CN"/>
          </w:rPr>
          <w:t>包括：</w:t>
        </w:r>
      </w:ins>
    </w:p>
    <w:p w14:paraId="622ED308" w14:textId="77777777" w:rsidR="0024418A" w:rsidRDefault="0024418A" w:rsidP="0024418A">
      <w:pPr>
        <w:spacing w:line="240" w:lineRule="atLeast"/>
        <w:rPr>
          <w:ins w:id="3789" w:author="Wang, Xue (X.)" w:date="2022-11-14T16:52:00Z"/>
          <w:lang w:eastAsia="zh-CN"/>
        </w:rPr>
      </w:pPr>
      <w:ins w:id="3790" w:author="Wang, Xue (X.)" w:date="2022-11-14T16:52:00Z">
        <w:r>
          <w:rPr>
            <w:lang w:eastAsia="zh-CN"/>
          </w:rPr>
          <w:t xml:space="preserve">- </w:t>
        </w:r>
        <w:r>
          <w:rPr>
            <w:rFonts w:hint="eastAsia"/>
            <w:lang w:eastAsia="zh-CN"/>
          </w:rPr>
          <w:t>未能初始化相关</w:t>
        </w:r>
        <w:r>
          <w:rPr>
            <w:rFonts w:ascii="Microsoft YaHei" w:eastAsia="Microsoft YaHei" w:hAnsi="Microsoft YaHei" w:cs="Microsoft YaHei" w:hint="eastAsia"/>
            <w:lang w:eastAsia="zh-CN"/>
          </w:rPr>
          <w:t>软</w:t>
        </w:r>
        <w:r>
          <w:rPr>
            <w:rFonts w:ascii="MS Mincho" w:eastAsia="MS Mincho" w:hAnsi="MS Mincho" w:cs="MS Mincho" w:hint="eastAsia"/>
            <w:lang w:eastAsia="zh-CN"/>
          </w:rPr>
          <w:t>件</w:t>
        </w:r>
        <w:r>
          <w:rPr>
            <w:rFonts w:ascii="Microsoft YaHei" w:eastAsia="Microsoft YaHei" w:hAnsi="Microsoft YaHei" w:cs="Microsoft YaHei" w:hint="eastAsia"/>
            <w:lang w:eastAsia="zh-CN"/>
          </w:rPr>
          <w:t>组</w:t>
        </w:r>
        <w:r>
          <w:rPr>
            <w:rFonts w:ascii="MS Mincho" w:eastAsia="MS Mincho" w:hAnsi="MS Mincho" w:cs="MS Mincho" w:hint="eastAsia"/>
            <w:lang w:eastAsia="zh-CN"/>
          </w:rPr>
          <w:t>件。</w:t>
        </w:r>
      </w:ins>
    </w:p>
    <w:p w14:paraId="3962BE03" w14:textId="77777777" w:rsidR="0024418A" w:rsidRDefault="0024418A" w:rsidP="0024418A">
      <w:pPr>
        <w:spacing w:line="240" w:lineRule="atLeast"/>
        <w:rPr>
          <w:ins w:id="3791" w:author="Wang, Xue (X.)" w:date="2022-11-14T16:52:00Z"/>
          <w:lang w:eastAsia="zh-CN"/>
        </w:rPr>
      </w:pPr>
      <w:ins w:id="3792" w:author="Wang, Xue (X.)" w:date="2022-11-14T16:52:00Z">
        <w:r>
          <w:rPr>
            <w:lang w:eastAsia="zh-CN"/>
          </w:rPr>
          <w:t xml:space="preserve">- </w:t>
        </w:r>
        <w:r>
          <w:rPr>
            <w:rFonts w:hint="eastAsia"/>
            <w:lang w:eastAsia="zh-CN"/>
          </w:rPr>
          <w:t>未能加</w:t>
        </w:r>
        <w:r>
          <w:rPr>
            <w:rFonts w:ascii="Microsoft YaHei" w:eastAsia="Microsoft YaHei" w:hAnsi="Microsoft YaHei" w:cs="Microsoft YaHei" w:hint="eastAsia"/>
            <w:lang w:eastAsia="zh-CN"/>
          </w:rPr>
          <w:t>载</w:t>
        </w:r>
        <w:r>
          <w:rPr>
            <w:rFonts w:ascii="MS Mincho" w:eastAsia="MS Mincho" w:hAnsi="MS Mincho" w:cs="MS Mincho" w:hint="eastAsia"/>
            <w:lang w:eastAsia="zh-CN"/>
          </w:rPr>
          <w:t>声学校准。</w:t>
        </w:r>
      </w:ins>
    </w:p>
    <w:p w14:paraId="1C204658" w14:textId="77777777" w:rsidR="0024418A" w:rsidRDefault="0024418A" w:rsidP="0024418A">
      <w:pPr>
        <w:spacing w:line="240" w:lineRule="atLeast"/>
        <w:rPr>
          <w:ins w:id="3793" w:author="Wang, Xue (X.)" w:date="2022-11-14T16:52:00Z"/>
          <w:lang w:eastAsia="zh-CN"/>
        </w:rPr>
      </w:pPr>
      <w:ins w:id="3794" w:author="Wang, Xue (X.)" w:date="2022-11-14T16:52:00Z">
        <w:r>
          <w:rPr>
            <w:lang w:eastAsia="zh-CN"/>
          </w:rPr>
          <w:t xml:space="preserve">- </w:t>
        </w:r>
        <w:r>
          <w:rPr>
            <w:rFonts w:hint="eastAsia"/>
            <w:lang w:eastAsia="zh-CN"/>
          </w:rPr>
          <w:t>未能初始化</w:t>
        </w:r>
        <w:r>
          <w:rPr>
            <w:lang w:eastAsia="zh-CN"/>
          </w:rPr>
          <w:t xml:space="preserve"> DSP </w:t>
        </w:r>
        <w:r>
          <w:rPr>
            <w:rFonts w:hint="eastAsia"/>
            <w:lang w:eastAsia="zh-CN"/>
          </w:rPr>
          <w:t>框架或</w:t>
        </w:r>
        <w:r>
          <w:rPr>
            <w:rFonts w:ascii="Microsoft YaHei" w:eastAsia="Microsoft YaHei" w:hAnsi="Microsoft YaHei" w:cs="Microsoft YaHei" w:hint="eastAsia"/>
            <w:lang w:eastAsia="zh-CN"/>
          </w:rPr>
          <w:t>库</w:t>
        </w:r>
        <w:r>
          <w:rPr>
            <w:rFonts w:ascii="MS Mincho" w:eastAsia="MS Mincho" w:hAnsi="MS Mincho" w:cs="MS Mincho" w:hint="eastAsia"/>
            <w:lang w:eastAsia="zh-CN"/>
          </w:rPr>
          <w:t>通信。</w:t>
        </w:r>
      </w:ins>
    </w:p>
    <w:p w14:paraId="1D375BDD" w14:textId="77777777" w:rsidR="0024418A" w:rsidRDefault="0024418A" w:rsidP="0024418A">
      <w:pPr>
        <w:spacing w:line="240" w:lineRule="atLeast"/>
        <w:rPr>
          <w:ins w:id="3795" w:author="Wang, Xue (X.)" w:date="2022-11-14T16:52:00Z"/>
        </w:rPr>
      </w:pPr>
      <w:proofErr w:type="spellStart"/>
      <w:ins w:id="3796" w:author="Wang, Xue (X.)" w:date="2022-11-14T16:52:00Z">
        <w:r>
          <w:rPr>
            <w:rFonts w:ascii="Microsoft YaHei" w:eastAsia="Microsoft YaHei" w:hAnsi="Microsoft YaHei" w:cs="Microsoft YaHei" w:hint="eastAsia"/>
          </w:rPr>
          <w:t>详细</w:t>
        </w:r>
        <w:r>
          <w:rPr>
            <w:rFonts w:ascii="MS Mincho" w:eastAsia="MS Mincho" w:hAnsi="MS Mincho" w:cs="MS Mincho" w:hint="eastAsia"/>
          </w:rPr>
          <w:t>原因可以通</w:t>
        </w:r>
        <w:r>
          <w:rPr>
            <w:rFonts w:ascii="Microsoft YaHei" w:eastAsia="Microsoft YaHei" w:hAnsi="Microsoft YaHei" w:cs="Microsoft YaHei" w:hint="eastAsia"/>
          </w:rPr>
          <w:t>过读</w:t>
        </w:r>
        <w:r>
          <w:rPr>
            <w:rFonts w:ascii="MS Mincho" w:eastAsia="MS Mincho" w:hAnsi="MS Mincho" w:cs="MS Mincho" w:hint="eastAsia"/>
          </w:rPr>
          <w:t>取</w:t>
        </w:r>
        <w:proofErr w:type="spellEnd"/>
        <w:r>
          <w:t xml:space="preserve"> NVH Service Status DID </w:t>
        </w:r>
        <w:proofErr w:type="spellStart"/>
        <w:r>
          <w:rPr>
            <w:rFonts w:hint="eastAsia"/>
          </w:rPr>
          <w:t>来确定</w:t>
        </w:r>
        <w:proofErr w:type="spellEnd"/>
        <w:r>
          <w:rPr>
            <w:rFonts w:hint="eastAsia"/>
          </w:rPr>
          <w:t>。</w:t>
        </w:r>
      </w:ins>
    </w:p>
    <w:p w14:paraId="5D61D531" w14:textId="6FCBE21B" w:rsidR="0024418A" w:rsidRDefault="0024418A" w:rsidP="0024418A">
      <w:pPr>
        <w:spacing w:line="240" w:lineRule="atLeast"/>
      </w:pPr>
      <w:proofErr w:type="spellStart"/>
      <w:ins w:id="3797" w:author="Wang, Xue (X.)" w:date="2022-11-14T16:52:00Z">
        <w:r>
          <w:rPr>
            <w:rFonts w:hint="eastAsia"/>
          </w:rPr>
          <w:t>当此故障激活</w:t>
        </w:r>
        <w:r>
          <w:rPr>
            <w:rFonts w:ascii="Microsoft YaHei" w:eastAsia="Microsoft YaHei" w:hAnsi="Microsoft YaHei" w:cs="Microsoft YaHei" w:hint="eastAsia"/>
          </w:rPr>
          <w:t>时</w:t>
        </w:r>
        <w:r>
          <w:rPr>
            <w:rFonts w:ascii="MS Mincho" w:eastAsia="MS Mincho" w:hAnsi="MS Mincho" w:cs="MS Mincho" w:hint="eastAsia"/>
          </w:rPr>
          <w:t>，</w:t>
        </w:r>
        <w:r>
          <w:t>ANC</w:t>
        </w:r>
        <w:proofErr w:type="spellEnd"/>
        <w:r>
          <w:t xml:space="preserve">/PS/AVAS </w:t>
        </w:r>
        <w:proofErr w:type="spellStart"/>
        <w:r>
          <w:rPr>
            <w:rFonts w:hint="eastAsia"/>
          </w:rPr>
          <w:t>功能将不起作用</w:t>
        </w:r>
        <w:proofErr w:type="spellEnd"/>
        <w:r>
          <w:t>/</w:t>
        </w:r>
        <w:proofErr w:type="spellStart"/>
        <w:r>
          <w:rPr>
            <w:rFonts w:hint="eastAsia"/>
          </w:rPr>
          <w:t>静音</w:t>
        </w:r>
        <w:proofErr w:type="spellEnd"/>
        <w:r>
          <w:rPr>
            <w:rFonts w:hint="eastAsia"/>
          </w:rPr>
          <w:t>。</w:t>
        </w:r>
      </w:ins>
    </w:p>
    <w:p w14:paraId="2FFAB580" w14:textId="4011B316" w:rsidR="0079545D" w:rsidRDefault="0079545D" w:rsidP="00CC09C5">
      <w:pPr>
        <w:spacing w:line="240" w:lineRule="atLeast"/>
      </w:pPr>
    </w:p>
    <w:p w14:paraId="021026B1" w14:textId="3412C59B" w:rsidR="0079545D" w:rsidRDefault="009F203D" w:rsidP="00CC09C5">
      <w:pPr>
        <w:pStyle w:val="Heading3"/>
        <w:spacing w:line="240" w:lineRule="atLeast"/>
      </w:pPr>
      <w:bookmarkStart w:id="3798" w:name="_Toc105779490"/>
      <w:r w:rsidRPr="00E26EBA">
        <w:rPr>
          <w:color w:val="FF0000"/>
        </w:rPr>
        <w:t xml:space="preserve">DTC </w:t>
      </w:r>
      <w:ins w:id="3799" w:author="Saminathan, Arun (A.)" w:date="2022-03-31T10:30:00Z">
        <w:r w:rsidR="0070434A" w:rsidRPr="00E26EBA">
          <w:rPr>
            <w:color w:val="FF0000"/>
          </w:rPr>
          <w:t>F00092</w:t>
        </w:r>
      </w:ins>
      <w:del w:id="3800" w:author="Saminathan, Arun (A.)" w:date="2022-03-31T10:30:00Z">
        <w:r w:rsidRPr="00E26EBA" w:rsidDel="0070434A">
          <w:rPr>
            <w:color w:val="FF0000"/>
          </w:rPr>
          <w:delText>E?????</w:delText>
        </w:r>
      </w:del>
      <w:r w:rsidRPr="00E26EBA">
        <w:rPr>
          <w:color w:val="FF0000"/>
        </w:rPr>
        <w:t xml:space="preserve"> </w:t>
      </w:r>
      <w:r>
        <w:t xml:space="preserve">- </w:t>
      </w:r>
      <w:r w:rsidR="000063DA" w:rsidRPr="00F045EB">
        <w:rPr>
          <w:color w:val="FF0000"/>
        </w:rPr>
        <w:t>ANC/PS/AVAS Runtime Fault</w:t>
      </w:r>
      <w:bookmarkEnd w:id="3798"/>
    </w:p>
    <w:p w14:paraId="70A3A5BF" w14:textId="6AD780E4" w:rsidR="00C02BA3" w:rsidRDefault="00164087" w:rsidP="00CC09C5">
      <w:pPr>
        <w:spacing w:line="240" w:lineRule="atLeast"/>
      </w:pPr>
      <w:r>
        <w:t>Fault indicates failure</w:t>
      </w:r>
      <w:r w:rsidR="00970056">
        <w:t xml:space="preserve"> to continually </w:t>
      </w:r>
      <w:r w:rsidR="009C068C">
        <w:t xml:space="preserve">communicate and exchange data with the DSP library.  </w:t>
      </w:r>
      <w:r w:rsidR="00E22110">
        <w:t>These classes of faults include:</w:t>
      </w:r>
    </w:p>
    <w:p w14:paraId="4EC25E22" w14:textId="1FF4026E" w:rsidR="00705F74" w:rsidRDefault="00705F74" w:rsidP="00CC09C5">
      <w:pPr>
        <w:pStyle w:val="ListParagraph"/>
        <w:numPr>
          <w:ilvl w:val="0"/>
          <w:numId w:val="27"/>
        </w:numPr>
        <w:spacing w:line="240" w:lineRule="atLeast"/>
        <w:ind w:leftChars="0"/>
      </w:pPr>
      <w:r>
        <w:t>Communication timeout</w:t>
      </w:r>
      <w:r w:rsidR="00E22110">
        <w:t>.</w:t>
      </w:r>
    </w:p>
    <w:p w14:paraId="6F0DE8FC" w14:textId="273B39BD" w:rsidR="00905F12" w:rsidRDefault="00905F12" w:rsidP="00CC09C5">
      <w:pPr>
        <w:pStyle w:val="ListParagraph"/>
        <w:numPr>
          <w:ilvl w:val="0"/>
          <w:numId w:val="27"/>
        </w:numPr>
        <w:spacing w:line="240" w:lineRule="atLeast"/>
        <w:ind w:leftChars="0"/>
      </w:pPr>
      <w:r>
        <w:t>Memory exception.</w:t>
      </w:r>
    </w:p>
    <w:p w14:paraId="48C08A68" w14:textId="14F33D49" w:rsidR="00705F74" w:rsidRDefault="00705F74" w:rsidP="00CC09C5">
      <w:pPr>
        <w:pStyle w:val="ListParagraph"/>
        <w:numPr>
          <w:ilvl w:val="0"/>
          <w:numId w:val="27"/>
        </w:numPr>
        <w:spacing w:line="240" w:lineRule="atLeast"/>
        <w:ind w:leftChars="0"/>
      </w:pPr>
      <w:r>
        <w:t>Buffer over/under run conditions</w:t>
      </w:r>
    </w:p>
    <w:p w14:paraId="1E502CF2" w14:textId="144F3040" w:rsidR="001546CB" w:rsidRDefault="001546CB" w:rsidP="00CC09C5">
      <w:pPr>
        <w:pStyle w:val="ListParagraph"/>
        <w:numPr>
          <w:ilvl w:val="0"/>
          <w:numId w:val="27"/>
        </w:numPr>
        <w:spacing w:line="240" w:lineRule="atLeast"/>
        <w:ind w:leftChars="0"/>
      </w:pPr>
      <w:r>
        <w:t>Microphone fault</w:t>
      </w:r>
      <w:r w:rsidR="00EE289D">
        <w:t>(s)</w:t>
      </w:r>
    </w:p>
    <w:p w14:paraId="24E28712" w14:textId="073BBA5C" w:rsidR="000063DA" w:rsidRDefault="000063DA" w:rsidP="00CC09C5">
      <w:pPr>
        <w:spacing w:line="240" w:lineRule="atLeast"/>
      </w:pPr>
      <w:r>
        <w:t>Detail</w:t>
      </w:r>
      <w:r w:rsidR="00C02BA3">
        <w:t>ed cause can be determined by reading NVH Service Status DID.</w:t>
      </w:r>
    </w:p>
    <w:p w14:paraId="32763D3B" w14:textId="7BAE282E" w:rsidR="0089634A" w:rsidRDefault="00DC3A37" w:rsidP="00CC09C5">
      <w:pPr>
        <w:spacing w:line="240" w:lineRule="atLeast"/>
        <w:rPr>
          <w:ins w:id="3801" w:author="Wang, Xue (X.)" w:date="2022-11-14T16:52:00Z"/>
        </w:rPr>
      </w:pPr>
      <w:r>
        <w:t>The ANC/PS/AVAS feature will be non-functional/muted when this fault is active.</w:t>
      </w:r>
    </w:p>
    <w:p w14:paraId="143FBF70" w14:textId="77777777" w:rsidR="0024418A" w:rsidRDefault="0024418A" w:rsidP="0024418A">
      <w:pPr>
        <w:spacing w:line="240" w:lineRule="atLeast"/>
        <w:rPr>
          <w:ins w:id="3802" w:author="Wang, Xue (X.)" w:date="2022-11-14T16:52:00Z"/>
          <w:lang w:eastAsia="zh-CN"/>
        </w:rPr>
      </w:pPr>
      <w:ins w:id="3803" w:author="Wang, Xue (X.)" w:date="2022-11-14T16:52:00Z">
        <w:r>
          <w:rPr>
            <w:lang w:eastAsia="zh-CN"/>
          </w:rPr>
          <w:t xml:space="preserve">14.2.3. DTC F00092 - ANC/PS/AVAS </w:t>
        </w:r>
        <w:r>
          <w:rPr>
            <w:rFonts w:hint="eastAsia"/>
            <w:lang w:eastAsia="zh-CN"/>
          </w:rPr>
          <w:t>运行</w:t>
        </w:r>
        <w:r>
          <w:rPr>
            <w:rFonts w:ascii="Microsoft YaHei" w:eastAsia="Microsoft YaHei" w:hAnsi="Microsoft YaHei" w:cs="Microsoft YaHei" w:hint="eastAsia"/>
            <w:lang w:eastAsia="zh-CN"/>
          </w:rPr>
          <w:t>时</w:t>
        </w:r>
        <w:r>
          <w:rPr>
            <w:rFonts w:ascii="MS Mincho" w:eastAsia="MS Mincho" w:hAnsi="MS Mincho" w:cs="MS Mincho" w:hint="eastAsia"/>
            <w:lang w:eastAsia="zh-CN"/>
          </w:rPr>
          <w:t>故障</w:t>
        </w:r>
      </w:ins>
    </w:p>
    <w:p w14:paraId="6C9FDC9D" w14:textId="77777777" w:rsidR="0024418A" w:rsidRDefault="0024418A" w:rsidP="0024418A">
      <w:pPr>
        <w:spacing w:line="240" w:lineRule="atLeast"/>
        <w:rPr>
          <w:ins w:id="3804" w:author="Wang, Xue (X.)" w:date="2022-11-14T16:52:00Z"/>
          <w:lang w:eastAsia="zh-CN"/>
        </w:rPr>
      </w:pPr>
      <w:ins w:id="3805" w:author="Wang, Xue (X.)" w:date="2022-11-14T16:52:00Z">
        <w:r>
          <w:rPr>
            <w:rFonts w:hint="eastAsia"/>
            <w:lang w:eastAsia="zh-CN"/>
          </w:rPr>
          <w:t>故障表示无法与</w:t>
        </w:r>
        <w:r>
          <w:rPr>
            <w:lang w:eastAsia="zh-CN"/>
          </w:rPr>
          <w:t xml:space="preserve"> DSP </w:t>
        </w:r>
        <w:r>
          <w:rPr>
            <w:rFonts w:ascii="Microsoft YaHei" w:eastAsia="Microsoft YaHei" w:hAnsi="Microsoft YaHei" w:cs="Microsoft YaHei" w:hint="eastAsia"/>
            <w:lang w:eastAsia="zh-CN"/>
          </w:rPr>
          <w:t>库</w:t>
        </w:r>
        <w:r>
          <w:rPr>
            <w:rFonts w:ascii="MS Mincho" w:eastAsia="MS Mincho" w:hAnsi="MS Mincho" w:cs="MS Mincho" w:hint="eastAsia"/>
            <w:lang w:eastAsia="zh-CN"/>
          </w:rPr>
          <w:t>持</w:t>
        </w:r>
        <w:r>
          <w:rPr>
            <w:rFonts w:ascii="Microsoft YaHei" w:eastAsia="Microsoft YaHei" w:hAnsi="Microsoft YaHei" w:cs="Microsoft YaHei" w:hint="eastAsia"/>
            <w:lang w:eastAsia="zh-CN"/>
          </w:rPr>
          <w:t>续</w:t>
        </w:r>
        <w:r>
          <w:rPr>
            <w:rFonts w:ascii="MS Mincho" w:eastAsia="MS Mincho" w:hAnsi="MS Mincho" w:cs="MS Mincho" w:hint="eastAsia"/>
            <w:lang w:eastAsia="zh-CN"/>
          </w:rPr>
          <w:t>通信和交</w:t>
        </w:r>
        <w:r>
          <w:rPr>
            <w:rFonts w:ascii="Microsoft YaHei" w:eastAsia="Microsoft YaHei" w:hAnsi="Microsoft YaHei" w:cs="Microsoft YaHei" w:hint="eastAsia"/>
            <w:lang w:eastAsia="zh-CN"/>
          </w:rPr>
          <w:t>换</w:t>
        </w:r>
        <w:r>
          <w:rPr>
            <w:rFonts w:ascii="MS Mincho" w:eastAsia="MS Mincho" w:hAnsi="MS Mincho" w:cs="MS Mincho" w:hint="eastAsia"/>
            <w:lang w:eastAsia="zh-CN"/>
          </w:rPr>
          <w:t>数据。</w:t>
        </w:r>
        <w:r>
          <w:rPr>
            <w:rFonts w:ascii="Microsoft YaHei" w:eastAsia="Microsoft YaHei" w:hAnsi="Microsoft YaHei" w:cs="Microsoft YaHei" w:hint="eastAsia"/>
            <w:lang w:eastAsia="zh-CN"/>
          </w:rPr>
          <w:t>这</w:t>
        </w:r>
        <w:r>
          <w:rPr>
            <w:rFonts w:ascii="MS Mincho" w:eastAsia="MS Mincho" w:hAnsi="MS Mincho" w:cs="MS Mincho" w:hint="eastAsia"/>
            <w:lang w:eastAsia="zh-CN"/>
          </w:rPr>
          <w:t>些故障</w:t>
        </w:r>
        <w:r>
          <w:rPr>
            <w:rFonts w:ascii="Microsoft YaHei" w:eastAsia="Microsoft YaHei" w:hAnsi="Microsoft YaHei" w:cs="Microsoft YaHei" w:hint="eastAsia"/>
            <w:lang w:eastAsia="zh-CN"/>
          </w:rPr>
          <w:t>类别</w:t>
        </w:r>
        <w:r>
          <w:rPr>
            <w:rFonts w:ascii="MS Mincho" w:eastAsia="MS Mincho" w:hAnsi="MS Mincho" w:cs="MS Mincho" w:hint="eastAsia"/>
            <w:lang w:eastAsia="zh-CN"/>
          </w:rPr>
          <w:t>包括：</w:t>
        </w:r>
      </w:ins>
    </w:p>
    <w:p w14:paraId="4BDF6454" w14:textId="77777777" w:rsidR="0024418A" w:rsidRDefault="0024418A" w:rsidP="0024418A">
      <w:pPr>
        <w:spacing w:line="240" w:lineRule="atLeast"/>
        <w:rPr>
          <w:ins w:id="3806" w:author="Wang, Xue (X.)" w:date="2022-11-14T16:52:00Z"/>
          <w:lang w:eastAsia="zh-CN"/>
        </w:rPr>
      </w:pPr>
      <w:ins w:id="3807" w:author="Wang, Xue (X.)" w:date="2022-11-14T16:52:00Z">
        <w:r>
          <w:rPr>
            <w:lang w:eastAsia="zh-CN"/>
          </w:rPr>
          <w:t xml:space="preserve">- </w:t>
        </w:r>
        <w:r>
          <w:rPr>
            <w:rFonts w:hint="eastAsia"/>
            <w:lang w:eastAsia="zh-CN"/>
          </w:rPr>
          <w:t>通</w:t>
        </w:r>
        <w:r>
          <w:rPr>
            <w:rFonts w:ascii="Microsoft YaHei" w:eastAsia="Microsoft YaHei" w:hAnsi="Microsoft YaHei" w:cs="Microsoft YaHei" w:hint="eastAsia"/>
            <w:lang w:eastAsia="zh-CN"/>
          </w:rPr>
          <w:t>讯</w:t>
        </w:r>
        <w:r>
          <w:rPr>
            <w:rFonts w:ascii="MS Mincho" w:eastAsia="MS Mincho" w:hAnsi="MS Mincho" w:cs="MS Mincho" w:hint="eastAsia"/>
            <w:lang w:eastAsia="zh-CN"/>
          </w:rPr>
          <w:t>超</w:t>
        </w:r>
        <w:r>
          <w:rPr>
            <w:rFonts w:ascii="Microsoft YaHei" w:eastAsia="Microsoft YaHei" w:hAnsi="Microsoft YaHei" w:cs="Microsoft YaHei" w:hint="eastAsia"/>
            <w:lang w:eastAsia="zh-CN"/>
          </w:rPr>
          <w:t>时</w:t>
        </w:r>
        <w:r>
          <w:rPr>
            <w:rFonts w:ascii="MS Mincho" w:eastAsia="MS Mincho" w:hAnsi="MS Mincho" w:cs="MS Mincho" w:hint="eastAsia"/>
            <w:lang w:eastAsia="zh-CN"/>
          </w:rPr>
          <w:t>。</w:t>
        </w:r>
      </w:ins>
    </w:p>
    <w:p w14:paraId="5418B691" w14:textId="77777777" w:rsidR="0024418A" w:rsidRDefault="0024418A" w:rsidP="0024418A">
      <w:pPr>
        <w:spacing w:line="240" w:lineRule="atLeast"/>
        <w:rPr>
          <w:ins w:id="3808" w:author="Wang, Xue (X.)" w:date="2022-11-14T16:52:00Z"/>
          <w:lang w:eastAsia="zh-CN"/>
        </w:rPr>
      </w:pPr>
      <w:ins w:id="3809" w:author="Wang, Xue (X.)" w:date="2022-11-14T16:52:00Z">
        <w:r>
          <w:rPr>
            <w:lang w:eastAsia="zh-CN"/>
          </w:rPr>
          <w:t xml:space="preserve">- </w:t>
        </w:r>
        <w:r>
          <w:rPr>
            <w:rFonts w:hint="eastAsia"/>
            <w:lang w:eastAsia="zh-CN"/>
          </w:rPr>
          <w:t>内存异常。</w:t>
        </w:r>
      </w:ins>
    </w:p>
    <w:p w14:paraId="5320C087" w14:textId="77777777" w:rsidR="0024418A" w:rsidRDefault="0024418A" w:rsidP="0024418A">
      <w:pPr>
        <w:spacing w:line="240" w:lineRule="atLeast"/>
        <w:rPr>
          <w:ins w:id="3810" w:author="Wang, Xue (X.)" w:date="2022-11-14T16:52:00Z"/>
          <w:lang w:eastAsia="zh-CN"/>
        </w:rPr>
      </w:pPr>
      <w:ins w:id="3811" w:author="Wang, Xue (X.)" w:date="2022-11-14T16:52:00Z">
        <w:r>
          <w:rPr>
            <w:lang w:eastAsia="zh-CN"/>
          </w:rPr>
          <w:t xml:space="preserve">- </w:t>
        </w:r>
        <w:r>
          <w:rPr>
            <w:rFonts w:ascii="Microsoft YaHei" w:eastAsia="Microsoft YaHei" w:hAnsi="Microsoft YaHei" w:cs="Microsoft YaHei" w:hint="eastAsia"/>
            <w:lang w:eastAsia="zh-CN"/>
          </w:rPr>
          <w:t>缓</w:t>
        </w:r>
        <w:r>
          <w:rPr>
            <w:rFonts w:ascii="MS Mincho" w:eastAsia="MS Mincho" w:hAnsi="MS Mincho" w:cs="MS Mincho" w:hint="eastAsia"/>
            <w:lang w:eastAsia="zh-CN"/>
          </w:rPr>
          <w:t>冲</w:t>
        </w:r>
        <w:r>
          <w:rPr>
            <w:rFonts w:ascii="Microsoft YaHei" w:eastAsia="Microsoft YaHei" w:hAnsi="Microsoft YaHei" w:cs="Microsoft YaHei" w:hint="eastAsia"/>
            <w:lang w:eastAsia="zh-CN"/>
          </w:rPr>
          <w:t>过</w:t>
        </w:r>
        <w:r>
          <w:rPr>
            <w:rFonts w:ascii="MS Mincho" w:eastAsia="MS Mincho" w:hAnsi="MS Mincho" w:cs="MS Mincho" w:hint="eastAsia"/>
            <w:lang w:eastAsia="zh-CN"/>
          </w:rPr>
          <w:t>度</w:t>
        </w:r>
        <w:r>
          <w:rPr>
            <w:lang w:eastAsia="zh-CN"/>
          </w:rPr>
          <w:t>/</w:t>
        </w:r>
        <w:r>
          <w:rPr>
            <w:rFonts w:hint="eastAsia"/>
            <w:lang w:eastAsia="zh-CN"/>
          </w:rPr>
          <w:t>不足运行条件</w:t>
        </w:r>
      </w:ins>
    </w:p>
    <w:p w14:paraId="2A86CB71" w14:textId="77777777" w:rsidR="0024418A" w:rsidRDefault="0024418A" w:rsidP="0024418A">
      <w:pPr>
        <w:spacing w:line="240" w:lineRule="atLeast"/>
        <w:rPr>
          <w:ins w:id="3812" w:author="Wang, Xue (X.)" w:date="2022-11-14T16:52:00Z"/>
        </w:rPr>
      </w:pPr>
      <w:ins w:id="3813" w:author="Wang, Xue (X.)" w:date="2022-11-14T16:52:00Z">
        <w:r>
          <w:t xml:space="preserve">- </w:t>
        </w:r>
        <w:proofErr w:type="spellStart"/>
        <w:r>
          <w:rPr>
            <w:rFonts w:hint="eastAsia"/>
          </w:rPr>
          <w:t>麦克</w:t>
        </w:r>
        <w:r>
          <w:rPr>
            <w:rFonts w:ascii="Microsoft YaHei" w:eastAsia="Microsoft YaHei" w:hAnsi="Microsoft YaHei" w:cs="Microsoft YaHei" w:hint="eastAsia"/>
          </w:rPr>
          <w:t>风</w:t>
        </w:r>
        <w:r>
          <w:rPr>
            <w:rFonts w:ascii="MS Mincho" w:eastAsia="MS Mincho" w:hAnsi="MS Mincho" w:cs="MS Mincho" w:hint="eastAsia"/>
          </w:rPr>
          <w:t>故障</w:t>
        </w:r>
        <w:proofErr w:type="spellEnd"/>
      </w:ins>
    </w:p>
    <w:p w14:paraId="10378412" w14:textId="77777777" w:rsidR="0024418A" w:rsidRDefault="0024418A" w:rsidP="0024418A">
      <w:pPr>
        <w:spacing w:line="240" w:lineRule="atLeast"/>
        <w:rPr>
          <w:ins w:id="3814" w:author="Wang, Xue (X.)" w:date="2022-11-14T16:52:00Z"/>
        </w:rPr>
      </w:pPr>
      <w:proofErr w:type="spellStart"/>
      <w:ins w:id="3815" w:author="Wang, Xue (X.)" w:date="2022-11-14T16:52:00Z">
        <w:r>
          <w:rPr>
            <w:rFonts w:ascii="Microsoft YaHei" w:eastAsia="Microsoft YaHei" w:hAnsi="Microsoft YaHei" w:cs="Microsoft YaHei" w:hint="eastAsia"/>
          </w:rPr>
          <w:t>详细</w:t>
        </w:r>
        <w:r>
          <w:rPr>
            <w:rFonts w:ascii="MS Mincho" w:eastAsia="MS Mincho" w:hAnsi="MS Mincho" w:cs="MS Mincho" w:hint="eastAsia"/>
          </w:rPr>
          <w:t>原因可以通</w:t>
        </w:r>
        <w:r>
          <w:rPr>
            <w:rFonts w:ascii="Microsoft YaHei" w:eastAsia="Microsoft YaHei" w:hAnsi="Microsoft YaHei" w:cs="Microsoft YaHei" w:hint="eastAsia"/>
          </w:rPr>
          <w:t>过读</w:t>
        </w:r>
        <w:r>
          <w:rPr>
            <w:rFonts w:ascii="MS Mincho" w:eastAsia="MS Mincho" w:hAnsi="MS Mincho" w:cs="MS Mincho" w:hint="eastAsia"/>
          </w:rPr>
          <w:t>取</w:t>
        </w:r>
        <w:proofErr w:type="spellEnd"/>
        <w:r>
          <w:t xml:space="preserve"> NVH Service Status DID </w:t>
        </w:r>
        <w:proofErr w:type="spellStart"/>
        <w:r>
          <w:rPr>
            <w:rFonts w:hint="eastAsia"/>
          </w:rPr>
          <w:t>来确定</w:t>
        </w:r>
        <w:proofErr w:type="spellEnd"/>
        <w:r>
          <w:rPr>
            <w:rFonts w:hint="eastAsia"/>
          </w:rPr>
          <w:t>。</w:t>
        </w:r>
      </w:ins>
    </w:p>
    <w:p w14:paraId="63486F02" w14:textId="3CD26E19" w:rsidR="0024418A" w:rsidRDefault="0024418A" w:rsidP="0024418A">
      <w:pPr>
        <w:spacing w:line="240" w:lineRule="atLeast"/>
        <w:rPr>
          <w:lang w:eastAsia="zh-CN"/>
        </w:rPr>
      </w:pPr>
      <w:ins w:id="3816" w:author="Wang, Xue (X.)" w:date="2022-11-14T16:52:00Z">
        <w:r>
          <w:rPr>
            <w:rFonts w:hint="eastAsia"/>
            <w:lang w:eastAsia="zh-CN"/>
          </w:rPr>
          <w:t>当此故障</w:t>
        </w:r>
        <w:r>
          <w:rPr>
            <w:rFonts w:ascii="Microsoft YaHei" w:eastAsia="Microsoft YaHei" w:hAnsi="Microsoft YaHei" w:cs="Microsoft YaHei" w:hint="eastAsia"/>
            <w:lang w:eastAsia="zh-CN"/>
          </w:rPr>
          <w:t>处</w:t>
        </w:r>
        <w:r>
          <w:rPr>
            <w:rFonts w:ascii="MS Mincho" w:eastAsia="MS Mincho" w:hAnsi="MS Mincho" w:cs="MS Mincho" w:hint="eastAsia"/>
            <w:lang w:eastAsia="zh-CN"/>
          </w:rPr>
          <w:t>于活</w:t>
        </w:r>
        <w:r>
          <w:rPr>
            <w:rFonts w:ascii="Microsoft YaHei" w:eastAsia="Microsoft YaHei" w:hAnsi="Microsoft YaHei" w:cs="Microsoft YaHei" w:hint="eastAsia"/>
            <w:lang w:eastAsia="zh-CN"/>
          </w:rPr>
          <w:t>动</w:t>
        </w:r>
        <w:r>
          <w:rPr>
            <w:rFonts w:ascii="MS Mincho" w:eastAsia="MS Mincho" w:hAnsi="MS Mincho" w:cs="MS Mincho" w:hint="eastAsia"/>
            <w:lang w:eastAsia="zh-CN"/>
          </w:rPr>
          <w:t>状</w:t>
        </w:r>
        <w:r>
          <w:rPr>
            <w:rFonts w:ascii="Microsoft YaHei" w:eastAsia="Microsoft YaHei" w:hAnsi="Microsoft YaHei" w:cs="Microsoft YaHei" w:hint="eastAsia"/>
            <w:lang w:eastAsia="zh-CN"/>
          </w:rPr>
          <w:t>态时</w:t>
        </w:r>
        <w:r>
          <w:rPr>
            <w:rFonts w:ascii="MS Mincho" w:eastAsia="MS Mincho" w:hAnsi="MS Mincho" w:cs="MS Mincho" w:hint="eastAsia"/>
            <w:lang w:eastAsia="zh-CN"/>
          </w:rPr>
          <w:t>，</w:t>
        </w:r>
        <w:r>
          <w:rPr>
            <w:lang w:eastAsia="zh-CN"/>
          </w:rPr>
          <w:t xml:space="preserve">ANC/PS/AVAS </w:t>
        </w:r>
        <w:r>
          <w:rPr>
            <w:rFonts w:hint="eastAsia"/>
            <w:lang w:eastAsia="zh-CN"/>
          </w:rPr>
          <w:t>功能将不起作用</w:t>
        </w:r>
        <w:r>
          <w:rPr>
            <w:lang w:eastAsia="zh-CN"/>
          </w:rPr>
          <w:t>/</w:t>
        </w:r>
        <w:r>
          <w:rPr>
            <w:rFonts w:hint="eastAsia"/>
            <w:lang w:eastAsia="zh-CN"/>
          </w:rPr>
          <w:t>静音</w:t>
        </w:r>
      </w:ins>
    </w:p>
    <w:p w14:paraId="138E4A1A" w14:textId="77777777" w:rsidR="0089634A" w:rsidRDefault="0089634A" w:rsidP="00CC09C5">
      <w:pPr>
        <w:spacing w:line="240" w:lineRule="atLeast"/>
        <w:rPr>
          <w:lang w:eastAsia="zh-CN"/>
        </w:rPr>
      </w:pPr>
    </w:p>
    <w:p w14:paraId="125C1AA2" w14:textId="262F48FE" w:rsidR="0079545D" w:rsidRDefault="00577FE9" w:rsidP="00CC09C5">
      <w:pPr>
        <w:pStyle w:val="Heading3"/>
        <w:spacing w:line="240" w:lineRule="atLeast"/>
      </w:pPr>
      <w:bookmarkStart w:id="3817" w:name="_Toc105779491"/>
      <w:r>
        <w:t>DTC</w:t>
      </w:r>
      <w:ins w:id="3818" w:author="Arun Saminathan" w:date="2022-04-06T16:00:00Z">
        <w:r w:rsidR="00FA74B4">
          <w:t xml:space="preserve"> F00005</w:t>
        </w:r>
      </w:ins>
      <w:del w:id="3819" w:author="Arun Saminathan" w:date="2022-04-06T16:00:00Z">
        <w:r w:rsidDel="00FA74B4">
          <w:delText xml:space="preserve"> E?????</w:delText>
        </w:r>
      </w:del>
      <w:r>
        <w:t xml:space="preserve"> - </w:t>
      </w:r>
      <w:r w:rsidR="00D077F7">
        <w:t xml:space="preserve">ANC </w:t>
      </w:r>
      <w:r w:rsidR="0089634A">
        <w:t>EOL Audit Test Failure</w:t>
      </w:r>
      <w:bookmarkEnd w:id="3817"/>
    </w:p>
    <w:p w14:paraId="45F84F3D" w14:textId="7E303126" w:rsidR="0079545D" w:rsidRDefault="0089634A" w:rsidP="00CC09C5">
      <w:pPr>
        <w:spacing w:line="240" w:lineRule="atLeast"/>
      </w:pPr>
      <w:r>
        <w:t>Will be set</w:t>
      </w:r>
      <w:r w:rsidR="00FC066D">
        <w:t xml:space="preserve"> by the ANC EOL Audit Test routine upon </w:t>
      </w:r>
      <w:proofErr w:type="gramStart"/>
      <w:r w:rsidR="00FC066D">
        <w:t>completion;</w:t>
      </w:r>
      <w:proofErr w:type="gramEnd"/>
      <w:r w:rsidR="00FC066D">
        <w:t xml:space="preserve"> if</w:t>
      </w:r>
      <w:r w:rsidR="008C61F1">
        <w:t xml:space="preserve"> the secondary path confidence</w:t>
      </w:r>
      <w:r w:rsidR="00F15FBF">
        <w:t xml:space="preserve"> is below a fault threshold.  This indicates </w:t>
      </w:r>
      <w:r w:rsidR="00960D85">
        <w:t xml:space="preserve">that ANC is unstable; and could be due to </w:t>
      </w:r>
      <w:r w:rsidR="005F4144">
        <w:t>one or more of the following conditions:</w:t>
      </w:r>
    </w:p>
    <w:p w14:paraId="19DA7019" w14:textId="484118C3" w:rsidR="005F4144" w:rsidRDefault="005F4144" w:rsidP="00CC09C5">
      <w:pPr>
        <w:pStyle w:val="ListParagraph"/>
        <w:numPr>
          <w:ilvl w:val="0"/>
          <w:numId w:val="27"/>
        </w:numPr>
        <w:spacing w:line="240" w:lineRule="atLeast"/>
        <w:ind w:leftChars="0"/>
      </w:pPr>
      <w:r>
        <w:t>Incorrect or invalid acoustic calibration file</w:t>
      </w:r>
      <w:r w:rsidR="0033664E">
        <w:t xml:space="preserve"> (</w:t>
      </w:r>
      <w:proofErr w:type="gramStart"/>
      <w:r w:rsidR="0033664E">
        <w:t>e.g.</w:t>
      </w:r>
      <w:proofErr w:type="gramEnd"/>
      <w:r w:rsidR="0033664E">
        <w:t xml:space="preserve"> incorrect vehicle type)</w:t>
      </w:r>
      <w:r w:rsidR="00AD74B8">
        <w:t>.</w:t>
      </w:r>
    </w:p>
    <w:p w14:paraId="484EDB74" w14:textId="10C5B394" w:rsidR="0033664E" w:rsidRDefault="0033664E" w:rsidP="00CC09C5">
      <w:pPr>
        <w:pStyle w:val="ListParagraph"/>
        <w:numPr>
          <w:ilvl w:val="0"/>
          <w:numId w:val="27"/>
        </w:numPr>
        <w:spacing w:line="240" w:lineRule="atLeast"/>
        <w:ind w:leftChars="0"/>
      </w:pPr>
      <w:r>
        <w:t>Incorrect microphone configuration (</w:t>
      </w:r>
      <w:proofErr w:type="gramStart"/>
      <w:r>
        <w:t>e.g.</w:t>
      </w:r>
      <w:proofErr w:type="gramEnd"/>
      <w:r>
        <w:t xml:space="preserve"> </w:t>
      </w:r>
      <w:r w:rsidR="00AD74B8">
        <w:t>all expected microphones are not enabled).</w:t>
      </w:r>
    </w:p>
    <w:p w14:paraId="0B86DCB5" w14:textId="73C74F6A" w:rsidR="003961BB" w:rsidRDefault="003961BB" w:rsidP="00CC09C5">
      <w:pPr>
        <w:pStyle w:val="ListParagraph"/>
        <w:numPr>
          <w:ilvl w:val="0"/>
          <w:numId w:val="27"/>
        </w:numPr>
        <w:spacing w:line="240" w:lineRule="atLeast"/>
        <w:ind w:leftChars="0"/>
      </w:pPr>
      <w:r>
        <w:t>ANC EOL Audit Test performed in excessively noisy environment.</w:t>
      </w:r>
    </w:p>
    <w:p w14:paraId="680C5C9B" w14:textId="146E1DB5" w:rsidR="00AD74B8" w:rsidRDefault="00AD74B8" w:rsidP="00CC09C5">
      <w:pPr>
        <w:pStyle w:val="ListParagraph"/>
        <w:numPr>
          <w:ilvl w:val="0"/>
          <w:numId w:val="27"/>
        </w:numPr>
        <w:spacing w:line="240" w:lineRule="atLeast"/>
        <w:ind w:leftChars="0"/>
      </w:pPr>
      <w:r>
        <w:t>Microphone defect or blockage.</w:t>
      </w:r>
    </w:p>
    <w:p w14:paraId="5F7653E9" w14:textId="14EE47D1" w:rsidR="00693727" w:rsidRDefault="00693727" w:rsidP="00CC09C5">
      <w:pPr>
        <w:pStyle w:val="ListParagraph"/>
        <w:numPr>
          <w:ilvl w:val="0"/>
          <w:numId w:val="27"/>
        </w:numPr>
        <w:spacing w:line="240" w:lineRule="atLeast"/>
        <w:ind w:leftChars="0"/>
      </w:pPr>
      <w:r>
        <w:t xml:space="preserve">Speaker </w:t>
      </w:r>
      <w:r w:rsidR="00A42032">
        <w:t>blockage.</w:t>
      </w:r>
    </w:p>
    <w:p w14:paraId="206635F1" w14:textId="2794D9A4" w:rsidR="00693727" w:rsidRDefault="00693727" w:rsidP="00CC09C5">
      <w:pPr>
        <w:pStyle w:val="ListParagraph"/>
        <w:numPr>
          <w:ilvl w:val="0"/>
          <w:numId w:val="27"/>
        </w:numPr>
        <w:spacing w:line="240" w:lineRule="atLeast"/>
        <w:ind w:leftChars="0"/>
      </w:pPr>
      <w:r>
        <w:t>Speaker / PAC / Amplifier defect.</w:t>
      </w:r>
    </w:p>
    <w:p w14:paraId="125A459E" w14:textId="2C2D7579" w:rsidR="0079545D" w:rsidRDefault="0079545D" w:rsidP="00CC09C5">
      <w:pPr>
        <w:spacing w:line="240" w:lineRule="atLeast"/>
      </w:pPr>
    </w:p>
    <w:p w14:paraId="670069D6" w14:textId="46A63660" w:rsidR="0079545D" w:rsidRDefault="000162FE" w:rsidP="00CC09C5">
      <w:pPr>
        <w:pStyle w:val="Heading3"/>
        <w:spacing w:line="240" w:lineRule="atLeast"/>
      </w:pPr>
      <w:bookmarkStart w:id="3820" w:name="_Toc105779492"/>
      <w:r>
        <w:t xml:space="preserve">DTC </w:t>
      </w:r>
      <w:ins w:id="3821" w:author="Saminathan, Arun (A.)" w:date="2022-03-31T10:31:00Z">
        <w:r w:rsidR="0070434A">
          <w:t>F00094</w:t>
        </w:r>
      </w:ins>
      <w:del w:id="3822" w:author="Saminathan, Arun (A.)" w:date="2022-03-31T10:31:00Z">
        <w:r w:rsidDel="0070434A">
          <w:delText>E?????</w:delText>
        </w:r>
      </w:del>
      <w:r>
        <w:t xml:space="preserve"> - </w:t>
      </w:r>
      <w:r w:rsidR="001A62A7">
        <w:t>ANC Divergence</w:t>
      </w:r>
      <w:r w:rsidR="0092622D">
        <w:t xml:space="preserve"> Count Threshold Failure</w:t>
      </w:r>
      <w:bookmarkEnd w:id="3820"/>
    </w:p>
    <w:p w14:paraId="4E474204" w14:textId="48309683" w:rsidR="0092622D" w:rsidRDefault="003178A2" w:rsidP="00CC09C5">
      <w:pPr>
        <w:spacing w:line="240" w:lineRule="atLeast"/>
      </w:pPr>
      <w:r>
        <w:t xml:space="preserve">Set when </w:t>
      </w:r>
      <w:r w:rsidR="00E61A0E">
        <w:t xml:space="preserve">the EOR exception count exceeds the configured threshold.  </w:t>
      </w:r>
      <w:r w:rsidR="00C7003A">
        <w:t>When active during the ignition cycle; the ANC feature will remain muted for the duration of the ignition cycle.</w:t>
      </w:r>
      <w:r w:rsidR="008829C3">
        <w:t xml:space="preserve">  Further analysis of the failure can be obtained by reading the ANC Exception Diagnostics Status DID.</w:t>
      </w:r>
    </w:p>
    <w:p w14:paraId="42E7E97B" w14:textId="55F4EA13" w:rsidR="00A6539C" w:rsidRDefault="00A6539C" w:rsidP="00CC09C5">
      <w:pPr>
        <w:spacing w:line="240" w:lineRule="atLeast"/>
      </w:pPr>
      <w:r>
        <w:t>The ANC feature will be non-functional/muted when this fault is active.</w:t>
      </w:r>
    </w:p>
    <w:p w14:paraId="7C7B6CE3" w14:textId="260D2E89" w:rsidR="0079545D" w:rsidRDefault="0079545D" w:rsidP="00CC09C5">
      <w:pPr>
        <w:spacing w:line="240" w:lineRule="atLeast"/>
      </w:pPr>
    </w:p>
    <w:p w14:paraId="62BF112A" w14:textId="768B021A" w:rsidR="0079545D" w:rsidDel="001C268E" w:rsidRDefault="00175C7A" w:rsidP="00CC09C5">
      <w:pPr>
        <w:pStyle w:val="Heading3"/>
        <w:spacing w:line="240" w:lineRule="atLeast"/>
        <w:rPr>
          <w:del w:id="3823" w:author="Arun Saminathan" w:date="2022-05-06T10:47:00Z"/>
        </w:rPr>
      </w:pPr>
      <w:del w:id="3824" w:author="Arun Saminathan" w:date="2022-05-06T10:47:00Z">
        <w:r w:rsidDel="001C268E">
          <w:delText xml:space="preserve">DTC </w:delText>
        </w:r>
      </w:del>
      <w:del w:id="3825" w:author="Arun Saminathan" w:date="2022-04-06T17:47:00Z">
        <w:r w:rsidDel="002600FF">
          <w:delText>E?????</w:delText>
        </w:r>
      </w:del>
      <w:del w:id="3826" w:author="Arun Saminathan" w:date="2022-05-06T10:47:00Z">
        <w:r w:rsidDel="001C268E">
          <w:delText xml:space="preserve"> - </w:delText>
        </w:r>
        <w:r w:rsidR="00CA6849" w:rsidDel="001C268E">
          <w:delText>AVAS Failure</w:delText>
        </w:r>
      </w:del>
    </w:p>
    <w:p w14:paraId="1061987F" w14:textId="40D44C5A" w:rsidR="00DC5453" w:rsidDel="001C268E" w:rsidRDefault="00CA6849" w:rsidP="00CC09C5">
      <w:pPr>
        <w:spacing w:line="240" w:lineRule="atLeast"/>
        <w:rPr>
          <w:del w:id="3827" w:author="Arun Saminathan" w:date="2022-05-06T10:47:00Z"/>
        </w:rPr>
      </w:pPr>
      <w:del w:id="3828" w:author="Arun Saminathan" w:date="2022-05-06T10:47:00Z">
        <w:r w:rsidDel="001C268E">
          <w:delText>Separate fault to indicate</w:delText>
        </w:r>
        <w:r w:rsidR="00B46A4D" w:rsidDel="001C268E">
          <w:delText xml:space="preserve"> the AVAS feature is not functional.</w:delText>
        </w:r>
        <w:r w:rsidR="00DC5453" w:rsidDel="001C268E">
          <w:delText xml:space="preserve">  This may be set in conjunction with other ANC/PS/AVAS related faults that can aid in determining cause.  Further status can be obtained by reading NVH Service Status DID.</w:delText>
        </w:r>
      </w:del>
    </w:p>
    <w:p w14:paraId="3B70929F" w14:textId="31A18D33" w:rsidR="00DC5453" w:rsidDel="001C268E" w:rsidRDefault="00DC5453" w:rsidP="00CC09C5">
      <w:pPr>
        <w:spacing w:line="240" w:lineRule="atLeast"/>
        <w:rPr>
          <w:del w:id="3829" w:author="Arun Saminathan" w:date="2022-05-06T10:47:00Z"/>
        </w:rPr>
      </w:pPr>
      <w:del w:id="3830" w:author="Arun Saminathan" w:date="2022-05-06T10:47:00Z">
        <w:r w:rsidDel="001C268E">
          <w:delText>The AVAS feature will be non-functional/muted when this fault is active.</w:delText>
        </w:r>
      </w:del>
    </w:p>
    <w:p w14:paraId="1008AFC4" w14:textId="0B23F903" w:rsidR="0079545D" w:rsidRDefault="0079545D" w:rsidP="00CC09C5">
      <w:pPr>
        <w:spacing w:line="240" w:lineRule="atLeast"/>
      </w:pPr>
    </w:p>
    <w:p w14:paraId="484DFF53" w14:textId="6A31D24B" w:rsidR="0079545D" w:rsidRDefault="0005321D" w:rsidP="00CC09C5">
      <w:pPr>
        <w:pStyle w:val="Heading3"/>
        <w:spacing w:line="240" w:lineRule="atLeast"/>
      </w:pPr>
      <w:bookmarkStart w:id="3831" w:name="_Toc105779493"/>
      <w:r>
        <w:t>DTC E</w:t>
      </w:r>
      <w:ins w:id="3832" w:author="Arun Saminathan" w:date="2022-04-06T17:48:00Z">
        <w:r w:rsidR="002600FF">
          <w:t>10100</w:t>
        </w:r>
      </w:ins>
      <w:del w:id="3833" w:author="Arun Saminathan" w:date="2022-04-06T17:48:00Z">
        <w:r w:rsidDel="002600FF">
          <w:delText>?????</w:delText>
        </w:r>
      </w:del>
      <w:r>
        <w:t xml:space="preserve"> – ANC/PS</w:t>
      </w:r>
      <w:del w:id="3834" w:author="Saminathan, Arun (A.)" w:date="2022-04-27T13:39:00Z">
        <w:r w:rsidDel="007A0D44">
          <w:delText>/AVAS</w:delText>
        </w:r>
      </w:del>
      <w:r>
        <w:t xml:space="preserve"> Misconfiguration</w:t>
      </w:r>
      <w:r w:rsidR="00D760F3">
        <w:t xml:space="preserve"> [Optional – if not performed by VMCU]</w:t>
      </w:r>
      <w:bookmarkEnd w:id="3831"/>
    </w:p>
    <w:p w14:paraId="4EBE8932" w14:textId="632A80CA" w:rsidR="0079545D" w:rsidRDefault="006D2B04" w:rsidP="00CC09C5">
      <w:pPr>
        <w:spacing w:line="240" w:lineRule="atLeast"/>
      </w:pPr>
      <w:r>
        <w:t xml:space="preserve">The NVH Service upon initialization will examine the following </w:t>
      </w:r>
      <w:r w:rsidR="00853137">
        <w:t xml:space="preserve">misconfiguration patterns and set this DTC </w:t>
      </w:r>
      <w:r w:rsidR="00B37AF2">
        <w:t>if any are</w:t>
      </w:r>
      <w:r w:rsidR="00853137">
        <w:t xml:space="preserve"> encountered.</w:t>
      </w:r>
    </w:p>
    <w:p w14:paraId="2E2DEACB" w14:textId="52F3AFB2" w:rsidR="0079545D" w:rsidRDefault="00853137" w:rsidP="00CC09C5">
      <w:pPr>
        <w:spacing w:line="240" w:lineRule="atLeast"/>
      </w:pPr>
      <w:r>
        <w:t>The ANC/PS</w:t>
      </w:r>
      <w:del w:id="3835" w:author="Saminathan, Arun (A.)" w:date="2022-04-27T13:42:00Z">
        <w:r w:rsidDel="00631302">
          <w:delText>/AVAS</w:delText>
        </w:r>
      </w:del>
      <w:r>
        <w:t xml:space="preserve"> feature will be non-functional/muted when this fault is active.</w:t>
      </w:r>
    </w:p>
    <w:p w14:paraId="211F373D" w14:textId="052DBBF6" w:rsidR="0079545D" w:rsidRDefault="00FF5358" w:rsidP="00CC09C5">
      <w:pPr>
        <w:pStyle w:val="ListParagraph"/>
        <w:numPr>
          <w:ilvl w:val="0"/>
          <w:numId w:val="27"/>
        </w:numPr>
        <w:spacing w:line="240" w:lineRule="atLeast"/>
        <w:ind w:leftChars="0"/>
      </w:pPr>
      <w:r w:rsidRPr="00FF5358">
        <w:t xml:space="preserve">Active Noise Cancellation (ANC)" PDC </w:t>
      </w:r>
      <w:proofErr w:type="spellStart"/>
      <w:r w:rsidRPr="00FF5358">
        <w:t>DExx</w:t>
      </w:r>
      <w:proofErr w:type="spellEnd"/>
      <w:r w:rsidRPr="00FF5358">
        <w:t xml:space="preserve"> configuration set to "Enabled" while all ANC Mics are set to "Disabled".</w:t>
      </w:r>
    </w:p>
    <w:p w14:paraId="6F3D86C8" w14:textId="5F92FBDC" w:rsidR="00535F8C" w:rsidRDefault="00535F8C" w:rsidP="00CC09C5">
      <w:pPr>
        <w:pStyle w:val="ListParagraph"/>
        <w:numPr>
          <w:ilvl w:val="0"/>
          <w:numId w:val="27"/>
        </w:numPr>
        <w:spacing w:line="240" w:lineRule="atLeast"/>
        <w:ind w:leftChars="0"/>
      </w:pPr>
      <w:r w:rsidRPr="00535F8C">
        <w:t xml:space="preserve">Selectable Drive Modes (ANC/PS)" PDC </w:t>
      </w:r>
      <w:proofErr w:type="spellStart"/>
      <w:r w:rsidRPr="00535F8C">
        <w:t>DExx</w:t>
      </w:r>
      <w:proofErr w:type="spellEnd"/>
      <w:r w:rsidRPr="00535F8C">
        <w:t xml:space="preserve"> configuration set to "Reserved".</w:t>
      </w:r>
    </w:p>
    <w:p w14:paraId="24D51644" w14:textId="6121C25E" w:rsidR="00192D32" w:rsidRDefault="00192D32" w:rsidP="00CC09C5">
      <w:pPr>
        <w:pStyle w:val="ListParagraph"/>
        <w:numPr>
          <w:ilvl w:val="0"/>
          <w:numId w:val="27"/>
        </w:numPr>
        <w:spacing w:line="240" w:lineRule="atLeast"/>
        <w:ind w:leftChars="0"/>
      </w:pPr>
      <w:r>
        <w:t xml:space="preserve">"Auto Tow/Haul Status" PDC </w:t>
      </w:r>
      <w:proofErr w:type="spellStart"/>
      <w:r>
        <w:t>DExx</w:t>
      </w:r>
      <w:proofErr w:type="spellEnd"/>
      <w:r>
        <w:t xml:space="preserve"> configuration set to "Available" AND "Selectable Drive Modes (ANC/PS)" PDC </w:t>
      </w:r>
      <w:proofErr w:type="spellStart"/>
      <w:r>
        <w:t>DExx</w:t>
      </w:r>
      <w:proofErr w:type="spellEnd"/>
      <w:r>
        <w:t xml:space="preserve"> configuration is NOT set to "Present Pre-SDM 4.0"</w:t>
      </w:r>
      <w:r w:rsidR="00E96D9C">
        <w:t xml:space="preserve">.  </w:t>
      </w:r>
      <w:r>
        <w:t>(If Auto Tow/Haul is selected it should ONLY be coupled with "pre-SDM 4.0" SDM signal.)</w:t>
      </w:r>
    </w:p>
    <w:p w14:paraId="49B91F3E" w14:textId="5DF076A5" w:rsidR="0079545D" w:rsidDel="00374057" w:rsidRDefault="0079545D" w:rsidP="00CC09C5">
      <w:pPr>
        <w:spacing w:line="240" w:lineRule="atLeast"/>
        <w:rPr>
          <w:del w:id="3836" w:author="Podhorsky, Milan (M.)" w:date="2022-03-30T13:46:00Z"/>
        </w:rPr>
      </w:pPr>
    </w:p>
    <w:p w14:paraId="6D049212" w14:textId="6364BF96" w:rsidR="0079545D" w:rsidDel="00374057" w:rsidRDefault="0079545D" w:rsidP="00CC09C5">
      <w:pPr>
        <w:spacing w:line="240" w:lineRule="atLeast"/>
        <w:rPr>
          <w:del w:id="3837" w:author="Podhorsky, Milan (M.)" w:date="2022-03-30T13:46:00Z"/>
        </w:rPr>
      </w:pPr>
    </w:p>
    <w:p w14:paraId="2B16D1DC" w14:textId="77777777" w:rsidR="0079545D" w:rsidDel="00374057" w:rsidRDefault="0079545D" w:rsidP="00CC09C5">
      <w:pPr>
        <w:spacing w:line="240" w:lineRule="atLeast"/>
        <w:rPr>
          <w:del w:id="3838" w:author="Podhorsky, Milan (M.)" w:date="2022-03-30T13:46:00Z"/>
        </w:rPr>
      </w:pPr>
    </w:p>
    <w:p w14:paraId="5D701B7D" w14:textId="77777777" w:rsidR="00565F18" w:rsidRDefault="00565F18" w:rsidP="00CC09C5">
      <w:pPr>
        <w:spacing w:line="240" w:lineRule="atLeast"/>
      </w:pPr>
    </w:p>
    <w:p w14:paraId="6AE9194F" w14:textId="3E42CF1E" w:rsidR="00ED0E44" w:rsidRDefault="00ED0E44" w:rsidP="00CC09C5">
      <w:pPr>
        <w:pStyle w:val="Heading2"/>
        <w:spacing w:line="240" w:lineRule="atLeast"/>
      </w:pPr>
      <w:bookmarkStart w:id="3839" w:name="_Toc105779494"/>
      <w:r>
        <w:t>Routine</w:t>
      </w:r>
      <w:r w:rsidR="00361DF9">
        <w:t>s</w:t>
      </w:r>
      <w:bookmarkEnd w:id="3839"/>
    </w:p>
    <w:p w14:paraId="7F883155" w14:textId="1B8AF873" w:rsidR="00ED0E44" w:rsidRDefault="00E02950" w:rsidP="00CC09C5">
      <w:pPr>
        <w:spacing w:line="240" w:lineRule="atLeast"/>
      </w:pPr>
      <w:r>
        <w:t>Supported services</w:t>
      </w:r>
    </w:p>
    <w:p w14:paraId="3D6A0934" w14:textId="0CC4D4B9" w:rsidR="00E02950" w:rsidRDefault="00E02950" w:rsidP="00CC09C5">
      <w:pPr>
        <w:spacing w:line="240" w:lineRule="atLeast"/>
      </w:pPr>
      <w:r>
        <w:t>Routine Control (0x31)</w:t>
      </w:r>
    </w:p>
    <w:p w14:paraId="25E3B04F" w14:textId="2AEF8D5C" w:rsidR="006C6AFC" w:rsidRDefault="006C6AFC" w:rsidP="00CC09C5">
      <w:pPr>
        <w:spacing w:line="240" w:lineRule="atLeast"/>
      </w:pPr>
    </w:p>
    <w:p w14:paraId="334D6346" w14:textId="71DFE9A5" w:rsidR="006B241A" w:rsidRDefault="006B241A" w:rsidP="00CC09C5">
      <w:pPr>
        <w:spacing w:line="240" w:lineRule="atLeast"/>
      </w:pPr>
      <w:r>
        <w:t xml:space="preserve">Unless otherwise specified, </w:t>
      </w:r>
      <w:r w:rsidR="008439DF">
        <w:t xml:space="preserve">the routines are classified as Type 2 and executable </w:t>
      </w:r>
      <w:r>
        <w:t xml:space="preserve">during </w:t>
      </w:r>
      <w:proofErr w:type="spellStart"/>
      <w:r>
        <w:t>extendedDiagnosticSession</w:t>
      </w:r>
      <w:proofErr w:type="spellEnd"/>
      <w:r>
        <w:t xml:space="preserve"> (0x03).</w:t>
      </w:r>
    </w:p>
    <w:p w14:paraId="4320586E" w14:textId="77777777" w:rsidR="006B241A" w:rsidRDefault="006B241A" w:rsidP="00CC09C5">
      <w:pPr>
        <w:spacing w:line="240" w:lineRule="atLeast"/>
      </w:pPr>
    </w:p>
    <w:p w14:paraId="430EC0EA" w14:textId="48A04AA1" w:rsidR="006C6AFC" w:rsidRDefault="006B241A" w:rsidP="00CC09C5">
      <w:pPr>
        <w:spacing w:line="240" w:lineRule="atLeast"/>
      </w:pPr>
      <w:r>
        <w:t xml:space="preserve">Details for supported </w:t>
      </w:r>
      <w:r w:rsidR="004243F1">
        <w:t>routines</w:t>
      </w:r>
      <w:r>
        <w:t xml:space="preserve"> are contained in the following subsections.</w:t>
      </w:r>
    </w:p>
    <w:p w14:paraId="0833FD78" w14:textId="378D3286" w:rsidR="00C1612F" w:rsidRDefault="00C1612F" w:rsidP="00CC09C5">
      <w:pPr>
        <w:spacing w:line="240" w:lineRule="atLeast"/>
      </w:pPr>
    </w:p>
    <w:p w14:paraId="3ED81C44" w14:textId="37E3959C" w:rsidR="00C1612F" w:rsidRDefault="0048310F" w:rsidP="00CC09C5">
      <w:pPr>
        <w:pStyle w:val="Heading3"/>
        <w:spacing w:line="240" w:lineRule="atLeast"/>
      </w:pPr>
      <w:bookmarkStart w:id="3840" w:name="_Toc105779495"/>
      <w:r>
        <w:t>Routine</w:t>
      </w:r>
      <w:del w:id="3841" w:author="Arun Saminathan" w:date="2022-04-06T17:49:00Z">
        <w:r w:rsidDel="002600FF">
          <w:delText xml:space="preserve"> 0x</w:delText>
        </w:r>
        <w:r w:rsidR="00F23C43" w:rsidDel="002600FF">
          <w:delText>?</w:delText>
        </w:r>
        <w:r w:rsidR="003F1FAC" w:rsidDel="002600FF">
          <w:delText>???</w:delText>
        </w:r>
      </w:del>
      <w:r>
        <w:t xml:space="preserve"> – ANC EOL Audit Test</w:t>
      </w:r>
      <w:ins w:id="3842" w:author="Arun Saminathan" w:date="2022-04-06T17:49:00Z">
        <w:r w:rsidR="002600FF">
          <w:t># 6035</w:t>
        </w:r>
      </w:ins>
      <w:bookmarkEnd w:id="3840"/>
    </w:p>
    <w:p w14:paraId="66295FEF" w14:textId="77777777" w:rsidR="004243F1" w:rsidRDefault="004243F1" w:rsidP="00CC09C5">
      <w:pPr>
        <w:spacing w:line="240" w:lineRule="atLeast"/>
      </w:pPr>
    </w:p>
    <w:tbl>
      <w:tblPr>
        <w:tblStyle w:val="TableGrid"/>
        <w:tblW w:w="0" w:type="auto"/>
        <w:tblLook w:val="04A0" w:firstRow="1" w:lastRow="0" w:firstColumn="1" w:lastColumn="0" w:noHBand="0" w:noVBand="1"/>
      </w:tblPr>
      <w:tblGrid>
        <w:gridCol w:w="1426"/>
        <w:gridCol w:w="9364"/>
      </w:tblGrid>
      <w:tr w:rsidR="004243F1" w:rsidRPr="00853E28" w14:paraId="6D5041BB" w14:textId="77777777" w:rsidTr="00FD45D0">
        <w:tc>
          <w:tcPr>
            <w:tcW w:w="1435" w:type="dxa"/>
          </w:tcPr>
          <w:p w14:paraId="5C523DD9" w14:textId="18978892" w:rsidR="004243F1" w:rsidRPr="00853E28" w:rsidRDefault="003F1FAC" w:rsidP="00CC09C5">
            <w:pPr>
              <w:spacing w:line="240" w:lineRule="atLeast"/>
            </w:pPr>
            <w:r>
              <w:t>Routine</w:t>
            </w:r>
          </w:p>
        </w:tc>
        <w:tc>
          <w:tcPr>
            <w:tcW w:w="9672" w:type="dxa"/>
          </w:tcPr>
          <w:p w14:paraId="5A1B887E" w14:textId="4C1DD062" w:rsidR="004243F1" w:rsidRPr="00853E28" w:rsidRDefault="00877956" w:rsidP="00CC09C5">
            <w:pPr>
              <w:spacing w:line="240" w:lineRule="atLeast"/>
            </w:pPr>
            <w:ins w:id="3843" w:author="Saminathan, Arun (A.)" w:date="2022-04-26T17:13:00Z">
              <w:r>
                <w:t>Test# 6035</w:t>
              </w:r>
            </w:ins>
            <w:del w:id="3844" w:author="Saminathan, Arun (A.)" w:date="2022-04-26T17:13:00Z">
              <w:r w:rsidR="004243F1" w:rsidDel="00877956">
                <w:delText>0x</w:delText>
              </w:r>
              <w:r w:rsidR="00F23C43" w:rsidDel="00877956">
                <w:delText>?</w:delText>
              </w:r>
              <w:r w:rsidR="004243F1" w:rsidDel="00877956">
                <w:delText>???</w:delText>
              </w:r>
            </w:del>
          </w:p>
        </w:tc>
      </w:tr>
      <w:tr w:rsidR="004243F1" w:rsidRPr="00853E28" w14:paraId="78CD872D" w14:textId="77777777" w:rsidTr="00FD45D0">
        <w:tc>
          <w:tcPr>
            <w:tcW w:w="1435" w:type="dxa"/>
          </w:tcPr>
          <w:p w14:paraId="3AF69BB8" w14:textId="77777777" w:rsidR="004243F1" w:rsidRPr="00853E28" w:rsidRDefault="004243F1" w:rsidP="00CC09C5">
            <w:pPr>
              <w:spacing w:line="240" w:lineRule="atLeast"/>
            </w:pPr>
            <w:r w:rsidRPr="00853E28">
              <w:t>Name</w:t>
            </w:r>
          </w:p>
        </w:tc>
        <w:tc>
          <w:tcPr>
            <w:tcW w:w="9672" w:type="dxa"/>
          </w:tcPr>
          <w:p w14:paraId="21C0B431" w14:textId="2D9E4953" w:rsidR="004243F1" w:rsidRPr="00853E28" w:rsidRDefault="003F1FAC" w:rsidP="00CC09C5">
            <w:pPr>
              <w:spacing w:line="240" w:lineRule="atLeast"/>
            </w:pPr>
            <w:r>
              <w:t>ANC EOL Audit</w:t>
            </w:r>
            <w:r w:rsidR="004243F1">
              <w:t xml:space="preserve"> Test</w:t>
            </w:r>
          </w:p>
        </w:tc>
      </w:tr>
      <w:tr w:rsidR="004243F1" w:rsidRPr="00853E28" w14:paraId="58BFB09D" w14:textId="77777777" w:rsidTr="00FD45D0">
        <w:tc>
          <w:tcPr>
            <w:tcW w:w="1435" w:type="dxa"/>
          </w:tcPr>
          <w:p w14:paraId="7FC7BF35" w14:textId="05A4B075" w:rsidR="004243F1" w:rsidRPr="00853E28" w:rsidRDefault="004E4AEE" w:rsidP="00CC09C5">
            <w:pPr>
              <w:spacing w:line="240" w:lineRule="atLeast"/>
            </w:pPr>
            <w:r>
              <w:t>Description</w:t>
            </w:r>
          </w:p>
        </w:tc>
        <w:tc>
          <w:tcPr>
            <w:tcW w:w="9672" w:type="dxa"/>
          </w:tcPr>
          <w:p w14:paraId="2CFF49D1" w14:textId="7F94485C" w:rsidR="004243F1" w:rsidRPr="00853E28" w:rsidRDefault="004E4AEE" w:rsidP="00CC09C5">
            <w:pPr>
              <w:spacing w:line="240" w:lineRule="atLeast"/>
            </w:pPr>
            <w:r>
              <w:t xml:space="preserve">Trigger </w:t>
            </w:r>
            <w:r w:rsidR="00BB7476">
              <w:t>ANC test which verifies secondary transfer path</w:t>
            </w:r>
            <w:r w:rsidR="00631E0C">
              <w:t xml:space="preserve"> confidence</w:t>
            </w:r>
            <w:r w:rsidR="00BB7476">
              <w:t xml:space="preserve"> values to determine if microphones, speakers and calibration </w:t>
            </w:r>
            <w:r w:rsidR="00631E0C">
              <w:t>are correct</w:t>
            </w:r>
            <w:r w:rsidR="00DA06B3">
              <w:br/>
            </w:r>
            <w:r w:rsidR="00DA06B3">
              <w:br/>
              <w:t>If one or more entry conditions are not met, the</w:t>
            </w:r>
            <w:r w:rsidR="0032342B">
              <w:t xml:space="preserve">n </w:t>
            </w:r>
            <w:proofErr w:type="gramStart"/>
            <w:r w:rsidR="0032342B">
              <w:t>a</w:t>
            </w:r>
            <w:proofErr w:type="gramEnd"/>
            <w:r w:rsidR="0032342B">
              <w:t xml:space="preserve"> NRC response of </w:t>
            </w:r>
            <w:r w:rsidR="0067641C">
              <w:t xml:space="preserve">0x22 </w:t>
            </w:r>
            <w:proofErr w:type="spellStart"/>
            <w:r w:rsidR="0067641C">
              <w:t>ConditionsNotCorrect</w:t>
            </w:r>
            <w:proofErr w:type="spellEnd"/>
            <w:r w:rsidR="0067641C">
              <w:t xml:space="preserve"> will be returned.</w:t>
            </w:r>
          </w:p>
        </w:tc>
      </w:tr>
      <w:tr w:rsidR="004243F1" w:rsidRPr="00853E28" w14:paraId="2EF82F06" w14:textId="77777777" w:rsidTr="00FD45D0">
        <w:tc>
          <w:tcPr>
            <w:tcW w:w="1435" w:type="dxa"/>
          </w:tcPr>
          <w:p w14:paraId="4CE76122" w14:textId="56768C36" w:rsidR="004243F1" w:rsidRPr="00853E28" w:rsidRDefault="00E556A4" w:rsidP="00CC09C5">
            <w:pPr>
              <w:spacing w:line="240" w:lineRule="atLeast"/>
            </w:pPr>
            <w:r>
              <w:t>Entry Conditions</w:t>
            </w:r>
          </w:p>
        </w:tc>
        <w:tc>
          <w:tcPr>
            <w:tcW w:w="9672" w:type="dxa"/>
          </w:tcPr>
          <w:p w14:paraId="29C8D653" w14:textId="4ECD20BE" w:rsidR="004243F1" w:rsidRDefault="00FC34BB" w:rsidP="00CC09C5">
            <w:pPr>
              <w:pStyle w:val="ListParagraph"/>
              <w:numPr>
                <w:ilvl w:val="0"/>
                <w:numId w:val="27"/>
              </w:numPr>
              <w:spacing w:line="240" w:lineRule="atLeast"/>
              <w:ind w:leftChars="0"/>
            </w:pPr>
            <w:r>
              <w:t>Ignition is in the Run or Accessory State.</w:t>
            </w:r>
          </w:p>
          <w:p w14:paraId="4986CB6A" w14:textId="77777777" w:rsidR="00FC34BB" w:rsidRDefault="00FC34BB" w:rsidP="00CC09C5">
            <w:pPr>
              <w:pStyle w:val="ListParagraph"/>
              <w:numPr>
                <w:ilvl w:val="0"/>
                <w:numId w:val="27"/>
              </w:numPr>
              <w:spacing w:line="240" w:lineRule="atLeast"/>
              <w:ind w:leftChars="0"/>
            </w:pPr>
            <w:r>
              <w:t>Battery voltage is between 10-16 volts.</w:t>
            </w:r>
          </w:p>
          <w:p w14:paraId="2DDF7D69" w14:textId="77777777" w:rsidR="00FC34BB" w:rsidRDefault="00BF720C" w:rsidP="00CC09C5">
            <w:pPr>
              <w:pStyle w:val="ListParagraph"/>
              <w:numPr>
                <w:ilvl w:val="0"/>
                <w:numId w:val="27"/>
              </w:numPr>
              <w:spacing w:line="240" w:lineRule="atLeast"/>
              <w:ind w:leftChars="0"/>
            </w:pPr>
            <w:r>
              <w:t>Extended diagnostic session.</w:t>
            </w:r>
          </w:p>
          <w:p w14:paraId="69793872" w14:textId="13A0EC58" w:rsidR="00BF720C" w:rsidRDefault="00BF720C" w:rsidP="00CC09C5">
            <w:pPr>
              <w:pStyle w:val="ListParagraph"/>
              <w:numPr>
                <w:ilvl w:val="0"/>
                <w:numId w:val="27"/>
              </w:numPr>
              <w:spacing w:line="240" w:lineRule="atLeast"/>
              <w:ind w:leftChars="0"/>
            </w:pPr>
            <w:r>
              <w:t>On demand test is requested by tester</w:t>
            </w:r>
            <w:r w:rsidR="00C237C3">
              <w:t>.</w:t>
            </w:r>
          </w:p>
          <w:p w14:paraId="71678CDE" w14:textId="1EAAA5A2" w:rsidR="00BF720C" w:rsidRDefault="00BF720C" w:rsidP="00CC09C5">
            <w:pPr>
              <w:pStyle w:val="ListParagraph"/>
              <w:numPr>
                <w:ilvl w:val="0"/>
                <w:numId w:val="27"/>
              </w:numPr>
              <w:spacing w:line="240" w:lineRule="atLeast"/>
              <w:ind w:leftChars="0"/>
            </w:pPr>
            <w:r>
              <w:t xml:space="preserve">ANC </w:t>
            </w:r>
            <w:r w:rsidR="00D3210F">
              <w:t>is activated</w:t>
            </w:r>
            <w:r w:rsidR="00C237C3">
              <w:t>.</w:t>
            </w:r>
          </w:p>
          <w:p w14:paraId="335E95C2" w14:textId="77777777" w:rsidR="00D3210F" w:rsidRDefault="00D3210F" w:rsidP="00CC09C5">
            <w:pPr>
              <w:pStyle w:val="ListParagraph"/>
              <w:numPr>
                <w:ilvl w:val="0"/>
                <w:numId w:val="27"/>
              </w:numPr>
              <w:spacing w:line="240" w:lineRule="atLeast"/>
              <w:ind w:leftChars="0"/>
            </w:pPr>
            <w:r>
              <w:t xml:space="preserve">Calibration </w:t>
            </w:r>
            <w:r w:rsidR="00C237C3">
              <w:t>has been successfully loaded.</w:t>
            </w:r>
          </w:p>
          <w:p w14:paraId="141D840D" w14:textId="77777777" w:rsidR="00C237C3" w:rsidRDefault="00492559" w:rsidP="00CC09C5">
            <w:pPr>
              <w:pStyle w:val="ListParagraph"/>
              <w:numPr>
                <w:ilvl w:val="0"/>
                <w:numId w:val="27"/>
              </w:numPr>
              <w:spacing w:line="240" w:lineRule="atLeast"/>
              <w:ind w:leftChars="0"/>
            </w:pPr>
            <w:r>
              <w:t>A2B has been initialized and unmuted.</w:t>
            </w:r>
          </w:p>
          <w:p w14:paraId="6B02CD1D" w14:textId="77777777" w:rsidR="00492559" w:rsidRDefault="006A6DC7" w:rsidP="00CC09C5">
            <w:pPr>
              <w:pStyle w:val="ListParagraph"/>
              <w:numPr>
                <w:ilvl w:val="0"/>
                <w:numId w:val="27"/>
              </w:numPr>
              <w:spacing w:line="240" w:lineRule="atLeast"/>
              <w:ind w:leftChars="0"/>
            </w:pPr>
            <w:r>
              <w:t>No speaker faults for the loaded configuration exist.</w:t>
            </w:r>
          </w:p>
          <w:p w14:paraId="3CF3F71C" w14:textId="77777777" w:rsidR="006A6DC7" w:rsidRDefault="006A6DC7" w:rsidP="00CC09C5">
            <w:pPr>
              <w:pStyle w:val="ListParagraph"/>
              <w:numPr>
                <w:ilvl w:val="0"/>
                <w:numId w:val="27"/>
              </w:numPr>
              <w:spacing w:line="240" w:lineRule="atLeast"/>
              <w:ind w:leftChars="0"/>
            </w:pPr>
            <w:r>
              <w:t>The vehicle is stationary.</w:t>
            </w:r>
          </w:p>
          <w:p w14:paraId="638636FB" w14:textId="2BB269F7" w:rsidR="001F650A" w:rsidRPr="00853E28" w:rsidRDefault="001F650A" w:rsidP="00CC09C5">
            <w:pPr>
              <w:pStyle w:val="ListParagraph"/>
              <w:numPr>
                <w:ilvl w:val="0"/>
                <w:numId w:val="27"/>
              </w:numPr>
              <w:spacing w:line="240" w:lineRule="atLeast"/>
              <w:ind w:leftChars="0"/>
            </w:pPr>
            <w:r>
              <w:t>All windows and doors are closed.</w:t>
            </w:r>
          </w:p>
        </w:tc>
      </w:tr>
      <w:tr w:rsidR="004243F1" w:rsidRPr="00853E28" w14:paraId="25D50B15" w14:textId="77777777" w:rsidTr="00FD45D0">
        <w:tc>
          <w:tcPr>
            <w:tcW w:w="1435" w:type="dxa"/>
          </w:tcPr>
          <w:p w14:paraId="0230CBFB" w14:textId="430DCB92" w:rsidR="004243F1" w:rsidRPr="00853E28" w:rsidRDefault="001F650A" w:rsidP="00CC09C5">
            <w:pPr>
              <w:spacing w:line="240" w:lineRule="atLeast"/>
            </w:pPr>
            <w:r>
              <w:t>Exit Conditions</w:t>
            </w:r>
          </w:p>
        </w:tc>
        <w:tc>
          <w:tcPr>
            <w:tcW w:w="9672" w:type="dxa"/>
          </w:tcPr>
          <w:p w14:paraId="77F3AF18" w14:textId="77777777" w:rsidR="004243F1" w:rsidRDefault="00085542" w:rsidP="00CC09C5">
            <w:pPr>
              <w:pStyle w:val="ListParagraph"/>
              <w:numPr>
                <w:ilvl w:val="0"/>
                <w:numId w:val="27"/>
              </w:numPr>
              <w:spacing w:line="240" w:lineRule="atLeast"/>
              <w:ind w:leftChars="0"/>
            </w:pPr>
            <w:r>
              <w:t>Change in the value of the entry conditions.</w:t>
            </w:r>
          </w:p>
          <w:p w14:paraId="26388F64" w14:textId="77777777" w:rsidR="00085542" w:rsidRDefault="00085542" w:rsidP="00CC09C5">
            <w:pPr>
              <w:pStyle w:val="ListParagraph"/>
              <w:numPr>
                <w:ilvl w:val="0"/>
                <w:numId w:val="27"/>
              </w:numPr>
              <w:spacing w:line="240" w:lineRule="atLeast"/>
              <w:ind w:leftChars="0"/>
            </w:pPr>
            <w:r>
              <w:t>A stop routine command is issued</w:t>
            </w:r>
          </w:p>
          <w:p w14:paraId="5EC07463" w14:textId="77777777" w:rsidR="00085542" w:rsidRDefault="00085542" w:rsidP="00CC09C5">
            <w:pPr>
              <w:pStyle w:val="ListParagraph"/>
              <w:numPr>
                <w:ilvl w:val="0"/>
                <w:numId w:val="27"/>
              </w:numPr>
              <w:spacing w:line="240" w:lineRule="atLeast"/>
              <w:ind w:leftChars="0"/>
            </w:pPr>
            <w:r>
              <w:t>Tester does not communicate for more than five (5) seconds.</w:t>
            </w:r>
          </w:p>
          <w:p w14:paraId="250E04A6" w14:textId="290E4432" w:rsidR="00085542" w:rsidRPr="00853E28" w:rsidRDefault="00037B26" w:rsidP="00CC09C5">
            <w:pPr>
              <w:pStyle w:val="ListParagraph"/>
              <w:numPr>
                <w:ilvl w:val="0"/>
                <w:numId w:val="27"/>
              </w:numPr>
              <w:spacing w:line="240" w:lineRule="atLeast"/>
              <w:ind w:leftChars="0"/>
            </w:pPr>
            <w:r>
              <w:t>Test is complete</w:t>
            </w:r>
          </w:p>
        </w:tc>
      </w:tr>
      <w:tr w:rsidR="00037B26" w:rsidRPr="00853E28" w14:paraId="015679D5" w14:textId="77777777" w:rsidTr="00FD45D0">
        <w:tc>
          <w:tcPr>
            <w:tcW w:w="1435" w:type="dxa"/>
          </w:tcPr>
          <w:p w14:paraId="67E970E6" w14:textId="224A8D50" w:rsidR="00037B26" w:rsidRDefault="001516B4" w:rsidP="00CC09C5">
            <w:pPr>
              <w:spacing w:line="240" w:lineRule="atLeast"/>
            </w:pPr>
            <w:r>
              <w:t>Maximum Routine Run Time</w:t>
            </w:r>
          </w:p>
        </w:tc>
        <w:tc>
          <w:tcPr>
            <w:tcW w:w="9672" w:type="dxa"/>
          </w:tcPr>
          <w:p w14:paraId="019D0F09" w14:textId="15CDB951" w:rsidR="00037B26" w:rsidRDefault="001516B4" w:rsidP="00CC09C5">
            <w:pPr>
              <w:spacing w:line="240" w:lineRule="atLeast"/>
            </w:pPr>
            <w:r>
              <w:t>30000 (</w:t>
            </w:r>
            <w:proofErr w:type="spellStart"/>
            <w:r>
              <w:t>ms</w:t>
            </w:r>
            <w:proofErr w:type="spellEnd"/>
            <w:r>
              <w:t>)</w:t>
            </w:r>
          </w:p>
        </w:tc>
      </w:tr>
      <w:tr w:rsidR="001516B4" w:rsidRPr="00853E28" w14:paraId="1BA0613A" w14:textId="77777777" w:rsidTr="00FD45D0">
        <w:tc>
          <w:tcPr>
            <w:tcW w:w="1435" w:type="dxa"/>
          </w:tcPr>
          <w:p w14:paraId="5EF7A243" w14:textId="1EB7A42C" w:rsidR="001516B4" w:rsidRDefault="00032D14" w:rsidP="00CC09C5">
            <w:pPr>
              <w:spacing w:line="240" w:lineRule="atLeast"/>
            </w:pPr>
            <w:r>
              <w:t>Can Restart While Running</w:t>
            </w:r>
          </w:p>
        </w:tc>
        <w:tc>
          <w:tcPr>
            <w:tcW w:w="9672" w:type="dxa"/>
          </w:tcPr>
          <w:p w14:paraId="5D18CDEA" w14:textId="5D135D33" w:rsidR="001516B4" w:rsidRDefault="00032D14" w:rsidP="00CC09C5">
            <w:pPr>
              <w:spacing w:line="240" w:lineRule="atLeast"/>
            </w:pPr>
            <w:r>
              <w:t>No</w:t>
            </w:r>
          </w:p>
        </w:tc>
      </w:tr>
      <w:tr w:rsidR="00F23C43" w:rsidRPr="00853E28" w14:paraId="1625613C" w14:textId="77777777" w:rsidTr="00FD45D0">
        <w:tc>
          <w:tcPr>
            <w:tcW w:w="1435" w:type="dxa"/>
          </w:tcPr>
          <w:p w14:paraId="7E518F49" w14:textId="0114470D" w:rsidR="00F23C43" w:rsidRDefault="00B64A43" w:rsidP="00CC09C5">
            <w:pPr>
              <w:spacing w:line="240" w:lineRule="atLeast"/>
            </w:pPr>
            <w:r>
              <w:t>Supported Sub Functions</w:t>
            </w:r>
          </w:p>
        </w:tc>
        <w:tc>
          <w:tcPr>
            <w:tcW w:w="9672" w:type="dxa"/>
          </w:tcPr>
          <w:p w14:paraId="3E811862" w14:textId="77777777" w:rsidR="006222C4" w:rsidRDefault="00B64A43" w:rsidP="00CC09C5">
            <w:pPr>
              <w:spacing w:line="240" w:lineRule="atLeast"/>
            </w:pPr>
            <w:r>
              <w:t>0x01</w:t>
            </w:r>
            <w:r w:rsidR="006222C4">
              <w:t xml:space="preserve"> – Start Routine</w:t>
            </w:r>
          </w:p>
          <w:p w14:paraId="22D984D3" w14:textId="77777777" w:rsidR="006A0004" w:rsidRDefault="00B64A43" w:rsidP="00CC09C5">
            <w:pPr>
              <w:spacing w:line="240" w:lineRule="atLeast"/>
            </w:pPr>
            <w:r>
              <w:t>0x02</w:t>
            </w:r>
            <w:r w:rsidR="006A0004">
              <w:t xml:space="preserve"> – Stop Routine</w:t>
            </w:r>
          </w:p>
          <w:p w14:paraId="19F2E419" w14:textId="477D73DB" w:rsidR="00F23C43" w:rsidRDefault="00B64A43" w:rsidP="00CC09C5">
            <w:pPr>
              <w:spacing w:line="240" w:lineRule="atLeast"/>
            </w:pPr>
            <w:r>
              <w:t>0x03</w:t>
            </w:r>
            <w:r w:rsidR="006A0004">
              <w:t xml:space="preserve"> – Request Results</w:t>
            </w:r>
          </w:p>
        </w:tc>
      </w:tr>
      <w:tr w:rsidR="004243F1" w:rsidRPr="00853E28" w14:paraId="1AD167DD" w14:textId="77777777" w:rsidTr="00FD45D0">
        <w:tc>
          <w:tcPr>
            <w:tcW w:w="1435" w:type="dxa"/>
          </w:tcPr>
          <w:p w14:paraId="7916E6A3" w14:textId="77777777" w:rsidR="004243F1" w:rsidRPr="00853E28" w:rsidRDefault="004243F1" w:rsidP="00CC09C5">
            <w:pPr>
              <w:spacing w:line="240" w:lineRule="atLeast"/>
            </w:pPr>
            <w:r>
              <w:t>Audience</w:t>
            </w:r>
          </w:p>
        </w:tc>
        <w:tc>
          <w:tcPr>
            <w:tcW w:w="9672" w:type="dxa"/>
          </w:tcPr>
          <w:p w14:paraId="7E9AFC63" w14:textId="0E458EB4" w:rsidR="004243F1" w:rsidRPr="00853E28" w:rsidRDefault="004243F1" w:rsidP="00CC09C5">
            <w:pPr>
              <w:spacing w:line="240" w:lineRule="atLeast"/>
            </w:pPr>
            <w:r>
              <w:t xml:space="preserve">Technician </w:t>
            </w:r>
            <w:proofErr w:type="spellStart"/>
            <w:r w:rsidR="00FB4376">
              <w:t>End_Of_Line</w:t>
            </w:r>
            <w:proofErr w:type="spellEnd"/>
            <w:r w:rsidR="00FB4376">
              <w:t xml:space="preserve"> </w:t>
            </w:r>
            <w:r>
              <w:t>Development</w:t>
            </w:r>
          </w:p>
        </w:tc>
      </w:tr>
      <w:tr w:rsidR="004243F1" w:rsidRPr="00853E28" w14:paraId="21B6C0CB" w14:textId="77777777" w:rsidTr="00FD45D0">
        <w:tc>
          <w:tcPr>
            <w:tcW w:w="1435" w:type="dxa"/>
          </w:tcPr>
          <w:p w14:paraId="6E8A5389" w14:textId="77777777" w:rsidR="004243F1" w:rsidRPr="00853E28" w:rsidRDefault="004243F1" w:rsidP="00CC09C5">
            <w:pPr>
              <w:spacing w:line="240" w:lineRule="atLeast"/>
            </w:pPr>
            <w:r>
              <w:t>Comments</w:t>
            </w:r>
          </w:p>
        </w:tc>
        <w:tc>
          <w:tcPr>
            <w:tcW w:w="9672" w:type="dxa"/>
          </w:tcPr>
          <w:p w14:paraId="4BB3AF32" w14:textId="77777777" w:rsidR="004243F1" w:rsidRDefault="004243F1" w:rsidP="00CC09C5">
            <w:pPr>
              <w:spacing w:line="240" w:lineRule="atLeast"/>
            </w:pPr>
            <w:r>
              <w:t>Route selected microphone signal to output channel/level specified.</w:t>
            </w:r>
          </w:p>
          <w:p w14:paraId="4754F7E4" w14:textId="77777777" w:rsidR="004243F1" w:rsidRPr="00853E28" w:rsidRDefault="004243F1" w:rsidP="00CC09C5">
            <w:pPr>
              <w:spacing w:line="240" w:lineRule="atLeast"/>
            </w:pPr>
            <w:r>
              <w:t xml:space="preserve">Does not require configuration to be loaded </w:t>
            </w:r>
            <w:proofErr w:type="gramStart"/>
            <w:r>
              <w:t>in order to</w:t>
            </w:r>
            <w:proofErr w:type="gramEnd"/>
            <w:r>
              <w:t xml:space="preserve"> function.</w:t>
            </w:r>
            <w:r>
              <w:br/>
              <w:t xml:space="preserve">Upon </w:t>
            </w:r>
            <w:proofErr w:type="spellStart"/>
            <w:r>
              <w:t>returnControlToECU</w:t>
            </w:r>
            <w:proofErr w:type="spellEnd"/>
            <w:r>
              <w:t>, operation will return to normal.</w:t>
            </w:r>
          </w:p>
        </w:tc>
      </w:tr>
    </w:tbl>
    <w:p w14:paraId="7727E6BA" w14:textId="50CB6588" w:rsidR="00C1612F" w:rsidRDefault="00C1612F" w:rsidP="00CC09C5">
      <w:pPr>
        <w:spacing w:line="240" w:lineRule="atLeast"/>
      </w:pPr>
    </w:p>
    <w:p w14:paraId="76721940" w14:textId="77777777" w:rsidR="00B64A43" w:rsidRDefault="00B64A43" w:rsidP="00CC09C5">
      <w:pPr>
        <w:spacing w:line="240" w:lineRule="atLeast"/>
      </w:pPr>
      <w:r>
        <w:t>Parameter 1</w:t>
      </w:r>
    </w:p>
    <w:tbl>
      <w:tblPr>
        <w:tblStyle w:val="TableGrid"/>
        <w:tblW w:w="0" w:type="auto"/>
        <w:tblLook w:val="04A0" w:firstRow="1" w:lastRow="0" w:firstColumn="1" w:lastColumn="0" w:noHBand="0" w:noVBand="1"/>
      </w:tblPr>
      <w:tblGrid>
        <w:gridCol w:w="1413"/>
        <w:gridCol w:w="9377"/>
      </w:tblGrid>
      <w:tr w:rsidR="00B64A43" w14:paraId="623841AA" w14:textId="77777777" w:rsidTr="00FD45D0">
        <w:tc>
          <w:tcPr>
            <w:tcW w:w="1435" w:type="dxa"/>
          </w:tcPr>
          <w:p w14:paraId="123F93CE" w14:textId="77777777" w:rsidR="00B64A43" w:rsidRDefault="00B64A43" w:rsidP="00CC09C5">
            <w:pPr>
              <w:spacing w:line="240" w:lineRule="atLeast"/>
            </w:pPr>
            <w:r>
              <w:t>Size (bytes)</w:t>
            </w:r>
          </w:p>
        </w:tc>
        <w:tc>
          <w:tcPr>
            <w:tcW w:w="9672" w:type="dxa"/>
          </w:tcPr>
          <w:p w14:paraId="2C15FA83" w14:textId="77777777" w:rsidR="00B64A43" w:rsidRDefault="00B64A43" w:rsidP="00CC09C5">
            <w:pPr>
              <w:spacing w:line="240" w:lineRule="atLeast"/>
            </w:pPr>
            <w:r>
              <w:t>Parameter Info</w:t>
            </w:r>
          </w:p>
        </w:tc>
      </w:tr>
      <w:tr w:rsidR="00B64A43" w14:paraId="31A17EEA" w14:textId="77777777" w:rsidTr="00FD45D0">
        <w:tc>
          <w:tcPr>
            <w:tcW w:w="1435" w:type="dxa"/>
          </w:tcPr>
          <w:p w14:paraId="233BFAF0" w14:textId="7B37251C" w:rsidR="00B64A43" w:rsidRDefault="00906C6B" w:rsidP="00CC09C5">
            <w:pPr>
              <w:spacing w:line="240" w:lineRule="atLeast"/>
            </w:pPr>
            <w:r>
              <w:t>52</w:t>
            </w:r>
          </w:p>
        </w:tc>
        <w:tc>
          <w:tcPr>
            <w:tcW w:w="9672" w:type="dxa"/>
          </w:tcPr>
          <w:p w14:paraId="40D53126" w14:textId="67C1DD65" w:rsidR="00B64A43" w:rsidRDefault="00D92EB0" w:rsidP="00CC09C5">
            <w:pPr>
              <w:spacing w:line="240" w:lineRule="atLeast"/>
            </w:pPr>
            <w:r>
              <w:t>(</w:t>
            </w:r>
            <w:r w:rsidR="00206846">
              <w:t xml:space="preserve">2 bytes - </w:t>
            </w:r>
            <w:r>
              <w:t>U16 per element)</w:t>
            </w:r>
          </w:p>
          <w:p w14:paraId="18D5D98C" w14:textId="77777777" w:rsidR="00DE5D3C" w:rsidRDefault="00DE5D3C" w:rsidP="00CC09C5">
            <w:pPr>
              <w:spacing w:line="240" w:lineRule="atLeast"/>
            </w:pPr>
            <w:r>
              <w:t>The first two elements of the array are the number of control output signals and microphone inputs to EOR,</w:t>
            </w:r>
          </w:p>
          <w:p w14:paraId="5F0784D5" w14:textId="77777777" w:rsidR="00DE5D3C" w:rsidRDefault="00DE5D3C" w:rsidP="00CC09C5">
            <w:pPr>
              <w:spacing w:line="240" w:lineRule="atLeast"/>
            </w:pPr>
            <w:r>
              <w:t xml:space="preserve">respectively. The remaining (number control outputs </w:t>
            </w:r>
            <w:r>
              <w:rPr>
                <w:rFonts w:ascii="Cambria Math" w:hAnsi="Cambria Math" w:cs="Cambria Math"/>
              </w:rPr>
              <w:t>∗</w:t>
            </w:r>
            <w:r>
              <w:t xml:space="preserve"> number mic inputs) elements give the percentage confidence</w:t>
            </w:r>
          </w:p>
          <w:p w14:paraId="3E7FC954" w14:textId="77777777" w:rsidR="00DE5D3C" w:rsidRDefault="00DE5D3C" w:rsidP="00CC09C5">
            <w:pPr>
              <w:spacing w:line="240" w:lineRule="atLeast"/>
            </w:pPr>
            <w:r>
              <w:t>with which the secondary path from each control output to each microphone input is estimated, where 100 percent is</w:t>
            </w:r>
          </w:p>
          <w:p w14:paraId="4F169D68" w14:textId="475B6F36" w:rsidR="00DE5D3C" w:rsidRDefault="00DE5D3C" w:rsidP="00CC09C5">
            <w:pPr>
              <w:spacing w:line="240" w:lineRule="atLeast"/>
            </w:pPr>
            <w:r>
              <w:t>ideal performance and zero indicates no confidence whatsoever.</w:t>
            </w:r>
          </w:p>
        </w:tc>
      </w:tr>
    </w:tbl>
    <w:p w14:paraId="1B8EB293" w14:textId="77777777" w:rsidR="00B64A43" w:rsidRDefault="00B64A43" w:rsidP="00CC09C5">
      <w:pPr>
        <w:spacing w:line="240" w:lineRule="atLeast"/>
      </w:pPr>
    </w:p>
    <w:p w14:paraId="2602E4E7" w14:textId="3EB41B3D" w:rsidR="00C1612F" w:rsidRDefault="00A42032" w:rsidP="00CC09C5">
      <w:pPr>
        <w:spacing w:line="240" w:lineRule="atLeast"/>
      </w:pPr>
      <w:r>
        <w:t>Notes:</w:t>
      </w:r>
    </w:p>
    <w:p w14:paraId="1E85D2FF" w14:textId="7A31CF14" w:rsidR="00A42032" w:rsidRDefault="00A42032" w:rsidP="00CC09C5">
      <w:pPr>
        <w:spacing w:line="240" w:lineRule="atLeast"/>
      </w:pPr>
      <w:r>
        <w:t xml:space="preserve">Upon successful </w:t>
      </w:r>
      <w:proofErr w:type="gramStart"/>
      <w:r>
        <w:t>completion</w:t>
      </w:r>
      <w:r w:rsidR="00AC0365">
        <w:t>;</w:t>
      </w:r>
      <w:proofErr w:type="gramEnd"/>
      <w:r w:rsidR="00AC0365">
        <w:t xml:space="preserve"> the secondary path confidence values will be </w:t>
      </w:r>
      <w:proofErr w:type="spellStart"/>
      <w:r w:rsidR="00AC0365">
        <w:t>thresholded</w:t>
      </w:r>
      <w:proofErr w:type="spellEnd"/>
      <w:r w:rsidR="00AC0365">
        <w:t xml:space="preserve"> and the ANC EOL Audit Test Failure DTC will be set</w:t>
      </w:r>
      <w:r w:rsidR="00320561">
        <w:t xml:space="preserve"> if the confidence falls below the threshold level.</w:t>
      </w:r>
    </w:p>
    <w:p w14:paraId="63607123" w14:textId="18241CFB" w:rsidR="00F266A6" w:rsidDel="009D0429" w:rsidRDefault="00F266A6" w:rsidP="00CC09C5">
      <w:pPr>
        <w:spacing w:line="240" w:lineRule="atLeast"/>
        <w:rPr>
          <w:del w:id="3845" w:author="Podhorsky, Milan (M.)" w:date="2022-03-29T15:21:00Z"/>
        </w:rPr>
      </w:pPr>
    </w:p>
    <w:p w14:paraId="3C78808E" w14:textId="75E8AA57" w:rsidR="009D0429" w:rsidRDefault="009D0429" w:rsidP="00CC09C5">
      <w:pPr>
        <w:spacing w:line="240" w:lineRule="atLeast"/>
        <w:rPr>
          <w:ins w:id="3846" w:author="Podhorsky, Milan (M.)" w:date="2022-05-09T17:30:00Z"/>
        </w:rPr>
      </w:pPr>
    </w:p>
    <w:p w14:paraId="6F5D68C7" w14:textId="6D8985D0" w:rsidR="00191AF0" w:rsidRDefault="00191AF0" w:rsidP="00CC09C5">
      <w:pPr>
        <w:spacing w:line="240" w:lineRule="atLeast"/>
        <w:rPr>
          <w:ins w:id="3847" w:author="Podhorsky, Milan (M.)" w:date="2022-05-09T17:37:00Z"/>
        </w:rPr>
      </w:pPr>
    </w:p>
    <w:p w14:paraId="4FDF6F94" w14:textId="410597C7" w:rsidR="00191AF0" w:rsidRDefault="00191AF0" w:rsidP="00CC09C5">
      <w:pPr>
        <w:pStyle w:val="Heading1"/>
        <w:spacing w:line="240" w:lineRule="atLeast"/>
        <w:rPr>
          <w:ins w:id="3848" w:author="Podhorsky, Milan (M.)" w:date="2022-05-09T17:37:00Z"/>
        </w:rPr>
      </w:pPr>
      <w:bookmarkStart w:id="3849" w:name="_Toc105779496"/>
      <w:ins w:id="3850" w:author="Podhorsky, Milan (M.)" w:date="2022-05-09T17:37:00Z">
        <w:r>
          <w:t>Diagnostics (</w:t>
        </w:r>
        <w:proofErr w:type="spellStart"/>
        <w:r>
          <w:t>non-CAN</w:t>
        </w:r>
        <w:proofErr w:type="spellEnd"/>
        <w:r>
          <w:t>)</w:t>
        </w:r>
        <w:bookmarkEnd w:id="3849"/>
      </w:ins>
    </w:p>
    <w:p w14:paraId="254049E1" w14:textId="01760A82" w:rsidR="00191AF0" w:rsidRDefault="00191AF0" w:rsidP="00CC09C5">
      <w:pPr>
        <w:spacing w:line="240" w:lineRule="atLeast"/>
        <w:rPr>
          <w:ins w:id="3851" w:author="Podhorsky, Milan (M.)" w:date="2022-05-09T17:37:00Z"/>
        </w:rPr>
      </w:pPr>
    </w:p>
    <w:p w14:paraId="287DD44D" w14:textId="1BD4DBA3" w:rsidR="00757846" w:rsidRDefault="00757846" w:rsidP="00CC09C5">
      <w:pPr>
        <w:spacing w:line="240" w:lineRule="atLeast"/>
        <w:rPr>
          <w:ins w:id="3852" w:author="Podhorsky, Milan (M.)" w:date="2022-05-09T17:52:00Z"/>
        </w:rPr>
      </w:pPr>
      <w:ins w:id="3853" w:author="Podhorsky, Milan (M.)" w:date="2022-05-09T17:37:00Z">
        <w:r>
          <w:t xml:space="preserve">The following sections detail </w:t>
        </w:r>
        <w:proofErr w:type="spellStart"/>
        <w:r>
          <w:t>non-CAN</w:t>
        </w:r>
        <w:proofErr w:type="spellEnd"/>
        <w:r>
          <w:t xml:space="preserve"> based diagnostic capabiliti</w:t>
        </w:r>
      </w:ins>
      <w:ins w:id="3854" w:author="Podhorsky, Milan (M.)" w:date="2022-05-09T17:38:00Z">
        <w:r>
          <w:t>es</w:t>
        </w:r>
      </w:ins>
      <w:ins w:id="3855" w:author="Podhorsky, Milan (M.)" w:date="2022-05-09T17:49:00Z">
        <w:r w:rsidR="00FC7372">
          <w:t>.  The context of use is</w:t>
        </w:r>
      </w:ins>
      <w:ins w:id="3856" w:author="Podhorsky, Milan (M.)" w:date="2022-05-09T17:50:00Z">
        <w:r w:rsidR="00AF7A8B">
          <w:t xml:space="preserve"> geared towards</w:t>
        </w:r>
        <w:r w:rsidR="004922BD">
          <w:t xml:space="preserve"> perso</w:t>
        </w:r>
      </w:ins>
      <w:ins w:id="3857" w:author="Podhorsky, Milan (M.)" w:date="2022-05-10T12:58:00Z">
        <w:r w:rsidR="00DD3345">
          <w:t>n</w:t>
        </w:r>
      </w:ins>
      <w:ins w:id="3858" w:author="Podhorsky, Milan (M.)" w:date="2022-05-09T17:50:00Z">
        <w:r w:rsidR="004922BD">
          <w:t>n</w:t>
        </w:r>
      </w:ins>
      <w:ins w:id="3859" w:author="Podhorsky, Milan (M.)" w:date="2022-05-10T12:58:00Z">
        <w:r w:rsidR="00DD3345">
          <w:t>e</w:t>
        </w:r>
      </w:ins>
      <w:ins w:id="3860" w:author="Podhorsky, Milan (M.)" w:date="2022-05-09T17:50:00Z">
        <w:r w:rsidR="004922BD">
          <w:t>l with deeper techn</w:t>
        </w:r>
      </w:ins>
      <w:ins w:id="3861" w:author="Podhorsky, Milan (M.)" w:date="2022-05-09T17:51:00Z">
        <w:r w:rsidR="004922BD">
          <w:t xml:space="preserve">ical </w:t>
        </w:r>
        <w:proofErr w:type="gramStart"/>
        <w:r w:rsidR="004922BD">
          <w:t>knowledge</w:t>
        </w:r>
        <w:r w:rsidR="0039533C">
          <w:t>;</w:t>
        </w:r>
        <w:proofErr w:type="gramEnd"/>
        <w:r w:rsidR="0039533C">
          <w:t xml:space="preserve"> performing software development,</w:t>
        </w:r>
      </w:ins>
      <w:ins w:id="3862" w:author="Podhorsky, Milan (M.)" w:date="2022-05-09T17:52:00Z">
        <w:r w:rsidR="0039533C">
          <w:t xml:space="preserve"> debugging, validation</w:t>
        </w:r>
        <w:r w:rsidR="00BB2C86">
          <w:t>, tuning, troubleshooting, etc.</w:t>
        </w:r>
      </w:ins>
    </w:p>
    <w:p w14:paraId="56EAC70E" w14:textId="07E34DD0" w:rsidR="00BB2C86" w:rsidRDefault="00BB2C86" w:rsidP="00CC09C5">
      <w:pPr>
        <w:spacing w:line="240" w:lineRule="atLeast"/>
        <w:rPr>
          <w:ins w:id="3863" w:author="Podhorsky, Milan (M.)" w:date="2022-05-09T17:52:00Z"/>
        </w:rPr>
      </w:pPr>
    </w:p>
    <w:p w14:paraId="362CE35A" w14:textId="5B12C4A4" w:rsidR="00BB2C86" w:rsidRDefault="00BB2C86" w:rsidP="00CC09C5">
      <w:pPr>
        <w:spacing w:line="240" w:lineRule="atLeast"/>
        <w:rPr>
          <w:ins w:id="3864" w:author="Podhorsky, Milan (M.)" w:date="2022-05-09T17:37:00Z"/>
        </w:rPr>
      </w:pPr>
      <w:ins w:id="3865" w:author="Podhorsky, Milan (M.)" w:date="2022-05-09T17:52:00Z">
        <w:r>
          <w:t>A</w:t>
        </w:r>
        <w:r w:rsidR="00452D0A">
          <w:t>ccess to these diagnostic ca</w:t>
        </w:r>
      </w:ins>
      <w:ins w:id="3866" w:author="Podhorsky, Milan (M.)" w:date="2022-05-09T17:53:00Z">
        <w:r w:rsidR="00452D0A">
          <w:t>pabilities may be restricted by cybersecurity protocols.</w:t>
        </w:r>
      </w:ins>
    </w:p>
    <w:p w14:paraId="103445FA" w14:textId="39FB9F1C" w:rsidR="00191AF0" w:rsidRDefault="00191AF0" w:rsidP="00CC09C5">
      <w:pPr>
        <w:spacing w:line="240" w:lineRule="atLeast"/>
        <w:rPr>
          <w:ins w:id="3867" w:author="Podhorsky, Milan (M.)" w:date="2022-05-09T17:31:00Z"/>
        </w:rPr>
      </w:pPr>
    </w:p>
    <w:p w14:paraId="01E238B7" w14:textId="739DB65A" w:rsidR="00B254FD" w:rsidRDefault="00B254FD" w:rsidP="00CC09C5">
      <w:pPr>
        <w:pStyle w:val="Heading2"/>
        <w:spacing w:line="240" w:lineRule="atLeast"/>
        <w:rPr>
          <w:ins w:id="3868" w:author="Podhorsky, Milan (M.)" w:date="2022-05-09T17:31:00Z"/>
        </w:rPr>
      </w:pPr>
      <w:bookmarkStart w:id="3869" w:name="_Toc105779497"/>
      <w:ins w:id="3870" w:author="Podhorsky, Milan (M.)" w:date="2022-05-09T17:31:00Z">
        <w:r>
          <w:t>Log Files</w:t>
        </w:r>
        <w:bookmarkEnd w:id="3869"/>
      </w:ins>
    </w:p>
    <w:p w14:paraId="5EBD278D" w14:textId="021B63FD" w:rsidR="00B254FD" w:rsidRDefault="009F068A" w:rsidP="00CC09C5">
      <w:pPr>
        <w:spacing w:line="240" w:lineRule="atLeast"/>
        <w:rPr>
          <w:ins w:id="3871" w:author="Podhorsky, Milan (M.)" w:date="2022-05-10T12:59:00Z"/>
        </w:rPr>
      </w:pPr>
      <w:ins w:id="3872" w:author="Podhorsky, Milan (M.)" w:date="2022-05-09T17:54:00Z">
        <w:r>
          <w:t>Log file</w:t>
        </w:r>
      </w:ins>
      <w:ins w:id="3873" w:author="Podhorsky, Milan (M.)" w:date="2022-05-10T12:59:00Z">
        <w:r w:rsidR="00EC2F9B">
          <w:t xml:space="preserve"> records</w:t>
        </w:r>
      </w:ins>
      <w:ins w:id="3874" w:author="Podhorsky, Milan (M.)" w:date="2022-05-09T17:54:00Z">
        <w:r>
          <w:t xml:space="preserve"> should be written as appropriate to </w:t>
        </w:r>
      </w:ins>
      <w:ins w:id="3875" w:author="Podhorsky, Milan (M.)" w:date="2022-05-09T17:55:00Z">
        <w:r w:rsidR="005B375F">
          <w:t xml:space="preserve">help </w:t>
        </w:r>
      </w:ins>
      <w:ins w:id="3876" w:author="Podhorsky, Milan (M.)" w:date="2022-05-09T17:54:00Z">
        <w:r>
          <w:t xml:space="preserve">determine the </w:t>
        </w:r>
        <w:r w:rsidR="005B375F">
          <w:t>state of the system</w:t>
        </w:r>
      </w:ins>
      <w:ins w:id="3877" w:author="Podhorsky, Milan (M.)" w:date="2022-05-09T17:55:00Z">
        <w:r w:rsidR="005B375F">
          <w:t xml:space="preserve"> in the event of a failure</w:t>
        </w:r>
      </w:ins>
      <w:ins w:id="3878" w:author="Podhorsky, Milan (M.)" w:date="2022-05-09T17:54:00Z">
        <w:r w:rsidR="005B375F">
          <w:t xml:space="preserve"> through </w:t>
        </w:r>
      </w:ins>
      <w:ins w:id="3879" w:author="Podhorsky, Milan (M.)" w:date="2022-05-09T17:55:00Z">
        <w:r w:rsidR="000F1BC5">
          <w:t xml:space="preserve">a series </w:t>
        </w:r>
        <w:proofErr w:type="gramStart"/>
        <w:r w:rsidR="000F1BC5">
          <w:t xml:space="preserve">of </w:t>
        </w:r>
        <w:r w:rsidR="005B375F">
          <w:t xml:space="preserve"> </w:t>
        </w:r>
        <w:r w:rsidR="000F1BC5">
          <w:t>status</w:t>
        </w:r>
        <w:proofErr w:type="gramEnd"/>
        <w:r w:rsidR="000F1BC5">
          <w:t xml:space="preserve"> records.</w:t>
        </w:r>
      </w:ins>
    </w:p>
    <w:p w14:paraId="6FD792CF" w14:textId="3C280E5B" w:rsidR="00922E1B" w:rsidRDefault="00922E1B" w:rsidP="00CC09C5">
      <w:pPr>
        <w:spacing w:line="240" w:lineRule="atLeast"/>
        <w:rPr>
          <w:ins w:id="3880" w:author="Podhorsky, Milan (M.)" w:date="2022-05-10T12:59:00Z"/>
        </w:rPr>
      </w:pPr>
    </w:p>
    <w:p w14:paraId="67BB8CE7" w14:textId="13885E90" w:rsidR="00922E1B" w:rsidRDefault="00922E1B" w:rsidP="00CC09C5">
      <w:pPr>
        <w:spacing w:line="240" w:lineRule="atLeast"/>
        <w:rPr>
          <w:ins w:id="3881" w:author="Podhorsky, Milan (M.)" w:date="2022-05-09T17:31:00Z"/>
        </w:rPr>
      </w:pPr>
      <w:ins w:id="3882" w:author="Podhorsky, Milan (M.)" w:date="2022-05-10T12:59:00Z">
        <w:r>
          <w:t>Lo</w:t>
        </w:r>
      </w:ins>
      <w:ins w:id="3883" w:author="Podhorsky, Milan (M.)" w:date="2022-05-10T13:00:00Z">
        <w:r>
          <w:t xml:space="preserve">g file verbosity and contents will be left up to the software </w:t>
        </w:r>
      </w:ins>
      <w:ins w:id="3884" w:author="Podhorsky, Milan (M.)" w:date="2022-05-13T07:55:00Z">
        <w:r w:rsidR="00F627F1">
          <w:t>development</w:t>
        </w:r>
      </w:ins>
      <w:ins w:id="3885" w:author="Podhorsky, Milan (M.)" w:date="2022-05-10T13:00:00Z">
        <w:r>
          <w:t xml:space="preserve"> team</w:t>
        </w:r>
        <w:r w:rsidR="007122E2">
          <w:t xml:space="preserve">; intended to </w:t>
        </w:r>
        <w:r w:rsidR="000F2105">
          <w:t>trace the s</w:t>
        </w:r>
      </w:ins>
      <w:ins w:id="3886" w:author="Podhorsky, Milan (M.)" w:date="2022-05-10T13:01:00Z">
        <w:r w:rsidR="000F2105">
          <w:t>tate of the system in the event of a functional issue.</w:t>
        </w:r>
      </w:ins>
    </w:p>
    <w:p w14:paraId="346E7701" w14:textId="02E16296" w:rsidR="00B254FD" w:rsidRDefault="00B254FD" w:rsidP="00CC09C5">
      <w:pPr>
        <w:spacing w:line="240" w:lineRule="atLeast"/>
        <w:rPr>
          <w:ins w:id="3887" w:author="Podhorsky, Milan (M.)" w:date="2022-05-13T08:31:00Z"/>
        </w:rPr>
      </w:pPr>
    </w:p>
    <w:p w14:paraId="63FAB501" w14:textId="77777777" w:rsidR="002D3393" w:rsidRDefault="009A2581" w:rsidP="00CC09C5">
      <w:pPr>
        <w:spacing w:line="240" w:lineRule="atLeast"/>
        <w:rPr>
          <w:ins w:id="3888" w:author="Podhorsky, Milan (M.)" w:date="2022-05-13T08:38:00Z"/>
        </w:rPr>
      </w:pPr>
      <w:ins w:id="3889" w:author="Podhorsky, Milan (M.)" w:date="2022-05-13T08:32:00Z">
        <w:r>
          <w:t>Software documentation / release notes should document the usage</w:t>
        </w:r>
      </w:ins>
      <w:ins w:id="3890" w:author="Podhorsky, Milan (M.)" w:date="2022-05-13T08:33:00Z">
        <w:r w:rsidR="009B68E3">
          <w:t xml:space="preserve"> </w:t>
        </w:r>
        <w:r w:rsidR="00091EA7">
          <w:t>for viewing / filtering log files.</w:t>
        </w:r>
      </w:ins>
    </w:p>
    <w:p w14:paraId="00D087D9" w14:textId="77777777" w:rsidR="002D3393" w:rsidRDefault="002D3393" w:rsidP="00CC09C5">
      <w:pPr>
        <w:spacing w:line="240" w:lineRule="atLeast"/>
        <w:rPr>
          <w:ins w:id="3891" w:author="Podhorsky, Milan (M.)" w:date="2022-05-13T08:38:00Z"/>
        </w:rPr>
      </w:pPr>
    </w:p>
    <w:p w14:paraId="1B8FB3BD" w14:textId="7CEB13A3" w:rsidR="00BD0410" w:rsidRDefault="00091EA7" w:rsidP="00CC09C5">
      <w:pPr>
        <w:spacing w:line="240" w:lineRule="atLeast"/>
        <w:rPr>
          <w:ins w:id="3892" w:author="Podhorsky, Milan (M.)" w:date="2022-05-13T08:31:00Z"/>
        </w:rPr>
      </w:pPr>
      <w:ins w:id="3893" w:author="Podhorsky, Milan (M.)" w:date="2022-05-13T08:33:00Z">
        <w:r>
          <w:t xml:space="preserve">A typical use case would be </w:t>
        </w:r>
      </w:ins>
      <w:ins w:id="3894" w:author="Podhorsky, Milan (M.)" w:date="2022-05-13T08:35:00Z">
        <w:r w:rsidR="00275F15">
          <w:t xml:space="preserve">to understand </w:t>
        </w:r>
        <w:r w:rsidR="00B31986">
          <w:t>what files mi</w:t>
        </w:r>
      </w:ins>
      <w:ins w:id="3895" w:author="Podhorsky, Milan (M.)" w:date="2022-05-13T08:36:00Z">
        <w:r w:rsidR="00B31986">
          <w:t xml:space="preserve">ght be missing </w:t>
        </w:r>
        <w:r w:rsidR="00781989">
          <w:t xml:space="preserve">when </w:t>
        </w:r>
        <w:r w:rsidR="00781989" w:rsidRPr="00781989">
          <w:t>loading the calibration file (0xF17D), and the corresponding DTC E02951 is set</w:t>
        </w:r>
        <w:r w:rsidR="006045EF">
          <w:t>.</w:t>
        </w:r>
      </w:ins>
      <w:ins w:id="3896" w:author="Podhorsky, Milan (M.)" w:date="2022-05-13T08:37:00Z">
        <w:r w:rsidR="006045EF">
          <w:t xml:space="preserve"> </w:t>
        </w:r>
        <w:r w:rsidR="007D0DCC">
          <w:t xml:space="preserve"> This DTC</w:t>
        </w:r>
        <w:r w:rsidR="006045EF" w:rsidRPr="006045EF">
          <w:t xml:space="preserve"> could be due to a missing or corrupted file of any type; manifest, configuration, calibration, audio fragment, etc.</w:t>
        </w:r>
        <w:r w:rsidR="006045EF">
          <w:t xml:space="preserve"> </w:t>
        </w:r>
        <w:r w:rsidR="007D0DCC">
          <w:t>The contents of the log files need to provide insi</w:t>
        </w:r>
      </w:ins>
      <w:ins w:id="3897" w:author="Podhorsky, Milan (M.)" w:date="2022-05-13T08:38:00Z">
        <w:r w:rsidR="007D0DCC">
          <w:t>ght to troubleshoot</w:t>
        </w:r>
        <w:r w:rsidR="002D3393">
          <w:t xml:space="preserve"> such </w:t>
        </w:r>
      </w:ins>
      <w:ins w:id="3898" w:author="Podhorsky, Milan (M.)" w:date="2022-05-13T08:39:00Z">
        <w:r w:rsidR="007F25DC">
          <w:t>an issue</w:t>
        </w:r>
      </w:ins>
      <w:ins w:id="3899" w:author="Podhorsky, Milan (M.)" w:date="2022-05-13T08:38:00Z">
        <w:r w:rsidR="002D3393">
          <w:t>.</w:t>
        </w:r>
      </w:ins>
    </w:p>
    <w:p w14:paraId="75FEEEB6" w14:textId="77777777" w:rsidR="00BD0410" w:rsidRDefault="00BD0410" w:rsidP="00CC09C5">
      <w:pPr>
        <w:spacing w:line="240" w:lineRule="atLeast"/>
        <w:rPr>
          <w:ins w:id="3900" w:author="Podhorsky, Milan (M.)" w:date="2022-05-09T17:30:00Z"/>
        </w:rPr>
      </w:pPr>
    </w:p>
    <w:p w14:paraId="1328B2CF" w14:textId="4B24967D" w:rsidR="009D0429" w:rsidRDefault="000668E7" w:rsidP="00CC09C5">
      <w:pPr>
        <w:pStyle w:val="Heading2"/>
        <w:spacing w:line="240" w:lineRule="atLeast"/>
        <w:rPr>
          <w:ins w:id="3901" w:author="Podhorsky, Milan (M.)" w:date="2022-05-09T17:30:00Z"/>
        </w:rPr>
      </w:pPr>
      <w:bookmarkStart w:id="3902" w:name="_Toc105779498"/>
      <w:ins w:id="3903" w:author="Podhorsky, Milan (M.)" w:date="2022-05-09T17:31:00Z">
        <w:r>
          <w:t>Resource Manager Interface</w:t>
        </w:r>
      </w:ins>
      <w:bookmarkEnd w:id="3902"/>
    </w:p>
    <w:p w14:paraId="5A7A26BE" w14:textId="60E1B246" w:rsidR="009D0429" w:rsidRDefault="009D0429" w:rsidP="00CC09C5">
      <w:pPr>
        <w:spacing w:line="240" w:lineRule="atLeast"/>
        <w:rPr>
          <w:ins w:id="3904" w:author="Podhorsky, Milan (M.)" w:date="2022-05-10T13:01:00Z"/>
        </w:rPr>
      </w:pPr>
    </w:p>
    <w:p w14:paraId="4D811ABE" w14:textId="6D8AE6D0" w:rsidR="008B76A8" w:rsidRDefault="00506268" w:rsidP="00CC09C5">
      <w:pPr>
        <w:spacing w:line="240" w:lineRule="atLeast"/>
        <w:rPr>
          <w:ins w:id="3905" w:author="Podhorsky, Milan (M.)" w:date="2022-05-13T08:03:00Z"/>
        </w:rPr>
      </w:pPr>
      <w:ins w:id="3906" w:author="Podhorsky, Milan (M.)" w:date="2022-05-13T08:00:00Z">
        <w:r>
          <w:t xml:space="preserve">It is proposed that the </w:t>
        </w:r>
        <w:r w:rsidR="001C7649">
          <w:t>NVH Service create a QNX device deb</w:t>
        </w:r>
      </w:ins>
      <w:ins w:id="3907" w:author="Podhorsky, Milan (M.)" w:date="2022-05-13T08:01:00Z">
        <w:r w:rsidR="001C7649">
          <w:t>ug interface via device node created during system startup.</w:t>
        </w:r>
        <w:r w:rsidR="008F2E0A">
          <w:t xml:space="preserve">  Both read and write operations should be supported.</w:t>
        </w:r>
      </w:ins>
      <w:ins w:id="3908" w:author="Podhorsky, Milan (M.)" w:date="2022-05-13T08:02:00Z">
        <w:r w:rsidR="00EF4955">
          <w:t xml:space="preserve">  Software documentation / release notes should </w:t>
        </w:r>
        <w:r w:rsidR="00EF3350">
          <w:t>document the usage of this interface.</w:t>
        </w:r>
      </w:ins>
    </w:p>
    <w:p w14:paraId="04C5B965" w14:textId="30661D9A" w:rsidR="00E576F4" w:rsidRDefault="00E576F4" w:rsidP="00CC09C5">
      <w:pPr>
        <w:spacing w:line="240" w:lineRule="atLeast"/>
        <w:rPr>
          <w:ins w:id="3909" w:author="Podhorsky, Milan (M.)" w:date="2022-05-13T08:03:00Z"/>
        </w:rPr>
      </w:pPr>
    </w:p>
    <w:p w14:paraId="588A627A" w14:textId="033D410F" w:rsidR="00E576F4" w:rsidRDefault="00E576F4" w:rsidP="00CC09C5">
      <w:pPr>
        <w:spacing w:line="240" w:lineRule="atLeast"/>
        <w:rPr>
          <w:ins w:id="3910" w:author="Podhorsky, Milan (M.)" w:date="2022-05-13T08:05:00Z"/>
        </w:rPr>
      </w:pPr>
      <w:ins w:id="3911" w:author="Podhorsky, Milan (M.)" w:date="2022-05-13T08:03:00Z">
        <w:r>
          <w:t xml:space="preserve">The following subsection names are intended as a </w:t>
        </w:r>
        <w:r w:rsidR="00921684">
          <w:t xml:space="preserve">guide.  </w:t>
        </w:r>
      </w:ins>
      <w:ins w:id="3912" w:author="Podhorsky, Milan (M.)" w:date="2022-05-13T08:04:00Z">
        <w:r w:rsidR="00C40C08">
          <w:t>Implementation details will b</w:t>
        </w:r>
      </w:ins>
      <w:ins w:id="3913" w:author="Podhorsky, Milan (M.)" w:date="2022-05-13T08:05:00Z">
        <w:r w:rsidR="005020EF">
          <w:t>e left up to the</w:t>
        </w:r>
      </w:ins>
      <w:ins w:id="3914" w:author="Podhorsky, Milan (M.)" w:date="2022-05-13T08:03:00Z">
        <w:r w:rsidR="00921684">
          <w:t xml:space="preserve"> software development team</w:t>
        </w:r>
      </w:ins>
      <w:ins w:id="3915" w:author="Podhorsky, Milan (M.)" w:date="2022-05-13T08:05:00Z">
        <w:r w:rsidR="005020EF">
          <w:t>.</w:t>
        </w:r>
      </w:ins>
    </w:p>
    <w:p w14:paraId="4CEAA7DF" w14:textId="3F9CB5F2" w:rsidR="005020EF" w:rsidRDefault="00BE4DCF" w:rsidP="00CC09C5">
      <w:pPr>
        <w:pStyle w:val="Heading3"/>
        <w:spacing w:line="240" w:lineRule="atLeast"/>
        <w:rPr>
          <w:ins w:id="3916" w:author="Podhorsky, Milan (M.)" w:date="2022-05-13T08:06:00Z"/>
        </w:rPr>
      </w:pPr>
      <w:bookmarkStart w:id="3917" w:name="_Toc105779499"/>
      <w:ins w:id="3918" w:author="Podhorsky, Milan (M.)" w:date="2022-05-13T08:06:00Z">
        <w:r>
          <w:t>Tones</w:t>
        </w:r>
      </w:ins>
      <w:ins w:id="3919" w:author="Podhorsky, Milan (M.)" w:date="2022-05-13T08:18:00Z">
        <w:r w:rsidR="007B6BA0">
          <w:t xml:space="preserve"> </w:t>
        </w:r>
      </w:ins>
      <w:ins w:id="3920" w:author="Podhorsky, Milan (M.)" w:date="2022-05-13T08:06:00Z">
        <w:r>
          <w:t>Test</w:t>
        </w:r>
        <w:r w:rsidR="00D678C6">
          <w:t xml:space="preserve"> (read/write)</w:t>
        </w:r>
        <w:bookmarkEnd w:id="3917"/>
      </w:ins>
    </w:p>
    <w:p w14:paraId="3855AB22" w14:textId="0FC66CF2" w:rsidR="00BE4DCF" w:rsidRDefault="001353EA" w:rsidP="00CC09C5">
      <w:pPr>
        <w:pStyle w:val="ListParagraph"/>
        <w:numPr>
          <w:ilvl w:val="0"/>
          <w:numId w:val="38"/>
        </w:numPr>
        <w:spacing w:line="240" w:lineRule="atLeast"/>
        <w:ind w:leftChars="0"/>
        <w:rPr>
          <w:ins w:id="3921" w:author="Podhorsky, Milan (M.)" w:date="2022-05-13T08:07:00Z"/>
        </w:rPr>
      </w:pPr>
      <w:ins w:id="3922" w:author="Podhorsky, Milan (M.)" w:date="2022-05-13T08:06:00Z">
        <w:r>
          <w:t xml:space="preserve">Audience: </w:t>
        </w:r>
      </w:ins>
      <w:ins w:id="3923" w:author="Podhorsky, Milan (M.)" w:date="2022-05-13T08:07:00Z">
        <w:r>
          <w:t>Technic</w:t>
        </w:r>
        <w:r w:rsidR="008734B8">
          <w:t>ian, Development</w:t>
        </w:r>
      </w:ins>
    </w:p>
    <w:p w14:paraId="4A4E4333" w14:textId="32A5B14A" w:rsidR="008734B8" w:rsidRDefault="00516603" w:rsidP="00CC09C5">
      <w:pPr>
        <w:pStyle w:val="ListParagraph"/>
        <w:numPr>
          <w:ilvl w:val="0"/>
          <w:numId w:val="38"/>
        </w:numPr>
        <w:spacing w:line="240" w:lineRule="atLeast"/>
        <w:ind w:leftChars="0"/>
        <w:rPr>
          <w:ins w:id="3924" w:author="Podhorsky, Milan (M.)" w:date="2022-05-13T08:09:00Z"/>
        </w:rPr>
      </w:pPr>
      <w:ins w:id="3925" w:author="Podhorsky, Milan (M.)" w:date="2022-05-13T08:08:00Z">
        <w:r>
          <w:t xml:space="preserve">Purpose: </w:t>
        </w:r>
      </w:ins>
      <w:ins w:id="3926" w:author="Podhorsky, Milan (M.)" w:date="2022-05-13T08:09:00Z">
        <w:r w:rsidR="00894E83">
          <w:t>Using the ANC/PS/AVAS DSP library to generate a sinusoidal test tone at specified frequency / channel.</w:t>
        </w:r>
      </w:ins>
    </w:p>
    <w:p w14:paraId="6DB0FAF5" w14:textId="1F9CCA01" w:rsidR="00894E83" w:rsidRDefault="00894E83" w:rsidP="00CC09C5">
      <w:pPr>
        <w:pStyle w:val="ListParagraph"/>
        <w:numPr>
          <w:ilvl w:val="0"/>
          <w:numId w:val="38"/>
        </w:numPr>
        <w:spacing w:line="240" w:lineRule="atLeast"/>
        <w:ind w:leftChars="0"/>
        <w:rPr>
          <w:ins w:id="3927" w:author="Podhorsky, Milan (M.)" w:date="2022-05-13T08:09:00Z"/>
        </w:rPr>
      </w:pPr>
      <w:ins w:id="3928" w:author="Podhorsky, Milan (M.)" w:date="2022-05-13T08:09:00Z">
        <w:r>
          <w:t>Parameter: Diagnostic Tone Frequency (Hz) 20-20000</w:t>
        </w:r>
      </w:ins>
      <w:ins w:id="3929" w:author="Podhorsky, Milan (M.)" w:date="2022-05-13T08:17:00Z">
        <w:r w:rsidR="0075532D">
          <w:t>.</w:t>
        </w:r>
      </w:ins>
    </w:p>
    <w:p w14:paraId="01910D44" w14:textId="5CFE4C66" w:rsidR="00894E83" w:rsidRDefault="00894E83" w:rsidP="00CC09C5">
      <w:pPr>
        <w:pStyle w:val="ListParagraph"/>
        <w:numPr>
          <w:ilvl w:val="0"/>
          <w:numId w:val="38"/>
        </w:numPr>
        <w:spacing w:line="240" w:lineRule="atLeast"/>
        <w:ind w:leftChars="0"/>
        <w:rPr>
          <w:ins w:id="3930" w:author="Podhorsky, Milan (M.)" w:date="2022-05-13T08:10:00Z"/>
        </w:rPr>
      </w:pPr>
      <w:ins w:id="3931" w:author="Podhorsky, Milan (M.)" w:date="2022-05-13T08:09:00Z">
        <w:r>
          <w:t xml:space="preserve">Parameter: </w:t>
        </w:r>
      </w:ins>
      <w:ins w:id="3932" w:author="Podhorsky, Milan (M.)" w:date="2022-05-13T08:10:00Z">
        <w:r>
          <w:t>Diagnostic Tone Output Channel (0-7</w:t>
        </w:r>
        <w:r w:rsidR="00D41FCE">
          <w:t>)</w:t>
        </w:r>
      </w:ins>
      <w:ins w:id="3933" w:author="Podhorsky, Milan (M.)" w:date="2022-05-13T08:17:00Z">
        <w:r w:rsidR="0075532D">
          <w:t>.</w:t>
        </w:r>
      </w:ins>
    </w:p>
    <w:p w14:paraId="34B6A845" w14:textId="77777777" w:rsidR="00894E83" w:rsidRDefault="00894E83" w:rsidP="00CC09C5">
      <w:pPr>
        <w:pStyle w:val="ListParagraph"/>
        <w:numPr>
          <w:ilvl w:val="1"/>
          <w:numId w:val="38"/>
        </w:numPr>
        <w:spacing w:line="240" w:lineRule="atLeast"/>
        <w:ind w:leftChars="0"/>
        <w:rPr>
          <w:ins w:id="3934" w:author="Podhorsky, Milan (M.)" w:date="2022-05-13T08:10:00Z"/>
        </w:rPr>
      </w:pPr>
      <w:ins w:id="3935" w:author="Podhorsky, Milan (M.)" w:date="2022-05-13T08:10:00Z">
        <w:r>
          <w:t>Diagnostic Output channel 0-6</w:t>
        </w:r>
      </w:ins>
    </w:p>
    <w:p w14:paraId="14BA151A" w14:textId="3ED0C863" w:rsidR="00894E83" w:rsidRDefault="00894E83" w:rsidP="00CC09C5">
      <w:pPr>
        <w:pStyle w:val="ListParagraph"/>
        <w:numPr>
          <w:ilvl w:val="1"/>
          <w:numId w:val="38"/>
        </w:numPr>
        <w:spacing w:line="240" w:lineRule="atLeast"/>
        <w:ind w:leftChars="0"/>
        <w:rPr>
          <w:ins w:id="3936" w:author="Podhorsky, Milan (M.)" w:date="2022-05-13T08:10:00Z"/>
        </w:rPr>
      </w:pPr>
      <w:ins w:id="3937" w:author="Podhorsky, Milan (M.)" w:date="2022-05-13T08:10:00Z">
        <w:r>
          <w:t>A value of 7 will play the test tone on all available output channels simultaneously.</w:t>
        </w:r>
      </w:ins>
    </w:p>
    <w:p w14:paraId="6AA447B1" w14:textId="4D99CB4C" w:rsidR="00D41FCE" w:rsidRDefault="00D41FCE" w:rsidP="00CC09C5">
      <w:pPr>
        <w:pStyle w:val="ListParagraph"/>
        <w:numPr>
          <w:ilvl w:val="0"/>
          <w:numId w:val="38"/>
        </w:numPr>
        <w:spacing w:line="240" w:lineRule="atLeast"/>
        <w:ind w:leftChars="0"/>
        <w:rPr>
          <w:ins w:id="3938" w:author="Podhorsky, Milan (M.)" w:date="2022-05-13T08:02:00Z"/>
        </w:rPr>
      </w:pPr>
      <w:ins w:id="3939" w:author="Podhorsky, Milan (M.)" w:date="2022-05-13T08:10:00Z">
        <w:r>
          <w:t>Parameter: Output amplitude.  A value of 0 = muted, through 0xFF = Maximum level 0dBFS (peak)</w:t>
        </w:r>
      </w:ins>
    </w:p>
    <w:p w14:paraId="16E52B6D" w14:textId="35544F25" w:rsidR="00E576F4" w:rsidRDefault="00217A16" w:rsidP="00CC09C5">
      <w:pPr>
        <w:spacing w:line="240" w:lineRule="atLeast"/>
        <w:rPr>
          <w:ins w:id="3940" w:author="Podhorsky, Milan (M.)" w:date="2022-05-13T08:02:00Z"/>
        </w:rPr>
      </w:pPr>
      <w:ins w:id="3941" w:author="Podhorsky, Milan (M.)" w:date="2022-05-13T08:11:00Z">
        <w:r>
          <w:t>Notes:</w:t>
        </w:r>
      </w:ins>
    </w:p>
    <w:p w14:paraId="19F60C00" w14:textId="4FCC5C4F" w:rsidR="00217A16" w:rsidRDefault="00217A16" w:rsidP="00CC09C5">
      <w:pPr>
        <w:pStyle w:val="ListParagraph"/>
        <w:numPr>
          <w:ilvl w:val="0"/>
          <w:numId w:val="39"/>
        </w:numPr>
        <w:spacing w:line="240" w:lineRule="atLeast"/>
        <w:ind w:leftChars="0"/>
        <w:rPr>
          <w:ins w:id="3942" w:author="Podhorsky, Milan (M.)" w:date="2022-05-13T08:11:00Z"/>
        </w:rPr>
      </w:pPr>
      <w:ins w:id="3943" w:author="Podhorsky, Milan (M.)" w:date="2022-05-13T08:11:00Z">
        <w:r>
          <w:t xml:space="preserve">ASD Library </w:t>
        </w:r>
        <w:proofErr w:type="spellStart"/>
        <w:r>
          <w:t>qwaAsdDiagGain</w:t>
        </w:r>
        <w:proofErr w:type="spellEnd"/>
        <w:r>
          <w:t xml:space="preserve"> is specified in </w:t>
        </w:r>
        <w:proofErr w:type="spellStart"/>
        <w:r>
          <w:t>mB</w:t>
        </w:r>
        <w:proofErr w:type="spellEnd"/>
        <w:r>
          <w:t xml:space="preserve"> with a range of -6000 to 0 </w:t>
        </w:r>
        <w:proofErr w:type="spellStart"/>
        <w:r>
          <w:t>mB</w:t>
        </w:r>
        <w:proofErr w:type="spellEnd"/>
        <w:r>
          <w:t xml:space="preserve"> (-60dB to 0dB).  This will be mapped to the output amplitude parameter linearly such that setting a value of 0 (muted), will correspond to -6000mB as the parameter is set in the library.  </w:t>
        </w:r>
        <w:proofErr w:type="gramStart"/>
        <w:r>
          <w:t>Similarly</w:t>
        </w:r>
        <w:proofErr w:type="gramEnd"/>
        <w:r>
          <w:t xml:space="preserve"> an output amplitude parameter of 0xFF will be mapped to 0mB.</w:t>
        </w:r>
      </w:ins>
    </w:p>
    <w:p w14:paraId="029A1E59" w14:textId="3B329F69" w:rsidR="00E576F4" w:rsidRDefault="00217A16" w:rsidP="00CC09C5">
      <w:pPr>
        <w:pStyle w:val="ListParagraph"/>
        <w:numPr>
          <w:ilvl w:val="0"/>
          <w:numId w:val="39"/>
        </w:numPr>
        <w:spacing w:line="240" w:lineRule="atLeast"/>
        <w:ind w:leftChars="0"/>
        <w:rPr>
          <w:ins w:id="3944" w:author="Podhorsky, Milan (M.)" w:date="2022-05-13T08:24:00Z"/>
        </w:rPr>
      </w:pPr>
      <w:ins w:id="3945" w:author="Podhorsky, Milan (M.)" w:date="2022-05-13T08:11:00Z">
        <w:r>
          <w:t xml:space="preserve">The presence of an acoustic tuning file (VBF) </w:t>
        </w:r>
      </w:ins>
      <w:ins w:id="3946" w:author="Podhorsky, Milan (M.)" w:date="2022-05-13T08:18:00Z">
        <w:r w:rsidR="0075532D">
          <w:t xml:space="preserve">should </w:t>
        </w:r>
      </w:ins>
      <w:ins w:id="3947" w:author="Podhorsky, Milan (M.)" w:date="2022-05-13T08:11:00Z">
        <w:r>
          <w:t xml:space="preserve">not </w:t>
        </w:r>
      </w:ins>
      <w:ins w:id="3948" w:author="Podhorsky, Milan (M.)" w:date="2022-05-13T08:18:00Z">
        <w:r w:rsidR="0075532D">
          <w:t xml:space="preserve">be </w:t>
        </w:r>
      </w:ins>
      <w:ins w:id="3949" w:author="Podhorsky, Milan (M.)" w:date="2022-05-13T08:11:00Z">
        <w:r>
          <w:t xml:space="preserve">a prerequisite to perform </w:t>
        </w:r>
      </w:ins>
      <w:ins w:id="3950" w:author="Podhorsky, Milan (M.)" w:date="2022-05-13T08:23:00Z">
        <w:r w:rsidR="00050B1D">
          <w:t>this</w:t>
        </w:r>
      </w:ins>
      <w:ins w:id="3951" w:author="Podhorsky, Milan (M.)" w:date="2022-05-13T08:11:00Z">
        <w:r>
          <w:t xml:space="preserve"> test.</w:t>
        </w:r>
      </w:ins>
    </w:p>
    <w:p w14:paraId="201A5550" w14:textId="2D47B38F" w:rsidR="00050B1D" w:rsidRDefault="00050B1D" w:rsidP="00CC09C5">
      <w:pPr>
        <w:pStyle w:val="ListParagraph"/>
        <w:numPr>
          <w:ilvl w:val="0"/>
          <w:numId w:val="39"/>
        </w:numPr>
        <w:spacing w:line="240" w:lineRule="atLeast"/>
        <w:ind w:leftChars="0"/>
        <w:rPr>
          <w:ins w:id="3952" w:author="Podhorsky, Milan (M.)" w:date="2022-05-10T13:01:00Z"/>
        </w:rPr>
      </w:pPr>
      <w:ins w:id="3953" w:author="Podhorsky, Milan (M.)" w:date="2022-05-13T08:24:00Z">
        <w:r>
          <w:t>When stopped, the system operation will return to normal.</w:t>
        </w:r>
      </w:ins>
    </w:p>
    <w:p w14:paraId="2F0E1FE0" w14:textId="3C54788B" w:rsidR="008B76A8" w:rsidRDefault="008B76A8" w:rsidP="00CC09C5">
      <w:pPr>
        <w:spacing w:line="240" w:lineRule="atLeast"/>
        <w:rPr>
          <w:ins w:id="3954" w:author="Podhorsky, Milan (M.)" w:date="2022-05-13T08:21:00Z"/>
        </w:rPr>
      </w:pPr>
    </w:p>
    <w:p w14:paraId="0FA12F7C" w14:textId="3D5F8B96" w:rsidR="008F5F6F" w:rsidRDefault="008F5F6F" w:rsidP="00CC09C5">
      <w:pPr>
        <w:pStyle w:val="Heading3"/>
        <w:spacing w:line="240" w:lineRule="atLeast"/>
        <w:rPr>
          <w:ins w:id="3955" w:author="Podhorsky, Milan (M.)" w:date="2022-05-09T17:30:00Z"/>
        </w:rPr>
      </w:pPr>
      <w:bookmarkStart w:id="3956" w:name="_Toc105779500"/>
      <w:ins w:id="3957" w:author="Podhorsky, Milan (M.)" w:date="2022-05-13T08:21:00Z">
        <w:r w:rsidRPr="008F5F6F">
          <w:t>ANC Microphone Passthrough Test (read/write)</w:t>
        </w:r>
      </w:ins>
      <w:bookmarkEnd w:id="3956"/>
    </w:p>
    <w:p w14:paraId="77EE5242" w14:textId="27F26408" w:rsidR="00C049DC" w:rsidDel="00B10847" w:rsidRDefault="00C049DC" w:rsidP="00CC09C5">
      <w:pPr>
        <w:pStyle w:val="Heading3"/>
        <w:numPr>
          <w:ilvl w:val="0"/>
          <w:numId w:val="0"/>
        </w:numPr>
        <w:spacing w:line="240" w:lineRule="atLeast"/>
        <w:ind w:left="734"/>
        <w:rPr>
          <w:del w:id="3958" w:author="Podhorsky, Milan (M.)" w:date="2022-03-29T15:21:00Z"/>
        </w:rPr>
      </w:pPr>
    </w:p>
    <w:p w14:paraId="4013E2C2" w14:textId="71C1248B" w:rsidR="00B10847" w:rsidRDefault="00B10847" w:rsidP="00CC09C5">
      <w:pPr>
        <w:pStyle w:val="ListParagraph"/>
        <w:numPr>
          <w:ilvl w:val="0"/>
          <w:numId w:val="38"/>
        </w:numPr>
        <w:spacing w:line="240" w:lineRule="atLeast"/>
        <w:ind w:leftChars="0"/>
        <w:rPr>
          <w:ins w:id="3959" w:author="Podhorsky, Milan (M.)" w:date="2022-05-13T08:21:00Z"/>
        </w:rPr>
      </w:pPr>
      <w:ins w:id="3960" w:author="Podhorsky, Milan (M.)" w:date="2022-05-13T08:20:00Z">
        <w:r>
          <w:t>Audience: Technician, Development</w:t>
        </w:r>
      </w:ins>
    </w:p>
    <w:p w14:paraId="32F0AD0A" w14:textId="77777777" w:rsidR="008F5F6F" w:rsidRDefault="008F5F6F" w:rsidP="00CC09C5">
      <w:pPr>
        <w:pStyle w:val="ListParagraph"/>
        <w:numPr>
          <w:ilvl w:val="0"/>
          <w:numId w:val="38"/>
        </w:numPr>
        <w:spacing w:line="240" w:lineRule="atLeast"/>
        <w:ind w:leftChars="0"/>
        <w:rPr>
          <w:ins w:id="3961" w:author="Podhorsky, Milan (M.)" w:date="2022-05-13T08:22:00Z"/>
        </w:rPr>
      </w:pPr>
      <w:ins w:id="3962" w:author="Podhorsky, Milan (M.)" w:date="2022-05-13T08:22:00Z">
        <w:r>
          <w:t xml:space="preserve">Purpose: Route selected microphone signal to output channel/level specified with an audio path through the ANC/PS/AVAS library. Used to measure the </w:t>
        </w:r>
        <w:proofErr w:type="gramStart"/>
        <w:r>
          <w:t>end to end</w:t>
        </w:r>
        <w:proofErr w:type="gramEnd"/>
        <w:r>
          <w:t xml:space="preserve"> audio signal latency and microphone gain / frequency response.</w:t>
        </w:r>
      </w:ins>
    </w:p>
    <w:p w14:paraId="4C24E206" w14:textId="602770F2" w:rsidR="008F5F6F" w:rsidRDefault="008F5F6F" w:rsidP="00CC09C5">
      <w:pPr>
        <w:pStyle w:val="ListParagraph"/>
        <w:numPr>
          <w:ilvl w:val="0"/>
          <w:numId w:val="38"/>
        </w:numPr>
        <w:spacing w:line="240" w:lineRule="atLeast"/>
        <w:ind w:leftChars="0"/>
        <w:rPr>
          <w:ins w:id="3963" w:author="Podhorsky, Milan (M.)" w:date="2022-05-13T08:26:00Z"/>
        </w:rPr>
      </w:pPr>
      <w:ins w:id="3964" w:author="Podhorsky, Milan (M.)" w:date="2022-05-13T08:22:00Z">
        <w:r>
          <w:t xml:space="preserve">Parameter: </w:t>
        </w:r>
      </w:ins>
      <w:ins w:id="3965" w:author="Podhorsky, Milan (M.)" w:date="2022-05-13T08:25:00Z">
        <w:r w:rsidR="00523546" w:rsidRPr="00523546">
          <w:t>Output channel 0 source.  A value of 0 = muted, 1=mic1, 2=mic2, 3=mic3, 4=mic4</w:t>
        </w:r>
      </w:ins>
    </w:p>
    <w:p w14:paraId="5889A8FA" w14:textId="01F60175" w:rsidR="00C00B97" w:rsidRDefault="00C00B97" w:rsidP="00CC09C5">
      <w:pPr>
        <w:pStyle w:val="ListParagraph"/>
        <w:numPr>
          <w:ilvl w:val="0"/>
          <w:numId w:val="38"/>
        </w:numPr>
        <w:spacing w:line="240" w:lineRule="atLeast"/>
        <w:ind w:leftChars="0"/>
        <w:rPr>
          <w:ins w:id="3966" w:author="Podhorsky, Milan (M.)" w:date="2022-05-13T08:26:00Z"/>
        </w:rPr>
      </w:pPr>
      <w:ins w:id="3967" w:author="Podhorsky, Milan (M.)" w:date="2022-05-13T08:26:00Z">
        <w:r>
          <w:t xml:space="preserve">Parameter: </w:t>
        </w:r>
        <w:r w:rsidRPr="00523546">
          <w:t xml:space="preserve">Output channel </w:t>
        </w:r>
      </w:ins>
      <w:ins w:id="3968" w:author="Podhorsky, Milan (M.)" w:date="2022-05-13T08:27:00Z">
        <w:r>
          <w:t>1</w:t>
        </w:r>
      </w:ins>
      <w:ins w:id="3969" w:author="Podhorsky, Milan (M.)" w:date="2022-05-13T08:26:00Z">
        <w:r w:rsidRPr="00523546">
          <w:t xml:space="preserve"> source.  A value of 0 = muted, 1=mic1, 2=mic2, 3=mic3, 4=mic4</w:t>
        </w:r>
      </w:ins>
    </w:p>
    <w:p w14:paraId="34247030" w14:textId="57CE3E23" w:rsidR="00C00B97" w:rsidRDefault="00C00B97" w:rsidP="00CC09C5">
      <w:pPr>
        <w:pStyle w:val="ListParagraph"/>
        <w:numPr>
          <w:ilvl w:val="0"/>
          <w:numId w:val="38"/>
        </w:numPr>
        <w:spacing w:line="240" w:lineRule="atLeast"/>
        <w:ind w:leftChars="0"/>
        <w:rPr>
          <w:ins w:id="3970" w:author="Podhorsky, Milan (M.)" w:date="2022-05-13T08:26:00Z"/>
        </w:rPr>
      </w:pPr>
      <w:ins w:id="3971" w:author="Podhorsky, Milan (M.)" w:date="2022-05-13T08:26:00Z">
        <w:r>
          <w:t xml:space="preserve">Parameter: </w:t>
        </w:r>
        <w:r w:rsidRPr="00523546">
          <w:t xml:space="preserve">Output channel </w:t>
        </w:r>
      </w:ins>
      <w:ins w:id="3972" w:author="Podhorsky, Milan (M.)" w:date="2022-05-13T08:27:00Z">
        <w:r>
          <w:t>2</w:t>
        </w:r>
      </w:ins>
      <w:ins w:id="3973" w:author="Podhorsky, Milan (M.)" w:date="2022-05-13T08:26:00Z">
        <w:r w:rsidRPr="00523546">
          <w:t xml:space="preserve"> source.  A value of 0 = muted, 1=mic1, 2=mic2, 3=mic3, 4=mic4</w:t>
        </w:r>
      </w:ins>
    </w:p>
    <w:p w14:paraId="74F0B475" w14:textId="1689644E" w:rsidR="00C00B97" w:rsidRDefault="00C00B97" w:rsidP="00CC09C5">
      <w:pPr>
        <w:pStyle w:val="ListParagraph"/>
        <w:numPr>
          <w:ilvl w:val="0"/>
          <w:numId w:val="38"/>
        </w:numPr>
        <w:spacing w:line="240" w:lineRule="atLeast"/>
        <w:ind w:leftChars="0"/>
        <w:rPr>
          <w:ins w:id="3974" w:author="Podhorsky, Milan (M.)" w:date="2022-05-13T08:26:00Z"/>
        </w:rPr>
      </w:pPr>
      <w:ins w:id="3975" w:author="Podhorsky, Milan (M.)" w:date="2022-05-13T08:26:00Z">
        <w:r>
          <w:t xml:space="preserve">Parameter: </w:t>
        </w:r>
        <w:r w:rsidRPr="00523546">
          <w:t xml:space="preserve">Output channel </w:t>
        </w:r>
      </w:ins>
      <w:ins w:id="3976" w:author="Podhorsky, Milan (M.)" w:date="2022-05-13T08:27:00Z">
        <w:r>
          <w:t>3</w:t>
        </w:r>
      </w:ins>
      <w:ins w:id="3977" w:author="Podhorsky, Milan (M.)" w:date="2022-05-13T08:26:00Z">
        <w:r w:rsidRPr="00523546">
          <w:t xml:space="preserve"> source.  A value of 0 = muted, 1=mic1, 2=mic2, 3=mic3, 4=mic4</w:t>
        </w:r>
      </w:ins>
    </w:p>
    <w:p w14:paraId="5147D03C" w14:textId="4F730C77" w:rsidR="00C00B97" w:rsidRDefault="00C00B97" w:rsidP="00CC09C5">
      <w:pPr>
        <w:pStyle w:val="ListParagraph"/>
        <w:numPr>
          <w:ilvl w:val="0"/>
          <w:numId w:val="38"/>
        </w:numPr>
        <w:spacing w:line="240" w:lineRule="atLeast"/>
        <w:ind w:leftChars="0"/>
        <w:rPr>
          <w:ins w:id="3978" w:author="Podhorsky, Milan (M.)" w:date="2022-05-13T08:26:00Z"/>
        </w:rPr>
      </w:pPr>
      <w:ins w:id="3979" w:author="Podhorsky, Milan (M.)" w:date="2022-05-13T08:26:00Z">
        <w:r>
          <w:t xml:space="preserve">Parameter: </w:t>
        </w:r>
        <w:r w:rsidRPr="00523546">
          <w:t xml:space="preserve">Output channel </w:t>
        </w:r>
      </w:ins>
      <w:ins w:id="3980" w:author="Podhorsky, Milan (M.)" w:date="2022-05-13T08:27:00Z">
        <w:r>
          <w:t>4</w:t>
        </w:r>
      </w:ins>
      <w:ins w:id="3981" w:author="Podhorsky, Milan (M.)" w:date="2022-05-13T08:26:00Z">
        <w:r w:rsidRPr="00523546">
          <w:t xml:space="preserve"> source.  A value of 0 = muted, 1=mic1, 2=mic2, 3=mic3, 4=mic4</w:t>
        </w:r>
      </w:ins>
    </w:p>
    <w:p w14:paraId="4B0C5EA5" w14:textId="4998D51D" w:rsidR="00C00B97" w:rsidRDefault="00C00B97" w:rsidP="00CC09C5">
      <w:pPr>
        <w:pStyle w:val="ListParagraph"/>
        <w:numPr>
          <w:ilvl w:val="0"/>
          <w:numId w:val="38"/>
        </w:numPr>
        <w:spacing w:line="240" w:lineRule="atLeast"/>
        <w:ind w:leftChars="0"/>
        <w:rPr>
          <w:ins w:id="3982" w:author="Podhorsky, Milan (M.)" w:date="2022-05-13T08:26:00Z"/>
        </w:rPr>
      </w:pPr>
      <w:ins w:id="3983" w:author="Podhorsky, Milan (M.)" w:date="2022-05-13T08:26:00Z">
        <w:r>
          <w:t xml:space="preserve">Parameter: </w:t>
        </w:r>
        <w:r w:rsidRPr="00523546">
          <w:t xml:space="preserve">Output channel </w:t>
        </w:r>
      </w:ins>
      <w:ins w:id="3984" w:author="Podhorsky, Milan (M.)" w:date="2022-05-13T08:27:00Z">
        <w:r>
          <w:t>5</w:t>
        </w:r>
      </w:ins>
      <w:ins w:id="3985" w:author="Podhorsky, Milan (M.)" w:date="2022-05-13T08:26:00Z">
        <w:r w:rsidRPr="00523546">
          <w:t xml:space="preserve"> source.  A value of 0 = muted, 1=mic1, 2=mic2, 3=mic3, 4=mic4</w:t>
        </w:r>
      </w:ins>
    </w:p>
    <w:p w14:paraId="3497B968" w14:textId="08A1A90F" w:rsidR="00C00B97" w:rsidRDefault="00C00B97" w:rsidP="00CC09C5">
      <w:pPr>
        <w:pStyle w:val="ListParagraph"/>
        <w:numPr>
          <w:ilvl w:val="0"/>
          <w:numId w:val="38"/>
        </w:numPr>
        <w:spacing w:line="240" w:lineRule="atLeast"/>
        <w:ind w:leftChars="0"/>
        <w:rPr>
          <w:ins w:id="3986" w:author="Podhorsky, Milan (M.)" w:date="2022-05-13T08:27:00Z"/>
        </w:rPr>
      </w:pPr>
      <w:ins w:id="3987" w:author="Podhorsky, Milan (M.)" w:date="2022-05-13T08:27:00Z">
        <w:r>
          <w:t xml:space="preserve">Parameter: </w:t>
        </w:r>
        <w:r w:rsidRPr="00523546">
          <w:t xml:space="preserve">Output channel </w:t>
        </w:r>
        <w:r>
          <w:t>6</w:t>
        </w:r>
        <w:r w:rsidRPr="00523546">
          <w:t xml:space="preserve"> source.  A value of 0 = muted, 1=mic1, 2=mic2, 3=mic3, 4=mic4</w:t>
        </w:r>
      </w:ins>
    </w:p>
    <w:p w14:paraId="6424DC70" w14:textId="4636CCDE" w:rsidR="00C00B97" w:rsidRDefault="00C00B97" w:rsidP="00CC09C5">
      <w:pPr>
        <w:pStyle w:val="ListParagraph"/>
        <w:numPr>
          <w:ilvl w:val="0"/>
          <w:numId w:val="38"/>
        </w:numPr>
        <w:spacing w:line="240" w:lineRule="atLeast"/>
        <w:ind w:leftChars="0"/>
        <w:rPr>
          <w:ins w:id="3988" w:author="Podhorsky, Milan (M.)" w:date="2022-05-13T08:28:00Z"/>
        </w:rPr>
      </w:pPr>
      <w:ins w:id="3989" w:author="Podhorsky, Milan (M.)" w:date="2022-05-13T08:27:00Z">
        <w:r>
          <w:t>Parameter: Output channel 0 amplitude.  A value of 0 = maximum attenuation, through 0xFF = 0dB attenuation</w:t>
        </w:r>
      </w:ins>
    </w:p>
    <w:p w14:paraId="7FC6C3FC" w14:textId="19693DE4" w:rsidR="00557A83" w:rsidRDefault="00557A83" w:rsidP="00CC09C5">
      <w:pPr>
        <w:pStyle w:val="ListParagraph"/>
        <w:numPr>
          <w:ilvl w:val="0"/>
          <w:numId w:val="38"/>
        </w:numPr>
        <w:spacing w:line="240" w:lineRule="atLeast"/>
        <w:ind w:leftChars="0"/>
        <w:rPr>
          <w:ins w:id="3990" w:author="Podhorsky, Milan (M.)" w:date="2022-05-13T08:28:00Z"/>
        </w:rPr>
      </w:pPr>
      <w:ins w:id="3991" w:author="Podhorsky, Milan (M.)" w:date="2022-05-13T08:28:00Z">
        <w:r>
          <w:t>Parameter: Output channel 1 amplitude.  A value of 0 = maximum attenuation, through 0xFF = 0dB attenuation</w:t>
        </w:r>
      </w:ins>
    </w:p>
    <w:p w14:paraId="0759865F" w14:textId="1D12A698" w:rsidR="00557A83" w:rsidRDefault="00557A83" w:rsidP="00CC09C5">
      <w:pPr>
        <w:pStyle w:val="ListParagraph"/>
        <w:numPr>
          <w:ilvl w:val="0"/>
          <w:numId w:val="38"/>
        </w:numPr>
        <w:spacing w:line="240" w:lineRule="atLeast"/>
        <w:ind w:leftChars="0"/>
        <w:rPr>
          <w:ins w:id="3992" w:author="Podhorsky, Milan (M.)" w:date="2022-05-13T08:28:00Z"/>
        </w:rPr>
      </w:pPr>
      <w:ins w:id="3993" w:author="Podhorsky, Milan (M.)" w:date="2022-05-13T08:28:00Z">
        <w:r>
          <w:t>Parameter: Output channel 2 amplitude.  A value of 0 = maximum attenuation, through 0xFF = 0dB attenuation</w:t>
        </w:r>
      </w:ins>
    </w:p>
    <w:p w14:paraId="1084ACAD" w14:textId="2CCF2C8C" w:rsidR="00557A83" w:rsidRDefault="00557A83" w:rsidP="00CC09C5">
      <w:pPr>
        <w:pStyle w:val="ListParagraph"/>
        <w:numPr>
          <w:ilvl w:val="0"/>
          <w:numId w:val="38"/>
        </w:numPr>
        <w:spacing w:line="240" w:lineRule="atLeast"/>
        <w:ind w:leftChars="0"/>
        <w:rPr>
          <w:ins w:id="3994" w:author="Podhorsky, Milan (M.)" w:date="2022-05-13T08:28:00Z"/>
        </w:rPr>
      </w:pPr>
      <w:ins w:id="3995" w:author="Podhorsky, Milan (M.)" w:date="2022-05-13T08:28:00Z">
        <w:r>
          <w:t>Parameter: Output channel 3 amplitude.  A value of 0 = maximum attenuation, through 0xFF = 0dB attenuation</w:t>
        </w:r>
      </w:ins>
    </w:p>
    <w:p w14:paraId="4CE12B3C" w14:textId="6D29ED15" w:rsidR="00557A83" w:rsidRDefault="00557A83" w:rsidP="00CC09C5">
      <w:pPr>
        <w:pStyle w:val="ListParagraph"/>
        <w:numPr>
          <w:ilvl w:val="0"/>
          <w:numId w:val="38"/>
        </w:numPr>
        <w:spacing w:line="240" w:lineRule="atLeast"/>
        <w:ind w:leftChars="0"/>
        <w:rPr>
          <w:ins w:id="3996" w:author="Podhorsky, Milan (M.)" w:date="2022-05-13T08:28:00Z"/>
        </w:rPr>
      </w:pPr>
      <w:ins w:id="3997" w:author="Podhorsky, Milan (M.)" w:date="2022-05-13T08:28:00Z">
        <w:r>
          <w:t>Parameter: Output channel 4 amplitude.  A value of 0 = maximum attenuation, through 0xFF = 0dB attenuation</w:t>
        </w:r>
      </w:ins>
    </w:p>
    <w:p w14:paraId="75447416" w14:textId="51698EC4" w:rsidR="00557A83" w:rsidRDefault="00557A83" w:rsidP="00CC09C5">
      <w:pPr>
        <w:pStyle w:val="ListParagraph"/>
        <w:numPr>
          <w:ilvl w:val="0"/>
          <w:numId w:val="38"/>
        </w:numPr>
        <w:spacing w:line="240" w:lineRule="atLeast"/>
        <w:ind w:leftChars="0"/>
        <w:rPr>
          <w:ins w:id="3998" w:author="Podhorsky, Milan (M.)" w:date="2022-05-13T08:28:00Z"/>
        </w:rPr>
      </w:pPr>
      <w:ins w:id="3999" w:author="Podhorsky, Milan (M.)" w:date="2022-05-13T08:28:00Z">
        <w:r>
          <w:t>Parameter: Output channel 5 amplitude.  A value of 0 = maximum attenuation, through 0xFF = 0dB attenuation</w:t>
        </w:r>
      </w:ins>
    </w:p>
    <w:p w14:paraId="5E266148" w14:textId="08A5F547" w:rsidR="00557A83" w:rsidRDefault="00557A83" w:rsidP="00CC09C5">
      <w:pPr>
        <w:pStyle w:val="ListParagraph"/>
        <w:numPr>
          <w:ilvl w:val="0"/>
          <w:numId w:val="38"/>
        </w:numPr>
        <w:spacing w:line="240" w:lineRule="atLeast"/>
        <w:ind w:leftChars="0"/>
        <w:rPr>
          <w:ins w:id="4000" w:author="Podhorsky, Milan (M.)" w:date="2022-05-13T08:28:00Z"/>
        </w:rPr>
      </w:pPr>
      <w:ins w:id="4001" w:author="Podhorsky, Milan (M.)" w:date="2022-05-13T08:28:00Z">
        <w:r>
          <w:t>Parameter: Output channel 6 amplitude.  A value of 0 = maximum attenuation, through 0xFF = 0dB attenuation</w:t>
        </w:r>
      </w:ins>
    </w:p>
    <w:p w14:paraId="3F5E38FD" w14:textId="77777777" w:rsidR="00557A83" w:rsidRDefault="00557A83" w:rsidP="00CC09C5">
      <w:pPr>
        <w:pStyle w:val="ListParagraph"/>
        <w:numPr>
          <w:ilvl w:val="0"/>
          <w:numId w:val="38"/>
        </w:numPr>
        <w:spacing w:line="240" w:lineRule="atLeast"/>
        <w:ind w:leftChars="0"/>
        <w:rPr>
          <w:ins w:id="4002" w:author="Podhorsky, Milan (M.)" w:date="2022-05-13T08:20:00Z"/>
        </w:rPr>
      </w:pPr>
    </w:p>
    <w:p w14:paraId="608BD109" w14:textId="74BAE7F4" w:rsidR="00CC3E73" w:rsidRDefault="00050B1D" w:rsidP="00CC09C5">
      <w:pPr>
        <w:spacing w:line="240" w:lineRule="atLeast"/>
        <w:rPr>
          <w:ins w:id="4003" w:author="Podhorsky, Milan (M.)" w:date="2022-05-13T08:23:00Z"/>
        </w:rPr>
      </w:pPr>
      <w:ins w:id="4004" w:author="Podhorsky, Milan (M.)" w:date="2022-05-13T08:23:00Z">
        <w:r>
          <w:t>Notes:</w:t>
        </w:r>
      </w:ins>
    </w:p>
    <w:p w14:paraId="52E48A48" w14:textId="3D13995E" w:rsidR="00CC3E73" w:rsidRDefault="00CC3E73" w:rsidP="00CC09C5">
      <w:pPr>
        <w:pStyle w:val="ListParagraph"/>
        <w:numPr>
          <w:ilvl w:val="0"/>
          <w:numId w:val="39"/>
        </w:numPr>
        <w:spacing w:line="240" w:lineRule="atLeast"/>
        <w:ind w:leftChars="0"/>
        <w:rPr>
          <w:ins w:id="4005" w:author="Podhorsky, Milan (M.)" w:date="2022-05-13T08:29:00Z"/>
        </w:rPr>
      </w:pPr>
      <w:ins w:id="4006" w:author="Podhorsky, Milan (M.)" w:date="2022-05-13T08:29:00Z">
        <w:r>
          <w:t>If a microphone(s) is not enabled through DE configuration, the corresponding input will be muted.</w:t>
        </w:r>
      </w:ins>
    </w:p>
    <w:p w14:paraId="1E5C46E4" w14:textId="41617579" w:rsidR="00050B1D" w:rsidRDefault="00050B1D" w:rsidP="00CC09C5">
      <w:pPr>
        <w:pStyle w:val="ListParagraph"/>
        <w:numPr>
          <w:ilvl w:val="0"/>
          <w:numId w:val="39"/>
        </w:numPr>
        <w:spacing w:line="240" w:lineRule="atLeast"/>
        <w:ind w:leftChars="0"/>
        <w:rPr>
          <w:ins w:id="4007" w:author="Podhorsky, Milan (M.)" w:date="2022-05-13T08:25:00Z"/>
        </w:rPr>
      </w:pPr>
      <w:ins w:id="4008" w:author="Podhorsky, Milan (M.)" w:date="2022-05-13T08:23:00Z">
        <w:r>
          <w:t>The presence of an acoustic tuning file (VBF) should not be a prerequisite to perform this test.</w:t>
        </w:r>
      </w:ins>
    </w:p>
    <w:p w14:paraId="02B4F4E6" w14:textId="7323D339" w:rsidR="00050B1D" w:rsidRDefault="00050B1D" w:rsidP="00CC09C5">
      <w:pPr>
        <w:pStyle w:val="ListParagraph"/>
        <w:numPr>
          <w:ilvl w:val="0"/>
          <w:numId w:val="39"/>
        </w:numPr>
        <w:spacing w:line="240" w:lineRule="atLeast"/>
        <w:ind w:leftChars="0"/>
        <w:rPr>
          <w:ins w:id="4009" w:author="Podhorsky, Milan (M.)" w:date="2022-05-13T08:23:00Z"/>
        </w:rPr>
      </w:pPr>
      <w:ins w:id="4010" w:author="Podhorsky, Milan (M.)" w:date="2022-05-13T08:25:00Z">
        <w:r>
          <w:t>When stopped, the system operation will return to normal.</w:t>
        </w:r>
      </w:ins>
    </w:p>
    <w:p w14:paraId="4D2B04AD" w14:textId="1ED43EDA" w:rsidR="00217A16" w:rsidRDefault="00217A16" w:rsidP="00CC09C5">
      <w:pPr>
        <w:spacing w:line="240" w:lineRule="atLeast"/>
        <w:rPr>
          <w:ins w:id="4011" w:author="Podhorsky, Milan (M.)" w:date="2022-05-13T08:20:00Z"/>
        </w:rPr>
      </w:pPr>
    </w:p>
    <w:p w14:paraId="4F7BE771" w14:textId="3C4904FA" w:rsidR="00B10847" w:rsidRDefault="00544722" w:rsidP="00CC09C5">
      <w:pPr>
        <w:pStyle w:val="Heading3"/>
        <w:spacing w:line="240" w:lineRule="atLeast"/>
        <w:rPr>
          <w:ins w:id="4012" w:author="Podhorsky, Milan (M.)" w:date="2022-05-13T08:43:00Z"/>
        </w:rPr>
      </w:pPr>
      <w:bookmarkStart w:id="4013" w:name="_Toc105779501"/>
      <w:ins w:id="4014" w:author="Podhorsky, Milan (M.)" w:date="2022-05-13T08:43:00Z">
        <w:r>
          <w:t>NVH Service Status (read)</w:t>
        </w:r>
        <w:bookmarkEnd w:id="4013"/>
      </w:ins>
    </w:p>
    <w:p w14:paraId="11FBAA30" w14:textId="258D39FE" w:rsidR="00997D89" w:rsidRDefault="00997D89" w:rsidP="00CC09C5">
      <w:pPr>
        <w:pStyle w:val="ListParagraph"/>
        <w:numPr>
          <w:ilvl w:val="0"/>
          <w:numId w:val="38"/>
        </w:numPr>
        <w:spacing w:line="240" w:lineRule="atLeast"/>
        <w:ind w:leftChars="0"/>
        <w:rPr>
          <w:ins w:id="4015" w:author="Podhorsky, Milan (M.)" w:date="2022-05-13T08:44:00Z"/>
        </w:rPr>
      </w:pPr>
      <w:ins w:id="4016" w:author="Podhorsky, Milan (M.)" w:date="2022-05-13T08:43:00Z">
        <w:r>
          <w:t>Audience: Technician, Development</w:t>
        </w:r>
      </w:ins>
    </w:p>
    <w:p w14:paraId="35F694A0" w14:textId="68761522" w:rsidR="00997D89" w:rsidRDefault="00997D89" w:rsidP="00CC09C5">
      <w:pPr>
        <w:pStyle w:val="ListParagraph"/>
        <w:numPr>
          <w:ilvl w:val="0"/>
          <w:numId w:val="38"/>
        </w:numPr>
        <w:spacing w:line="240" w:lineRule="atLeast"/>
        <w:ind w:leftChars="0"/>
        <w:rPr>
          <w:ins w:id="4017" w:author="Podhorsky, Milan (M.)" w:date="2022-05-13T08:45:00Z"/>
        </w:rPr>
      </w:pPr>
      <w:ins w:id="4018" w:author="Podhorsky, Milan (M.)" w:date="2022-05-13T08:44:00Z">
        <w:r>
          <w:t>Purpose: Returns current NVH Service status information</w:t>
        </w:r>
      </w:ins>
    </w:p>
    <w:p w14:paraId="1515AB9F" w14:textId="61E24A18" w:rsidR="005378EA" w:rsidRDefault="00571B85" w:rsidP="00CC09C5">
      <w:pPr>
        <w:pStyle w:val="ListParagraph"/>
        <w:numPr>
          <w:ilvl w:val="0"/>
          <w:numId w:val="38"/>
        </w:numPr>
        <w:spacing w:line="240" w:lineRule="atLeast"/>
        <w:ind w:leftChars="0"/>
        <w:rPr>
          <w:ins w:id="4019" w:author="Podhorsky, Milan (M.)" w:date="2022-05-13T08:45:00Z"/>
        </w:rPr>
      </w:pPr>
      <w:ins w:id="4020" w:author="Podhorsky, Milan (M.)" w:date="2022-05-13T08:47:00Z">
        <w:r>
          <w:t>Recommended p</w:t>
        </w:r>
      </w:ins>
      <w:ins w:id="4021" w:author="Podhorsky, Milan (M.)" w:date="2022-05-13T08:45:00Z">
        <w:r w:rsidR="005378EA">
          <w:t>arameters to include</w:t>
        </w:r>
      </w:ins>
      <w:ins w:id="4022" w:author="Podhorsky, Milan (M.)" w:date="2022-05-13T08:51:00Z">
        <w:r w:rsidR="00B97F72">
          <w:t xml:space="preserve"> (for ANC/PS/AVAS as applicable)</w:t>
        </w:r>
      </w:ins>
      <w:ins w:id="4023" w:author="Podhorsky, Milan (M.)" w:date="2022-05-13T08:45:00Z">
        <w:r w:rsidR="005378EA">
          <w:t>:</w:t>
        </w:r>
      </w:ins>
    </w:p>
    <w:p w14:paraId="515E6D77" w14:textId="5531EA85" w:rsidR="005378EA" w:rsidRDefault="005378EA" w:rsidP="00CC09C5">
      <w:pPr>
        <w:pStyle w:val="ListParagraph"/>
        <w:numPr>
          <w:ilvl w:val="1"/>
          <w:numId w:val="38"/>
        </w:numPr>
        <w:spacing w:line="240" w:lineRule="atLeast"/>
        <w:ind w:leftChars="0"/>
        <w:rPr>
          <w:ins w:id="4024" w:author="Podhorsky, Milan (M.)" w:date="2022-05-13T08:45:00Z"/>
        </w:rPr>
      </w:pPr>
      <w:ins w:id="4025" w:author="Podhorsky, Milan (M.)" w:date="2022-05-13T08:45:00Z">
        <w:r>
          <w:t>Initialization status</w:t>
        </w:r>
      </w:ins>
      <w:ins w:id="4026" w:author="Podhorsky, Milan (M.)" w:date="2022-05-13T08:47:00Z">
        <w:r w:rsidR="00571B85">
          <w:t>.</w:t>
        </w:r>
      </w:ins>
    </w:p>
    <w:p w14:paraId="61514B69" w14:textId="3A25BF8A" w:rsidR="005378EA" w:rsidRDefault="002A5B52" w:rsidP="00CC09C5">
      <w:pPr>
        <w:pStyle w:val="ListParagraph"/>
        <w:numPr>
          <w:ilvl w:val="1"/>
          <w:numId w:val="38"/>
        </w:numPr>
        <w:spacing w:line="240" w:lineRule="atLeast"/>
        <w:ind w:leftChars="0"/>
        <w:rPr>
          <w:ins w:id="4027" w:author="Podhorsky, Milan (M.)" w:date="2022-05-13T08:45:00Z"/>
        </w:rPr>
      </w:pPr>
      <w:ins w:id="4028" w:author="Podhorsky, Milan (M.)" w:date="2022-05-13T08:45:00Z">
        <w:r>
          <w:t>Library status / info</w:t>
        </w:r>
      </w:ins>
      <w:ins w:id="4029" w:author="Podhorsky, Milan (M.)" w:date="2022-05-13T08:47:00Z">
        <w:r w:rsidR="00571B85">
          <w:t>.</w:t>
        </w:r>
      </w:ins>
    </w:p>
    <w:p w14:paraId="637DDF17" w14:textId="486FB995" w:rsidR="002A5B52" w:rsidRDefault="00791576" w:rsidP="00CC09C5">
      <w:pPr>
        <w:pStyle w:val="ListParagraph"/>
        <w:numPr>
          <w:ilvl w:val="1"/>
          <w:numId w:val="38"/>
        </w:numPr>
        <w:spacing w:line="240" w:lineRule="atLeast"/>
        <w:ind w:leftChars="0"/>
        <w:rPr>
          <w:ins w:id="4030" w:author="Podhorsky, Milan (M.)" w:date="2022-05-13T08:46:00Z"/>
        </w:rPr>
      </w:pPr>
      <w:ins w:id="4031" w:author="Podhorsky, Milan (M.)" w:date="2022-05-13T08:54:00Z">
        <w:r>
          <w:t>Value</w:t>
        </w:r>
      </w:ins>
      <w:ins w:id="4032" w:author="Podhorsky, Milan (M.)" w:date="2022-05-13T08:45:00Z">
        <w:r w:rsidR="002A5B52">
          <w:t xml:space="preserve"> of </w:t>
        </w:r>
      </w:ins>
      <w:ins w:id="4033" w:author="Podhorsky, Milan (M.)" w:date="2022-05-13T08:46:00Z">
        <w:r w:rsidR="002A5B52">
          <w:t>enable VINs</w:t>
        </w:r>
      </w:ins>
      <w:ins w:id="4034" w:author="Podhorsky, Milan (M.)" w:date="2022-05-13T08:47:00Z">
        <w:r w:rsidR="00571B85">
          <w:t>.</w:t>
        </w:r>
      </w:ins>
    </w:p>
    <w:p w14:paraId="54EC9F10" w14:textId="1ECFE945" w:rsidR="006B2603" w:rsidRDefault="00791576" w:rsidP="00CC09C5">
      <w:pPr>
        <w:pStyle w:val="ListParagraph"/>
        <w:numPr>
          <w:ilvl w:val="1"/>
          <w:numId w:val="38"/>
        </w:numPr>
        <w:spacing w:line="240" w:lineRule="atLeast"/>
        <w:ind w:leftChars="0"/>
        <w:rPr>
          <w:ins w:id="4035" w:author="Podhorsky, Milan (M.)" w:date="2022-05-13T08:54:00Z"/>
        </w:rPr>
      </w:pPr>
      <w:ins w:id="4036" w:author="Podhorsky, Milan (M.)" w:date="2022-05-13T08:54:00Z">
        <w:r>
          <w:t>Value</w:t>
        </w:r>
      </w:ins>
      <w:ins w:id="4037" w:author="Podhorsky, Milan (M.)" w:date="2022-05-13T08:46:00Z">
        <w:r w:rsidR="006B2603">
          <w:t xml:space="preserve"> of derived VINs read</w:t>
        </w:r>
      </w:ins>
      <w:ins w:id="4038" w:author="Podhorsky, Milan (M.)" w:date="2022-05-13T08:47:00Z">
        <w:r w:rsidR="00571B85">
          <w:t>.</w:t>
        </w:r>
      </w:ins>
    </w:p>
    <w:p w14:paraId="2934AC66" w14:textId="0E0FF483" w:rsidR="001417C5" w:rsidRDefault="001417C5" w:rsidP="00CC09C5">
      <w:pPr>
        <w:pStyle w:val="ListParagraph"/>
        <w:numPr>
          <w:ilvl w:val="1"/>
          <w:numId w:val="38"/>
        </w:numPr>
        <w:spacing w:line="240" w:lineRule="atLeast"/>
        <w:ind w:leftChars="0"/>
        <w:rPr>
          <w:ins w:id="4039" w:author="Podhorsky, Milan (M.)" w:date="2022-05-13T08:46:00Z"/>
        </w:rPr>
      </w:pPr>
      <w:ins w:id="4040" w:author="Podhorsky, Milan (M.)" w:date="2022-05-13T08:54:00Z">
        <w:r>
          <w:t>Value of c</w:t>
        </w:r>
      </w:ins>
      <w:ins w:id="4041" w:author="Podhorsky, Milan (M.)" w:date="2022-05-13T08:55:00Z">
        <w:r>
          <w:t>alculated VINs such as Sound State.</w:t>
        </w:r>
      </w:ins>
    </w:p>
    <w:p w14:paraId="51242446" w14:textId="431E2764" w:rsidR="006B2603" w:rsidRDefault="006B2603" w:rsidP="00CC09C5">
      <w:pPr>
        <w:pStyle w:val="ListParagraph"/>
        <w:numPr>
          <w:ilvl w:val="1"/>
          <w:numId w:val="38"/>
        </w:numPr>
        <w:spacing w:line="240" w:lineRule="atLeast"/>
        <w:ind w:leftChars="0"/>
        <w:rPr>
          <w:ins w:id="4042" w:author="Podhorsky, Milan (M.)" w:date="2022-05-13T08:46:00Z"/>
        </w:rPr>
      </w:pPr>
      <w:ins w:id="4043" w:author="Podhorsky, Milan (M.)" w:date="2022-05-13T08:46:00Z">
        <w:r>
          <w:t xml:space="preserve">Fault </w:t>
        </w:r>
      </w:ins>
      <w:ins w:id="4044" w:author="Podhorsky, Milan (M.)" w:date="2022-05-13T08:53:00Z">
        <w:r w:rsidR="004C070E">
          <w:t xml:space="preserve">/ exception </w:t>
        </w:r>
      </w:ins>
      <w:ins w:id="4045" w:author="Podhorsky, Milan (M.)" w:date="2022-05-13T08:46:00Z">
        <w:r>
          <w:t>status</w:t>
        </w:r>
      </w:ins>
      <w:ins w:id="4046" w:author="Podhorsky, Milan (M.)" w:date="2022-05-13T08:47:00Z">
        <w:r w:rsidR="00571B85">
          <w:t>.</w:t>
        </w:r>
      </w:ins>
    </w:p>
    <w:p w14:paraId="733670FE" w14:textId="1523EB95" w:rsidR="006B2603" w:rsidRDefault="006B2603" w:rsidP="00CC09C5">
      <w:pPr>
        <w:pStyle w:val="ListParagraph"/>
        <w:numPr>
          <w:ilvl w:val="1"/>
          <w:numId w:val="38"/>
        </w:numPr>
        <w:spacing w:line="240" w:lineRule="atLeast"/>
        <w:ind w:leftChars="0"/>
        <w:rPr>
          <w:ins w:id="4047" w:author="Podhorsky, Milan (M.)" w:date="2022-05-13T08:55:00Z"/>
        </w:rPr>
      </w:pPr>
      <w:ins w:id="4048" w:author="Podhorsky, Milan (M.)" w:date="2022-05-13T08:46:00Z">
        <w:r>
          <w:t xml:space="preserve">Status of </w:t>
        </w:r>
        <w:r w:rsidR="00571B85">
          <w:t>dependent services (as applicable).</w:t>
        </w:r>
      </w:ins>
    </w:p>
    <w:p w14:paraId="1E116A21" w14:textId="34E40250" w:rsidR="001417C5" w:rsidRDefault="001417C5" w:rsidP="00CC09C5">
      <w:pPr>
        <w:pStyle w:val="ListParagraph"/>
        <w:numPr>
          <w:ilvl w:val="1"/>
          <w:numId w:val="38"/>
        </w:numPr>
        <w:spacing w:line="240" w:lineRule="atLeast"/>
        <w:ind w:leftChars="0"/>
        <w:rPr>
          <w:ins w:id="4049" w:author="Podhorsky, Milan (M.)" w:date="2022-05-13T08:56:00Z"/>
        </w:rPr>
      </w:pPr>
      <w:ins w:id="4050" w:author="Podhorsky, Milan (M.)" w:date="2022-05-13T08:55:00Z">
        <w:r>
          <w:t>Heartbeat counter</w:t>
        </w:r>
        <w:r w:rsidR="005505F0">
          <w:t>(s) value.</w:t>
        </w:r>
      </w:ins>
    </w:p>
    <w:p w14:paraId="2A39830B" w14:textId="4864AF02" w:rsidR="004655BE" w:rsidRDefault="004655BE" w:rsidP="00CC09C5">
      <w:pPr>
        <w:pStyle w:val="ListParagraph"/>
        <w:numPr>
          <w:ilvl w:val="1"/>
          <w:numId w:val="38"/>
        </w:numPr>
        <w:spacing w:line="240" w:lineRule="atLeast"/>
        <w:ind w:leftChars="0"/>
        <w:rPr>
          <w:ins w:id="4051" w:author="Podhorsky, Milan (M.)" w:date="2022-05-13T08:57:00Z"/>
        </w:rPr>
      </w:pPr>
      <w:ins w:id="4052" w:author="Podhorsky, Milan (M.)" w:date="2022-05-13T08:56:00Z">
        <w:r>
          <w:t xml:space="preserve">Additional </w:t>
        </w:r>
        <w:r w:rsidR="00B67148">
          <w:t>informatio</w:t>
        </w:r>
      </w:ins>
      <w:ins w:id="4053" w:author="Podhorsky, Milan (M.)" w:date="2022-05-13T08:57:00Z">
        <w:r w:rsidR="00B67148">
          <w:t xml:space="preserve">n which would be useful in troubleshooting </w:t>
        </w:r>
        <w:r w:rsidR="00C04D05">
          <w:t>issues.</w:t>
        </w:r>
      </w:ins>
    </w:p>
    <w:p w14:paraId="599AB285" w14:textId="2C1C659A" w:rsidR="00C04D05" w:rsidRDefault="00B04B2D" w:rsidP="00CC09C5">
      <w:pPr>
        <w:spacing w:line="240" w:lineRule="atLeast"/>
        <w:rPr>
          <w:ins w:id="4054" w:author="Podhorsky, Milan (M.)" w:date="2022-05-13T08:59:00Z"/>
        </w:rPr>
      </w:pPr>
      <w:ins w:id="4055" w:author="Podhorsky, Milan (M.)" w:date="2022-05-13T08:59:00Z">
        <w:r>
          <w:t>Notes:</w:t>
        </w:r>
      </w:ins>
    </w:p>
    <w:p w14:paraId="58727F50" w14:textId="778AADD1" w:rsidR="00B04B2D" w:rsidRDefault="0081680E" w:rsidP="00CC09C5">
      <w:pPr>
        <w:pStyle w:val="ListParagraph"/>
        <w:numPr>
          <w:ilvl w:val="0"/>
          <w:numId w:val="40"/>
        </w:numPr>
        <w:spacing w:line="240" w:lineRule="atLeast"/>
        <w:ind w:leftChars="0"/>
        <w:rPr>
          <w:ins w:id="4056" w:author="Podhorsky, Milan (M.)" w:date="2022-05-13T09:02:00Z"/>
        </w:rPr>
      </w:pPr>
      <w:ins w:id="4057" w:author="Podhorsky, Milan (M.)" w:date="2022-05-13T09:00:00Z">
        <w:r>
          <w:t>The contents returned will be of vital importance to</w:t>
        </w:r>
      </w:ins>
      <w:ins w:id="4058" w:author="Podhorsky, Milan (M.)" w:date="2022-05-13T09:01:00Z">
        <w:r w:rsidR="005D70E4">
          <w:t xml:space="preserve"> aid in</w:t>
        </w:r>
      </w:ins>
      <w:ins w:id="4059" w:author="Podhorsky, Milan (M.)" w:date="2022-05-13T09:00:00Z">
        <w:r>
          <w:t xml:space="preserve"> troubleshooting </w:t>
        </w:r>
      </w:ins>
      <w:ins w:id="4060" w:author="Podhorsky, Milan (M.)" w:date="2022-05-13T09:01:00Z">
        <w:r w:rsidR="005D70E4">
          <w:t>defects</w:t>
        </w:r>
        <w:r w:rsidR="0076401A">
          <w:t xml:space="preserve">; and </w:t>
        </w:r>
        <w:proofErr w:type="gramStart"/>
        <w:r w:rsidR="0076401A">
          <w:t>thus</w:t>
        </w:r>
        <w:proofErr w:type="gramEnd"/>
        <w:r w:rsidR="0076401A">
          <w:t xml:space="preserve"> the software team is encouraged to </w:t>
        </w:r>
      </w:ins>
      <w:ins w:id="4061" w:author="Podhorsky, Milan (M.)" w:date="2022-05-13T09:02:00Z">
        <w:r w:rsidR="00235E43">
          <w:t>add parameters as</w:t>
        </w:r>
        <w:r w:rsidR="005F60E1">
          <w:t xml:space="preserve"> needed.</w:t>
        </w:r>
      </w:ins>
    </w:p>
    <w:p w14:paraId="1E3B2FED" w14:textId="6A394CEE" w:rsidR="005F60E1" w:rsidRDefault="00825908" w:rsidP="00CC09C5">
      <w:pPr>
        <w:pStyle w:val="ListParagraph"/>
        <w:numPr>
          <w:ilvl w:val="0"/>
          <w:numId w:val="40"/>
        </w:numPr>
        <w:spacing w:line="240" w:lineRule="atLeast"/>
        <w:ind w:leftChars="0"/>
        <w:rPr>
          <w:ins w:id="4062" w:author="Podhorsky, Milan (M.)" w:date="2022-05-13T08:43:00Z"/>
        </w:rPr>
      </w:pPr>
      <w:ins w:id="4063" w:author="Podhorsky, Milan (M.)" w:date="2022-05-13T09:03:00Z">
        <w:r>
          <w:t>Analyt</w:t>
        </w:r>
      </w:ins>
      <w:ins w:id="4064" w:author="Podhorsky, Milan (M.)" w:date="2022-05-13T09:04:00Z">
        <w:r>
          <w:t xml:space="preserve">ic </w:t>
        </w:r>
      </w:ins>
      <w:ins w:id="4065" w:author="Podhorsky, Milan (M.)" w:date="2022-05-13T09:03:00Z">
        <w:r w:rsidR="005F60E1">
          <w:t xml:space="preserve">diagnostic </w:t>
        </w:r>
      </w:ins>
      <w:ins w:id="4066" w:author="Podhorsky, Milan (M.)" w:date="2022-05-13T09:04:00Z">
        <w:del w:id="4067" w:author="Arun Saminathan" w:date="2022-06-10T18:51:00Z">
          <w:r w:rsidDel="00FD2991">
            <w:delText>logworthy</w:delText>
          </w:r>
        </w:del>
      </w:ins>
      <w:ins w:id="4068" w:author="Arun Saminathan" w:date="2022-06-10T18:51:00Z">
        <w:r w:rsidR="00FD2991">
          <w:t>log worthy</w:t>
        </w:r>
      </w:ins>
      <w:ins w:id="4069" w:author="Podhorsky, Milan (M.)" w:date="2022-05-13T09:04:00Z">
        <w:r>
          <w:t xml:space="preserve"> </w:t>
        </w:r>
      </w:ins>
      <w:ins w:id="4070" w:author="Podhorsky, Milan (M.)" w:date="2022-05-13T09:03:00Z">
        <w:r w:rsidR="005F60E1">
          <w:t>events should include t</w:t>
        </w:r>
        <w:r w:rsidR="00887EA3">
          <w:t>his status.</w:t>
        </w:r>
      </w:ins>
    </w:p>
    <w:p w14:paraId="1FE71982" w14:textId="77777777" w:rsidR="00544722" w:rsidRDefault="00544722" w:rsidP="00CC09C5">
      <w:pPr>
        <w:spacing w:line="240" w:lineRule="atLeast"/>
        <w:rPr>
          <w:ins w:id="4071" w:author="Podhorsky, Milan (M.)" w:date="2022-05-13T08:20:00Z"/>
        </w:rPr>
      </w:pPr>
    </w:p>
    <w:p w14:paraId="1440FEE0" w14:textId="30D70D4F" w:rsidR="00BA3167" w:rsidRPr="00442914" w:rsidDel="00CA2700" w:rsidRDefault="00F266A6" w:rsidP="00CC09C5">
      <w:pPr>
        <w:pStyle w:val="Heading1"/>
        <w:spacing w:line="240" w:lineRule="atLeast"/>
        <w:rPr>
          <w:del w:id="4072" w:author="Podhorsky, Milan (M.)" w:date="2022-03-29T15:21:00Z"/>
        </w:rPr>
      </w:pPr>
      <w:del w:id="4073" w:author="Podhorsky, Milan (M.)" w:date="2022-03-29T15:21:00Z">
        <w:r w:rsidDel="00CA2700">
          <w:delText>placeholder</w:delText>
        </w:r>
      </w:del>
    </w:p>
    <w:p w14:paraId="0F1F7F04" w14:textId="194DA2BB" w:rsidR="00427409" w:rsidDel="00CA2700" w:rsidRDefault="00427409" w:rsidP="00CC09C5">
      <w:pPr>
        <w:pStyle w:val="Heading4"/>
        <w:spacing w:line="240" w:lineRule="atLeast"/>
        <w:rPr>
          <w:del w:id="4074" w:author="Podhorsky, Milan (M.)" w:date="2022-03-29T15:21:00Z"/>
        </w:rPr>
      </w:pPr>
      <w:bookmarkStart w:id="4075" w:name="_Toc70526875"/>
      <w:bookmarkStart w:id="4076" w:name="_Toc70542624"/>
      <w:bookmarkStart w:id="4077" w:name="_Toc70617023"/>
      <w:bookmarkStart w:id="4078" w:name="_Toc70640731"/>
      <w:bookmarkStart w:id="4079" w:name="_Toc70662869"/>
      <w:bookmarkStart w:id="4080" w:name="_Toc70664087"/>
      <w:bookmarkStart w:id="4081" w:name="_Toc70665115"/>
      <w:bookmarkStart w:id="4082" w:name="_Toc70670109"/>
      <w:bookmarkStart w:id="4083" w:name="_Toc70672492"/>
      <w:bookmarkStart w:id="4084" w:name="_Toc70676848"/>
      <w:bookmarkStart w:id="4085" w:name="_Toc70677063"/>
      <w:bookmarkStart w:id="4086" w:name="_Toc70678385"/>
      <w:bookmarkStart w:id="4087" w:name="_Toc70526876"/>
      <w:bookmarkStart w:id="4088" w:name="_Toc70542625"/>
      <w:bookmarkStart w:id="4089" w:name="_Toc70617024"/>
      <w:bookmarkStart w:id="4090" w:name="_Toc70640732"/>
      <w:bookmarkStart w:id="4091" w:name="_Toc70662870"/>
      <w:bookmarkStart w:id="4092" w:name="_Toc70664088"/>
      <w:bookmarkStart w:id="4093" w:name="_Toc70665116"/>
      <w:bookmarkStart w:id="4094" w:name="_Toc70670110"/>
      <w:bookmarkStart w:id="4095" w:name="_Toc70672493"/>
      <w:bookmarkStart w:id="4096" w:name="_Toc70676849"/>
      <w:bookmarkStart w:id="4097" w:name="_Toc70677064"/>
      <w:bookmarkStart w:id="4098" w:name="_Toc70678386"/>
      <w:bookmarkStart w:id="4099" w:name="_Toc70526877"/>
      <w:bookmarkStart w:id="4100" w:name="_Toc70542626"/>
      <w:bookmarkStart w:id="4101" w:name="_Toc70617025"/>
      <w:bookmarkStart w:id="4102" w:name="_Toc70640733"/>
      <w:bookmarkStart w:id="4103" w:name="_Toc70662871"/>
      <w:bookmarkStart w:id="4104" w:name="_Toc70664089"/>
      <w:bookmarkStart w:id="4105" w:name="_Toc70665117"/>
      <w:bookmarkStart w:id="4106" w:name="_Toc70670111"/>
      <w:bookmarkStart w:id="4107" w:name="_Toc70672494"/>
      <w:bookmarkStart w:id="4108" w:name="_Toc70676850"/>
      <w:bookmarkStart w:id="4109" w:name="_Toc70677065"/>
      <w:bookmarkStart w:id="4110" w:name="_Toc70678387"/>
      <w:bookmarkStart w:id="4111" w:name="_Toc70526878"/>
      <w:bookmarkStart w:id="4112" w:name="_Toc70542627"/>
      <w:bookmarkStart w:id="4113" w:name="_Toc70617026"/>
      <w:bookmarkStart w:id="4114" w:name="_Toc70640734"/>
      <w:bookmarkStart w:id="4115" w:name="_Toc70662872"/>
      <w:bookmarkStart w:id="4116" w:name="_Toc70664090"/>
      <w:bookmarkStart w:id="4117" w:name="_Toc70665118"/>
      <w:bookmarkStart w:id="4118" w:name="_Toc70670112"/>
      <w:bookmarkStart w:id="4119" w:name="_Toc70672495"/>
      <w:bookmarkStart w:id="4120" w:name="_Toc70676851"/>
      <w:bookmarkStart w:id="4121" w:name="_Toc70677066"/>
      <w:bookmarkStart w:id="4122" w:name="_Toc70678388"/>
      <w:bookmarkStart w:id="4123" w:name="_Toc99024858"/>
      <w:bookmarkStart w:id="4124" w:name="_Toc99024859"/>
      <w:bookmarkStart w:id="4125" w:name="_Toc99024860"/>
      <w:bookmarkStart w:id="4126" w:name="_Toc99024861"/>
      <w:bookmarkStart w:id="4127" w:name="_Toc99024862"/>
      <w:bookmarkStart w:id="4128" w:name="_Toc99024863"/>
      <w:bookmarkStart w:id="4129" w:name="_Toc99024864"/>
      <w:bookmarkStart w:id="4130" w:name="_Toc99024865"/>
      <w:bookmarkStart w:id="4131" w:name="_Toc99024866"/>
      <w:bookmarkStart w:id="4132" w:name="_Toc99024867"/>
      <w:bookmarkStart w:id="4133" w:name="_Toc99024868"/>
      <w:bookmarkStart w:id="4134" w:name="_Toc99024869"/>
      <w:bookmarkStart w:id="4135" w:name="_Toc99024870"/>
      <w:bookmarkStart w:id="4136" w:name="_Toc99024871"/>
      <w:bookmarkStart w:id="4137" w:name="_Toc99024872"/>
      <w:bookmarkStart w:id="4138" w:name="_Toc99024873"/>
      <w:bookmarkStart w:id="4139" w:name="_Toc99024874"/>
      <w:bookmarkStart w:id="4140" w:name="_Toc99024875"/>
      <w:bookmarkStart w:id="4141" w:name="_Toc99024876"/>
      <w:bookmarkStart w:id="4142" w:name="_Toc99024930"/>
      <w:bookmarkStart w:id="4143" w:name="_Toc99025413"/>
      <w:bookmarkStart w:id="4144" w:name="_Toc99025455"/>
      <w:bookmarkStart w:id="4145" w:name="_Toc99025483"/>
      <w:bookmarkStart w:id="4146" w:name="_Toc99025490"/>
      <w:bookmarkStart w:id="4147" w:name="_Toc99025497"/>
      <w:bookmarkStart w:id="4148" w:name="_Toc99025504"/>
      <w:bookmarkStart w:id="4149" w:name="_Toc99025505"/>
      <w:bookmarkStart w:id="4150" w:name="_Toc99025506"/>
      <w:bookmarkStart w:id="4151" w:name="_Toc99025507"/>
      <w:bookmarkStart w:id="4152" w:name="_Toc99025508"/>
      <w:bookmarkStart w:id="4153" w:name="_Toc99025509"/>
      <w:bookmarkStart w:id="4154" w:name="_Toc99025510"/>
      <w:bookmarkStart w:id="4155" w:name="_Toc99025511"/>
      <w:bookmarkStart w:id="4156" w:name="_Toc99025512"/>
      <w:bookmarkStart w:id="4157" w:name="_Toc99025513"/>
      <w:bookmarkStart w:id="4158" w:name="_Toc99025514"/>
      <w:bookmarkStart w:id="4159" w:name="_Toc99025515"/>
      <w:bookmarkStart w:id="4160" w:name="_Toc99025516"/>
      <w:bookmarkStart w:id="4161" w:name="_Toc99025517"/>
      <w:bookmarkStart w:id="4162" w:name="_Toc99025518"/>
      <w:bookmarkStart w:id="4163" w:name="_Toc99025519"/>
      <w:bookmarkStart w:id="4164" w:name="_Toc99025520"/>
      <w:bookmarkStart w:id="4165" w:name="_Toc99025521"/>
      <w:bookmarkStart w:id="4166" w:name="_Toc99025522"/>
      <w:bookmarkStart w:id="4167" w:name="_Toc99025523"/>
      <w:bookmarkStart w:id="4168" w:name="_Toc99025524"/>
      <w:bookmarkStart w:id="4169" w:name="_Toc99025525"/>
      <w:bookmarkStart w:id="4170" w:name="_Toc99025526"/>
      <w:bookmarkStart w:id="4171" w:name="_Toc99025527"/>
      <w:bookmarkStart w:id="4172" w:name="_Toc99025528"/>
      <w:bookmarkStart w:id="4173" w:name="_Toc99025529"/>
      <w:bookmarkStart w:id="4174" w:name="_Toc99025530"/>
      <w:bookmarkStart w:id="4175" w:name="_Toc99025531"/>
      <w:bookmarkStart w:id="4176" w:name="_Toc99025532"/>
      <w:bookmarkStart w:id="4177" w:name="_Toc99025533"/>
      <w:bookmarkStart w:id="4178" w:name="_Toc99025534"/>
      <w:bookmarkStart w:id="4179" w:name="_Toc99025535"/>
      <w:bookmarkStart w:id="4180" w:name="_Toc99025554"/>
      <w:bookmarkStart w:id="4181" w:name="_Toc99025555"/>
      <w:bookmarkStart w:id="4182" w:name="_Toc99025556"/>
      <w:bookmarkStart w:id="4183" w:name="_Toc99025557"/>
      <w:bookmarkStart w:id="4184" w:name="_Toc99025558"/>
      <w:bookmarkStart w:id="4185" w:name="_Toc99025559"/>
      <w:bookmarkStart w:id="4186" w:name="_Toc99025569"/>
      <w:bookmarkStart w:id="4187" w:name="_Toc99025570"/>
      <w:bookmarkStart w:id="4188" w:name="_Toc99025571"/>
      <w:bookmarkStart w:id="4189" w:name="_Toc99025572"/>
      <w:bookmarkStart w:id="4190" w:name="_Toc99025573"/>
      <w:bookmarkStart w:id="4191" w:name="_Toc99025574"/>
      <w:bookmarkStart w:id="4192" w:name="_Toc99025575"/>
      <w:bookmarkStart w:id="4193" w:name="_Toc99025588"/>
      <w:bookmarkStart w:id="4194" w:name="_Toc99025589"/>
      <w:bookmarkStart w:id="4195" w:name="_Toc99025590"/>
      <w:bookmarkStart w:id="4196" w:name="_Toc99025591"/>
      <w:bookmarkStart w:id="4197" w:name="_Toc99025592"/>
      <w:bookmarkStart w:id="4198" w:name="_Toc99025593"/>
      <w:bookmarkStart w:id="4199" w:name="_Toc99025594"/>
      <w:bookmarkStart w:id="4200" w:name="_Toc99025595"/>
      <w:bookmarkStart w:id="4201" w:name="_Toc99025610"/>
      <w:bookmarkStart w:id="4202" w:name="_Toc99025611"/>
      <w:bookmarkStart w:id="4203" w:name="_Toc99025612"/>
      <w:bookmarkStart w:id="4204" w:name="_Toc99025613"/>
      <w:bookmarkStart w:id="4205" w:name="_Toc99025614"/>
      <w:bookmarkStart w:id="4206" w:name="_Toc99025630"/>
      <w:bookmarkStart w:id="4207" w:name="_Toc99025631"/>
      <w:bookmarkStart w:id="4208" w:name="_Toc99025632"/>
      <w:bookmarkStart w:id="4209" w:name="_Toc99025633"/>
      <w:bookmarkStart w:id="4210" w:name="_Toc99025634"/>
      <w:bookmarkStart w:id="4211" w:name="_Toc99025635"/>
      <w:bookmarkStart w:id="4212" w:name="_Toc99025651"/>
      <w:bookmarkStart w:id="4213" w:name="_Toc99025652"/>
      <w:bookmarkStart w:id="4214" w:name="_Toc99025653"/>
      <w:bookmarkStart w:id="4215" w:name="_Toc99025654"/>
      <w:bookmarkStart w:id="4216" w:name="_Toc99025655"/>
      <w:bookmarkStart w:id="4217" w:name="_Toc99025656"/>
      <w:bookmarkStart w:id="4218" w:name="_Toc99025672"/>
      <w:bookmarkStart w:id="4219" w:name="_Toc99025673"/>
      <w:bookmarkStart w:id="4220" w:name="_Toc99025674"/>
      <w:bookmarkStart w:id="4221" w:name="_Toc99025675"/>
      <w:bookmarkStart w:id="4222" w:name="_Toc99025676"/>
      <w:bookmarkStart w:id="4223" w:name="_Toc99025677"/>
      <w:bookmarkStart w:id="4224" w:name="_Toc99025678"/>
      <w:bookmarkStart w:id="4225" w:name="_Toc99025679"/>
      <w:bookmarkStart w:id="4226" w:name="_Toc99025680"/>
      <w:bookmarkStart w:id="4227" w:name="_Toc99025681"/>
      <w:bookmarkStart w:id="4228" w:name="_Toc99025697"/>
      <w:bookmarkStart w:id="4229" w:name="_Toc99025698"/>
      <w:bookmarkStart w:id="4230" w:name="_Toc99025699"/>
      <w:bookmarkStart w:id="4231" w:name="_Toc99025700"/>
      <w:bookmarkStart w:id="4232" w:name="_Toc99025701"/>
      <w:bookmarkStart w:id="4233" w:name="_Toc99025702"/>
      <w:bookmarkStart w:id="4234" w:name="_Toc99025716"/>
      <w:bookmarkStart w:id="4235" w:name="_Toc99025717"/>
      <w:bookmarkStart w:id="4236" w:name="_Toc99025718"/>
      <w:bookmarkStart w:id="4237" w:name="_Toc99025719"/>
      <w:bookmarkStart w:id="4238" w:name="_Toc99025720"/>
      <w:bookmarkStart w:id="4239" w:name="_Toc99025721"/>
      <w:bookmarkStart w:id="4240" w:name="_Toc99025722"/>
      <w:bookmarkStart w:id="4241" w:name="_Toc99025734"/>
      <w:bookmarkStart w:id="4242" w:name="_Toc99025735"/>
      <w:bookmarkStart w:id="4243" w:name="_Toc99025736"/>
      <w:bookmarkStart w:id="4244" w:name="_Toc99025737"/>
      <w:bookmarkStart w:id="4245" w:name="_Toc99025738"/>
      <w:bookmarkStart w:id="4246" w:name="_Toc99025739"/>
      <w:bookmarkStart w:id="4247" w:name="_Toc99025751"/>
      <w:bookmarkStart w:id="4248" w:name="_Toc99025752"/>
      <w:bookmarkStart w:id="4249" w:name="_Toc99025753"/>
      <w:bookmarkStart w:id="4250" w:name="_Toc99025754"/>
      <w:bookmarkStart w:id="4251" w:name="_Toc99025755"/>
      <w:bookmarkStart w:id="4252" w:name="_Toc99025756"/>
      <w:bookmarkStart w:id="4253" w:name="_Toc99025764"/>
      <w:bookmarkStart w:id="4254" w:name="_Toc99025765"/>
      <w:bookmarkStart w:id="4255" w:name="_Toc99025766"/>
      <w:bookmarkStart w:id="4256" w:name="_Toc99025767"/>
      <w:bookmarkStart w:id="4257" w:name="_Toc99025768"/>
      <w:bookmarkStart w:id="4258" w:name="_Toc99025769"/>
      <w:bookmarkStart w:id="4259" w:name="_Toc99025770"/>
      <w:bookmarkStart w:id="4260" w:name="_Toc99025771"/>
      <w:bookmarkStart w:id="4261" w:name="Missing_Msg_List"/>
      <w:bookmarkStart w:id="4262" w:name="Missing_Msg_Summary_Table"/>
      <w:bookmarkStart w:id="4263" w:name="_Toc99025772"/>
      <w:bookmarkStart w:id="4264" w:name="_Toc99025773"/>
      <w:bookmarkStart w:id="4265" w:name="_Toc99025774"/>
      <w:bookmarkStart w:id="4266" w:name="_Toc99025775"/>
      <w:bookmarkStart w:id="4267" w:name="_Toc95209436"/>
      <w:bookmarkStart w:id="4268" w:name="_Toc95389034"/>
      <w:bookmarkStart w:id="4269" w:name="_Toc95498022"/>
      <w:bookmarkStart w:id="4270" w:name="_Toc95586299"/>
      <w:bookmarkStart w:id="4271" w:name="_Toc95634764"/>
      <w:bookmarkStart w:id="4272" w:name="_Toc95643727"/>
      <w:bookmarkStart w:id="4273" w:name="_Toc95667864"/>
      <w:bookmarkStart w:id="4274" w:name="_Toc95668814"/>
      <w:bookmarkStart w:id="4275" w:name="_Toc95691385"/>
      <w:bookmarkStart w:id="4276" w:name="_Toc95209437"/>
      <w:bookmarkStart w:id="4277" w:name="_Toc95389035"/>
      <w:bookmarkStart w:id="4278" w:name="_Toc95498023"/>
      <w:bookmarkStart w:id="4279" w:name="_Toc95586300"/>
      <w:bookmarkStart w:id="4280" w:name="_Toc95634765"/>
      <w:bookmarkStart w:id="4281" w:name="_Toc95643728"/>
      <w:bookmarkStart w:id="4282" w:name="_Toc95667865"/>
      <w:bookmarkStart w:id="4283" w:name="_Toc95668815"/>
      <w:bookmarkStart w:id="4284" w:name="_Toc95691386"/>
      <w:bookmarkStart w:id="4285" w:name="_Toc95209438"/>
      <w:bookmarkStart w:id="4286" w:name="_Toc95389036"/>
      <w:bookmarkStart w:id="4287" w:name="_Toc95498024"/>
      <w:bookmarkStart w:id="4288" w:name="_Toc95586301"/>
      <w:bookmarkStart w:id="4289" w:name="_Toc95634766"/>
      <w:bookmarkStart w:id="4290" w:name="_Toc95643729"/>
      <w:bookmarkStart w:id="4291" w:name="_Toc95667866"/>
      <w:bookmarkStart w:id="4292" w:name="_Toc95668816"/>
      <w:bookmarkStart w:id="4293" w:name="_Toc95691387"/>
      <w:bookmarkStart w:id="4294" w:name="_Toc95209449"/>
      <w:bookmarkStart w:id="4295" w:name="_Toc95389047"/>
      <w:bookmarkStart w:id="4296" w:name="_Toc95498035"/>
      <w:bookmarkStart w:id="4297" w:name="_Toc95586312"/>
      <w:bookmarkStart w:id="4298" w:name="_Toc95634777"/>
      <w:bookmarkStart w:id="4299" w:name="_Toc95643740"/>
      <w:bookmarkStart w:id="4300" w:name="_Toc95667877"/>
      <w:bookmarkStart w:id="4301" w:name="_Toc95668827"/>
      <w:bookmarkStart w:id="4302" w:name="_Toc95691398"/>
      <w:bookmarkStart w:id="4303" w:name="_Toc95209450"/>
      <w:bookmarkStart w:id="4304" w:name="_Toc95389048"/>
      <w:bookmarkStart w:id="4305" w:name="_Toc95498036"/>
      <w:bookmarkStart w:id="4306" w:name="_Toc95586313"/>
      <w:bookmarkStart w:id="4307" w:name="_Toc95634778"/>
      <w:bookmarkStart w:id="4308" w:name="_Toc95643741"/>
      <w:bookmarkStart w:id="4309" w:name="_Toc95667878"/>
      <w:bookmarkStart w:id="4310" w:name="_Toc95668828"/>
      <w:bookmarkStart w:id="4311" w:name="_Toc95691399"/>
      <w:bookmarkStart w:id="4312" w:name="_Toc95209451"/>
      <w:bookmarkStart w:id="4313" w:name="_Toc95389049"/>
      <w:bookmarkStart w:id="4314" w:name="_Toc95498037"/>
      <w:bookmarkStart w:id="4315" w:name="_Toc95586314"/>
      <w:bookmarkStart w:id="4316" w:name="_Toc95634779"/>
      <w:bookmarkStart w:id="4317" w:name="_Toc95643742"/>
      <w:bookmarkStart w:id="4318" w:name="_Toc95667879"/>
      <w:bookmarkStart w:id="4319" w:name="_Toc95668829"/>
      <w:bookmarkStart w:id="4320" w:name="_Toc95691400"/>
      <w:bookmarkStart w:id="4321" w:name="_Toc95209452"/>
      <w:bookmarkStart w:id="4322" w:name="_Toc95389050"/>
      <w:bookmarkStart w:id="4323" w:name="_Toc95498038"/>
      <w:bookmarkStart w:id="4324" w:name="_Toc95586315"/>
      <w:bookmarkStart w:id="4325" w:name="_Toc95634780"/>
      <w:bookmarkStart w:id="4326" w:name="_Toc95643743"/>
      <w:bookmarkStart w:id="4327" w:name="_Toc95667880"/>
      <w:bookmarkStart w:id="4328" w:name="_Toc95668830"/>
      <w:bookmarkStart w:id="4329" w:name="_Toc95691401"/>
      <w:bookmarkStart w:id="4330" w:name="_Toc95209453"/>
      <w:bookmarkStart w:id="4331" w:name="_Toc95389051"/>
      <w:bookmarkStart w:id="4332" w:name="_Toc95498039"/>
      <w:bookmarkStart w:id="4333" w:name="_Toc95586316"/>
      <w:bookmarkStart w:id="4334" w:name="_Toc95634781"/>
      <w:bookmarkStart w:id="4335" w:name="_Toc95643744"/>
      <w:bookmarkStart w:id="4336" w:name="_Toc95667881"/>
      <w:bookmarkStart w:id="4337" w:name="_Toc95668831"/>
      <w:bookmarkStart w:id="4338" w:name="_Toc95691402"/>
      <w:bookmarkStart w:id="4339" w:name="_Toc95209465"/>
      <w:bookmarkStart w:id="4340" w:name="_Toc95389063"/>
      <w:bookmarkStart w:id="4341" w:name="_Toc95498051"/>
      <w:bookmarkStart w:id="4342" w:name="_Toc95586328"/>
      <w:bookmarkStart w:id="4343" w:name="_Toc95634793"/>
      <w:bookmarkStart w:id="4344" w:name="_Toc95643756"/>
      <w:bookmarkStart w:id="4345" w:name="_Toc95667893"/>
      <w:bookmarkStart w:id="4346" w:name="_Toc95668843"/>
      <w:bookmarkStart w:id="4347" w:name="_Toc95691414"/>
      <w:bookmarkStart w:id="4348" w:name="_Toc95209466"/>
      <w:bookmarkStart w:id="4349" w:name="_Toc95389064"/>
      <w:bookmarkStart w:id="4350" w:name="_Toc95498052"/>
      <w:bookmarkStart w:id="4351" w:name="_Toc95586329"/>
      <w:bookmarkStart w:id="4352" w:name="_Toc95634794"/>
      <w:bookmarkStart w:id="4353" w:name="_Toc95643757"/>
      <w:bookmarkStart w:id="4354" w:name="_Toc95667894"/>
      <w:bookmarkStart w:id="4355" w:name="_Toc95668844"/>
      <w:bookmarkStart w:id="4356" w:name="_Toc95691415"/>
      <w:bookmarkStart w:id="4357" w:name="_Toc95209467"/>
      <w:bookmarkStart w:id="4358" w:name="_Toc95389065"/>
      <w:bookmarkStart w:id="4359" w:name="_Toc95498053"/>
      <w:bookmarkStart w:id="4360" w:name="_Toc95586330"/>
      <w:bookmarkStart w:id="4361" w:name="_Toc95634795"/>
      <w:bookmarkStart w:id="4362" w:name="_Toc95643758"/>
      <w:bookmarkStart w:id="4363" w:name="_Toc95667895"/>
      <w:bookmarkStart w:id="4364" w:name="_Toc95668845"/>
      <w:bookmarkStart w:id="4365" w:name="_Toc95691416"/>
      <w:bookmarkStart w:id="4366" w:name="_Toc95209468"/>
      <w:bookmarkStart w:id="4367" w:name="_Toc95389066"/>
      <w:bookmarkStart w:id="4368" w:name="_Toc95498054"/>
      <w:bookmarkStart w:id="4369" w:name="_Toc95586331"/>
      <w:bookmarkStart w:id="4370" w:name="_Toc95634796"/>
      <w:bookmarkStart w:id="4371" w:name="_Toc95643759"/>
      <w:bookmarkStart w:id="4372" w:name="_Toc95667896"/>
      <w:bookmarkStart w:id="4373" w:name="_Toc95668846"/>
      <w:bookmarkStart w:id="4374" w:name="_Toc95691417"/>
      <w:bookmarkStart w:id="4375" w:name="_Toc95209469"/>
      <w:bookmarkStart w:id="4376" w:name="_Toc95389067"/>
      <w:bookmarkStart w:id="4377" w:name="_Toc95498055"/>
      <w:bookmarkStart w:id="4378" w:name="_Toc95586332"/>
      <w:bookmarkStart w:id="4379" w:name="_Toc95634797"/>
      <w:bookmarkStart w:id="4380" w:name="_Toc95643760"/>
      <w:bookmarkStart w:id="4381" w:name="_Toc95667897"/>
      <w:bookmarkStart w:id="4382" w:name="_Toc95668847"/>
      <w:bookmarkStart w:id="4383" w:name="_Toc95691418"/>
      <w:bookmarkStart w:id="4384" w:name="_Toc95209480"/>
      <w:bookmarkStart w:id="4385" w:name="_Toc95389078"/>
      <w:bookmarkStart w:id="4386" w:name="_Toc95498066"/>
      <w:bookmarkStart w:id="4387" w:name="_Toc95586343"/>
      <w:bookmarkStart w:id="4388" w:name="_Toc95634808"/>
      <w:bookmarkStart w:id="4389" w:name="_Toc95643771"/>
      <w:bookmarkStart w:id="4390" w:name="_Toc95667908"/>
      <w:bookmarkStart w:id="4391" w:name="_Toc95668858"/>
      <w:bookmarkStart w:id="4392" w:name="_Toc95691429"/>
      <w:bookmarkStart w:id="4393" w:name="_Toc95209481"/>
      <w:bookmarkStart w:id="4394" w:name="_Toc95389079"/>
      <w:bookmarkStart w:id="4395" w:name="_Toc95498067"/>
      <w:bookmarkStart w:id="4396" w:name="_Toc95586344"/>
      <w:bookmarkStart w:id="4397" w:name="_Toc95634809"/>
      <w:bookmarkStart w:id="4398" w:name="_Toc95643772"/>
      <w:bookmarkStart w:id="4399" w:name="_Toc95667909"/>
      <w:bookmarkStart w:id="4400" w:name="_Toc95668859"/>
      <w:bookmarkStart w:id="4401" w:name="_Toc95691430"/>
      <w:bookmarkStart w:id="4402" w:name="_Toc95209482"/>
      <w:bookmarkStart w:id="4403" w:name="_Toc95389080"/>
      <w:bookmarkStart w:id="4404" w:name="_Toc95498068"/>
      <w:bookmarkStart w:id="4405" w:name="_Toc95586345"/>
      <w:bookmarkStart w:id="4406" w:name="_Toc95634810"/>
      <w:bookmarkStart w:id="4407" w:name="_Toc95643773"/>
      <w:bookmarkStart w:id="4408" w:name="_Toc95667910"/>
      <w:bookmarkStart w:id="4409" w:name="_Toc95668860"/>
      <w:bookmarkStart w:id="4410" w:name="_Toc95691431"/>
      <w:bookmarkStart w:id="4411" w:name="_Toc95209483"/>
      <w:bookmarkStart w:id="4412" w:name="_Toc95389081"/>
      <w:bookmarkStart w:id="4413" w:name="_Toc95498069"/>
      <w:bookmarkStart w:id="4414" w:name="_Toc95586346"/>
      <w:bookmarkStart w:id="4415" w:name="_Toc95634811"/>
      <w:bookmarkStart w:id="4416" w:name="_Toc95643774"/>
      <w:bookmarkStart w:id="4417" w:name="_Toc95667911"/>
      <w:bookmarkStart w:id="4418" w:name="_Toc95668861"/>
      <w:bookmarkStart w:id="4419" w:name="_Toc95691432"/>
      <w:bookmarkStart w:id="4420" w:name="_Toc95209494"/>
      <w:bookmarkStart w:id="4421" w:name="_Toc95389092"/>
      <w:bookmarkStart w:id="4422" w:name="_Toc95498080"/>
      <w:bookmarkStart w:id="4423" w:name="_Toc95586357"/>
      <w:bookmarkStart w:id="4424" w:name="_Toc95634822"/>
      <w:bookmarkStart w:id="4425" w:name="_Toc95643785"/>
      <w:bookmarkStart w:id="4426" w:name="_Toc95667922"/>
      <w:bookmarkStart w:id="4427" w:name="_Toc95668872"/>
      <w:bookmarkStart w:id="4428" w:name="_Toc95691443"/>
      <w:bookmarkStart w:id="4429" w:name="_Toc95209495"/>
      <w:bookmarkStart w:id="4430" w:name="_Toc95389093"/>
      <w:bookmarkStart w:id="4431" w:name="_Toc95498081"/>
      <w:bookmarkStart w:id="4432" w:name="_Toc95586358"/>
      <w:bookmarkStart w:id="4433" w:name="_Toc95634823"/>
      <w:bookmarkStart w:id="4434" w:name="_Toc95643786"/>
      <w:bookmarkStart w:id="4435" w:name="_Toc95667923"/>
      <w:bookmarkStart w:id="4436" w:name="_Toc95668873"/>
      <w:bookmarkStart w:id="4437" w:name="_Toc95691444"/>
      <w:bookmarkStart w:id="4438" w:name="_Toc95209496"/>
      <w:bookmarkStart w:id="4439" w:name="_Toc95389094"/>
      <w:bookmarkStart w:id="4440" w:name="_Toc95498082"/>
      <w:bookmarkStart w:id="4441" w:name="_Toc95586359"/>
      <w:bookmarkStart w:id="4442" w:name="_Toc95634824"/>
      <w:bookmarkStart w:id="4443" w:name="_Toc95643787"/>
      <w:bookmarkStart w:id="4444" w:name="_Toc95667924"/>
      <w:bookmarkStart w:id="4445" w:name="_Toc95668874"/>
      <w:bookmarkStart w:id="4446" w:name="_Toc95691445"/>
      <w:bookmarkStart w:id="4447" w:name="_Toc95209497"/>
      <w:bookmarkStart w:id="4448" w:name="_Toc95389095"/>
      <w:bookmarkStart w:id="4449" w:name="_Toc95498083"/>
      <w:bookmarkStart w:id="4450" w:name="_Toc95586360"/>
      <w:bookmarkStart w:id="4451" w:name="_Toc95634825"/>
      <w:bookmarkStart w:id="4452" w:name="_Toc95643788"/>
      <w:bookmarkStart w:id="4453" w:name="_Toc95667925"/>
      <w:bookmarkStart w:id="4454" w:name="_Toc95668875"/>
      <w:bookmarkStart w:id="4455" w:name="_Toc95691446"/>
      <w:bookmarkStart w:id="4456" w:name="_Toc95209498"/>
      <w:bookmarkStart w:id="4457" w:name="_Toc95389096"/>
      <w:bookmarkStart w:id="4458" w:name="_Toc95498084"/>
      <w:bookmarkStart w:id="4459" w:name="_Toc95586361"/>
      <w:bookmarkStart w:id="4460" w:name="_Toc95634826"/>
      <w:bookmarkStart w:id="4461" w:name="_Toc95643789"/>
      <w:bookmarkStart w:id="4462" w:name="_Toc95667926"/>
      <w:bookmarkStart w:id="4463" w:name="_Toc95668876"/>
      <w:bookmarkStart w:id="4464" w:name="_Toc95691447"/>
      <w:bookmarkStart w:id="4465" w:name="_Toc95209509"/>
      <w:bookmarkStart w:id="4466" w:name="_Toc95389107"/>
      <w:bookmarkStart w:id="4467" w:name="_Toc95498095"/>
      <w:bookmarkStart w:id="4468" w:name="_Toc95586372"/>
      <w:bookmarkStart w:id="4469" w:name="_Toc95634837"/>
      <w:bookmarkStart w:id="4470" w:name="_Toc95643800"/>
      <w:bookmarkStart w:id="4471" w:name="_Toc95667937"/>
      <w:bookmarkStart w:id="4472" w:name="_Toc95668887"/>
      <w:bookmarkStart w:id="4473" w:name="_Toc95691458"/>
      <w:bookmarkStart w:id="4474" w:name="_Toc95209510"/>
      <w:bookmarkStart w:id="4475" w:name="_Toc95389108"/>
      <w:bookmarkStart w:id="4476" w:name="_Toc95498096"/>
      <w:bookmarkStart w:id="4477" w:name="_Toc95586373"/>
      <w:bookmarkStart w:id="4478" w:name="_Toc95634838"/>
      <w:bookmarkStart w:id="4479" w:name="_Toc95643801"/>
      <w:bookmarkStart w:id="4480" w:name="_Toc95667938"/>
      <w:bookmarkStart w:id="4481" w:name="_Toc95668888"/>
      <w:bookmarkStart w:id="4482" w:name="_Toc95691459"/>
      <w:bookmarkStart w:id="4483" w:name="_Toc95209511"/>
      <w:bookmarkStart w:id="4484" w:name="_Toc95389109"/>
      <w:bookmarkStart w:id="4485" w:name="_Toc95498097"/>
      <w:bookmarkStart w:id="4486" w:name="_Toc95586374"/>
      <w:bookmarkStart w:id="4487" w:name="_Toc95634839"/>
      <w:bookmarkStart w:id="4488" w:name="_Toc95643802"/>
      <w:bookmarkStart w:id="4489" w:name="_Toc95667939"/>
      <w:bookmarkStart w:id="4490" w:name="_Toc95668889"/>
      <w:bookmarkStart w:id="4491" w:name="_Toc95691460"/>
      <w:bookmarkStart w:id="4492" w:name="_Toc95209512"/>
      <w:bookmarkStart w:id="4493" w:name="_Toc95389110"/>
      <w:bookmarkStart w:id="4494" w:name="_Toc95498098"/>
      <w:bookmarkStart w:id="4495" w:name="_Toc95586375"/>
      <w:bookmarkStart w:id="4496" w:name="_Toc95634840"/>
      <w:bookmarkStart w:id="4497" w:name="_Toc95643803"/>
      <w:bookmarkStart w:id="4498" w:name="_Toc95667940"/>
      <w:bookmarkStart w:id="4499" w:name="_Toc95668890"/>
      <w:bookmarkStart w:id="4500" w:name="_Toc95691461"/>
      <w:bookmarkStart w:id="4501" w:name="_Toc95209513"/>
      <w:bookmarkStart w:id="4502" w:name="_Toc95389111"/>
      <w:bookmarkStart w:id="4503" w:name="_Toc95498099"/>
      <w:bookmarkStart w:id="4504" w:name="_Toc95586376"/>
      <w:bookmarkStart w:id="4505" w:name="_Toc95634841"/>
      <w:bookmarkStart w:id="4506" w:name="_Toc95643804"/>
      <w:bookmarkStart w:id="4507" w:name="_Toc95667941"/>
      <w:bookmarkStart w:id="4508" w:name="_Toc95668891"/>
      <w:bookmarkStart w:id="4509" w:name="_Toc95691462"/>
      <w:bookmarkStart w:id="4510" w:name="_Toc95209524"/>
      <w:bookmarkStart w:id="4511" w:name="_Toc95389122"/>
      <w:bookmarkStart w:id="4512" w:name="_Toc95498110"/>
      <w:bookmarkStart w:id="4513" w:name="_Toc95586387"/>
      <w:bookmarkStart w:id="4514" w:name="_Toc95634852"/>
      <w:bookmarkStart w:id="4515" w:name="_Toc95643815"/>
      <w:bookmarkStart w:id="4516" w:name="_Toc95667952"/>
      <w:bookmarkStart w:id="4517" w:name="_Toc95668902"/>
      <w:bookmarkStart w:id="4518" w:name="_Toc95691473"/>
      <w:bookmarkStart w:id="4519" w:name="_Toc95209525"/>
      <w:bookmarkStart w:id="4520" w:name="_Toc95389123"/>
      <w:bookmarkStart w:id="4521" w:name="_Toc95498111"/>
      <w:bookmarkStart w:id="4522" w:name="_Toc95586388"/>
      <w:bookmarkStart w:id="4523" w:name="_Toc95634853"/>
      <w:bookmarkStart w:id="4524" w:name="_Toc95643816"/>
      <w:bookmarkStart w:id="4525" w:name="_Toc95667953"/>
      <w:bookmarkStart w:id="4526" w:name="_Toc95668903"/>
      <w:bookmarkStart w:id="4527" w:name="_Toc95691474"/>
      <w:bookmarkStart w:id="4528" w:name="_Toc95209526"/>
      <w:bookmarkStart w:id="4529" w:name="_Toc95389124"/>
      <w:bookmarkStart w:id="4530" w:name="_Toc95498112"/>
      <w:bookmarkStart w:id="4531" w:name="_Toc95586389"/>
      <w:bookmarkStart w:id="4532" w:name="_Toc95634854"/>
      <w:bookmarkStart w:id="4533" w:name="_Toc95643817"/>
      <w:bookmarkStart w:id="4534" w:name="_Toc95667954"/>
      <w:bookmarkStart w:id="4535" w:name="_Toc95668904"/>
      <w:bookmarkStart w:id="4536" w:name="_Toc95691475"/>
      <w:bookmarkStart w:id="4537" w:name="_Toc95643818"/>
      <w:bookmarkStart w:id="4538" w:name="_Toc95667955"/>
      <w:bookmarkStart w:id="4539" w:name="_Toc95668905"/>
      <w:bookmarkStart w:id="4540" w:name="_Toc95691476"/>
      <w:bookmarkStart w:id="4541" w:name="_Toc95643819"/>
      <w:bookmarkStart w:id="4542" w:name="_Toc95667956"/>
      <w:bookmarkStart w:id="4543" w:name="_Toc95668906"/>
      <w:bookmarkStart w:id="4544" w:name="_Toc95691477"/>
      <w:bookmarkStart w:id="4545" w:name="_Toc95643820"/>
      <w:bookmarkStart w:id="4546" w:name="_Toc95667957"/>
      <w:bookmarkStart w:id="4547" w:name="_Toc95668907"/>
      <w:bookmarkStart w:id="4548" w:name="_Toc95691478"/>
      <w:bookmarkStart w:id="4549" w:name="_Toc95643821"/>
      <w:bookmarkStart w:id="4550" w:name="_Toc95667958"/>
      <w:bookmarkStart w:id="4551" w:name="_Toc95668908"/>
      <w:bookmarkStart w:id="4552" w:name="_Toc95691479"/>
      <w:bookmarkStart w:id="4553" w:name="_Toc95643822"/>
      <w:bookmarkStart w:id="4554" w:name="_Toc95667959"/>
      <w:bookmarkStart w:id="4555" w:name="_Toc95668909"/>
      <w:bookmarkStart w:id="4556" w:name="_Toc95691480"/>
      <w:bookmarkStart w:id="4557" w:name="_Toc95643833"/>
      <w:bookmarkStart w:id="4558" w:name="_Toc95667970"/>
      <w:bookmarkStart w:id="4559" w:name="_Toc95668920"/>
      <w:bookmarkStart w:id="4560" w:name="_Toc95691491"/>
      <w:bookmarkStart w:id="4561" w:name="_Toc95643834"/>
      <w:bookmarkStart w:id="4562" w:name="_Toc95667971"/>
      <w:bookmarkStart w:id="4563" w:name="_Toc95668921"/>
      <w:bookmarkStart w:id="4564" w:name="_Toc95691492"/>
      <w:bookmarkStart w:id="4565" w:name="_Toc95643835"/>
      <w:bookmarkStart w:id="4566" w:name="_Toc95667972"/>
      <w:bookmarkStart w:id="4567" w:name="_Toc95668922"/>
      <w:bookmarkStart w:id="4568" w:name="_Toc95691493"/>
      <w:bookmarkStart w:id="4569" w:name="_Toc95643836"/>
      <w:bookmarkStart w:id="4570" w:name="_Toc95667973"/>
      <w:bookmarkStart w:id="4571" w:name="_Toc95668923"/>
      <w:bookmarkStart w:id="4572" w:name="_Toc95691494"/>
      <w:bookmarkStart w:id="4573" w:name="_Toc95643837"/>
      <w:bookmarkStart w:id="4574" w:name="_Toc95667974"/>
      <w:bookmarkStart w:id="4575" w:name="_Toc95668924"/>
      <w:bookmarkStart w:id="4576" w:name="_Toc95691495"/>
      <w:bookmarkStart w:id="4577" w:name="_Toc95643838"/>
      <w:bookmarkStart w:id="4578" w:name="_Toc95667975"/>
      <w:bookmarkStart w:id="4579" w:name="_Toc95668925"/>
      <w:bookmarkStart w:id="4580" w:name="_Toc95691496"/>
      <w:bookmarkStart w:id="4581" w:name="_Toc95643849"/>
      <w:bookmarkStart w:id="4582" w:name="_Toc95667986"/>
      <w:bookmarkStart w:id="4583" w:name="_Toc95668936"/>
      <w:bookmarkStart w:id="4584" w:name="_Toc95691507"/>
      <w:bookmarkStart w:id="4585" w:name="_Toc95643850"/>
      <w:bookmarkStart w:id="4586" w:name="_Toc95667987"/>
      <w:bookmarkStart w:id="4587" w:name="_Toc95668937"/>
      <w:bookmarkStart w:id="4588" w:name="_Toc95691508"/>
      <w:bookmarkStart w:id="4589" w:name="_Toc95643851"/>
      <w:bookmarkStart w:id="4590" w:name="_Toc95667988"/>
      <w:bookmarkStart w:id="4591" w:name="_Toc95668938"/>
      <w:bookmarkStart w:id="4592" w:name="_Toc95691509"/>
      <w:bookmarkStart w:id="4593" w:name="_Toc95643852"/>
      <w:bookmarkStart w:id="4594" w:name="_Toc95667989"/>
      <w:bookmarkStart w:id="4595" w:name="_Toc95668939"/>
      <w:bookmarkStart w:id="4596" w:name="_Toc95691510"/>
      <w:bookmarkStart w:id="4597" w:name="_Toc95643853"/>
      <w:bookmarkStart w:id="4598" w:name="_Toc95667990"/>
      <w:bookmarkStart w:id="4599" w:name="_Toc95668940"/>
      <w:bookmarkStart w:id="4600" w:name="_Toc95691511"/>
      <w:bookmarkStart w:id="4601" w:name="_Toc95643854"/>
      <w:bookmarkStart w:id="4602" w:name="_Toc95667991"/>
      <w:bookmarkStart w:id="4603" w:name="_Toc95668941"/>
      <w:bookmarkStart w:id="4604" w:name="_Toc95691512"/>
      <w:bookmarkStart w:id="4605" w:name="_Toc95643865"/>
      <w:bookmarkStart w:id="4606" w:name="_Toc95668002"/>
      <w:bookmarkStart w:id="4607" w:name="_Toc95668952"/>
      <w:bookmarkStart w:id="4608" w:name="_Toc95691523"/>
      <w:bookmarkStart w:id="4609" w:name="_Toc95643866"/>
      <w:bookmarkStart w:id="4610" w:name="_Toc95668003"/>
      <w:bookmarkStart w:id="4611" w:name="_Toc95668953"/>
      <w:bookmarkStart w:id="4612" w:name="_Toc95691524"/>
      <w:bookmarkStart w:id="4613" w:name="_Toc95643867"/>
      <w:bookmarkStart w:id="4614" w:name="_Toc95668004"/>
      <w:bookmarkStart w:id="4615" w:name="_Toc95668954"/>
      <w:bookmarkStart w:id="4616" w:name="_Toc95691525"/>
      <w:bookmarkStart w:id="4617" w:name="_Toc95643868"/>
      <w:bookmarkStart w:id="4618" w:name="_Toc95668005"/>
      <w:bookmarkStart w:id="4619" w:name="_Toc95668955"/>
      <w:bookmarkStart w:id="4620" w:name="_Toc95691526"/>
      <w:bookmarkStart w:id="4621" w:name="_Toc95643869"/>
      <w:bookmarkStart w:id="4622" w:name="_Toc95668006"/>
      <w:bookmarkStart w:id="4623" w:name="_Toc95668956"/>
      <w:bookmarkStart w:id="4624" w:name="_Toc95691527"/>
      <w:bookmarkStart w:id="4625" w:name="_Toc95643870"/>
      <w:bookmarkStart w:id="4626" w:name="_Toc95668007"/>
      <w:bookmarkStart w:id="4627" w:name="_Toc95668957"/>
      <w:bookmarkStart w:id="4628" w:name="_Toc95691528"/>
      <w:bookmarkStart w:id="4629" w:name="_Toc95643881"/>
      <w:bookmarkStart w:id="4630" w:name="_Toc95668018"/>
      <w:bookmarkStart w:id="4631" w:name="_Toc95668968"/>
      <w:bookmarkStart w:id="4632" w:name="_Toc95691539"/>
      <w:bookmarkStart w:id="4633" w:name="_Toc95643882"/>
      <w:bookmarkStart w:id="4634" w:name="_Toc95668019"/>
      <w:bookmarkStart w:id="4635" w:name="_Toc95668969"/>
      <w:bookmarkStart w:id="4636" w:name="_Toc95691540"/>
      <w:bookmarkStart w:id="4637" w:name="_Toc95643883"/>
      <w:bookmarkStart w:id="4638" w:name="_Toc95668020"/>
      <w:bookmarkStart w:id="4639" w:name="_Toc95668970"/>
      <w:bookmarkStart w:id="4640" w:name="_Toc95691541"/>
      <w:bookmarkStart w:id="4641" w:name="_Toc99025776"/>
      <w:bookmarkStart w:id="4642" w:name="_Toc99025777"/>
      <w:bookmarkStart w:id="4643" w:name="_Toc99025778"/>
      <w:bookmarkStart w:id="4644" w:name="_Toc99025779"/>
      <w:bookmarkStart w:id="4645" w:name="_Toc99025780"/>
      <w:bookmarkStart w:id="4646" w:name="_Toc99025787"/>
      <w:bookmarkStart w:id="4647" w:name="_Toc99025788"/>
      <w:bookmarkStart w:id="4648" w:name="_Toc99025789"/>
      <w:bookmarkStart w:id="4649" w:name="_Toc99025796"/>
      <w:bookmarkStart w:id="4650" w:name="_Toc99025797"/>
      <w:bookmarkStart w:id="4651" w:name="_Toc99025798"/>
      <w:bookmarkStart w:id="4652" w:name="_Toc99025805"/>
      <w:bookmarkStart w:id="4653" w:name="_Toc99025806"/>
      <w:bookmarkStart w:id="4654" w:name="_Toc99025807"/>
      <w:bookmarkStart w:id="4655" w:name="_Toc99025814"/>
      <w:bookmarkStart w:id="4656" w:name="_Toc99025815"/>
      <w:bookmarkStart w:id="4657" w:name="_Toc99025816"/>
      <w:bookmarkStart w:id="4658" w:name="_Toc99025823"/>
      <w:bookmarkStart w:id="4659" w:name="_Toc99025824"/>
      <w:bookmarkStart w:id="4660" w:name="_Toc99025825"/>
      <w:bookmarkStart w:id="4661" w:name="_Toc99025832"/>
      <w:bookmarkStart w:id="4662" w:name="_Toc95389136"/>
      <w:bookmarkStart w:id="4663" w:name="_Toc95498136"/>
      <w:bookmarkStart w:id="4664" w:name="_Toc95586413"/>
      <w:bookmarkStart w:id="4665" w:name="_Toc95634870"/>
      <w:bookmarkStart w:id="4666" w:name="_Toc95643892"/>
      <w:bookmarkStart w:id="4667" w:name="_Toc95668029"/>
      <w:bookmarkStart w:id="4668" w:name="_Toc95668979"/>
      <w:bookmarkStart w:id="4669" w:name="_Toc95691550"/>
      <w:bookmarkStart w:id="4670" w:name="_Toc95389137"/>
      <w:bookmarkStart w:id="4671" w:name="_Toc95498137"/>
      <w:bookmarkStart w:id="4672" w:name="_Toc95586414"/>
      <w:bookmarkStart w:id="4673" w:name="_Toc95634871"/>
      <w:bookmarkStart w:id="4674" w:name="_Toc95643893"/>
      <w:bookmarkStart w:id="4675" w:name="_Toc95668030"/>
      <w:bookmarkStart w:id="4676" w:name="_Toc95668980"/>
      <w:bookmarkStart w:id="4677" w:name="_Toc95691551"/>
      <w:bookmarkStart w:id="4678" w:name="_Toc95389144"/>
      <w:bookmarkStart w:id="4679" w:name="_Toc95498144"/>
      <w:bookmarkStart w:id="4680" w:name="_Toc95586421"/>
      <w:bookmarkStart w:id="4681" w:name="_Toc95634878"/>
      <w:bookmarkStart w:id="4682" w:name="_Toc95643900"/>
      <w:bookmarkStart w:id="4683" w:name="_Toc95668037"/>
      <w:bookmarkStart w:id="4684" w:name="_Toc95668987"/>
      <w:bookmarkStart w:id="4685" w:name="_Toc95691558"/>
      <w:bookmarkStart w:id="4686" w:name="_Toc99025833"/>
      <w:bookmarkStart w:id="4687" w:name="_Toc99025834"/>
      <w:bookmarkStart w:id="4688" w:name="_Toc99025841"/>
      <w:bookmarkStart w:id="4689" w:name="_Toc99025842"/>
      <w:bookmarkStart w:id="4690" w:name="_Toc99025843"/>
      <w:bookmarkStart w:id="4691" w:name="_Toc99025844"/>
      <w:bookmarkStart w:id="4692" w:name="_Toc99025845"/>
      <w:bookmarkStart w:id="4693" w:name="_Toc99025846"/>
      <w:bookmarkStart w:id="4694" w:name="_Toc99025847"/>
      <w:bookmarkStart w:id="4695" w:name="_Toc99025854"/>
      <w:bookmarkStart w:id="4696" w:name="_Toc99025855"/>
      <w:bookmarkStart w:id="4697" w:name="_Toc99025856"/>
      <w:bookmarkStart w:id="4698" w:name="_Toc95498147"/>
      <w:bookmarkStart w:id="4699" w:name="_Toc95586424"/>
      <w:bookmarkStart w:id="4700" w:name="_Toc95498161"/>
      <w:bookmarkStart w:id="4701" w:name="_Toc95586438"/>
      <w:bookmarkStart w:id="4702" w:name="_Toc95498162"/>
      <w:bookmarkStart w:id="4703" w:name="_Toc95586439"/>
      <w:bookmarkStart w:id="4704" w:name="_Toc95498169"/>
      <w:bookmarkStart w:id="4705" w:name="_Toc95586446"/>
      <w:bookmarkStart w:id="4706" w:name="_Toc99025857"/>
      <w:bookmarkStart w:id="4707" w:name="_Toc99025858"/>
      <w:bookmarkStart w:id="4708" w:name="_Toc99025865"/>
      <w:bookmarkStart w:id="4709" w:name="_Toc99025866"/>
      <w:bookmarkStart w:id="4710" w:name="_Toc99025867"/>
      <w:bookmarkStart w:id="4711" w:name="_Toc99025874"/>
      <w:bookmarkStart w:id="4712" w:name="_Toc99025875"/>
      <w:bookmarkStart w:id="4713" w:name="_Toc99025876"/>
      <w:bookmarkStart w:id="4714" w:name="_Toc99025883"/>
      <w:bookmarkStart w:id="4715" w:name="_Toc99025884"/>
      <w:bookmarkStart w:id="4716" w:name="_Toc99025885"/>
      <w:bookmarkStart w:id="4717" w:name="_Toc99025892"/>
      <w:bookmarkStart w:id="4718" w:name="_Toc99025893"/>
      <w:bookmarkStart w:id="4719" w:name="_Toc99025894"/>
      <w:bookmarkStart w:id="4720" w:name="_Toc99025904"/>
      <w:bookmarkStart w:id="4721" w:name="_Toc99025905"/>
      <w:bookmarkStart w:id="4722" w:name="_Toc99025906"/>
      <w:bookmarkStart w:id="4723" w:name="_Toc99025907"/>
      <w:bookmarkStart w:id="4724" w:name="_Toc99025914"/>
      <w:bookmarkStart w:id="4725" w:name="_Toc99025915"/>
      <w:bookmarkStart w:id="4726" w:name="_Toc99025916"/>
      <w:bookmarkStart w:id="4727" w:name="_Toc99025917"/>
      <w:bookmarkStart w:id="4728" w:name="_Toc99025918"/>
      <w:bookmarkStart w:id="4729" w:name="_Toc99025919"/>
      <w:bookmarkStart w:id="4730" w:name="_Toc99025930"/>
      <w:bookmarkStart w:id="4731" w:name="_Toc99025931"/>
      <w:bookmarkStart w:id="4732" w:name="_Toc99025932"/>
      <w:bookmarkStart w:id="4733" w:name="_Toc99025933"/>
      <w:bookmarkStart w:id="4734" w:name="_Toc99025934"/>
      <w:bookmarkStart w:id="4735" w:name="_Toc99025935"/>
      <w:bookmarkStart w:id="4736" w:name="_Toc99025946"/>
      <w:bookmarkStart w:id="4737" w:name="_Toc99025947"/>
      <w:bookmarkStart w:id="4738" w:name="_Toc99025948"/>
      <w:bookmarkStart w:id="4739" w:name="_Toc99025949"/>
      <w:bookmarkStart w:id="4740" w:name="_Toc99025950"/>
      <w:bookmarkStart w:id="4741" w:name="_Toc99025951"/>
      <w:bookmarkStart w:id="4742" w:name="_Toc99025962"/>
      <w:bookmarkStart w:id="4743" w:name="_Toc99025963"/>
      <w:bookmarkStart w:id="4744" w:name="_Toc99025964"/>
      <w:bookmarkStart w:id="4745" w:name="_Toc99025965"/>
      <w:bookmarkStart w:id="4746" w:name="_Toc99025966"/>
      <w:bookmarkStart w:id="4747" w:name="_Toc99025967"/>
      <w:bookmarkStart w:id="4748" w:name="_Toc99025978"/>
      <w:bookmarkStart w:id="4749" w:name="_Toc99025979"/>
      <w:bookmarkStart w:id="4750" w:name="_Toc99025980"/>
      <w:bookmarkStart w:id="4751" w:name="_Toc99025981"/>
      <w:bookmarkStart w:id="4752" w:name="_Toc99025982"/>
      <w:bookmarkStart w:id="4753" w:name="_Toc99025983"/>
      <w:bookmarkStart w:id="4754" w:name="_Toc99025984"/>
      <w:bookmarkStart w:id="4755" w:name="_Toc99025985"/>
      <w:bookmarkStart w:id="4756" w:name="_Toc99025986"/>
      <w:bookmarkStart w:id="4757" w:name="_Toc99025987"/>
      <w:bookmarkStart w:id="4758" w:name="_Toc99025988"/>
      <w:bookmarkStart w:id="4759" w:name="_Toc99025989"/>
      <w:bookmarkStart w:id="4760" w:name="_Toc99025990"/>
      <w:bookmarkStart w:id="4761" w:name="_Toc99025991"/>
      <w:bookmarkStart w:id="4762" w:name="_Toc99025992"/>
      <w:bookmarkStart w:id="4763" w:name="_Toc99025993"/>
      <w:bookmarkStart w:id="4764" w:name="_Toc99025994"/>
      <w:bookmarkStart w:id="4765" w:name="_Toc99025995"/>
      <w:bookmarkStart w:id="4766" w:name="_Toc99025996"/>
      <w:bookmarkStart w:id="4767" w:name="_Toc99025997"/>
      <w:bookmarkStart w:id="4768" w:name="_Toc99025998"/>
      <w:bookmarkStart w:id="4769" w:name="_Toc99025999"/>
      <w:bookmarkStart w:id="4770" w:name="_Toc99026000"/>
      <w:bookmarkStart w:id="4771" w:name="_Toc99026001"/>
      <w:bookmarkStart w:id="4772" w:name="_Toc99026002"/>
      <w:bookmarkStart w:id="4773" w:name="_Toc99026003"/>
      <w:bookmarkStart w:id="4774" w:name="_Toc99026004"/>
      <w:bookmarkStart w:id="4775" w:name="_Toc99026005"/>
      <w:bookmarkStart w:id="4776" w:name="_Toc99026006"/>
      <w:bookmarkStart w:id="4777" w:name="_Toc95498200"/>
      <w:bookmarkStart w:id="4778" w:name="_Toc95586477"/>
      <w:bookmarkStart w:id="4779" w:name="_Toc95634894"/>
      <w:bookmarkStart w:id="4780" w:name="_Toc95643923"/>
      <w:bookmarkStart w:id="4781" w:name="_Toc95668060"/>
      <w:bookmarkStart w:id="4782" w:name="_Toc95669010"/>
      <w:bookmarkStart w:id="4783" w:name="_Toc95691581"/>
      <w:bookmarkStart w:id="4784" w:name="_Toc99026007"/>
      <w:bookmarkStart w:id="4785" w:name="_Toc99026008"/>
      <w:bookmarkStart w:id="4786" w:name="_Toc99026009"/>
      <w:bookmarkStart w:id="4787" w:name="_Toc99026010"/>
      <w:bookmarkStart w:id="4788" w:name="_Toc99026011"/>
      <w:bookmarkStart w:id="4789" w:name="_Toc99026012"/>
      <w:bookmarkStart w:id="4790" w:name="_Toc99026013"/>
      <w:bookmarkStart w:id="4791" w:name="_Toc99026014"/>
      <w:bookmarkStart w:id="4792" w:name="_Toc99026015"/>
      <w:bookmarkStart w:id="4793" w:name="_Toc99026016"/>
      <w:bookmarkStart w:id="4794" w:name="_Toc99026017"/>
      <w:bookmarkStart w:id="4795" w:name="_Toc99026018"/>
      <w:bookmarkStart w:id="4796" w:name="_Toc99026019"/>
      <w:bookmarkStart w:id="4797" w:name="_Toc99026020"/>
      <w:bookmarkStart w:id="4798" w:name="_Toc99026021"/>
      <w:bookmarkStart w:id="4799" w:name="_Toc99026022"/>
      <w:bookmarkStart w:id="4800" w:name="_Toc99026023"/>
      <w:bookmarkStart w:id="4801" w:name="_Toc99026024"/>
      <w:bookmarkStart w:id="4802" w:name="_Toc99026025"/>
      <w:bookmarkStart w:id="4803" w:name="_Toc99026026"/>
      <w:bookmarkStart w:id="4804" w:name="_Toc99026027"/>
      <w:bookmarkStart w:id="4805" w:name="_Toc99026028"/>
      <w:bookmarkStart w:id="4806" w:name="_Toc99026029"/>
      <w:bookmarkStart w:id="4807" w:name="_Toc99026030"/>
      <w:bookmarkStart w:id="4808" w:name="_Toc99026031"/>
      <w:bookmarkStart w:id="4809" w:name="_Toc99026032"/>
      <w:bookmarkStart w:id="4810" w:name="_Toc99026033"/>
      <w:bookmarkStart w:id="4811" w:name="_Toc99026034"/>
      <w:bookmarkStart w:id="4812" w:name="_Toc99026035"/>
      <w:bookmarkStart w:id="4813" w:name="_Toc99026036"/>
      <w:bookmarkStart w:id="4814" w:name="_Toc99026037"/>
      <w:bookmarkStart w:id="4815" w:name="_Toc99026038"/>
      <w:bookmarkStart w:id="4816" w:name="_Toc99026039"/>
      <w:bookmarkStart w:id="4817" w:name="_Toc99026040"/>
      <w:bookmarkStart w:id="4818" w:name="_Toc99026041"/>
      <w:bookmarkStart w:id="4819" w:name="_Toc99026042"/>
      <w:bookmarkStart w:id="4820" w:name="_Toc99026043"/>
      <w:bookmarkStart w:id="4821" w:name="_Toc99026044"/>
      <w:bookmarkStart w:id="4822" w:name="_Toc99026045"/>
      <w:bookmarkStart w:id="4823" w:name="_Toc99026046"/>
      <w:bookmarkStart w:id="4824" w:name="_Toc99026047"/>
      <w:bookmarkStart w:id="4825" w:name="_Toc99026048"/>
      <w:bookmarkStart w:id="4826" w:name="_Toc99026049"/>
      <w:bookmarkStart w:id="4827" w:name="_Toc99026050"/>
      <w:bookmarkStart w:id="4828" w:name="_Toc99026051"/>
      <w:bookmarkStart w:id="4829" w:name="_Toc99026052"/>
      <w:bookmarkStart w:id="4830" w:name="_Toc99026053"/>
      <w:bookmarkStart w:id="4831" w:name="_Toc99026054"/>
      <w:bookmarkStart w:id="4832" w:name="_Toc99026055"/>
      <w:bookmarkStart w:id="4833" w:name="_Toc99026056"/>
      <w:bookmarkStart w:id="4834" w:name="_Toc99026057"/>
      <w:bookmarkStart w:id="4835" w:name="_Toc99026058"/>
      <w:bookmarkStart w:id="4836" w:name="_Toc99026059"/>
      <w:bookmarkStart w:id="4837" w:name="_Toc99026060"/>
      <w:bookmarkStart w:id="4838" w:name="_Toc99026172"/>
      <w:bookmarkStart w:id="4839" w:name="_Toc99026173"/>
      <w:bookmarkStart w:id="4840" w:name="_Toc99026174"/>
      <w:bookmarkStart w:id="4841" w:name="_Toc99026175"/>
      <w:bookmarkStart w:id="4842" w:name="_Toc99026176"/>
      <w:bookmarkStart w:id="4843" w:name="_Toc99026177"/>
      <w:bookmarkStart w:id="4844" w:name="_Toc99026178"/>
      <w:bookmarkStart w:id="4845" w:name="_Toc99026179"/>
      <w:bookmarkStart w:id="4846" w:name="_Toc99026180"/>
      <w:bookmarkStart w:id="4847" w:name="_Toc99026181"/>
      <w:bookmarkStart w:id="4848" w:name="_Toc99026182"/>
      <w:bookmarkStart w:id="4849" w:name="_Toc99026183"/>
      <w:bookmarkStart w:id="4850" w:name="_Toc99026184"/>
      <w:bookmarkStart w:id="4851" w:name="_Toc99026185"/>
      <w:bookmarkStart w:id="4852" w:name="_Toc99026186"/>
      <w:bookmarkStart w:id="4853" w:name="_Toc99026187"/>
      <w:bookmarkStart w:id="4854" w:name="_Toc99026188"/>
      <w:bookmarkStart w:id="4855" w:name="_Toc99026189"/>
      <w:bookmarkStart w:id="4856" w:name="_Toc99026190"/>
      <w:bookmarkStart w:id="4857" w:name="_Toc99026191"/>
      <w:bookmarkStart w:id="4858" w:name="_Toc99026192"/>
      <w:bookmarkStart w:id="4859" w:name="_Toc99026193"/>
      <w:bookmarkStart w:id="4860" w:name="_Toc99026194"/>
      <w:bookmarkStart w:id="4861" w:name="_Toc99026195"/>
      <w:bookmarkStart w:id="4862" w:name="_Toc99026196"/>
      <w:bookmarkStart w:id="4863" w:name="_Toc99026197"/>
      <w:bookmarkStart w:id="4864" w:name="_Toc99026198"/>
      <w:bookmarkStart w:id="4865" w:name="_Toc99026199"/>
      <w:bookmarkStart w:id="4866" w:name="_Toc99026200"/>
      <w:bookmarkStart w:id="4867" w:name="_Toc99026201"/>
      <w:bookmarkStart w:id="4868" w:name="_Toc99026202"/>
      <w:bookmarkStart w:id="4869" w:name="_Toc99026203"/>
      <w:bookmarkStart w:id="4870" w:name="_Toc99026204"/>
      <w:bookmarkStart w:id="4871" w:name="_Toc99026205"/>
      <w:bookmarkStart w:id="4872" w:name="_Toc99026206"/>
      <w:bookmarkStart w:id="4873" w:name="_Toc99026207"/>
      <w:bookmarkStart w:id="4874" w:name="_Toc99026208"/>
      <w:bookmarkStart w:id="4875" w:name="_Toc99026209"/>
      <w:bookmarkStart w:id="4876" w:name="_Toc99026210"/>
      <w:bookmarkStart w:id="4877" w:name="_Toc99026211"/>
      <w:bookmarkStart w:id="4878" w:name="_Toc99026212"/>
      <w:bookmarkStart w:id="4879" w:name="_Toc99026213"/>
      <w:bookmarkStart w:id="4880" w:name="_Toc99026214"/>
      <w:bookmarkStart w:id="4881" w:name="_Toc99026215"/>
      <w:bookmarkStart w:id="4882" w:name="_Toc99026216"/>
      <w:bookmarkStart w:id="4883" w:name="_Toc99026217"/>
      <w:bookmarkStart w:id="4884" w:name="_Toc99026218"/>
      <w:bookmarkStart w:id="4885" w:name="_Toc99026219"/>
      <w:bookmarkStart w:id="4886" w:name="_Toc99026220"/>
      <w:bookmarkStart w:id="4887" w:name="_Toc99026221"/>
      <w:bookmarkStart w:id="4888" w:name="_Toc99026222"/>
      <w:bookmarkStart w:id="4889" w:name="_Toc99026223"/>
      <w:bookmarkStart w:id="4890" w:name="_Toc99026224"/>
      <w:bookmarkStart w:id="4891" w:name="_Toc99026225"/>
      <w:bookmarkStart w:id="4892" w:name="_Toc99026226"/>
      <w:bookmarkStart w:id="4893" w:name="_Toc99026227"/>
      <w:bookmarkStart w:id="4894" w:name="_Toc99026228"/>
      <w:bookmarkStart w:id="4895" w:name="_Toc99026229"/>
      <w:bookmarkStart w:id="4896" w:name="_Toc99026245"/>
      <w:bookmarkStart w:id="4897" w:name="_Toc99026277"/>
      <w:bookmarkStart w:id="4898" w:name="_Toc99026278"/>
      <w:bookmarkStart w:id="4899" w:name="_Toc99026279"/>
      <w:bookmarkStart w:id="4900" w:name="_Toc99026280"/>
      <w:bookmarkStart w:id="4901" w:name="_Toc99026290"/>
      <w:bookmarkStart w:id="4902" w:name="_Toc99026291"/>
      <w:bookmarkStart w:id="4903" w:name="_Toc99026292"/>
      <w:bookmarkStart w:id="4904" w:name="_Toc99026293"/>
      <w:bookmarkStart w:id="4905" w:name="_Toc99026294"/>
      <w:bookmarkStart w:id="4906" w:name="_Toc99026295"/>
      <w:bookmarkStart w:id="4907" w:name="_Toc99026296"/>
      <w:bookmarkStart w:id="4908" w:name="_Ref89518050"/>
      <w:bookmarkStart w:id="4909" w:name="_Ref8951803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id="4910" w:author="Podhorsky, Milan (M.)" w:date="2022-03-29T15:21:00Z">
        <w:r w:rsidDel="00CA2700">
          <w:delText xml:space="preserve">ANC </w:delText>
        </w:r>
        <w:r w:rsidRPr="00D8447F" w:rsidDel="00CA2700">
          <w:delText>Fault</w:delText>
        </w:r>
        <w:r w:rsidDel="00CA2700">
          <w:delText xml:space="preserve"> Count</w:delText>
        </w:r>
        <w:bookmarkEnd w:id="4908"/>
      </w:del>
    </w:p>
    <w:p w14:paraId="465876E6" w14:textId="10989892" w:rsidR="00427409" w:rsidDel="00CA2700" w:rsidRDefault="00427409" w:rsidP="00CC09C5">
      <w:pPr>
        <w:spacing w:line="240" w:lineRule="atLeast"/>
        <w:rPr>
          <w:del w:id="4911" w:author="Podhorsky, Milan (M.)" w:date="2022-03-29T15:21:00Z"/>
          <w:rFonts w:eastAsiaTheme="minorHAnsi"/>
        </w:rPr>
      </w:pPr>
      <w:del w:id="4912" w:author="Podhorsky, Milan (M.)" w:date="2022-03-29T15:21:00Z">
        <w:r w:rsidDel="00CA2700">
          <w:rPr>
            <w:rFonts w:eastAsiaTheme="minorHAnsi"/>
          </w:rPr>
          <w:delText>Keeps count of the number of cases of instability having occurred during the current operating cycle (i.e. since the last Library initialization.  )</w:delText>
        </w:r>
      </w:del>
    </w:p>
    <w:bookmarkEnd w:id="4909"/>
    <w:p w14:paraId="3955266A" w14:textId="1B35F4ED" w:rsidR="00994293" w:rsidDel="00CA2700" w:rsidRDefault="00994293" w:rsidP="00CC09C5">
      <w:pPr>
        <w:spacing w:line="240" w:lineRule="atLeast"/>
        <w:rPr>
          <w:del w:id="4913" w:author="Podhorsky, Milan (M.)" w:date="2022-03-29T15:21:00Z"/>
        </w:rPr>
      </w:pPr>
    </w:p>
    <w:p w14:paraId="28543D77" w14:textId="42C6C351" w:rsidR="008A1390" w:rsidRDefault="008A1390" w:rsidP="00CC09C5">
      <w:pPr>
        <w:spacing w:line="240" w:lineRule="atLeast"/>
        <w:rPr>
          <w:ins w:id="4914" w:author="Podhorsky, Milan (M.)" w:date="2022-03-29T11:41:00Z"/>
        </w:rPr>
      </w:pPr>
    </w:p>
    <w:p w14:paraId="5CEC8C3E" w14:textId="77777777" w:rsidR="00B072F2" w:rsidRDefault="00B072F2" w:rsidP="00CC09C5">
      <w:pPr>
        <w:pStyle w:val="Heading1"/>
        <w:spacing w:line="240" w:lineRule="atLeast"/>
        <w:rPr>
          <w:ins w:id="4915" w:author="Podhorsky, Milan (M.)" w:date="2022-03-29T11:41:00Z"/>
        </w:rPr>
      </w:pPr>
      <w:bookmarkStart w:id="4916" w:name="_Toc105779502"/>
      <w:ins w:id="4917" w:author="Podhorsky, Milan (M.)" w:date="2022-03-29T11:41:00Z">
        <w:r>
          <w:t>Data Analytics</w:t>
        </w:r>
        <w:bookmarkEnd w:id="4916"/>
      </w:ins>
    </w:p>
    <w:p w14:paraId="79CD0B73" w14:textId="77777777" w:rsidR="00B072F2" w:rsidRDefault="00B072F2" w:rsidP="00CC09C5">
      <w:pPr>
        <w:spacing w:line="240" w:lineRule="atLeast"/>
        <w:rPr>
          <w:ins w:id="4918" w:author="Podhorsky, Milan (M.)" w:date="2022-03-29T11:41:00Z"/>
        </w:rPr>
      </w:pPr>
    </w:p>
    <w:p w14:paraId="4A3D2E51" w14:textId="77777777" w:rsidR="00B072F2" w:rsidRDefault="00B072F2" w:rsidP="00CC09C5">
      <w:pPr>
        <w:spacing w:line="240" w:lineRule="atLeast"/>
        <w:rPr>
          <w:ins w:id="4919" w:author="Podhorsky, Milan (M.)" w:date="2022-03-29T11:41:00Z"/>
        </w:rPr>
      </w:pPr>
      <w:ins w:id="4920" w:author="Podhorsky, Milan (M.)" w:date="2022-03-29T11:41:00Z">
        <w:r>
          <w:t>For continuous improvement purposes and to better understand the behavior of the features in normal customer usage, specific data about ANC/ PS shall be collected and made available for data analytics purposes.</w:t>
        </w:r>
      </w:ins>
    </w:p>
    <w:p w14:paraId="2826B6DD" w14:textId="77777777" w:rsidR="00B072F2" w:rsidRDefault="00B072F2" w:rsidP="00CC09C5">
      <w:pPr>
        <w:spacing w:line="240" w:lineRule="atLeast"/>
        <w:rPr>
          <w:ins w:id="4921" w:author="Podhorsky, Milan (M.)" w:date="2022-03-29T11:41:00Z"/>
        </w:rPr>
      </w:pPr>
    </w:p>
    <w:p w14:paraId="7042032A" w14:textId="77777777" w:rsidR="00B072F2" w:rsidRDefault="00B072F2" w:rsidP="00CC09C5">
      <w:pPr>
        <w:spacing w:line="240" w:lineRule="atLeast"/>
        <w:rPr>
          <w:ins w:id="4922" w:author="Podhorsky, Milan (M.)" w:date="2022-03-29T11:41:00Z"/>
        </w:rPr>
      </w:pPr>
      <w:ins w:id="4923" w:author="Podhorsky, Milan (M.)" w:date="2022-03-29T11:41:00Z">
        <w:r>
          <w:t>Data analytics are made available through an internal portal; diagnostics.ford.com.  There are additional dashboards which the analytics team can generate to track specific features or report contents.</w:t>
        </w:r>
      </w:ins>
    </w:p>
    <w:p w14:paraId="2F805C05" w14:textId="77777777" w:rsidR="00B072F2" w:rsidRDefault="00B072F2" w:rsidP="00CC09C5">
      <w:pPr>
        <w:spacing w:line="240" w:lineRule="atLeast"/>
        <w:rPr>
          <w:ins w:id="4924" w:author="Podhorsky, Milan (M.)" w:date="2022-03-29T11:41:00Z"/>
        </w:rPr>
      </w:pPr>
    </w:p>
    <w:p w14:paraId="6A56E5BC" w14:textId="4EAE1819" w:rsidR="00B072F2" w:rsidRDefault="00B072F2" w:rsidP="00CC09C5">
      <w:pPr>
        <w:spacing w:line="240" w:lineRule="atLeast"/>
        <w:rPr>
          <w:ins w:id="4925" w:author="Podhorsky, Milan (M.)" w:date="2022-03-29T11:41:00Z"/>
        </w:rPr>
      </w:pPr>
      <w:ins w:id="4926" w:author="Podhorsky, Milan (M.)" w:date="2022-03-29T11:41:00Z">
        <w:r>
          <w:t xml:space="preserve">The type of information conveyed to Analytics falls </w:t>
        </w:r>
      </w:ins>
      <w:ins w:id="4927" w:author="Podhorsky, Milan (M.)" w:date="2022-03-29T15:25:00Z">
        <w:r w:rsidR="0067052E">
          <w:t>into</w:t>
        </w:r>
      </w:ins>
      <w:ins w:id="4928" w:author="Podhorsky, Milan (M.)" w:date="2022-03-29T11:41:00Z">
        <w:r>
          <w:t xml:space="preserve"> categories:</w:t>
        </w:r>
      </w:ins>
    </w:p>
    <w:p w14:paraId="22B846CC" w14:textId="77777777" w:rsidR="00B072F2" w:rsidRDefault="00B072F2" w:rsidP="00CC09C5">
      <w:pPr>
        <w:spacing w:line="240" w:lineRule="atLeast"/>
        <w:rPr>
          <w:ins w:id="4929" w:author="Podhorsky, Milan (M.)" w:date="2022-03-29T11:41:00Z"/>
        </w:rPr>
      </w:pPr>
    </w:p>
    <w:p w14:paraId="1280D05C" w14:textId="77777777" w:rsidR="00B072F2" w:rsidRDefault="00B072F2" w:rsidP="00CC09C5">
      <w:pPr>
        <w:pStyle w:val="ListParagraph"/>
        <w:numPr>
          <w:ilvl w:val="0"/>
          <w:numId w:val="26"/>
        </w:numPr>
        <w:spacing w:line="240" w:lineRule="atLeast"/>
        <w:ind w:leftChars="0"/>
        <w:rPr>
          <w:ins w:id="4930" w:author="Podhorsky, Milan (M.)" w:date="2022-03-29T11:41:00Z"/>
        </w:rPr>
      </w:pPr>
      <w:ins w:id="4931" w:author="Podhorsky, Milan (M.)" w:date="2022-03-29T11:41:00Z">
        <w:r>
          <w:t>Analytics</w:t>
        </w:r>
      </w:ins>
    </w:p>
    <w:p w14:paraId="72C62180" w14:textId="77777777" w:rsidR="00B072F2" w:rsidRDefault="00B072F2" w:rsidP="00CC09C5">
      <w:pPr>
        <w:spacing w:line="240" w:lineRule="atLeast"/>
        <w:ind w:left="720"/>
        <w:rPr>
          <w:ins w:id="4932" w:author="Podhorsky, Milan (M.)" w:date="2022-03-29T11:41:00Z"/>
        </w:rPr>
      </w:pPr>
      <w:ins w:id="4933" w:author="Podhorsky, Milan (M.)" w:date="2022-03-29T11:41:00Z">
        <w:r>
          <w:t>Operational state changes which are of interest; and may represent user or system interactions.  Additional attributes conveyed as key-value pairs will also be stored with the event.</w:t>
        </w:r>
      </w:ins>
    </w:p>
    <w:p w14:paraId="3E183B78" w14:textId="77777777" w:rsidR="00B072F2" w:rsidRDefault="00B072F2" w:rsidP="00CC09C5">
      <w:pPr>
        <w:pStyle w:val="ListParagraph"/>
        <w:numPr>
          <w:ilvl w:val="0"/>
          <w:numId w:val="26"/>
        </w:numPr>
        <w:spacing w:line="240" w:lineRule="atLeast"/>
        <w:ind w:leftChars="0"/>
        <w:rPr>
          <w:ins w:id="4934" w:author="Podhorsky, Milan (M.)" w:date="2022-03-29T11:41:00Z"/>
        </w:rPr>
      </w:pPr>
      <w:ins w:id="4935" w:author="Podhorsky, Milan (M.)" w:date="2022-03-29T11:41:00Z">
        <w:r>
          <w:t>Diagnostics</w:t>
        </w:r>
      </w:ins>
    </w:p>
    <w:p w14:paraId="42AE33B9" w14:textId="11E55E3E" w:rsidR="00B072F2" w:rsidRDefault="00B072F2" w:rsidP="00CC09C5">
      <w:pPr>
        <w:spacing w:line="240" w:lineRule="atLeast"/>
        <w:ind w:left="720"/>
        <w:rPr>
          <w:ins w:id="4936" w:author="Podhorsky, Milan (M.)" w:date="2022-03-29T11:41:00Z"/>
        </w:rPr>
      </w:pPr>
      <w:ins w:id="4937" w:author="Podhorsky, Milan (M.)" w:date="2022-03-29T11:41:00Z">
        <w:del w:id="4938" w:author="Arun Saminathan" w:date="2022-06-10T18:51:00Z">
          <w:r w:rsidDel="00FD2991">
            <w:delText>Logworthy</w:delText>
          </w:r>
        </w:del>
      </w:ins>
      <w:ins w:id="4939" w:author="Arun Saminathan" w:date="2022-06-10T18:51:00Z">
        <w:r w:rsidR="00FD2991">
          <w:t>Log worthy</w:t>
        </w:r>
      </w:ins>
      <w:ins w:id="4940" w:author="Podhorsky, Milan (M.)" w:date="2022-03-29T11:41:00Z">
        <w:r>
          <w:t xml:space="preserve"> events which indicate abnormal behavior.  Additional attributes conveyed as key-value pairs will also be stored with the event.</w:t>
        </w:r>
      </w:ins>
    </w:p>
    <w:p w14:paraId="03A8FD6A" w14:textId="77777777" w:rsidR="00B072F2" w:rsidRDefault="00B072F2" w:rsidP="00CC09C5">
      <w:pPr>
        <w:pStyle w:val="ListParagraph"/>
        <w:numPr>
          <w:ilvl w:val="0"/>
          <w:numId w:val="26"/>
        </w:numPr>
        <w:spacing w:line="240" w:lineRule="atLeast"/>
        <w:ind w:leftChars="0"/>
        <w:rPr>
          <w:ins w:id="4941" w:author="Podhorsky, Milan (M.)" w:date="2022-03-29T11:41:00Z"/>
        </w:rPr>
      </w:pPr>
      <w:ins w:id="4942" w:author="Podhorsky, Milan (M.)" w:date="2022-03-29T11:41:00Z">
        <w:r>
          <w:t>DTC’s</w:t>
        </w:r>
      </w:ins>
    </w:p>
    <w:p w14:paraId="050E6C8E" w14:textId="77777777" w:rsidR="00B072F2" w:rsidRDefault="00B072F2" w:rsidP="00CC09C5">
      <w:pPr>
        <w:spacing w:line="240" w:lineRule="atLeast"/>
        <w:ind w:left="720"/>
        <w:rPr>
          <w:ins w:id="4943" w:author="Podhorsky, Milan (M.)" w:date="2022-03-29T11:41:00Z"/>
        </w:rPr>
      </w:pPr>
      <w:ins w:id="4944" w:author="Podhorsky, Milan (M.)" w:date="2022-03-29T11:41:00Z">
        <w:r>
          <w:t xml:space="preserve">The existing data analytics infrastructure will automatically poll all </w:t>
        </w:r>
        <w:proofErr w:type="gramStart"/>
        <w:r>
          <w:t>ECU’s</w:t>
        </w:r>
        <w:proofErr w:type="gramEnd"/>
        <w:r>
          <w:t xml:space="preserve"> for DTC’s at a period of approximately 30s.</w:t>
        </w:r>
      </w:ins>
    </w:p>
    <w:p w14:paraId="15673B09" w14:textId="77777777" w:rsidR="00B072F2" w:rsidRDefault="00B072F2" w:rsidP="00CC09C5">
      <w:pPr>
        <w:spacing w:line="240" w:lineRule="atLeast"/>
        <w:rPr>
          <w:ins w:id="4945" w:author="Podhorsky, Milan (M.)" w:date="2022-03-29T11:41:00Z"/>
        </w:rPr>
      </w:pPr>
    </w:p>
    <w:p w14:paraId="34508BA2" w14:textId="77777777" w:rsidR="00B072F2" w:rsidRDefault="00B072F2" w:rsidP="00CC09C5">
      <w:pPr>
        <w:pStyle w:val="Heading2"/>
        <w:spacing w:line="240" w:lineRule="atLeast"/>
        <w:rPr>
          <w:ins w:id="4946" w:author="Podhorsky, Milan (M.)" w:date="2022-03-29T11:41:00Z"/>
        </w:rPr>
      </w:pPr>
      <w:bookmarkStart w:id="4947" w:name="_Toc105779503"/>
      <w:ins w:id="4948" w:author="Podhorsky, Milan (M.)" w:date="2022-03-29T11:41:00Z">
        <w:r>
          <w:t>Analytics Dashboard for NVH Features</w:t>
        </w:r>
        <w:bookmarkEnd w:id="4947"/>
      </w:ins>
    </w:p>
    <w:p w14:paraId="110984A5" w14:textId="77777777" w:rsidR="00B072F2" w:rsidRDefault="00B072F2" w:rsidP="00CC09C5">
      <w:pPr>
        <w:spacing w:line="240" w:lineRule="atLeast"/>
        <w:rPr>
          <w:ins w:id="4949" w:author="Podhorsky, Milan (M.)" w:date="2022-03-29T11:41:00Z"/>
        </w:rPr>
      </w:pPr>
      <w:ins w:id="4950" w:author="Podhorsky, Milan (M.)" w:date="2022-03-29T11:41:00Z">
        <w:r>
          <w:t xml:space="preserve">The data analytics team provides a dashboard through their portal: </w:t>
        </w:r>
        <w:r w:rsidRPr="00DC3EE1">
          <w:t>reports.diagnostics.ford.com</w:t>
        </w:r>
        <w:r>
          <w:t>, which allows one to view a summary of specific analytics data.  For insight into the usage and effectiveness of ANC/PS features; it is proposed that the following data be made available; with the ability to filter the results based on:</w:t>
        </w:r>
      </w:ins>
    </w:p>
    <w:p w14:paraId="353269A9" w14:textId="77777777" w:rsidR="00B072F2" w:rsidRDefault="00B072F2" w:rsidP="00CC09C5">
      <w:pPr>
        <w:pStyle w:val="ListParagraph"/>
        <w:numPr>
          <w:ilvl w:val="0"/>
          <w:numId w:val="26"/>
        </w:numPr>
        <w:spacing w:line="240" w:lineRule="atLeast"/>
        <w:ind w:leftChars="0"/>
        <w:rPr>
          <w:ins w:id="4951" w:author="Podhorsky, Milan (M.)" w:date="2022-03-29T11:41:00Z"/>
        </w:rPr>
      </w:pPr>
      <w:ins w:id="4952" w:author="Podhorsky, Milan (M.)" w:date="2022-03-29T11:41:00Z">
        <w:r>
          <w:t>Vehicle program</w:t>
        </w:r>
      </w:ins>
    </w:p>
    <w:p w14:paraId="6A0C4951" w14:textId="77777777" w:rsidR="00B072F2" w:rsidRDefault="00B072F2" w:rsidP="00CC09C5">
      <w:pPr>
        <w:pStyle w:val="ListParagraph"/>
        <w:numPr>
          <w:ilvl w:val="0"/>
          <w:numId w:val="26"/>
        </w:numPr>
        <w:spacing w:line="240" w:lineRule="atLeast"/>
        <w:ind w:leftChars="0"/>
        <w:rPr>
          <w:ins w:id="4953" w:author="Podhorsky, Milan (M.)" w:date="2022-03-29T11:41:00Z"/>
        </w:rPr>
      </w:pPr>
      <w:ins w:id="4954" w:author="Podhorsky, Milan (M.)" w:date="2022-03-29T11:41:00Z">
        <w:r>
          <w:t>Body style / trim level</w:t>
        </w:r>
      </w:ins>
    </w:p>
    <w:p w14:paraId="746588DB" w14:textId="77777777" w:rsidR="00B072F2" w:rsidRDefault="00B072F2" w:rsidP="00CC09C5">
      <w:pPr>
        <w:pStyle w:val="ListParagraph"/>
        <w:numPr>
          <w:ilvl w:val="0"/>
          <w:numId w:val="26"/>
        </w:numPr>
        <w:spacing w:line="240" w:lineRule="atLeast"/>
        <w:ind w:leftChars="0"/>
        <w:rPr>
          <w:ins w:id="4955" w:author="Podhorsky, Milan (M.)" w:date="2022-03-29T11:41:00Z"/>
        </w:rPr>
      </w:pPr>
      <w:ins w:id="4956" w:author="Podhorsky, Milan (M.)" w:date="2022-03-29T11:41:00Z">
        <w:r>
          <w:t>ANC/PS/AVAS feature</w:t>
        </w:r>
      </w:ins>
    </w:p>
    <w:p w14:paraId="764030FE" w14:textId="77777777" w:rsidR="00B072F2" w:rsidRDefault="00B072F2" w:rsidP="00CC09C5">
      <w:pPr>
        <w:pStyle w:val="ListParagraph"/>
        <w:numPr>
          <w:ilvl w:val="0"/>
          <w:numId w:val="26"/>
        </w:numPr>
        <w:spacing w:line="240" w:lineRule="atLeast"/>
        <w:ind w:leftChars="0"/>
        <w:rPr>
          <w:ins w:id="4957" w:author="Podhorsky, Milan (M.)" w:date="2022-03-29T11:41:00Z"/>
        </w:rPr>
      </w:pPr>
      <w:ins w:id="4958" w:author="Podhorsky, Milan (M.)" w:date="2022-03-29T11:41:00Z">
        <w:r>
          <w:t>Model Year</w:t>
        </w:r>
      </w:ins>
    </w:p>
    <w:p w14:paraId="17A46ECC" w14:textId="77777777" w:rsidR="00B072F2" w:rsidRDefault="00B072F2" w:rsidP="00CC09C5">
      <w:pPr>
        <w:pStyle w:val="ListParagraph"/>
        <w:numPr>
          <w:ilvl w:val="0"/>
          <w:numId w:val="26"/>
        </w:numPr>
        <w:spacing w:line="240" w:lineRule="atLeast"/>
        <w:ind w:leftChars="0"/>
        <w:rPr>
          <w:ins w:id="4959" w:author="Podhorsky, Milan (M.)" w:date="2022-03-29T11:41:00Z"/>
        </w:rPr>
      </w:pPr>
      <w:ins w:id="4960" w:author="Podhorsky, Milan (M.)" w:date="2022-03-29T11:41:00Z">
        <w:r>
          <w:t>Date Range</w:t>
        </w:r>
      </w:ins>
    </w:p>
    <w:p w14:paraId="1A3B3897" w14:textId="77777777" w:rsidR="00B072F2" w:rsidRDefault="00B072F2" w:rsidP="00CC09C5">
      <w:pPr>
        <w:pStyle w:val="ListParagraph"/>
        <w:numPr>
          <w:ilvl w:val="0"/>
          <w:numId w:val="26"/>
        </w:numPr>
        <w:spacing w:line="240" w:lineRule="atLeast"/>
        <w:ind w:leftChars="0"/>
        <w:rPr>
          <w:ins w:id="4961" w:author="Podhorsky, Milan (M.)" w:date="2022-03-29T11:41:00Z"/>
        </w:rPr>
      </w:pPr>
      <w:ins w:id="4962" w:author="Podhorsky, Milan (M.)" w:date="2022-03-29T11:41:00Z">
        <w:r>
          <w:t>Software Release Version/PN</w:t>
        </w:r>
      </w:ins>
    </w:p>
    <w:p w14:paraId="6CF6C056" w14:textId="77777777" w:rsidR="00B072F2" w:rsidRDefault="00B072F2" w:rsidP="00CC09C5">
      <w:pPr>
        <w:pStyle w:val="ListParagraph"/>
        <w:numPr>
          <w:ilvl w:val="0"/>
          <w:numId w:val="26"/>
        </w:numPr>
        <w:spacing w:line="240" w:lineRule="atLeast"/>
        <w:ind w:leftChars="0"/>
        <w:rPr>
          <w:ins w:id="4963" w:author="Podhorsky, Milan (M.)" w:date="2022-03-29T11:41:00Z"/>
        </w:rPr>
      </w:pPr>
      <w:ins w:id="4964" w:author="Podhorsky, Milan (M.)" w:date="2022-03-29T11:41:00Z">
        <w:r>
          <w:t>Acoustic Calibration FPN</w:t>
        </w:r>
      </w:ins>
    </w:p>
    <w:p w14:paraId="513D8805" w14:textId="77777777" w:rsidR="00B072F2" w:rsidRDefault="00B072F2" w:rsidP="00CC09C5">
      <w:pPr>
        <w:spacing w:line="240" w:lineRule="atLeast"/>
        <w:rPr>
          <w:ins w:id="4965" w:author="Podhorsky, Milan (M.)" w:date="2022-03-29T11:41:00Z"/>
        </w:rPr>
      </w:pPr>
    </w:p>
    <w:p w14:paraId="40980D7F" w14:textId="77777777" w:rsidR="00B072F2" w:rsidRDefault="00B072F2" w:rsidP="00CC09C5">
      <w:pPr>
        <w:pStyle w:val="Heading3"/>
        <w:spacing w:line="240" w:lineRule="atLeast"/>
        <w:rPr>
          <w:ins w:id="4966" w:author="Podhorsky, Milan (M.)" w:date="2022-03-29T11:41:00Z"/>
        </w:rPr>
      </w:pPr>
      <w:bookmarkStart w:id="4967" w:name="_Toc105779504"/>
      <w:ins w:id="4968" w:author="Podhorsky, Milan (M.)" w:date="2022-03-29T11:41:00Z">
        <w:r>
          <w:t>Propulsion Sound – User Enable/Disable</w:t>
        </w:r>
        <w:bookmarkEnd w:id="4967"/>
      </w:ins>
    </w:p>
    <w:p w14:paraId="244A8746" w14:textId="77777777" w:rsidR="00B072F2" w:rsidRDefault="00B072F2" w:rsidP="00CC09C5">
      <w:pPr>
        <w:spacing w:line="240" w:lineRule="atLeast"/>
        <w:rPr>
          <w:ins w:id="4969" w:author="Podhorsky, Milan (M.)" w:date="2022-03-29T11:41:00Z"/>
        </w:rPr>
      </w:pPr>
      <w:ins w:id="4970" w:author="Podhorsky, Milan (M.)" w:date="2022-03-29T11:41:00Z">
        <w:r>
          <w:t>To provide insight into the customer enabling/disabling Propulsion Sound.  Data of interest would include frequency of adjustment and duration ratio of the feature being enabled/disabled.</w:t>
        </w:r>
      </w:ins>
    </w:p>
    <w:p w14:paraId="5A343C81" w14:textId="77777777" w:rsidR="00B072F2" w:rsidRDefault="00B072F2" w:rsidP="00CC09C5">
      <w:pPr>
        <w:spacing w:line="240" w:lineRule="atLeast"/>
        <w:rPr>
          <w:ins w:id="4971" w:author="Podhorsky, Milan (M.)" w:date="2022-03-29T11:41:00Z"/>
        </w:rPr>
      </w:pPr>
    </w:p>
    <w:p w14:paraId="210203EC" w14:textId="77777777" w:rsidR="00B072F2" w:rsidRDefault="00B072F2" w:rsidP="00CC09C5">
      <w:pPr>
        <w:pStyle w:val="Heading3"/>
        <w:spacing w:line="240" w:lineRule="atLeast"/>
        <w:rPr>
          <w:ins w:id="4972" w:author="Podhorsky, Milan (M.)" w:date="2022-03-29T11:41:00Z"/>
        </w:rPr>
      </w:pPr>
      <w:bookmarkStart w:id="4973" w:name="_Toc105779505"/>
      <w:ins w:id="4974" w:author="Podhorsky, Milan (M.)" w:date="2022-03-29T11:41:00Z">
        <w:r>
          <w:t>ANC Divergence Exceptions</w:t>
        </w:r>
        <w:bookmarkEnd w:id="4973"/>
      </w:ins>
    </w:p>
    <w:p w14:paraId="655D2D27" w14:textId="54A3AFEB" w:rsidR="00B072F2" w:rsidRDefault="00B072F2" w:rsidP="00CC09C5">
      <w:pPr>
        <w:spacing w:line="240" w:lineRule="atLeast"/>
        <w:rPr>
          <w:ins w:id="4975" w:author="Podhorsky, Milan (M.)" w:date="2022-03-29T11:41:00Z"/>
        </w:rPr>
      </w:pPr>
      <w:ins w:id="4976" w:author="Podhorsky, Milan (M.)" w:date="2022-03-29T11:41:00Z">
        <w:r>
          <w:t>To provide insight into the performance of ANC; by tracking the occurrences and frequency of ANC Divergence.  Since each vehicle trim level and body style variation will be individually tuned, it is important to classify these exceptions to determine if they are ANC algorithm / library systemic; or specific to a vehicle / trim level; suggesting an issue with the acoustic calibration.</w:t>
        </w:r>
      </w:ins>
    </w:p>
    <w:p w14:paraId="429A28C1" w14:textId="77777777" w:rsidR="00B072F2" w:rsidRDefault="00B072F2" w:rsidP="00CC09C5">
      <w:pPr>
        <w:spacing w:line="240" w:lineRule="atLeast"/>
        <w:rPr>
          <w:ins w:id="4977" w:author="Podhorsky, Milan (M.)" w:date="2022-03-29T11:41:00Z"/>
        </w:rPr>
      </w:pPr>
    </w:p>
    <w:p w14:paraId="2F1A4A0F" w14:textId="67C7D582" w:rsidR="00B072F2" w:rsidRDefault="00895A13" w:rsidP="00CC09C5">
      <w:pPr>
        <w:pStyle w:val="Heading3"/>
        <w:spacing w:line="240" w:lineRule="atLeast"/>
        <w:rPr>
          <w:ins w:id="4978" w:author="Podhorsky, Milan (M.)" w:date="2022-03-29T11:41:00Z"/>
        </w:rPr>
      </w:pPr>
      <w:bookmarkStart w:id="4979" w:name="_Toc105779506"/>
      <w:ins w:id="4980" w:author="Podhorsky, Milan (M.)" w:date="2022-03-29T11:47:00Z">
        <w:r>
          <w:t>ANC/PS/</w:t>
        </w:r>
        <w:r w:rsidR="00186DF4">
          <w:t xml:space="preserve">AVAS </w:t>
        </w:r>
      </w:ins>
      <w:ins w:id="4981" w:author="Podhorsky, Milan (M.)" w:date="2022-03-29T11:50:00Z">
        <w:r w:rsidR="00CE486C">
          <w:t>Exceptions</w:t>
        </w:r>
      </w:ins>
      <w:bookmarkEnd w:id="4979"/>
    </w:p>
    <w:p w14:paraId="1E97E20A" w14:textId="413D7D25" w:rsidR="00B072F2" w:rsidRDefault="00CE486C" w:rsidP="00CC09C5">
      <w:pPr>
        <w:spacing w:line="240" w:lineRule="atLeast"/>
        <w:rPr>
          <w:ins w:id="4982" w:author="Podhorsky, Milan (M.)" w:date="2022-03-29T11:50:00Z"/>
        </w:rPr>
      </w:pPr>
      <w:ins w:id="4983" w:author="Podhorsky, Milan (M.)" w:date="2022-03-29T11:50:00Z">
        <w:r>
          <w:t>To provide insight into the performance of</w:t>
        </w:r>
        <w:r w:rsidR="00A06116">
          <w:t xml:space="preserve"> </w:t>
        </w:r>
      </w:ins>
      <w:ins w:id="4984" w:author="Podhorsky, Milan (M.)" w:date="2022-03-29T11:51:00Z">
        <w:r w:rsidR="00A06116">
          <w:t xml:space="preserve">ANC/PS/AVAS features; by tracking the </w:t>
        </w:r>
        <w:r w:rsidR="00532408">
          <w:t xml:space="preserve">frequency of </w:t>
        </w:r>
      </w:ins>
      <w:ins w:id="4985" w:author="Podhorsky, Milan (M.)" w:date="2022-03-29T11:52:00Z">
        <w:r w:rsidR="00532408">
          <w:t>initialization and runtime exceptions.  The goal is to</w:t>
        </w:r>
        <w:r w:rsidR="009014F0">
          <w:t xml:space="preserve"> </w:t>
        </w:r>
      </w:ins>
      <w:ins w:id="4986" w:author="Podhorsky, Milan (M.)" w:date="2022-03-29T11:53:00Z">
        <w:r w:rsidR="007C11BE">
          <w:t xml:space="preserve">forecast and troubleshoot potential systemic issues </w:t>
        </w:r>
        <w:r w:rsidR="0021213C">
          <w:t>related to the audio DSP / NVH service s</w:t>
        </w:r>
      </w:ins>
      <w:ins w:id="4987" w:author="Podhorsky, Milan (M.)" w:date="2022-03-29T11:54:00Z">
        <w:r w:rsidR="0021213C">
          <w:t>ubsystems.</w:t>
        </w:r>
      </w:ins>
    </w:p>
    <w:p w14:paraId="43C76323" w14:textId="77777777" w:rsidR="00B072F2" w:rsidRDefault="00B072F2" w:rsidP="00CC09C5">
      <w:pPr>
        <w:spacing w:line="240" w:lineRule="atLeast"/>
        <w:rPr>
          <w:ins w:id="4988" w:author="Podhorsky, Milan (M.)" w:date="2022-03-29T11:41:00Z"/>
        </w:rPr>
      </w:pPr>
    </w:p>
    <w:p w14:paraId="533316D2" w14:textId="77777777" w:rsidR="00B072F2" w:rsidRDefault="00B072F2" w:rsidP="00CC09C5">
      <w:pPr>
        <w:pStyle w:val="Heading2"/>
        <w:spacing w:line="240" w:lineRule="atLeast"/>
        <w:rPr>
          <w:ins w:id="4989" w:author="Podhorsky, Milan (M.)" w:date="2022-03-29T11:41:00Z"/>
        </w:rPr>
      </w:pPr>
      <w:bookmarkStart w:id="4990" w:name="_Toc105779507"/>
      <w:ins w:id="4991" w:author="Podhorsky, Milan (M.)" w:date="2022-03-29T11:41:00Z">
        <w:r>
          <w:t>Software Interface</w:t>
        </w:r>
        <w:bookmarkEnd w:id="4990"/>
      </w:ins>
    </w:p>
    <w:p w14:paraId="69FF5FB6" w14:textId="1FED81B5" w:rsidR="00B072F2" w:rsidRDefault="00B072F2" w:rsidP="00CC09C5">
      <w:pPr>
        <w:spacing w:line="240" w:lineRule="atLeast"/>
        <w:rPr>
          <w:ins w:id="4992" w:author="Podhorsky, Milan (M.)" w:date="2022-03-29T11:41:00Z"/>
        </w:rPr>
      </w:pPr>
      <w:ins w:id="4993" w:author="Podhorsky, Milan (M.)" w:date="2022-03-29T11:41:00Z">
        <w:r>
          <w:t xml:space="preserve">The software interface to Analytics from the NVH Service will be through </w:t>
        </w:r>
        <w:proofErr w:type="spellStart"/>
        <w:r>
          <w:t>libAnalytics</w:t>
        </w:r>
        <w:proofErr w:type="spellEnd"/>
        <w:r>
          <w:t xml:space="preserve">; </w:t>
        </w:r>
      </w:ins>
      <w:ins w:id="4994" w:author="Podhorsky, Milan (M.)" w:date="2022-05-09T15:43:00Z">
        <w:r w:rsidR="004F682D">
          <w:t>whose usage is</w:t>
        </w:r>
        <w:r w:rsidR="00D93480">
          <w:t xml:space="preserve"> defined by the Analytics team.</w:t>
        </w:r>
      </w:ins>
      <w:ins w:id="4995" w:author="Podhorsky, Milan (M.)" w:date="2022-05-09T15:53:00Z">
        <w:r w:rsidR="00E77528">
          <w:t xml:space="preserve">  </w:t>
        </w:r>
        <w:r w:rsidR="00F73958">
          <w:t>The types of events reported fall into two categories</w:t>
        </w:r>
      </w:ins>
      <w:ins w:id="4996" w:author="Podhorsky, Milan (M.)" w:date="2022-05-09T15:54:00Z">
        <w:r w:rsidR="00B64BAB">
          <w:t xml:space="preserve"> as detailed in the following sections.</w:t>
        </w:r>
      </w:ins>
    </w:p>
    <w:p w14:paraId="23F7BE6C" w14:textId="77777777" w:rsidR="00B072F2" w:rsidRDefault="00B072F2" w:rsidP="00CC09C5">
      <w:pPr>
        <w:spacing w:line="240" w:lineRule="atLeast"/>
        <w:rPr>
          <w:ins w:id="4997" w:author="Podhorsky, Milan (M.)" w:date="2022-03-29T11:41:00Z"/>
        </w:rPr>
      </w:pPr>
    </w:p>
    <w:p w14:paraId="7250FD63" w14:textId="05A60100" w:rsidR="00B072F2" w:rsidRDefault="002B126F" w:rsidP="00CC09C5">
      <w:pPr>
        <w:pStyle w:val="Heading2"/>
        <w:spacing w:line="240" w:lineRule="atLeast"/>
        <w:rPr>
          <w:ins w:id="4998" w:author="Podhorsky, Milan (M.)" w:date="2022-03-29T15:19:00Z"/>
        </w:rPr>
      </w:pPr>
      <w:bookmarkStart w:id="4999" w:name="_Toc105779508"/>
      <w:ins w:id="5000" w:author="Podhorsky, Milan (M.)" w:date="2022-03-29T15:19:00Z">
        <w:r>
          <w:t>Analytic Events</w:t>
        </w:r>
        <w:bookmarkEnd w:id="4999"/>
      </w:ins>
    </w:p>
    <w:p w14:paraId="551391EA" w14:textId="36AD74EC" w:rsidR="002B126F" w:rsidRDefault="0005670D" w:rsidP="00CC09C5">
      <w:pPr>
        <w:spacing w:line="240" w:lineRule="atLeast"/>
        <w:rPr>
          <w:ins w:id="5001" w:author="Podhorsky, Milan (M.)" w:date="2022-03-29T15:19:00Z"/>
        </w:rPr>
      </w:pPr>
      <w:ins w:id="5002" w:author="Podhorsky, Milan (M.)" w:date="2022-05-09T15:55:00Z">
        <w:r w:rsidRPr="0005670D">
          <w:t>Analytics events are used to instrument applications for the purpose of generating usage data</w:t>
        </w:r>
        <w:r w:rsidR="009537C9">
          <w:t>;</w:t>
        </w:r>
        <w:r w:rsidRPr="0005670D">
          <w:t xml:space="preserve"> to gather </w:t>
        </w:r>
        <w:r w:rsidR="009537C9">
          <w:t>information</w:t>
        </w:r>
        <w:r w:rsidRPr="0005670D">
          <w:t xml:space="preserve"> about how </w:t>
        </w:r>
        <w:r w:rsidR="009537C9">
          <w:t>t</w:t>
        </w:r>
      </w:ins>
      <w:ins w:id="5003" w:author="Podhorsky, Milan (M.)" w:date="2022-05-09T15:56:00Z">
        <w:r w:rsidR="009537C9">
          <w:t>hese features are</w:t>
        </w:r>
      </w:ins>
      <w:ins w:id="5004" w:author="Podhorsky, Milan (M.)" w:date="2022-05-09T15:55:00Z">
        <w:r w:rsidRPr="0005670D">
          <w:t xml:space="preserve"> being used.  Analytics events are primarily comprised of key-value attributes, with some additional supporting fields.</w:t>
        </w:r>
      </w:ins>
    </w:p>
    <w:p w14:paraId="6B83DB28" w14:textId="337FDCEC" w:rsidR="00BD0EC5" w:rsidRDefault="00BD0EC5" w:rsidP="00CC09C5">
      <w:pPr>
        <w:spacing w:line="240" w:lineRule="atLeast"/>
        <w:rPr>
          <w:ins w:id="5005" w:author="Podhorsky, Milan (M.)" w:date="2022-03-29T15:23:00Z"/>
        </w:rPr>
      </w:pPr>
    </w:p>
    <w:p w14:paraId="32002511" w14:textId="77777777" w:rsidR="00BD0EC5" w:rsidRDefault="00BD0EC5" w:rsidP="00CC09C5">
      <w:pPr>
        <w:pStyle w:val="Heading3"/>
        <w:spacing w:line="240" w:lineRule="atLeast"/>
        <w:rPr>
          <w:ins w:id="5006" w:author="Podhorsky, Milan (M.)" w:date="2022-03-29T15:23:00Z"/>
        </w:rPr>
      </w:pPr>
      <w:bookmarkStart w:id="5007" w:name="_Toc105779509"/>
      <w:proofErr w:type="spellStart"/>
      <w:ins w:id="5008" w:author="Podhorsky, Milan (M.)" w:date="2022-03-29T15:23:00Z">
        <w:r>
          <w:t>onPSEnabledChanged</w:t>
        </w:r>
        <w:bookmarkEnd w:id="5007"/>
        <w:proofErr w:type="spellEnd"/>
      </w:ins>
    </w:p>
    <w:p w14:paraId="4B4B236C" w14:textId="3204ECF1" w:rsidR="00BD0EC5" w:rsidRDefault="00A412F8" w:rsidP="00CC09C5">
      <w:pPr>
        <w:spacing w:line="240" w:lineRule="atLeast"/>
        <w:rPr>
          <w:ins w:id="5009" w:author="Podhorsky, Milan (M.)" w:date="2022-03-29T15:27:00Z"/>
        </w:rPr>
      </w:pPr>
      <w:ins w:id="5010" w:author="Podhorsky, Milan (M.)" w:date="2022-03-29T15:26:00Z">
        <w:r>
          <w:t xml:space="preserve">Event notification will occur when </w:t>
        </w:r>
        <w:r w:rsidR="008379BD">
          <w:t>d</w:t>
        </w:r>
      </w:ins>
      <w:ins w:id="5011" w:author="Podhorsky, Milan (M.)" w:date="2022-03-29T15:27:00Z">
        <w:r w:rsidR="008379BD">
          <w:t>river changes the setting</w:t>
        </w:r>
        <w:r w:rsidR="0057305C">
          <w:t xml:space="preserve"> to enable/disable propulsion sound.</w:t>
        </w:r>
      </w:ins>
    </w:p>
    <w:p w14:paraId="0202A528" w14:textId="5B0BBE84" w:rsidR="0057305C" w:rsidRDefault="00066DB8" w:rsidP="00CC09C5">
      <w:pPr>
        <w:pStyle w:val="ListParagraph"/>
        <w:numPr>
          <w:ilvl w:val="0"/>
          <w:numId w:val="30"/>
        </w:numPr>
        <w:spacing w:line="240" w:lineRule="atLeast"/>
        <w:ind w:leftChars="0"/>
        <w:rPr>
          <w:ins w:id="5012" w:author="Podhorsky, Milan (M.)" w:date="2022-03-29T15:23:00Z"/>
        </w:rPr>
      </w:pPr>
      <w:ins w:id="5013" w:author="Podhorsky, Milan (M.)" w:date="2022-03-29T15:28:00Z">
        <w:r>
          <w:t>Status = enabled/disabled</w:t>
        </w:r>
      </w:ins>
    </w:p>
    <w:p w14:paraId="724EEA4F" w14:textId="6E4E2087" w:rsidR="002B126F" w:rsidRDefault="002B126F" w:rsidP="00CC09C5">
      <w:pPr>
        <w:spacing w:line="240" w:lineRule="atLeast"/>
        <w:rPr>
          <w:ins w:id="5014" w:author="Podhorsky, Milan (M.)" w:date="2022-05-09T15:59:00Z"/>
        </w:rPr>
      </w:pPr>
    </w:p>
    <w:p w14:paraId="4642D0C1" w14:textId="4FFCB5F0" w:rsidR="007A49FB" w:rsidRDefault="00B25625" w:rsidP="00CC09C5">
      <w:pPr>
        <w:pStyle w:val="Heading3"/>
        <w:spacing w:line="240" w:lineRule="atLeast"/>
        <w:rPr>
          <w:ins w:id="5015" w:author="Podhorsky, Milan (M.)" w:date="2022-05-09T16:00:00Z"/>
        </w:rPr>
      </w:pPr>
      <w:bookmarkStart w:id="5016" w:name="_Toc105779510"/>
      <w:proofErr w:type="spellStart"/>
      <w:ins w:id="5017" w:author="Podhorsky, Milan (M.)" w:date="2022-05-09T15:59:00Z">
        <w:r>
          <w:t>onANC</w:t>
        </w:r>
      </w:ins>
      <w:ins w:id="5018" w:author="Podhorsky, Milan (M.)" w:date="2022-05-09T16:00:00Z">
        <w:r>
          <w:t>DivergenceEvent</w:t>
        </w:r>
        <w:bookmarkEnd w:id="5016"/>
        <w:proofErr w:type="spellEnd"/>
      </w:ins>
    </w:p>
    <w:p w14:paraId="2CDCA56F" w14:textId="25839622" w:rsidR="00B25625" w:rsidRPr="00B25625" w:rsidRDefault="009D7CC5" w:rsidP="00CC09C5">
      <w:pPr>
        <w:spacing w:line="240" w:lineRule="atLeast"/>
        <w:rPr>
          <w:ins w:id="5019" w:author="Podhorsky, Milan (M.)" w:date="2022-03-29T15:19:00Z"/>
        </w:rPr>
      </w:pPr>
      <w:ins w:id="5020" w:author="Podhorsky, Milan (M.)" w:date="2022-05-09T16:00:00Z">
        <w:r>
          <w:t xml:space="preserve">Placeholder for the software development team to decide if an ANC divergence event should be </w:t>
        </w:r>
      </w:ins>
      <w:ins w:id="5021" w:author="Podhorsky, Milan (M.)" w:date="2022-05-09T16:01:00Z">
        <w:r w:rsidR="0060533F">
          <w:t>handled as an analytic or diagnostic event.  An advantage of</w:t>
        </w:r>
        <w:r w:rsidR="00080FE8">
          <w:t xml:space="preserve"> a diagnostic event includes the additional vehicle collected for </w:t>
        </w:r>
        <w:proofErr w:type="gramStart"/>
        <w:r w:rsidR="00080FE8">
          <w:t>context</w:t>
        </w:r>
      </w:ins>
      <w:ins w:id="5022" w:author="Podhorsky, Milan (M.)" w:date="2022-05-09T16:02:00Z">
        <w:r w:rsidR="0041404C">
          <w:t>;</w:t>
        </w:r>
        <w:proofErr w:type="gramEnd"/>
        <w:r w:rsidR="0041404C">
          <w:t xml:space="preserve"> though this come</w:t>
        </w:r>
      </w:ins>
      <w:ins w:id="5023" w:author="Podhorsky, Milan (M.)" w:date="2022-05-09T16:11:00Z">
        <w:r w:rsidR="00705816">
          <w:t>s</w:t>
        </w:r>
      </w:ins>
      <w:ins w:id="5024" w:author="Podhorsky, Milan (M.)" w:date="2022-05-09T16:02:00Z">
        <w:r w:rsidR="0041404C">
          <w:t xml:space="preserve"> at </w:t>
        </w:r>
      </w:ins>
      <w:ins w:id="5025" w:author="Podhorsky, Milan (M.)" w:date="2022-05-09T16:12:00Z">
        <w:r w:rsidR="00514FC7">
          <w:t>the</w:t>
        </w:r>
      </w:ins>
      <w:ins w:id="5026" w:author="Podhorsky, Milan (M.)" w:date="2022-05-09T16:02:00Z">
        <w:r w:rsidR="0041404C">
          <w:t xml:space="preserve"> cost of data bandwidth.</w:t>
        </w:r>
      </w:ins>
    </w:p>
    <w:p w14:paraId="3B6ECA91" w14:textId="7AACBF5D" w:rsidR="002B126F" w:rsidRDefault="002B126F" w:rsidP="00CC09C5">
      <w:pPr>
        <w:pStyle w:val="Heading2"/>
        <w:spacing w:line="240" w:lineRule="atLeast"/>
        <w:rPr>
          <w:ins w:id="5027" w:author="Podhorsky, Milan (M.)" w:date="2022-03-29T11:41:00Z"/>
        </w:rPr>
      </w:pPr>
      <w:bookmarkStart w:id="5028" w:name="_Toc105779511"/>
      <w:ins w:id="5029" w:author="Podhorsky, Milan (M.)" w:date="2022-03-29T15:19:00Z">
        <w:r>
          <w:t xml:space="preserve">Diagnostic </w:t>
        </w:r>
      </w:ins>
      <w:ins w:id="5030" w:author="Podhorsky, Milan (M.)" w:date="2022-05-09T15:44:00Z">
        <w:r w:rsidR="00B574B0">
          <w:t>(</w:t>
        </w:r>
        <w:del w:id="5031" w:author="Arun Saminathan" w:date="2022-06-10T18:51:00Z">
          <w:r w:rsidR="00B574B0" w:rsidDel="00FD2991">
            <w:delText>Logworthy</w:delText>
          </w:r>
        </w:del>
      </w:ins>
      <w:ins w:id="5032" w:author="Arun Saminathan" w:date="2022-06-10T18:51:00Z">
        <w:r w:rsidR="00FD2991">
          <w:t>Log worthy</w:t>
        </w:r>
      </w:ins>
      <w:ins w:id="5033" w:author="Podhorsky, Milan (M.)" w:date="2022-05-09T15:44:00Z">
        <w:r w:rsidR="00B574B0">
          <w:t xml:space="preserve">) </w:t>
        </w:r>
      </w:ins>
      <w:ins w:id="5034" w:author="Podhorsky, Milan (M.)" w:date="2022-03-29T15:19:00Z">
        <w:r>
          <w:t>Events</w:t>
        </w:r>
      </w:ins>
      <w:bookmarkEnd w:id="5028"/>
    </w:p>
    <w:p w14:paraId="216C408F" w14:textId="38D94FCE" w:rsidR="00B072F2" w:rsidRDefault="00CD71B2" w:rsidP="00CC09C5">
      <w:pPr>
        <w:spacing w:line="240" w:lineRule="atLeast"/>
        <w:rPr>
          <w:ins w:id="5035" w:author="Podhorsky, Milan (M.)" w:date="2022-03-29T11:41:00Z"/>
        </w:rPr>
      </w:pPr>
      <w:ins w:id="5036" w:author="Podhorsky, Milan (M.)" w:date="2022-05-09T15:56:00Z">
        <w:r w:rsidRPr="00CD71B2">
          <w:t xml:space="preserve">Diagnostics events are used primary to collect debug information for software </w:t>
        </w:r>
      </w:ins>
      <w:ins w:id="5037" w:author="Podhorsky, Milan (M.)" w:date="2022-05-09T16:06:00Z">
        <w:r w:rsidR="00604D5F">
          <w:t xml:space="preserve">/ system </w:t>
        </w:r>
      </w:ins>
      <w:ins w:id="5038" w:author="Podhorsky, Milan (M.)" w:date="2022-05-09T15:56:00Z">
        <w:r w:rsidRPr="00CD71B2">
          <w:t>failures.  Diagnostics events are much heavier than analytics events.  When triggered various log files are collected to include in the payload for the event.  The goal is to provide a snapshot of the system at the time of invocation to facilitate debugging.  Virtually all diagnostics events will result in the system log (in the case of Phoenix logcat) to be dumped.  Diagnostics events should never be sent in a loop.  Some throttling mechanisms are in place to attempt to mitigate events that are sent too often.</w:t>
        </w:r>
      </w:ins>
    </w:p>
    <w:p w14:paraId="13472CAD" w14:textId="255A01C5" w:rsidR="00B072F2" w:rsidRDefault="00B072F2" w:rsidP="00CC09C5">
      <w:pPr>
        <w:spacing w:line="240" w:lineRule="atLeast"/>
        <w:rPr>
          <w:ins w:id="5039" w:author="Podhorsky, Milan (M.)" w:date="2022-05-09T16:03:00Z"/>
        </w:rPr>
      </w:pPr>
    </w:p>
    <w:p w14:paraId="3A69115B" w14:textId="02DFAA56" w:rsidR="00A33B5D" w:rsidRDefault="00BD459A" w:rsidP="00CC09C5">
      <w:pPr>
        <w:spacing w:line="240" w:lineRule="atLeast"/>
        <w:rPr>
          <w:ins w:id="5040" w:author="Podhorsky, Milan (M.)" w:date="2022-05-09T16:04:00Z"/>
        </w:rPr>
      </w:pPr>
      <w:ins w:id="5041" w:author="Podhorsky, Milan (M.)" w:date="2022-05-09T16:05:00Z">
        <w:r>
          <w:t>Since the intent of such events are to</w:t>
        </w:r>
      </w:ins>
      <w:ins w:id="5042" w:author="Podhorsky, Milan (M.)" w:date="2022-05-09T16:06:00Z">
        <w:r w:rsidR="00CD1491">
          <w:t xml:space="preserve"> aid in identifying root cause </w:t>
        </w:r>
      </w:ins>
      <w:ins w:id="5043" w:author="Podhorsky, Milan (M.)" w:date="2022-05-09T16:08:00Z">
        <w:r w:rsidR="00AD449C">
          <w:t xml:space="preserve">for </w:t>
        </w:r>
        <w:r w:rsidR="000B66C9">
          <w:t xml:space="preserve">potentially </w:t>
        </w:r>
      </w:ins>
      <w:ins w:id="5044" w:author="Podhorsky, Milan (M.)" w:date="2022-05-09T16:10:00Z">
        <w:r w:rsidR="002C0812">
          <w:t xml:space="preserve">rare and high </w:t>
        </w:r>
        <w:r w:rsidR="00616D4B">
          <w:t>visibility/priority defects</w:t>
        </w:r>
        <w:r w:rsidR="00BB6EDC">
          <w:t>;</w:t>
        </w:r>
      </w:ins>
      <w:ins w:id="5045" w:author="Podhorsky, Milan (M.)" w:date="2022-05-09T16:11:00Z">
        <w:r w:rsidR="00BB6EDC">
          <w:t xml:space="preserve"> </w:t>
        </w:r>
      </w:ins>
      <w:ins w:id="5046" w:author="Podhorsky, Milan (M.)" w:date="2022-05-09T16:13:00Z">
        <w:r w:rsidR="009C56FB">
          <w:t>the software development team</w:t>
        </w:r>
        <w:r w:rsidR="009330E1">
          <w:t xml:space="preserve"> should have discretion over </w:t>
        </w:r>
      </w:ins>
      <w:ins w:id="5047" w:author="Podhorsky, Milan (M.)" w:date="2022-05-09T16:14:00Z">
        <w:r w:rsidR="00041461">
          <w:t xml:space="preserve">the triggers and additional content of </w:t>
        </w:r>
        <w:proofErr w:type="spellStart"/>
        <w:r w:rsidR="00041461">
          <w:t>logworthy</w:t>
        </w:r>
        <w:proofErr w:type="spellEnd"/>
        <w:r w:rsidR="00041461">
          <w:t xml:space="preserve"> events.</w:t>
        </w:r>
        <w:r w:rsidR="009F2032">
          <w:t xml:space="preserve">  The following list is </w:t>
        </w:r>
      </w:ins>
      <w:ins w:id="5048" w:author="Podhorsky, Milan (M.)" w:date="2022-05-09T16:15:00Z">
        <w:r w:rsidR="00F11AAE">
          <w:t xml:space="preserve">intended as a </w:t>
        </w:r>
        <w:r w:rsidR="008137B2">
          <w:t>starting point.</w:t>
        </w:r>
      </w:ins>
    </w:p>
    <w:p w14:paraId="0902B66A" w14:textId="7D48D080" w:rsidR="0043353D" w:rsidRDefault="0043353D" w:rsidP="00CC09C5">
      <w:pPr>
        <w:spacing w:line="240" w:lineRule="atLeast"/>
        <w:rPr>
          <w:ins w:id="5049" w:author="Podhorsky, Milan (M.)" w:date="2022-05-09T16:16:00Z"/>
        </w:rPr>
      </w:pPr>
    </w:p>
    <w:p w14:paraId="16E34A82" w14:textId="6F78435C" w:rsidR="002D492E" w:rsidRDefault="00B7318E" w:rsidP="00CC09C5">
      <w:pPr>
        <w:spacing w:line="240" w:lineRule="atLeast"/>
        <w:rPr>
          <w:ins w:id="5050" w:author="Podhorsky, Milan (M.)" w:date="2022-05-09T16:25:00Z"/>
        </w:rPr>
      </w:pPr>
      <w:ins w:id="5051" w:author="Podhorsky, Milan (M.)" w:date="2022-05-09T16:22:00Z">
        <w:r>
          <w:t xml:space="preserve">It </w:t>
        </w:r>
      </w:ins>
      <w:ins w:id="5052" w:author="Podhorsky, Milan (M.)" w:date="2022-05-09T16:24:00Z">
        <w:r w:rsidR="0069593D">
          <w:t>is</w:t>
        </w:r>
      </w:ins>
      <w:ins w:id="5053" w:author="Podhorsky, Milan (M.)" w:date="2022-05-09T16:22:00Z">
        <w:r w:rsidR="000A7559">
          <w:t xml:space="preserve"> worth assuming</w:t>
        </w:r>
      </w:ins>
      <w:ins w:id="5054" w:author="Podhorsky, Milan (M.)" w:date="2022-05-09T16:17:00Z">
        <w:r w:rsidR="00A735B4">
          <w:t xml:space="preserve"> that the </w:t>
        </w:r>
        <w:r w:rsidR="00F15CF3">
          <w:t>context</w:t>
        </w:r>
      </w:ins>
      <w:ins w:id="5055" w:author="Podhorsky, Milan (M.)" w:date="2022-05-09T16:19:00Z">
        <w:r w:rsidR="00172F52">
          <w:t xml:space="preserve"> for </w:t>
        </w:r>
      </w:ins>
      <w:ins w:id="5056" w:author="Podhorsky, Milan (M.)" w:date="2022-05-09T16:25:00Z">
        <w:r w:rsidR="00013AC6">
          <w:t xml:space="preserve">analyzing such events </w:t>
        </w:r>
        <w:r w:rsidR="00DA3AFE">
          <w:t>would be:</w:t>
        </w:r>
      </w:ins>
    </w:p>
    <w:p w14:paraId="73BD0E0A" w14:textId="263B02C8" w:rsidR="00DA3AFE" w:rsidRDefault="00DA3AFE" w:rsidP="00CC09C5">
      <w:pPr>
        <w:pStyle w:val="ListParagraph"/>
        <w:numPr>
          <w:ilvl w:val="0"/>
          <w:numId w:val="27"/>
        </w:numPr>
        <w:spacing w:line="240" w:lineRule="atLeast"/>
        <w:ind w:leftChars="0"/>
        <w:rPr>
          <w:ins w:id="5057" w:author="Podhorsky, Milan (M.)" w:date="2022-05-09T16:26:00Z"/>
        </w:rPr>
      </w:pPr>
      <w:ins w:id="5058" w:author="Podhorsky, Milan (M.)" w:date="2022-05-09T16:25:00Z">
        <w:r>
          <w:t>Customer vehicle</w:t>
        </w:r>
      </w:ins>
      <w:ins w:id="5059" w:author="Podhorsky, Milan (M.)" w:date="2022-05-09T16:26:00Z">
        <w:r w:rsidR="00DD36F8">
          <w:t>.</w:t>
        </w:r>
      </w:ins>
    </w:p>
    <w:p w14:paraId="40E66742" w14:textId="1445A4C8" w:rsidR="00DD36F8" w:rsidRDefault="00DD36F8" w:rsidP="00CC09C5">
      <w:pPr>
        <w:pStyle w:val="ListParagraph"/>
        <w:numPr>
          <w:ilvl w:val="0"/>
          <w:numId w:val="27"/>
        </w:numPr>
        <w:spacing w:line="240" w:lineRule="atLeast"/>
        <w:ind w:leftChars="0"/>
        <w:rPr>
          <w:ins w:id="5060" w:author="Podhorsky, Milan (M.)" w:date="2022-05-09T16:25:00Z"/>
        </w:rPr>
      </w:pPr>
      <w:ins w:id="5061" w:author="Podhorsky, Milan (M.)" w:date="2022-05-09T16:26:00Z">
        <w:r>
          <w:t>No physical access</w:t>
        </w:r>
        <w:r w:rsidR="007204DC">
          <w:t>.</w:t>
        </w:r>
      </w:ins>
    </w:p>
    <w:p w14:paraId="1A6CACCA" w14:textId="188C4EE1" w:rsidR="00C81033" w:rsidRDefault="00BC77E3" w:rsidP="00CC09C5">
      <w:pPr>
        <w:pStyle w:val="ListParagraph"/>
        <w:numPr>
          <w:ilvl w:val="0"/>
          <w:numId w:val="27"/>
        </w:numPr>
        <w:spacing w:line="240" w:lineRule="atLeast"/>
        <w:ind w:leftChars="0"/>
        <w:rPr>
          <w:ins w:id="5062" w:author="Podhorsky, Milan (M.)" w:date="2022-05-09T16:29:00Z"/>
        </w:rPr>
      </w:pPr>
      <w:ins w:id="5063" w:author="Podhorsky, Milan (M.)" w:date="2022-05-09T16:27:00Z">
        <w:r>
          <w:t>Debug token not loaded</w:t>
        </w:r>
      </w:ins>
      <w:ins w:id="5064" w:author="Podhorsky, Milan (M.)" w:date="2022-05-09T16:28:00Z">
        <w:r w:rsidR="006F4CCE">
          <w:t>.</w:t>
        </w:r>
      </w:ins>
    </w:p>
    <w:p w14:paraId="5D722027" w14:textId="60F005DB" w:rsidR="00C649AE" w:rsidRDefault="00251D14" w:rsidP="00CC09C5">
      <w:pPr>
        <w:pStyle w:val="ListParagraph"/>
        <w:numPr>
          <w:ilvl w:val="0"/>
          <w:numId w:val="27"/>
        </w:numPr>
        <w:spacing w:line="240" w:lineRule="atLeast"/>
        <w:ind w:leftChars="0"/>
        <w:rPr>
          <w:ins w:id="5065" w:author="Podhorsky, Milan (M.)" w:date="2022-05-09T16:33:00Z"/>
        </w:rPr>
      </w:pPr>
      <w:ins w:id="5066" w:author="Podhorsky, Milan (M.)" w:date="2022-05-09T16:30:00Z">
        <w:r>
          <w:t xml:space="preserve">Goal is to triage </w:t>
        </w:r>
      </w:ins>
      <w:ins w:id="5067" w:author="Podhorsky, Milan (M.)" w:date="2022-05-09T16:31:00Z">
        <w:r w:rsidR="0070360A">
          <w:t>issue</w:t>
        </w:r>
        <w:r w:rsidR="006510EE">
          <w:t xml:space="preserve"> </w:t>
        </w:r>
      </w:ins>
      <w:ins w:id="5068" w:author="Podhorsky, Milan (M.)" w:date="2022-05-09T16:32:00Z">
        <w:r w:rsidR="006510EE">
          <w:t xml:space="preserve">to likely root </w:t>
        </w:r>
        <w:proofErr w:type="gramStart"/>
        <w:r w:rsidR="006510EE">
          <w:t>cause</w:t>
        </w:r>
        <w:r w:rsidR="001F04F3">
          <w:t>;</w:t>
        </w:r>
        <w:proofErr w:type="gramEnd"/>
        <w:r w:rsidR="001F04F3">
          <w:t xml:space="preserve"> which may not be</w:t>
        </w:r>
      </w:ins>
      <w:ins w:id="5069" w:author="Podhorsky, Milan (M.)" w:date="2022-05-09T17:25:00Z">
        <w:r w:rsidR="004B1E65">
          <w:t xml:space="preserve"> within the</w:t>
        </w:r>
      </w:ins>
      <w:ins w:id="5070" w:author="Podhorsky, Milan (M.)" w:date="2022-05-09T16:32:00Z">
        <w:r w:rsidR="001F04F3">
          <w:t xml:space="preserve"> PDC.</w:t>
        </w:r>
      </w:ins>
    </w:p>
    <w:p w14:paraId="1D6BE884" w14:textId="3D0FB17C" w:rsidR="00C649AE" w:rsidRDefault="00C649AE" w:rsidP="00CC09C5">
      <w:pPr>
        <w:pStyle w:val="ListParagraph"/>
        <w:numPr>
          <w:ilvl w:val="1"/>
          <w:numId w:val="27"/>
        </w:numPr>
        <w:spacing w:line="240" w:lineRule="atLeast"/>
        <w:ind w:leftChars="0"/>
        <w:rPr>
          <w:ins w:id="5071" w:author="Podhorsky, Milan (M.)" w:date="2022-05-09T16:33:00Z"/>
        </w:rPr>
      </w:pPr>
      <w:ins w:id="5072" w:author="Podhorsky, Milan (M.)" w:date="2022-05-09T16:33:00Z">
        <w:r>
          <w:t>PAC and/or DSP Amplifier involvement</w:t>
        </w:r>
        <w:r w:rsidR="003D3099">
          <w:t>.</w:t>
        </w:r>
      </w:ins>
    </w:p>
    <w:p w14:paraId="1E18C82D" w14:textId="4121070F" w:rsidR="003D3099" w:rsidRDefault="003D3099" w:rsidP="00CC09C5">
      <w:pPr>
        <w:pStyle w:val="ListParagraph"/>
        <w:numPr>
          <w:ilvl w:val="2"/>
          <w:numId w:val="27"/>
        </w:numPr>
        <w:spacing w:line="240" w:lineRule="atLeast"/>
        <w:ind w:leftChars="0"/>
        <w:rPr>
          <w:ins w:id="5073" w:author="Podhorsky, Milan (M.)" w:date="2022-05-13T10:57:00Z"/>
        </w:rPr>
      </w:pPr>
      <w:ins w:id="5074" w:author="Podhorsky, Milan (M.)" w:date="2022-05-09T16:33:00Z">
        <w:r>
          <w:t>Evidence n</w:t>
        </w:r>
      </w:ins>
      <w:ins w:id="5075" w:author="Podhorsky, Milan (M.)" w:date="2022-05-09T16:34:00Z">
        <w:r>
          <w:t>eeded to involve supplier(s).</w:t>
        </w:r>
      </w:ins>
    </w:p>
    <w:p w14:paraId="2B18AA49" w14:textId="32F19008" w:rsidR="00F13887" w:rsidRDefault="00F13887" w:rsidP="00CC09C5">
      <w:pPr>
        <w:spacing w:line="240" w:lineRule="atLeast"/>
        <w:rPr>
          <w:ins w:id="5076" w:author="Podhorsky, Milan (M.)" w:date="2022-05-13T10:57:00Z"/>
        </w:rPr>
      </w:pPr>
    </w:p>
    <w:p w14:paraId="782F5EB1" w14:textId="7AEB59C2" w:rsidR="00F13887" w:rsidRDefault="00F13887" w:rsidP="00CC09C5">
      <w:pPr>
        <w:spacing w:line="240" w:lineRule="atLeast"/>
        <w:rPr>
          <w:ins w:id="5077" w:author="Podhorsky, Milan (M.)" w:date="2022-05-09T16:19:00Z"/>
        </w:rPr>
      </w:pPr>
      <w:ins w:id="5078" w:author="Podhorsky, Milan (M.)" w:date="2022-05-13T10:57:00Z">
        <w:r>
          <w:t xml:space="preserve">Upon </w:t>
        </w:r>
        <w:r w:rsidR="001528AA">
          <w:t xml:space="preserve">the occurrence of a </w:t>
        </w:r>
        <w:del w:id="5079" w:author="Arun Saminathan" w:date="2022-06-10T18:51:00Z">
          <w:r w:rsidR="001528AA" w:rsidDel="00FD2991">
            <w:delText>logworthy</w:delText>
          </w:r>
        </w:del>
      </w:ins>
      <w:ins w:id="5080" w:author="Arun Saminathan" w:date="2022-06-10T18:51:00Z">
        <w:r w:rsidR="00FD2991">
          <w:t>log worthy</w:t>
        </w:r>
      </w:ins>
      <w:ins w:id="5081" w:author="Podhorsky, Milan (M.)" w:date="2022-05-13T10:57:00Z">
        <w:r w:rsidR="001528AA">
          <w:t xml:space="preserve"> event; it would be desirable to </w:t>
        </w:r>
      </w:ins>
      <w:ins w:id="5082" w:author="Podhorsky, Milan (M.)" w:date="2022-05-13T10:58:00Z">
        <w:r w:rsidR="00EA6667">
          <w:t xml:space="preserve">include the </w:t>
        </w:r>
      </w:ins>
      <w:ins w:id="5083" w:author="Podhorsky, Milan (M.)" w:date="2022-05-13T10:59:00Z">
        <w:r w:rsidR="00931500">
          <w:t>output</w:t>
        </w:r>
      </w:ins>
      <w:ins w:id="5084" w:author="Podhorsky, Milan (M.)" w:date="2022-05-13T10:58:00Z">
        <w:r w:rsidR="00EA6667">
          <w:t xml:space="preserve"> of the NVH Service Status</w:t>
        </w:r>
        <w:r w:rsidR="00B90988">
          <w:t xml:space="preserve"> resource manager interface output</w:t>
        </w:r>
      </w:ins>
      <w:ins w:id="5085" w:author="Podhorsky, Milan (M.)" w:date="2022-05-13T10:59:00Z">
        <w:r w:rsidR="009220A3">
          <w:t xml:space="preserve"> to aid in analysis and root </w:t>
        </w:r>
      </w:ins>
      <w:ins w:id="5086" w:author="Podhorsky, Milan (M.)" w:date="2022-05-13T11:00:00Z">
        <w:r w:rsidR="009220A3">
          <w:t>cause determination.</w:t>
        </w:r>
      </w:ins>
    </w:p>
    <w:p w14:paraId="2C899342" w14:textId="237F7B0D" w:rsidR="00B072F2" w:rsidRDefault="00B072F2" w:rsidP="00CC09C5">
      <w:pPr>
        <w:pStyle w:val="Heading3"/>
        <w:spacing w:line="240" w:lineRule="atLeast"/>
        <w:rPr>
          <w:ins w:id="5087" w:author="Podhorsky, Milan (M.)" w:date="2022-03-29T11:41:00Z"/>
        </w:rPr>
      </w:pPr>
      <w:bookmarkStart w:id="5088" w:name="_Toc105779512"/>
      <w:ins w:id="5089" w:author="Podhorsky, Milan (M.)" w:date="2022-03-29T11:41:00Z">
        <w:r>
          <w:t>LW_EVENT_PDC_NVH_</w:t>
        </w:r>
      </w:ins>
      <w:ins w:id="5090" w:author="Podhorsky, Milan (M.)" w:date="2022-03-29T15:31:00Z">
        <w:r w:rsidR="00FD659D">
          <w:t>EVENT_INIT</w:t>
        </w:r>
      </w:ins>
      <w:ins w:id="5091" w:author="Podhorsky, Milan (M.)" w:date="2022-05-09T15:34:00Z">
        <w:r w:rsidR="0050302D">
          <w:t>_FAILURE</w:t>
        </w:r>
      </w:ins>
      <w:bookmarkEnd w:id="5088"/>
    </w:p>
    <w:p w14:paraId="648CC52B" w14:textId="1A435DAC" w:rsidR="006238C5" w:rsidRDefault="00F217E2" w:rsidP="00CC09C5">
      <w:pPr>
        <w:spacing w:line="240" w:lineRule="atLeast"/>
        <w:rPr>
          <w:ins w:id="5092" w:author="Podhorsky, Milan (M.)" w:date="2022-05-09T16:37:00Z"/>
        </w:rPr>
      </w:pPr>
      <w:bookmarkStart w:id="5093" w:name="_Hlk99460828"/>
      <w:ins w:id="5094" w:author="Podhorsky, Milan (M.)" w:date="2022-03-29T15:31:00Z">
        <w:r>
          <w:t>Event notification will occur when NVH Service fails to initialize</w:t>
        </w:r>
        <w:r w:rsidR="0017377D">
          <w:t xml:space="preserve"> normally</w:t>
        </w:r>
      </w:ins>
      <w:bookmarkEnd w:id="5093"/>
      <w:ins w:id="5095" w:author="Podhorsky, Milan (M.)" w:date="2022-05-09T16:35:00Z">
        <w:r w:rsidR="00590AEF">
          <w:t xml:space="preserve">.  </w:t>
        </w:r>
      </w:ins>
      <w:ins w:id="5096" w:author="Podhorsky, Milan (M.)" w:date="2022-05-09T16:53:00Z">
        <w:r w:rsidR="00716C4C">
          <w:t>A corr</w:t>
        </w:r>
      </w:ins>
      <w:ins w:id="5097" w:author="Podhorsky, Milan (M.)" w:date="2022-05-09T16:54:00Z">
        <w:r w:rsidR="00716C4C">
          <w:t xml:space="preserve">esponding DTC should </w:t>
        </w:r>
        <w:r w:rsidR="000F54C1">
          <w:t xml:space="preserve">also be set.  Due to the </w:t>
        </w:r>
        <w:r w:rsidR="002D5B67">
          <w:t xml:space="preserve">severity of this type of failure; it would not be expected that </w:t>
        </w:r>
      </w:ins>
      <w:ins w:id="5098" w:author="Podhorsky, Milan (M.)" w:date="2022-05-09T16:55:00Z">
        <w:r w:rsidR="002D5B67">
          <w:t xml:space="preserve">any audio features would be available (ANC/PS/AVAS).  </w:t>
        </w:r>
      </w:ins>
      <w:ins w:id="5099" w:author="Podhorsky, Milan (M.)" w:date="2022-05-09T16:44:00Z">
        <w:r w:rsidR="00411A18">
          <w:t>T</w:t>
        </w:r>
      </w:ins>
      <w:ins w:id="5100" w:author="Podhorsky, Milan (M.)" w:date="2022-05-09T16:37:00Z">
        <w:r w:rsidR="003D674B">
          <w:t>riggers to this event</w:t>
        </w:r>
        <w:r w:rsidR="006238C5">
          <w:t xml:space="preserve"> </w:t>
        </w:r>
      </w:ins>
      <w:ins w:id="5101" w:author="Podhorsky, Milan (M.)" w:date="2022-05-09T16:44:00Z">
        <w:r w:rsidR="00411A18">
          <w:t>include</w:t>
        </w:r>
      </w:ins>
      <w:ins w:id="5102" w:author="Podhorsky, Milan (M.)" w:date="2022-05-09T16:37:00Z">
        <w:r w:rsidR="006238C5">
          <w:t>:</w:t>
        </w:r>
      </w:ins>
    </w:p>
    <w:p w14:paraId="666BA851" w14:textId="71C869C3" w:rsidR="00D5595B" w:rsidRDefault="006238C5" w:rsidP="00CC09C5">
      <w:pPr>
        <w:pStyle w:val="ListParagraph"/>
        <w:numPr>
          <w:ilvl w:val="0"/>
          <w:numId w:val="35"/>
        </w:numPr>
        <w:spacing w:line="240" w:lineRule="atLeast"/>
        <w:ind w:leftChars="0"/>
        <w:rPr>
          <w:ins w:id="5103" w:author="Podhorsky, Milan (M.)" w:date="2022-05-09T16:38:00Z"/>
        </w:rPr>
      </w:pPr>
      <w:ins w:id="5104" w:author="Podhorsky, Milan (M.)" w:date="2022-05-09T16:38:00Z">
        <w:r>
          <w:t>Attempt to load an</w:t>
        </w:r>
      </w:ins>
      <w:ins w:id="5105" w:author="Podhorsky, Milan (M.)" w:date="2022-05-09T16:36:00Z">
        <w:r w:rsidR="0041173E">
          <w:t xml:space="preserve"> invalid or incomplete acoustic calibration VBF</w:t>
        </w:r>
      </w:ins>
      <w:ins w:id="5106" w:author="Podhorsky, Milan (M.)" w:date="2022-05-09T16:38:00Z">
        <w:r w:rsidR="004153E2">
          <w:t>.</w:t>
        </w:r>
      </w:ins>
    </w:p>
    <w:p w14:paraId="308E4205" w14:textId="6A3AD0AB" w:rsidR="004153E2" w:rsidRDefault="004153E2" w:rsidP="00CC09C5">
      <w:pPr>
        <w:pStyle w:val="ListParagraph"/>
        <w:numPr>
          <w:ilvl w:val="1"/>
          <w:numId w:val="35"/>
        </w:numPr>
        <w:spacing w:line="240" w:lineRule="atLeast"/>
        <w:ind w:leftChars="0"/>
        <w:rPr>
          <w:ins w:id="5107" w:author="Podhorsky, Milan (M.)" w:date="2022-05-09T16:41:00Z"/>
        </w:rPr>
      </w:pPr>
      <w:ins w:id="5108" w:author="Podhorsky, Milan (M.)" w:date="2022-05-09T16:38:00Z">
        <w:r>
          <w:t>Since the likelihood of occurrence is high during the NVH tu</w:t>
        </w:r>
      </w:ins>
      <w:ins w:id="5109" w:author="Podhorsky, Milan (M.)" w:date="2022-05-09T16:39:00Z">
        <w:r>
          <w:t>ning process</w:t>
        </w:r>
      </w:ins>
      <w:ins w:id="5110" w:author="Podhorsky, Milan (M.)" w:date="2022-05-09T16:40:00Z">
        <w:r w:rsidR="001F369A">
          <w:t xml:space="preserve"> or </w:t>
        </w:r>
        <w:r w:rsidR="00E94241">
          <w:t>software validation</w:t>
        </w:r>
      </w:ins>
      <w:ins w:id="5111" w:author="Podhorsky, Milan (M.)" w:date="2022-05-09T16:39:00Z">
        <w:r>
          <w:t xml:space="preserve">; it would be beneficial to provide </w:t>
        </w:r>
        <w:proofErr w:type="gramStart"/>
        <w:r>
          <w:t>detail</w:t>
        </w:r>
      </w:ins>
      <w:ins w:id="5112" w:author="Podhorsky, Milan (M.)" w:date="2022-05-09T16:40:00Z">
        <w:r w:rsidR="00A63293">
          <w:t>s;</w:t>
        </w:r>
        <w:proofErr w:type="gramEnd"/>
        <w:r w:rsidR="00A63293">
          <w:t xml:space="preserve"> e.g. </w:t>
        </w:r>
      </w:ins>
      <w:ins w:id="5113" w:author="Podhorsky, Milan (M.)" w:date="2022-05-09T16:41:00Z">
        <w:r w:rsidR="00E94241">
          <w:t>list of missing files.</w:t>
        </w:r>
      </w:ins>
    </w:p>
    <w:p w14:paraId="6D641280" w14:textId="63B2EEBB" w:rsidR="000E42EE" w:rsidRDefault="009A31C7" w:rsidP="00CC09C5">
      <w:pPr>
        <w:pStyle w:val="ListParagraph"/>
        <w:numPr>
          <w:ilvl w:val="0"/>
          <w:numId w:val="35"/>
        </w:numPr>
        <w:spacing w:line="240" w:lineRule="atLeast"/>
        <w:ind w:leftChars="0"/>
        <w:rPr>
          <w:ins w:id="5114" w:author="Podhorsky, Milan (M.)" w:date="2022-05-09T16:43:00Z"/>
        </w:rPr>
      </w:pPr>
      <w:ins w:id="5115" w:author="Podhorsky, Milan (M.)" w:date="2022-05-09T16:41:00Z">
        <w:r>
          <w:t>Software dependency failure.</w:t>
        </w:r>
      </w:ins>
    </w:p>
    <w:p w14:paraId="627D6116" w14:textId="5C5F7A9E" w:rsidR="008E65F6" w:rsidRDefault="008E65F6" w:rsidP="00CC09C5">
      <w:pPr>
        <w:pStyle w:val="ListParagraph"/>
        <w:numPr>
          <w:ilvl w:val="1"/>
          <w:numId w:val="35"/>
        </w:numPr>
        <w:spacing w:line="240" w:lineRule="atLeast"/>
        <w:ind w:leftChars="0"/>
        <w:rPr>
          <w:ins w:id="5116" w:author="Podhorsky, Milan (M.)" w:date="2022-03-29T15:31:00Z"/>
        </w:rPr>
      </w:pPr>
      <w:ins w:id="5117" w:author="Podhorsky, Milan (M.)" w:date="2022-05-09T16:43:00Z">
        <w:r>
          <w:t xml:space="preserve">What? </w:t>
        </w:r>
        <w:r w:rsidR="005E78F2">
          <w:t>Retries? Timeout? Etc.</w:t>
        </w:r>
      </w:ins>
    </w:p>
    <w:p w14:paraId="185F8406" w14:textId="2358868A" w:rsidR="008C7AC2" w:rsidRDefault="008C7AC2" w:rsidP="00CC09C5">
      <w:pPr>
        <w:spacing w:line="240" w:lineRule="atLeast"/>
        <w:rPr>
          <w:ins w:id="5118" w:author="Podhorsky, Milan (M.)" w:date="2022-03-29T15:39:00Z"/>
        </w:rPr>
      </w:pPr>
    </w:p>
    <w:p w14:paraId="162E23FE" w14:textId="294FEDC0" w:rsidR="008C7AC2" w:rsidRDefault="008C7AC2" w:rsidP="00CC09C5">
      <w:pPr>
        <w:pStyle w:val="Heading3"/>
        <w:spacing w:line="240" w:lineRule="atLeast"/>
        <w:rPr>
          <w:ins w:id="5119" w:author="Podhorsky, Milan (M.)" w:date="2022-03-29T15:39:00Z"/>
        </w:rPr>
      </w:pPr>
      <w:bookmarkStart w:id="5120" w:name="_Toc105779513"/>
      <w:ins w:id="5121" w:author="Podhorsky, Milan (M.)" w:date="2022-03-29T15:39:00Z">
        <w:r w:rsidRPr="008C7AC2">
          <w:t>LW_EVENT_PDC_NVH_EVENT</w:t>
        </w:r>
        <w:r>
          <w:t>_RUNTIME</w:t>
        </w:r>
      </w:ins>
      <w:ins w:id="5122" w:author="Podhorsky, Milan (M.)" w:date="2022-05-09T15:34:00Z">
        <w:r w:rsidR="0050302D">
          <w:t>_FAILU</w:t>
        </w:r>
      </w:ins>
      <w:ins w:id="5123" w:author="Podhorsky, Milan (M.)" w:date="2022-05-09T15:35:00Z">
        <w:r w:rsidR="0050302D">
          <w:t>RE</w:t>
        </w:r>
      </w:ins>
      <w:bookmarkEnd w:id="5120"/>
    </w:p>
    <w:p w14:paraId="1DB97C9F" w14:textId="77C70E34" w:rsidR="008C7AC2" w:rsidRDefault="008C7AC2" w:rsidP="00CC09C5">
      <w:pPr>
        <w:spacing w:line="240" w:lineRule="atLeast"/>
        <w:rPr>
          <w:ins w:id="5124" w:author="Podhorsky, Milan (M.)" w:date="2022-05-09T16:45:00Z"/>
        </w:rPr>
      </w:pPr>
      <w:bookmarkStart w:id="5125" w:name="_Hlk103008245"/>
      <w:ins w:id="5126" w:author="Podhorsky, Milan (M.)" w:date="2022-03-29T15:40:00Z">
        <w:r w:rsidRPr="008C7AC2">
          <w:t xml:space="preserve">Event notification will occur when NVH Service </w:t>
        </w:r>
        <w:r>
          <w:t xml:space="preserve">encounters a runtime </w:t>
        </w:r>
        <w:r w:rsidR="001C6757">
          <w:t>error</w:t>
        </w:r>
      </w:ins>
      <w:ins w:id="5127" w:author="Podhorsky, Milan (M.)" w:date="2022-05-09T16:53:00Z">
        <w:r w:rsidR="001F145C">
          <w:t xml:space="preserve"> which</w:t>
        </w:r>
      </w:ins>
      <w:ins w:id="5128" w:author="Podhorsky, Milan (M.)" w:date="2022-05-09T17:00:00Z">
        <w:r w:rsidR="001E3E14">
          <w:t xml:space="preserve"> is common to </w:t>
        </w:r>
        <w:r w:rsidR="005D1153">
          <w:t xml:space="preserve">all audio features </w:t>
        </w:r>
        <w:bookmarkEnd w:id="5125"/>
        <w:r w:rsidR="005D1153">
          <w:t xml:space="preserve">(ANC/PS/AVAS); </w:t>
        </w:r>
        <w:proofErr w:type="gramStart"/>
        <w:r w:rsidR="005D1153">
          <w:t>thus</w:t>
        </w:r>
        <w:proofErr w:type="gramEnd"/>
        <w:r w:rsidR="005D1153">
          <w:t xml:space="preserve"> </w:t>
        </w:r>
      </w:ins>
      <w:ins w:id="5129" w:author="Podhorsky, Milan (M.)" w:date="2022-05-09T17:02:00Z">
        <w:r w:rsidR="00E316D2">
          <w:t>audio from either of these features is not</w:t>
        </w:r>
        <w:r w:rsidR="00C979A3">
          <w:t xml:space="preserve"> expected after this event</w:t>
        </w:r>
      </w:ins>
      <w:ins w:id="5130" w:author="Podhorsky, Milan (M.)" w:date="2022-03-29T15:40:00Z">
        <w:r w:rsidR="001C6757">
          <w:t>.</w:t>
        </w:r>
      </w:ins>
      <w:ins w:id="5131" w:author="Podhorsky, Milan (M.)" w:date="2022-05-09T16:44:00Z">
        <w:r w:rsidR="00411A18">
          <w:t xml:space="preserve">  </w:t>
        </w:r>
      </w:ins>
      <w:ins w:id="5132" w:author="Podhorsky, Milan (M.)" w:date="2022-05-09T17:02:00Z">
        <w:r w:rsidR="0055109E">
          <w:t>A</w:t>
        </w:r>
      </w:ins>
      <w:ins w:id="5133" w:author="Podhorsky, Milan (M.)" w:date="2022-05-09T17:03:00Z">
        <w:r w:rsidR="0055109E">
          <w:t xml:space="preserve"> corresponding DTC should also be set.  </w:t>
        </w:r>
      </w:ins>
      <w:ins w:id="5134" w:author="Podhorsky, Milan (M.)" w:date="2022-05-09T16:44:00Z">
        <w:r w:rsidR="00411A18">
          <w:t>Triggers to this event include</w:t>
        </w:r>
      </w:ins>
      <w:ins w:id="5135" w:author="Podhorsky, Milan (M.)" w:date="2022-05-09T16:45:00Z">
        <w:r w:rsidR="00411A18">
          <w:t>:</w:t>
        </w:r>
      </w:ins>
    </w:p>
    <w:p w14:paraId="01EBBA16" w14:textId="0F30FF28" w:rsidR="0045252D" w:rsidRDefault="00291B92" w:rsidP="00CC09C5">
      <w:pPr>
        <w:pStyle w:val="ListParagraph"/>
        <w:numPr>
          <w:ilvl w:val="0"/>
          <w:numId w:val="36"/>
        </w:numPr>
        <w:spacing w:line="240" w:lineRule="atLeast"/>
        <w:ind w:leftChars="0"/>
        <w:rPr>
          <w:ins w:id="5136" w:author="Podhorsky, Milan (M.)" w:date="2022-05-09T17:15:00Z"/>
        </w:rPr>
      </w:pPr>
      <w:ins w:id="5137" w:author="Podhorsky, Milan (M.)" w:date="2022-05-09T16:48:00Z">
        <w:r>
          <w:t>DSP heartbeat</w:t>
        </w:r>
      </w:ins>
      <w:ins w:id="5138" w:author="Podhorsky, Milan (M.)" w:date="2022-05-09T16:49:00Z">
        <w:r w:rsidR="00873AB0">
          <w:t xml:space="preserve"> timeout</w:t>
        </w:r>
      </w:ins>
      <w:ins w:id="5139" w:author="Podhorsky, Milan (M.)" w:date="2022-05-09T17:28:00Z">
        <w:r w:rsidR="00564CB3">
          <w:t>.</w:t>
        </w:r>
      </w:ins>
    </w:p>
    <w:p w14:paraId="09B972FE" w14:textId="2A8797F8" w:rsidR="0045252D" w:rsidRDefault="0045252D" w:rsidP="00CC09C5">
      <w:pPr>
        <w:pStyle w:val="ListParagraph"/>
        <w:numPr>
          <w:ilvl w:val="0"/>
          <w:numId w:val="36"/>
        </w:numPr>
        <w:spacing w:line="240" w:lineRule="atLeast"/>
        <w:ind w:leftChars="0"/>
        <w:rPr>
          <w:ins w:id="5140" w:author="Podhorsky, Milan (M.)" w:date="2022-05-09T17:15:00Z"/>
        </w:rPr>
      </w:pPr>
      <w:ins w:id="5141" w:author="Podhorsky, Milan (M.)" w:date="2022-05-09T17:15:00Z">
        <w:r>
          <w:t>S</w:t>
        </w:r>
      </w:ins>
      <w:ins w:id="5142" w:author="Podhorsky, Milan (M.)" w:date="2022-05-09T16:49:00Z">
        <w:r w:rsidR="00873AB0">
          <w:t>et/</w:t>
        </w:r>
      </w:ins>
      <w:ins w:id="5143" w:author="Podhorsky, Milan (M.)" w:date="2022-05-09T17:15:00Z">
        <w:r>
          <w:t>R</w:t>
        </w:r>
      </w:ins>
      <w:ins w:id="5144" w:author="Podhorsky, Milan (M.)" w:date="2022-05-09T16:49:00Z">
        <w:r w:rsidR="00873AB0">
          <w:t>ead parameter fault</w:t>
        </w:r>
      </w:ins>
      <w:ins w:id="5145" w:author="Podhorsky, Milan (M.)" w:date="2022-05-09T17:28:00Z">
        <w:r w:rsidR="00564CB3">
          <w:t>.</w:t>
        </w:r>
      </w:ins>
    </w:p>
    <w:p w14:paraId="7FA056A8" w14:textId="3F1883DD" w:rsidR="000A66AB" w:rsidRDefault="0045252D" w:rsidP="00CC09C5">
      <w:pPr>
        <w:pStyle w:val="ListParagraph"/>
        <w:numPr>
          <w:ilvl w:val="0"/>
          <w:numId w:val="36"/>
        </w:numPr>
        <w:spacing w:line="240" w:lineRule="atLeast"/>
        <w:ind w:leftChars="0"/>
        <w:rPr>
          <w:ins w:id="5146" w:author="Podhorsky, Milan (M.)" w:date="2022-05-09T17:13:00Z"/>
        </w:rPr>
      </w:pPr>
      <w:ins w:id="5147" w:author="Podhorsky, Milan (M.)" w:date="2022-05-09T17:15:00Z">
        <w:r>
          <w:t xml:space="preserve">DSP </w:t>
        </w:r>
      </w:ins>
      <w:ins w:id="5148" w:author="Podhorsky, Milan (M.)" w:date="2022-05-09T16:48:00Z">
        <w:r w:rsidR="00291B92">
          <w:t>overflow/underflow</w:t>
        </w:r>
      </w:ins>
      <w:ins w:id="5149" w:author="Podhorsky, Milan (M.)" w:date="2022-05-09T17:28:00Z">
        <w:r w:rsidR="00564CB3">
          <w:t>.</w:t>
        </w:r>
      </w:ins>
    </w:p>
    <w:p w14:paraId="6E9E7D1F" w14:textId="761CF1F1" w:rsidR="005E78F2" w:rsidRDefault="006611D5" w:rsidP="00CC09C5">
      <w:pPr>
        <w:pStyle w:val="ListParagraph"/>
        <w:numPr>
          <w:ilvl w:val="0"/>
          <w:numId w:val="36"/>
        </w:numPr>
        <w:spacing w:line="240" w:lineRule="atLeast"/>
        <w:ind w:leftChars="0"/>
        <w:rPr>
          <w:ins w:id="5150" w:author="Podhorsky, Milan (M.)" w:date="2022-05-09T17:14:00Z"/>
        </w:rPr>
      </w:pPr>
      <w:ins w:id="5151" w:author="Podhorsky, Milan (M.)" w:date="2022-05-09T17:13:00Z">
        <w:r>
          <w:t>Software dependency failure</w:t>
        </w:r>
      </w:ins>
      <w:ins w:id="5152" w:author="Podhorsky, Milan (M.)" w:date="2022-05-09T17:14:00Z">
        <w:r w:rsidR="00FB10CB">
          <w:t xml:space="preserve"> (if detectable).</w:t>
        </w:r>
      </w:ins>
    </w:p>
    <w:p w14:paraId="4F7A9D31" w14:textId="206789A7" w:rsidR="00FB10CB" w:rsidRDefault="00D94D3F" w:rsidP="00CC09C5">
      <w:pPr>
        <w:pStyle w:val="ListParagraph"/>
        <w:numPr>
          <w:ilvl w:val="0"/>
          <w:numId w:val="36"/>
        </w:numPr>
        <w:spacing w:line="240" w:lineRule="atLeast"/>
        <w:ind w:leftChars="0"/>
        <w:rPr>
          <w:ins w:id="5153" w:author="Podhorsky, Milan (M.)" w:date="2022-05-09T16:44:00Z"/>
        </w:rPr>
      </w:pPr>
      <w:ins w:id="5154" w:author="Podhorsky, Milan (M.)" w:date="2022-05-09T17:28:00Z">
        <w:r>
          <w:t xml:space="preserve">AMS </w:t>
        </w:r>
        <w:r w:rsidR="00564CB3">
          <w:t>framework fault.</w:t>
        </w:r>
      </w:ins>
    </w:p>
    <w:p w14:paraId="1BBFF1D5" w14:textId="18ABA108" w:rsidR="008A1390" w:rsidDel="00DA6CFE" w:rsidRDefault="008A1390" w:rsidP="00CC09C5">
      <w:pPr>
        <w:spacing w:line="240" w:lineRule="atLeast"/>
        <w:rPr>
          <w:del w:id="5155" w:author="Podhorsky, Milan (M.)" w:date="2022-03-29T16:17:00Z"/>
        </w:rPr>
      </w:pPr>
    </w:p>
    <w:p w14:paraId="598D8F4D" w14:textId="26BF6D38" w:rsidR="00DA6CFE" w:rsidRDefault="00DA6CFE" w:rsidP="00CC09C5">
      <w:pPr>
        <w:spacing w:line="240" w:lineRule="atLeast"/>
        <w:rPr>
          <w:ins w:id="5156" w:author="Podhorsky, Milan (M.)" w:date="2022-05-09T16:57:00Z"/>
        </w:rPr>
      </w:pPr>
    </w:p>
    <w:p w14:paraId="18CDB492" w14:textId="47D40C62" w:rsidR="00DA6CFE" w:rsidRDefault="00DA6CFE" w:rsidP="00CC09C5">
      <w:pPr>
        <w:pStyle w:val="Heading3"/>
        <w:spacing w:line="240" w:lineRule="atLeast"/>
        <w:rPr>
          <w:ins w:id="5157" w:author="Podhorsky, Milan (M.)" w:date="2022-05-09T16:57:00Z"/>
        </w:rPr>
      </w:pPr>
      <w:bookmarkStart w:id="5158" w:name="_Toc105779514"/>
      <w:bookmarkStart w:id="5159" w:name="_Hlk103007967"/>
      <w:ins w:id="5160" w:author="Podhorsky, Milan (M.)" w:date="2022-05-09T16:57:00Z">
        <w:r w:rsidRPr="00DA6CFE">
          <w:t>LW_EVENT_PDC_NVH_EVENT_</w:t>
        </w:r>
      </w:ins>
      <w:ins w:id="5161" w:author="Podhorsky, Milan (M.)" w:date="2022-05-09T16:58:00Z">
        <w:r w:rsidR="00AE2463">
          <w:t>ANC</w:t>
        </w:r>
      </w:ins>
      <w:ins w:id="5162" w:author="Podhorsky, Milan (M.)" w:date="2022-05-09T16:57:00Z">
        <w:r w:rsidRPr="00DA6CFE">
          <w:t>_FAILURE</w:t>
        </w:r>
        <w:bookmarkEnd w:id="5158"/>
      </w:ins>
    </w:p>
    <w:bookmarkEnd w:id="5159"/>
    <w:p w14:paraId="3B4E1A4A" w14:textId="1A1633D6" w:rsidR="00DA6CFE" w:rsidRDefault="0055109E" w:rsidP="00CC09C5">
      <w:pPr>
        <w:spacing w:line="240" w:lineRule="atLeast"/>
        <w:rPr>
          <w:ins w:id="5163" w:author="Podhorsky, Milan (M.)" w:date="2022-05-09T16:57:00Z"/>
        </w:rPr>
      </w:pPr>
      <w:ins w:id="5164" w:author="Podhorsky, Milan (M.)" w:date="2022-05-09T17:03:00Z">
        <w:r w:rsidRPr="0055109E">
          <w:t xml:space="preserve">Event notification will occur when NVH Service encounters a runtime error which is </w:t>
        </w:r>
        <w:r w:rsidR="009B3831">
          <w:t>uni</w:t>
        </w:r>
      </w:ins>
      <w:ins w:id="5165" w:author="Podhorsky, Milan (M.)" w:date="2022-05-09T17:04:00Z">
        <w:r w:rsidR="009B3831">
          <w:t>que to the ANC feature</w:t>
        </w:r>
      </w:ins>
      <w:ins w:id="5166" w:author="Podhorsky, Milan (M.)" w:date="2022-05-09T17:08:00Z">
        <w:r w:rsidR="00A1336A">
          <w:t xml:space="preserve"> (if enabled via DE config)</w:t>
        </w:r>
      </w:ins>
      <w:ins w:id="5167" w:author="Podhorsky, Milan (M.)" w:date="2022-05-09T17:29:00Z">
        <w:r w:rsidR="00012CD4">
          <w:t xml:space="preserve">.  </w:t>
        </w:r>
        <w:r w:rsidR="009D0429">
          <w:t>Audio</w:t>
        </w:r>
      </w:ins>
      <w:ins w:id="5168" w:author="Podhorsky, Milan (M.)" w:date="2022-05-09T17:04:00Z">
        <w:r w:rsidR="009B3831">
          <w:t xml:space="preserve"> </w:t>
        </w:r>
      </w:ins>
      <w:ins w:id="5169" w:author="Podhorsky, Milan (M.)" w:date="2022-05-09T17:29:00Z">
        <w:r w:rsidR="009D0429">
          <w:t>may</w:t>
        </w:r>
      </w:ins>
      <w:ins w:id="5170" w:author="Podhorsky, Milan (M.)" w:date="2022-05-09T17:30:00Z">
        <w:r w:rsidR="009D0429">
          <w:t xml:space="preserve"> </w:t>
        </w:r>
      </w:ins>
      <w:ins w:id="5171" w:author="Podhorsky, Milan (M.)" w:date="2022-05-09T17:04:00Z">
        <w:r w:rsidR="00ED04A9">
          <w:t>continue to be generated for other features.  A corr</w:t>
        </w:r>
      </w:ins>
      <w:ins w:id="5172" w:author="Podhorsky, Milan (M.)" w:date="2022-05-09T17:05:00Z">
        <w:r w:rsidR="00ED04A9">
          <w:t>esponding DTC should also be set; as applicable.</w:t>
        </w:r>
        <w:r w:rsidR="00132580">
          <w:t xml:space="preserve">  Triggers to this event include:</w:t>
        </w:r>
      </w:ins>
    </w:p>
    <w:p w14:paraId="7E007EE2" w14:textId="47AD4288" w:rsidR="00DA6CFE" w:rsidRDefault="00B116F7" w:rsidP="00CC09C5">
      <w:pPr>
        <w:pStyle w:val="ListParagraph"/>
        <w:numPr>
          <w:ilvl w:val="0"/>
          <w:numId w:val="37"/>
        </w:numPr>
        <w:spacing w:line="240" w:lineRule="atLeast"/>
        <w:ind w:leftChars="0"/>
        <w:rPr>
          <w:ins w:id="5173" w:author="Podhorsky, Milan (M.)" w:date="2022-05-09T17:12:00Z"/>
        </w:rPr>
      </w:pPr>
      <w:ins w:id="5174" w:author="Podhorsky, Milan (M.)" w:date="2022-05-09T17:05:00Z">
        <w:r>
          <w:t>Enable timeout f</w:t>
        </w:r>
      </w:ins>
      <w:ins w:id="5175" w:author="Podhorsky, Milan (M.)" w:date="2022-05-09T17:06:00Z">
        <w:r>
          <w:t xml:space="preserve">ailure.  </w:t>
        </w:r>
        <w:r w:rsidR="00A42274">
          <w:t>Triggered</w:t>
        </w:r>
      </w:ins>
      <w:ins w:id="5176" w:author="Podhorsky, Milan (M.)" w:date="2022-05-09T17:07:00Z">
        <w:r w:rsidR="00A42274">
          <w:t xml:space="preserve"> </w:t>
        </w:r>
      </w:ins>
      <w:ins w:id="5177" w:author="Podhorsky, Milan (M.)" w:date="2022-05-09T17:06:00Z">
        <w:r w:rsidR="00D20C3A">
          <w:t xml:space="preserve">when </w:t>
        </w:r>
      </w:ins>
      <w:ins w:id="5178" w:author="Podhorsky, Milan (M.)" w:date="2022-05-09T17:22:00Z">
        <w:r w:rsidR="00D45EFE">
          <w:t>“</w:t>
        </w:r>
      </w:ins>
      <w:ins w:id="5179" w:author="Podhorsky, Milan (M.)" w:date="2022-05-09T17:06:00Z">
        <w:r w:rsidR="00D20C3A" w:rsidRPr="00D20C3A">
          <w:t>Enable ANC Req</w:t>
        </w:r>
      </w:ins>
      <w:ins w:id="5180" w:author="Podhorsky, Milan (M.)" w:date="2022-05-09T17:22:00Z">
        <w:r w:rsidR="00D45EFE">
          <w:t>” VIN</w:t>
        </w:r>
      </w:ins>
      <w:ins w:id="5181" w:author="Podhorsky, Milan (M.)" w:date="2022-05-09T17:06:00Z">
        <w:r w:rsidR="00D20C3A" w:rsidRPr="00D20C3A">
          <w:t xml:space="preserve"> </w:t>
        </w:r>
      </w:ins>
      <w:ins w:id="5182" w:author="Podhorsky, Milan (M.)" w:date="2022-05-09T17:07:00Z">
        <w:r w:rsidR="00A42274">
          <w:t>r</w:t>
        </w:r>
      </w:ins>
      <w:ins w:id="5183" w:author="Podhorsky, Milan (M.)" w:date="2022-05-09T17:06:00Z">
        <w:r w:rsidR="00D20C3A" w:rsidRPr="00D20C3A">
          <w:t xml:space="preserve">emains disabled beyond </w:t>
        </w:r>
      </w:ins>
      <w:ins w:id="5184" w:author="Podhorsky, Milan (M.)" w:date="2022-05-09T17:07:00Z">
        <w:r w:rsidR="00A42274">
          <w:t>a</w:t>
        </w:r>
      </w:ins>
      <w:ins w:id="5185" w:author="Podhorsky, Milan (M.)" w:date="2022-05-09T17:06:00Z">
        <w:r w:rsidR="00D20C3A" w:rsidRPr="00D20C3A">
          <w:t xml:space="preserve"> timeout period</w:t>
        </w:r>
      </w:ins>
      <w:ins w:id="5186" w:author="Podhorsky, Milan (M.)" w:date="2022-05-09T17:07:00Z">
        <w:r w:rsidR="009879B4">
          <w:t xml:space="preserve"> (5-10 seconds proposed).</w:t>
        </w:r>
      </w:ins>
      <w:ins w:id="5187" w:author="Podhorsky, Milan (M.)" w:date="2022-05-09T17:09:00Z">
        <w:r w:rsidR="00250030">
          <w:t xml:space="preserve">  Should ignore causes such as open door/window.</w:t>
        </w:r>
      </w:ins>
    </w:p>
    <w:p w14:paraId="6CC7D746" w14:textId="30A29931" w:rsidR="00D22951" w:rsidRDefault="00D22951" w:rsidP="00CC09C5">
      <w:pPr>
        <w:pStyle w:val="ListParagraph"/>
        <w:numPr>
          <w:ilvl w:val="0"/>
          <w:numId w:val="37"/>
        </w:numPr>
        <w:spacing w:line="240" w:lineRule="atLeast"/>
        <w:ind w:leftChars="0"/>
        <w:rPr>
          <w:ins w:id="5188" w:author="Podhorsky, Milan (M.)" w:date="2022-05-09T17:17:00Z"/>
        </w:rPr>
      </w:pPr>
      <w:ins w:id="5189" w:author="Podhorsky, Milan (M.)" w:date="2022-05-09T17:12:00Z">
        <w:r>
          <w:t>ANC – Microphone fault(s).</w:t>
        </w:r>
      </w:ins>
    </w:p>
    <w:p w14:paraId="68DBB421" w14:textId="5032DAB8" w:rsidR="00167AE7" w:rsidRDefault="00167AE7" w:rsidP="00CC09C5">
      <w:pPr>
        <w:pStyle w:val="ListParagraph"/>
        <w:numPr>
          <w:ilvl w:val="0"/>
          <w:numId w:val="37"/>
        </w:numPr>
        <w:spacing w:line="240" w:lineRule="atLeast"/>
        <w:ind w:leftChars="0"/>
        <w:rPr>
          <w:ins w:id="5190" w:author="Podhorsky, Milan (M.)" w:date="2022-05-09T16:57:00Z"/>
        </w:rPr>
      </w:pPr>
      <w:ins w:id="5191" w:author="Podhorsky, Milan (M.)" w:date="2022-05-09T17:17:00Z">
        <w:r>
          <w:t>Exception count exceeded (divergence fault)</w:t>
        </w:r>
      </w:ins>
    </w:p>
    <w:p w14:paraId="5255030B" w14:textId="2262A719" w:rsidR="00F723AE" w:rsidRDefault="00F723AE" w:rsidP="00CC09C5">
      <w:pPr>
        <w:spacing w:line="240" w:lineRule="atLeast"/>
        <w:rPr>
          <w:ins w:id="5192" w:author="Podhorsky, Milan (M.)" w:date="2022-05-09T16:58:00Z"/>
        </w:rPr>
      </w:pPr>
    </w:p>
    <w:p w14:paraId="3DB1255A" w14:textId="6B3F21B7" w:rsidR="00F723AE" w:rsidRDefault="00F723AE" w:rsidP="00CC09C5">
      <w:pPr>
        <w:pStyle w:val="Heading3"/>
        <w:spacing w:line="240" w:lineRule="atLeast"/>
        <w:rPr>
          <w:ins w:id="5193" w:author="Podhorsky, Milan (M.)" w:date="2022-05-09T16:59:00Z"/>
        </w:rPr>
      </w:pPr>
      <w:bookmarkStart w:id="5194" w:name="_Toc105779515"/>
      <w:ins w:id="5195" w:author="Podhorsky, Milan (M.)" w:date="2022-05-09T16:59:00Z">
        <w:r w:rsidRPr="00F723AE">
          <w:t>LW_EVENT_PDC_NVH_EVENT_</w:t>
        </w:r>
      </w:ins>
      <w:ins w:id="5196" w:author="Podhorsky, Milan (M.)" w:date="2022-05-09T17:03:00Z">
        <w:r w:rsidR="0055109E">
          <w:t>PS</w:t>
        </w:r>
      </w:ins>
      <w:ins w:id="5197" w:author="Podhorsky, Milan (M.)" w:date="2022-05-09T16:59:00Z">
        <w:r w:rsidRPr="00F723AE">
          <w:t>_FAILURE</w:t>
        </w:r>
        <w:bookmarkEnd w:id="5194"/>
      </w:ins>
    </w:p>
    <w:p w14:paraId="723CAE03" w14:textId="4E3A31CF" w:rsidR="00166366" w:rsidRDefault="00166366" w:rsidP="00CC09C5">
      <w:pPr>
        <w:spacing w:line="240" w:lineRule="atLeast"/>
        <w:rPr>
          <w:ins w:id="5198" w:author="Podhorsky, Milan (M.)" w:date="2022-05-09T17:18:00Z"/>
        </w:rPr>
      </w:pPr>
      <w:ins w:id="5199" w:author="Podhorsky, Milan (M.)" w:date="2022-05-09T17:18:00Z">
        <w:r w:rsidRPr="0055109E">
          <w:t xml:space="preserve">Event notification will occur when NVH Service encounters a runtime error which is </w:t>
        </w:r>
        <w:r>
          <w:t>unique to the PS feature (if enabled via DE config)</w:t>
        </w:r>
      </w:ins>
      <w:ins w:id="5200" w:author="Podhorsky, Milan (M.)" w:date="2022-05-09T17:29:00Z">
        <w:r w:rsidR="009D0429">
          <w:t xml:space="preserve">.  </w:t>
        </w:r>
      </w:ins>
      <w:ins w:id="5201" w:author="Podhorsky, Milan (M.)" w:date="2022-05-09T17:30:00Z">
        <w:r w:rsidR="009D0429">
          <w:t>A</w:t>
        </w:r>
      </w:ins>
      <w:ins w:id="5202" w:author="Podhorsky, Milan (M.)" w:date="2022-05-09T17:18:00Z">
        <w:r>
          <w:t xml:space="preserve">udio </w:t>
        </w:r>
      </w:ins>
      <w:ins w:id="5203" w:author="Podhorsky, Milan (M.)" w:date="2022-05-09T17:29:00Z">
        <w:r w:rsidR="009D0429">
          <w:t>may</w:t>
        </w:r>
      </w:ins>
      <w:ins w:id="5204" w:author="Podhorsky, Milan (M.)" w:date="2022-05-09T17:18:00Z">
        <w:r>
          <w:t xml:space="preserve"> continue to be generated for other features.  A corresponding DTC should also be set; as applicable.  Triggers to this event include:</w:t>
        </w:r>
      </w:ins>
    </w:p>
    <w:p w14:paraId="1CEC9045" w14:textId="3DC3A45F" w:rsidR="00166366" w:rsidRDefault="00166366" w:rsidP="00CC09C5">
      <w:pPr>
        <w:pStyle w:val="ListParagraph"/>
        <w:numPr>
          <w:ilvl w:val="0"/>
          <w:numId w:val="37"/>
        </w:numPr>
        <w:spacing w:line="240" w:lineRule="atLeast"/>
        <w:ind w:leftChars="0"/>
        <w:rPr>
          <w:ins w:id="5205" w:author="Podhorsky, Milan (M.)" w:date="2022-05-09T17:18:00Z"/>
        </w:rPr>
      </w:pPr>
      <w:ins w:id="5206" w:author="Podhorsky, Milan (M.)" w:date="2022-05-09T17:18:00Z">
        <w:r>
          <w:t xml:space="preserve">Enable timeout failure.  Triggered when </w:t>
        </w:r>
      </w:ins>
      <w:ins w:id="5207" w:author="Podhorsky, Milan (M.)" w:date="2022-05-09T17:22:00Z">
        <w:r w:rsidR="00D45EFE">
          <w:t>“</w:t>
        </w:r>
      </w:ins>
      <w:ins w:id="5208" w:author="Podhorsky, Milan (M.)" w:date="2022-05-09T17:18:00Z">
        <w:r w:rsidRPr="00D20C3A">
          <w:t xml:space="preserve">Enable </w:t>
        </w:r>
      </w:ins>
      <w:ins w:id="5209" w:author="Podhorsky, Milan (M.)" w:date="2022-05-09T17:19:00Z">
        <w:r>
          <w:t>PS</w:t>
        </w:r>
      </w:ins>
      <w:ins w:id="5210" w:author="Podhorsky, Milan (M.)" w:date="2022-05-09T17:18:00Z">
        <w:r w:rsidRPr="00D20C3A">
          <w:t xml:space="preserve"> Req</w:t>
        </w:r>
      </w:ins>
      <w:ins w:id="5211" w:author="Podhorsky, Milan (M.)" w:date="2022-05-09T17:22:00Z">
        <w:r w:rsidR="00D45EFE">
          <w:t>” VIN</w:t>
        </w:r>
      </w:ins>
      <w:ins w:id="5212" w:author="Podhorsky, Milan (M.)" w:date="2022-05-09T17:18:00Z">
        <w:r w:rsidRPr="00D20C3A">
          <w:t xml:space="preserve"> </w:t>
        </w:r>
        <w:r>
          <w:t>r</w:t>
        </w:r>
        <w:r w:rsidRPr="00D20C3A">
          <w:t xml:space="preserve">emains disabled beyond </w:t>
        </w:r>
        <w:r>
          <w:t>a</w:t>
        </w:r>
        <w:r w:rsidRPr="00D20C3A">
          <w:t xml:space="preserve"> timeout period</w:t>
        </w:r>
        <w:r>
          <w:t xml:space="preserve"> (5-10 seconds proposed).</w:t>
        </w:r>
      </w:ins>
    </w:p>
    <w:p w14:paraId="14EF0D3B" w14:textId="31DB5F2F" w:rsidR="00DA6CFE" w:rsidRDefault="00DA6CFE" w:rsidP="00CC09C5">
      <w:pPr>
        <w:spacing w:line="240" w:lineRule="atLeast"/>
        <w:rPr>
          <w:ins w:id="5213" w:author="Podhorsky, Milan (M.)" w:date="2022-05-09T16:57:00Z"/>
        </w:rPr>
      </w:pPr>
    </w:p>
    <w:p w14:paraId="353DF347" w14:textId="618E12E7" w:rsidR="00F723AE" w:rsidRDefault="00F723AE" w:rsidP="00CC09C5">
      <w:pPr>
        <w:pStyle w:val="Heading3"/>
        <w:spacing w:line="240" w:lineRule="atLeast"/>
        <w:rPr>
          <w:ins w:id="5214" w:author="Podhorsky, Milan (M.)" w:date="2022-05-09T16:59:00Z"/>
        </w:rPr>
      </w:pPr>
      <w:bookmarkStart w:id="5215" w:name="_Toc105779516"/>
      <w:ins w:id="5216" w:author="Podhorsky, Milan (M.)" w:date="2022-05-09T16:59:00Z">
        <w:r w:rsidRPr="00F723AE">
          <w:t>LW_EVENT_PDC_NVH_EVENT_</w:t>
        </w:r>
      </w:ins>
      <w:ins w:id="5217" w:author="Podhorsky, Milan (M.)" w:date="2022-05-09T17:03:00Z">
        <w:r w:rsidR="0055109E">
          <w:t>AVAS</w:t>
        </w:r>
      </w:ins>
      <w:ins w:id="5218" w:author="Podhorsky, Milan (M.)" w:date="2022-05-09T16:59:00Z">
        <w:r w:rsidRPr="00F723AE">
          <w:t>_FAILURE</w:t>
        </w:r>
        <w:bookmarkEnd w:id="5215"/>
      </w:ins>
    </w:p>
    <w:p w14:paraId="7132DB06" w14:textId="19100F35" w:rsidR="00B271AB" w:rsidRDefault="00B271AB" w:rsidP="00CC09C5">
      <w:pPr>
        <w:spacing w:line="240" w:lineRule="atLeast"/>
        <w:rPr>
          <w:ins w:id="5219" w:author="Podhorsky, Milan (M.)" w:date="2022-05-09T17:20:00Z"/>
        </w:rPr>
      </w:pPr>
      <w:ins w:id="5220" w:author="Podhorsky, Milan (M.)" w:date="2022-05-09T17:20:00Z">
        <w:r w:rsidRPr="0055109E">
          <w:t xml:space="preserve">Event notification will occur when NVH Service encounters a runtime error which is </w:t>
        </w:r>
        <w:r>
          <w:t xml:space="preserve">unique to the </w:t>
        </w:r>
        <w:r w:rsidR="00DE483F">
          <w:t>AVA</w:t>
        </w:r>
        <w:r>
          <w:t>S feature (if enabled via DE config)</w:t>
        </w:r>
      </w:ins>
      <w:ins w:id="5221" w:author="Podhorsky, Milan (M.)" w:date="2022-05-09T17:29:00Z">
        <w:r w:rsidR="009D0429">
          <w:t xml:space="preserve">.  </w:t>
        </w:r>
      </w:ins>
      <w:ins w:id="5222" w:author="Podhorsky, Milan (M.)" w:date="2022-05-09T17:30:00Z">
        <w:r w:rsidR="009D0429">
          <w:t>A</w:t>
        </w:r>
      </w:ins>
      <w:ins w:id="5223" w:author="Podhorsky, Milan (M.)" w:date="2022-05-09T17:20:00Z">
        <w:r>
          <w:t xml:space="preserve">udio </w:t>
        </w:r>
      </w:ins>
      <w:ins w:id="5224" w:author="Podhorsky, Milan (M.)" w:date="2022-05-09T17:29:00Z">
        <w:r w:rsidR="009D0429">
          <w:t>may</w:t>
        </w:r>
      </w:ins>
      <w:ins w:id="5225" w:author="Podhorsky, Milan (M.)" w:date="2022-05-09T17:20:00Z">
        <w:r>
          <w:t xml:space="preserve"> continue to be generated for other features.  A corresponding DTC should also be set; as applicable.  Triggers to this event include:</w:t>
        </w:r>
      </w:ins>
    </w:p>
    <w:p w14:paraId="47097C33" w14:textId="6583D8DE" w:rsidR="00B271AB" w:rsidRDefault="00B271AB" w:rsidP="00CC09C5">
      <w:pPr>
        <w:pStyle w:val="ListParagraph"/>
        <w:numPr>
          <w:ilvl w:val="0"/>
          <w:numId w:val="37"/>
        </w:numPr>
        <w:spacing w:line="240" w:lineRule="atLeast"/>
        <w:ind w:leftChars="0"/>
        <w:rPr>
          <w:ins w:id="5226" w:author="Podhorsky, Milan (M.)" w:date="2022-05-09T17:20:00Z"/>
        </w:rPr>
      </w:pPr>
      <w:ins w:id="5227" w:author="Podhorsky, Milan (M.)" w:date="2022-05-09T17:20:00Z">
        <w:r>
          <w:t xml:space="preserve">Enable timeout failure.  Triggered when </w:t>
        </w:r>
      </w:ins>
      <w:ins w:id="5228" w:author="Podhorsky, Milan (M.)" w:date="2022-05-09T17:22:00Z">
        <w:r w:rsidR="00D45EFE">
          <w:t>“</w:t>
        </w:r>
      </w:ins>
      <w:ins w:id="5229" w:author="Podhorsky, Milan (M.)" w:date="2022-05-09T17:20:00Z">
        <w:r w:rsidRPr="00D20C3A">
          <w:t xml:space="preserve">Enable </w:t>
        </w:r>
      </w:ins>
      <w:ins w:id="5230" w:author="Podhorsky, Milan (M.)" w:date="2022-05-09T17:21:00Z">
        <w:r w:rsidR="00D45EFE">
          <w:t>AV</w:t>
        </w:r>
      </w:ins>
      <w:ins w:id="5231" w:author="Podhorsky, Milan (M.)" w:date="2022-05-09T17:22:00Z">
        <w:r w:rsidR="00D45EFE">
          <w:t>AS</w:t>
        </w:r>
      </w:ins>
      <w:ins w:id="5232" w:author="Podhorsky, Milan (M.)" w:date="2022-05-09T17:20:00Z">
        <w:r w:rsidRPr="00D20C3A">
          <w:t xml:space="preserve"> Req</w:t>
        </w:r>
      </w:ins>
      <w:ins w:id="5233" w:author="Podhorsky, Milan (M.)" w:date="2022-05-09T17:22:00Z">
        <w:r w:rsidR="00D45EFE">
          <w:t>” VIN</w:t>
        </w:r>
      </w:ins>
      <w:ins w:id="5234" w:author="Podhorsky, Milan (M.)" w:date="2022-05-09T17:20:00Z">
        <w:r w:rsidRPr="00D20C3A">
          <w:t xml:space="preserve"> </w:t>
        </w:r>
        <w:r>
          <w:t>r</w:t>
        </w:r>
        <w:r w:rsidRPr="00D20C3A">
          <w:t xml:space="preserve">emains disabled beyond </w:t>
        </w:r>
        <w:r>
          <w:t>a</w:t>
        </w:r>
        <w:r w:rsidRPr="00D20C3A">
          <w:t xml:space="preserve"> timeout period</w:t>
        </w:r>
        <w:r>
          <w:t xml:space="preserve"> (5-10 seconds proposed).</w:t>
        </w:r>
      </w:ins>
    </w:p>
    <w:p w14:paraId="14E0B613" w14:textId="7989C61E" w:rsidR="006327E2" w:rsidDel="0024351E" w:rsidRDefault="006327E2" w:rsidP="00CC09C5">
      <w:pPr>
        <w:spacing w:line="240" w:lineRule="atLeast"/>
        <w:rPr>
          <w:del w:id="5235" w:author="Podhorsky, Milan (M.)" w:date="2022-03-29T16:17:00Z"/>
        </w:rPr>
      </w:pPr>
      <w:bookmarkStart w:id="5236" w:name="_Toc95209571"/>
      <w:bookmarkStart w:id="5237" w:name="_Toc95389179"/>
      <w:bookmarkStart w:id="5238" w:name="_Toc95498222"/>
      <w:bookmarkStart w:id="5239" w:name="_Toc95586499"/>
      <w:bookmarkStart w:id="5240" w:name="_Toc95634916"/>
      <w:bookmarkStart w:id="5241" w:name="_Toc95643945"/>
      <w:bookmarkStart w:id="5242" w:name="_Toc95668082"/>
      <w:bookmarkStart w:id="5243" w:name="_Toc95669032"/>
      <w:bookmarkStart w:id="5244" w:name="_Toc95691603"/>
      <w:bookmarkStart w:id="5245" w:name="_Toc95209572"/>
      <w:bookmarkStart w:id="5246" w:name="_Toc95389180"/>
      <w:bookmarkStart w:id="5247" w:name="_Toc95498223"/>
      <w:bookmarkStart w:id="5248" w:name="_Toc95586500"/>
      <w:bookmarkStart w:id="5249" w:name="_Toc95634917"/>
      <w:bookmarkStart w:id="5250" w:name="_Toc95643946"/>
      <w:bookmarkStart w:id="5251" w:name="_Toc95668083"/>
      <w:bookmarkStart w:id="5252" w:name="_Toc95669033"/>
      <w:bookmarkStart w:id="5253" w:name="_Toc95691604"/>
      <w:bookmarkStart w:id="5254" w:name="_Toc95209573"/>
      <w:bookmarkStart w:id="5255" w:name="_Toc95389181"/>
      <w:bookmarkStart w:id="5256" w:name="_Toc95498224"/>
      <w:bookmarkStart w:id="5257" w:name="_Toc95586501"/>
      <w:bookmarkStart w:id="5258" w:name="_Toc95634918"/>
      <w:bookmarkStart w:id="5259" w:name="_Toc95643947"/>
      <w:bookmarkStart w:id="5260" w:name="_Toc95668084"/>
      <w:bookmarkStart w:id="5261" w:name="_Toc95669034"/>
      <w:bookmarkStart w:id="5262" w:name="_Toc95691605"/>
      <w:bookmarkStart w:id="5263" w:name="_Toc95209574"/>
      <w:bookmarkStart w:id="5264" w:name="_Toc95389182"/>
      <w:bookmarkStart w:id="5265" w:name="_Toc95498225"/>
      <w:bookmarkStart w:id="5266" w:name="_Toc95586502"/>
      <w:bookmarkStart w:id="5267" w:name="_Toc95634919"/>
      <w:bookmarkStart w:id="5268" w:name="_Toc95643948"/>
      <w:bookmarkStart w:id="5269" w:name="_Toc95668085"/>
      <w:bookmarkStart w:id="5270" w:name="_Toc95669035"/>
      <w:bookmarkStart w:id="5271" w:name="_Toc95691606"/>
      <w:bookmarkStart w:id="5272" w:name="_Toc95209575"/>
      <w:bookmarkStart w:id="5273" w:name="_Toc95389183"/>
      <w:bookmarkStart w:id="5274" w:name="_Toc95498226"/>
      <w:bookmarkStart w:id="5275" w:name="_Toc95586503"/>
      <w:bookmarkStart w:id="5276" w:name="_Toc95634920"/>
      <w:bookmarkStart w:id="5277" w:name="_Toc95643949"/>
      <w:bookmarkStart w:id="5278" w:name="_Toc95668086"/>
      <w:bookmarkStart w:id="5279" w:name="_Toc95669036"/>
      <w:bookmarkStart w:id="5280" w:name="_Toc95691607"/>
      <w:bookmarkStart w:id="5281" w:name="_Toc95209576"/>
      <w:bookmarkStart w:id="5282" w:name="_Toc95389184"/>
      <w:bookmarkStart w:id="5283" w:name="_Toc95498227"/>
      <w:bookmarkStart w:id="5284" w:name="_Toc95586504"/>
      <w:bookmarkStart w:id="5285" w:name="_Toc95634921"/>
      <w:bookmarkStart w:id="5286" w:name="_Toc95643950"/>
      <w:bookmarkStart w:id="5287" w:name="_Toc95668087"/>
      <w:bookmarkStart w:id="5288" w:name="_Toc95669037"/>
      <w:bookmarkStart w:id="5289" w:name="_Toc95691608"/>
      <w:bookmarkStart w:id="5290" w:name="_Toc95209577"/>
      <w:bookmarkStart w:id="5291" w:name="_Toc95389185"/>
      <w:bookmarkStart w:id="5292" w:name="_Toc95498228"/>
      <w:bookmarkStart w:id="5293" w:name="_Toc95586505"/>
      <w:bookmarkStart w:id="5294" w:name="_Toc95634922"/>
      <w:bookmarkStart w:id="5295" w:name="_Toc95643951"/>
      <w:bookmarkStart w:id="5296" w:name="_Toc95668088"/>
      <w:bookmarkStart w:id="5297" w:name="_Toc95669038"/>
      <w:bookmarkStart w:id="5298" w:name="_Toc95691609"/>
      <w:bookmarkStart w:id="5299" w:name="_Toc95209578"/>
      <w:bookmarkStart w:id="5300" w:name="_Toc95389186"/>
      <w:bookmarkStart w:id="5301" w:name="_Toc95498229"/>
      <w:bookmarkStart w:id="5302" w:name="_Toc95586506"/>
      <w:bookmarkStart w:id="5303" w:name="_Toc95634923"/>
      <w:bookmarkStart w:id="5304" w:name="_Toc95643952"/>
      <w:bookmarkStart w:id="5305" w:name="_Toc95668089"/>
      <w:bookmarkStart w:id="5306" w:name="_Toc95669039"/>
      <w:bookmarkStart w:id="5307" w:name="_Toc95691610"/>
      <w:bookmarkStart w:id="5308" w:name="_Toc95209579"/>
      <w:bookmarkStart w:id="5309" w:name="_Toc95389187"/>
      <w:bookmarkStart w:id="5310" w:name="_Toc95498230"/>
      <w:bookmarkStart w:id="5311" w:name="_Toc95586507"/>
      <w:bookmarkStart w:id="5312" w:name="_Toc95634924"/>
      <w:bookmarkStart w:id="5313" w:name="_Toc95643953"/>
      <w:bookmarkStart w:id="5314" w:name="_Toc95668090"/>
      <w:bookmarkStart w:id="5315" w:name="_Toc95669040"/>
      <w:bookmarkStart w:id="5316" w:name="_Toc95691611"/>
      <w:bookmarkStart w:id="5317" w:name="_Toc95209580"/>
      <w:bookmarkStart w:id="5318" w:name="_Toc95389188"/>
      <w:bookmarkStart w:id="5319" w:name="_Toc95498231"/>
      <w:bookmarkStart w:id="5320" w:name="_Toc95586508"/>
      <w:bookmarkStart w:id="5321" w:name="_Toc95634925"/>
      <w:bookmarkStart w:id="5322" w:name="_Toc95643954"/>
      <w:bookmarkStart w:id="5323" w:name="_Toc95668091"/>
      <w:bookmarkStart w:id="5324" w:name="_Toc95669041"/>
      <w:bookmarkStart w:id="5325" w:name="_Toc95691612"/>
      <w:bookmarkStart w:id="5326" w:name="_Toc95209596"/>
      <w:bookmarkStart w:id="5327" w:name="_Toc95389204"/>
      <w:bookmarkStart w:id="5328" w:name="_Toc95498247"/>
      <w:bookmarkStart w:id="5329" w:name="_Toc95586524"/>
      <w:bookmarkStart w:id="5330" w:name="_Toc95634941"/>
      <w:bookmarkStart w:id="5331" w:name="_Toc95643970"/>
      <w:bookmarkStart w:id="5332" w:name="_Toc95668107"/>
      <w:bookmarkStart w:id="5333" w:name="_Toc95669057"/>
      <w:bookmarkStart w:id="5334" w:name="_Toc95691628"/>
      <w:bookmarkStart w:id="5335" w:name="_Toc95209618"/>
      <w:bookmarkStart w:id="5336" w:name="_Toc95389226"/>
      <w:bookmarkStart w:id="5337" w:name="_Toc95498269"/>
      <w:bookmarkStart w:id="5338" w:name="_Toc95586546"/>
      <w:bookmarkStart w:id="5339" w:name="_Toc95634963"/>
      <w:bookmarkStart w:id="5340" w:name="_Toc95643992"/>
      <w:bookmarkStart w:id="5341" w:name="_Toc95668129"/>
      <w:bookmarkStart w:id="5342" w:name="_Toc95669079"/>
      <w:bookmarkStart w:id="5343" w:name="_Toc95691650"/>
      <w:bookmarkStart w:id="5344" w:name="_Toc95209619"/>
      <w:bookmarkStart w:id="5345" w:name="_Toc95389227"/>
      <w:bookmarkStart w:id="5346" w:name="_Toc95498270"/>
      <w:bookmarkStart w:id="5347" w:name="_Toc95586547"/>
      <w:bookmarkStart w:id="5348" w:name="_Toc95634964"/>
      <w:bookmarkStart w:id="5349" w:name="_Toc95643993"/>
      <w:bookmarkStart w:id="5350" w:name="_Toc95668130"/>
      <w:bookmarkStart w:id="5351" w:name="_Toc95669080"/>
      <w:bookmarkStart w:id="5352" w:name="_Toc95691651"/>
      <w:bookmarkStart w:id="5353" w:name="_Toc95209620"/>
      <w:bookmarkStart w:id="5354" w:name="_Toc95389228"/>
      <w:bookmarkStart w:id="5355" w:name="_Toc95498271"/>
      <w:bookmarkStart w:id="5356" w:name="_Toc95586548"/>
      <w:bookmarkStart w:id="5357" w:name="_Toc95634965"/>
      <w:bookmarkStart w:id="5358" w:name="_Toc95643994"/>
      <w:bookmarkStart w:id="5359" w:name="_Toc95668131"/>
      <w:bookmarkStart w:id="5360" w:name="_Toc95669081"/>
      <w:bookmarkStart w:id="5361" w:name="_Toc95691652"/>
      <w:bookmarkStart w:id="5362" w:name="_Toc95209621"/>
      <w:bookmarkStart w:id="5363" w:name="_Toc95389229"/>
      <w:bookmarkStart w:id="5364" w:name="_Toc95498272"/>
      <w:bookmarkStart w:id="5365" w:name="_Toc95586549"/>
      <w:bookmarkStart w:id="5366" w:name="_Toc95634966"/>
      <w:bookmarkStart w:id="5367" w:name="_Toc95643995"/>
      <w:bookmarkStart w:id="5368" w:name="_Toc95668132"/>
      <w:bookmarkStart w:id="5369" w:name="_Toc95669082"/>
      <w:bookmarkStart w:id="5370" w:name="_Toc95691653"/>
      <w:bookmarkStart w:id="5371" w:name="_Toc95209631"/>
      <w:bookmarkStart w:id="5372" w:name="_Toc95389239"/>
      <w:bookmarkStart w:id="5373" w:name="_Toc95498282"/>
      <w:bookmarkStart w:id="5374" w:name="_Toc95586559"/>
      <w:bookmarkStart w:id="5375" w:name="_Toc95634976"/>
      <w:bookmarkStart w:id="5376" w:name="_Toc95644005"/>
      <w:bookmarkStart w:id="5377" w:name="_Toc95668142"/>
      <w:bookmarkStart w:id="5378" w:name="_Toc95669092"/>
      <w:bookmarkStart w:id="5379" w:name="_Toc95691663"/>
      <w:bookmarkStart w:id="5380" w:name="_Toc95209632"/>
      <w:bookmarkStart w:id="5381" w:name="_Toc95389240"/>
      <w:bookmarkStart w:id="5382" w:name="_Toc95498283"/>
      <w:bookmarkStart w:id="5383" w:name="_Toc95586560"/>
      <w:bookmarkStart w:id="5384" w:name="_Toc95634977"/>
      <w:bookmarkStart w:id="5385" w:name="_Toc95644006"/>
      <w:bookmarkStart w:id="5386" w:name="_Toc95668143"/>
      <w:bookmarkStart w:id="5387" w:name="_Toc95669093"/>
      <w:bookmarkStart w:id="5388" w:name="_Toc95691664"/>
      <w:bookmarkStart w:id="5389" w:name="_Toc95209633"/>
      <w:bookmarkStart w:id="5390" w:name="_Toc95389241"/>
      <w:bookmarkStart w:id="5391" w:name="_Toc95498284"/>
      <w:bookmarkStart w:id="5392" w:name="_Toc95586561"/>
      <w:bookmarkStart w:id="5393" w:name="_Toc95634978"/>
      <w:bookmarkStart w:id="5394" w:name="_Toc95644007"/>
      <w:bookmarkStart w:id="5395" w:name="_Toc95668144"/>
      <w:bookmarkStart w:id="5396" w:name="_Toc95669094"/>
      <w:bookmarkStart w:id="5397" w:name="_Toc95691665"/>
      <w:bookmarkStart w:id="5398" w:name="_Toc95209634"/>
      <w:bookmarkStart w:id="5399" w:name="_Toc95389242"/>
      <w:bookmarkStart w:id="5400" w:name="_Toc95498285"/>
      <w:bookmarkStart w:id="5401" w:name="_Toc95586562"/>
      <w:bookmarkStart w:id="5402" w:name="_Toc95634979"/>
      <w:bookmarkStart w:id="5403" w:name="_Toc95644008"/>
      <w:bookmarkStart w:id="5404" w:name="_Toc95668145"/>
      <w:bookmarkStart w:id="5405" w:name="_Toc95669095"/>
      <w:bookmarkStart w:id="5406" w:name="_Toc95691666"/>
      <w:bookmarkStart w:id="5407" w:name="_Toc70640802"/>
      <w:bookmarkStart w:id="5408" w:name="_Toc70662940"/>
      <w:bookmarkStart w:id="5409" w:name="_Toc70664158"/>
      <w:bookmarkStart w:id="5410" w:name="_Toc70665186"/>
      <w:bookmarkStart w:id="5411" w:name="_Toc70672563"/>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p>
    <w:p w14:paraId="586A1668" w14:textId="09E94040" w:rsidR="00F92F8A" w:rsidDel="00AC067C" w:rsidRDefault="00F92F8A" w:rsidP="00CC09C5">
      <w:pPr>
        <w:pStyle w:val="Heading1"/>
        <w:spacing w:line="240" w:lineRule="atLeast"/>
        <w:rPr>
          <w:del w:id="5412" w:author="Podhorsky, Milan (M.)" w:date="2022-03-29T16:17:00Z"/>
        </w:rPr>
      </w:pPr>
      <w:bookmarkStart w:id="5413" w:name="_Ref93061773"/>
      <w:commentRangeStart w:id="5414"/>
      <w:del w:id="5415" w:author="Podhorsky, Milan (M.)" w:date="2022-03-29T16:17:00Z">
        <w:r w:rsidRPr="00D8447F" w:rsidDel="00AC067C">
          <w:delText>Tuning</w:delText>
        </w:r>
        <w:r w:rsidDel="00AC067C">
          <w:delText xml:space="preserve"> Tool Requirements</w:delText>
        </w:r>
        <w:bookmarkEnd w:id="5413"/>
        <w:commentRangeEnd w:id="5414"/>
        <w:r w:rsidR="00FF330F" w:rsidDel="00AC067C">
          <w:rPr>
            <w:rStyle w:val="CommentReference"/>
            <w:rFonts w:eastAsiaTheme="minorEastAsia"/>
            <w:b w:val="0"/>
            <w:bCs w:val="0"/>
            <w:kern w:val="0"/>
          </w:rPr>
          <w:commentReference w:id="5414"/>
        </w:r>
      </w:del>
    </w:p>
    <w:p w14:paraId="53A1C843" w14:textId="54528BEC" w:rsidR="00F92F8A" w:rsidDel="00AC067C" w:rsidRDefault="00F92F8A" w:rsidP="00CC09C5">
      <w:pPr>
        <w:spacing w:line="240" w:lineRule="atLeast"/>
        <w:rPr>
          <w:del w:id="5416" w:author="Podhorsky, Milan (M.)" w:date="2022-03-29T16:17:00Z"/>
        </w:rPr>
      </w:pPr>
    </w:p>
    <w:p w14:paraId="5D97AF9C" w14:textId="5A91973C" w:rsidR="00381DF7" w:rsidRPr="005654B5" w:rsidDel="00AC067C" w:rsidRDefault="00381DF7" w:rsidP="00CC09C5">
      <w:pPr>
        <w:spacing w:line="240" w:lineRule="atLeast"/>
        <w:rPr>
          <w:del w:id="5417" w:author="Podhorsky, Milan (M.)" w:date="2022-03-29T16:17:00Z"/>
          <w:strike/>
        </w:rPr>
      </w:pPr>
      <w:bookmarkStart w:id="5418" w:name="_Ref90113914"/>
      <w:del w:id="5419" w:author="Podhorsky, Milan (M.)" w:date="2022-03-29T16:17:00Z">
        <w:r w:rsidRPr="005654B5" w:rsidDel="00AC067C">
          <w:rPr>
            <w:strike/>
          </w:rPr>
          <w:delText xml:space="preserve">The tuning tool is a PC based Software that the Calibrator will use to tune the Acoustic performance of ANC/PS/AVAS features. </w:delText>
        </w:r>
        <w:bookmarkEnd w:id="5418"/>
      </w:del>
    </w:p>
    <w:p w14:paraId="7B4B1648" w14:textId="1E63C153" w:rsidR="00381DF7" w:rsidRPr="005654B5" w:rsidDel="00AC067C" w:rsidRDefault="00381DF7" w:rsidP="00CC09C5">
      <w:pPr>
        <w:spacing w:line="240" w:lineRule="atLeast"/>
        <w:rPr>
          <w:del w:id="5420" w:author="Podhorsky, Milan (M.)" w:date="2022-03-29T16:17:00Z"/>
          <w:strike/>
        </w:rPr>
      </w:pPr>
    </w:p>
    <w:p w14:paraId="6126BA23" w14:textId="163BC522" w:rsidR="00381DF7" w:rsidRPr="005654B5" w:rsidDel="00AC067C" w:rsidRDefault="00381DF7" w:rsidP="00CC09C5">
      <w:pPr>
        <w:spacing w:line="240" w:lineRule="atLeast"/>
        <w:rPr>
          <w:del w:id="5421" w:author="Podhorsky, Milan (M.)" w:date="2022-03-29T16:17:00Z"/>
          <w:strike/>
          <w:szCs w:val="22"/>
        </w:rPr>
      </w:pPr>
      <w:del w:id="5422" w:author="Podhorsky, Milan (M.)" w:date="2022-03-29T16:17:00Z">
        <w:r w:rsidRPr="005654B5" w:rsidDel="00AC067C">
          <w:rPr>
            <w:strike/>
            <w:szCs w:val="22"/>
          </w:rPr>
          <w:delText>The provider of the DSP library, QNX/Blackberry is responsible for delivering the tuning tool which they call LiveAmp.</w:delText>
        </w:r>
      </w:del>
    </w:p>
    <w:p w14:paraId="6E9468D2" w14:textId="0E066380" w:rsidR="005A1EEF" w:rsidDel="00AC067C" w:rsidRDefault="005A1EEF" w:rsidP="00CC09C5">
      <w:pPr>
        <w:spacing w:line="240" w:lineRule="atLeast"/>
        <w:rPr>
          <w:del w:id="5423" w:author="Podhorsky, Milan (M.)" w:date="2022-03-29T16:17:00Z"/>
        </w:rPr>
      </w:pPr>
    </w:p>
    <w:p w14:paraId="6EA4F7C7" w14:textId="2A3926B2" w:rsidR="00B40CDE" w:rsidRPr="00B40CDE" w:rsidDel="00AC067C" w:rsidRDefault="00F92F8A" w:rsidP="00CC09C5">
      <w:pPr>
        <w:pStyle w:val="Heading2"/>
        <w:spacing w:line="240" w:lineRule="atLeast"/>
        <w:rPr>
          <w:del w:id="5424" w:author="Podhorsky, Milan (M.)" w:date="2022-03-29T16:17:00Z"/>
        </w:rPr>
      </w:pPr>
      <w:del w:id="5425" w:author="Podhorsky, Milan (M.)" w:date="2022-03-29T16:17:00Z">
        <w:r w:rsidDel="00AC067C">
          <w:delText>VIN Handling</w:delText>
        </w:r>
      </w:del>
    </w:p>
    <w:p w14:paraId="60273A8C" w14:textId="15DD9E82" w:rsidR="004440B4" w:rsidRPr="00EA4A77" w:rsidDel="00AC067C" w:rsidRDefault="004440B4" w:rsidP="00CC09C5">
      <w:pPr>
        <w:spacing w:line="240" w:lineRule="atLeast"/>
        <w:rPr>
          <w:del w:id="5426" w:author="Podhorsky, Milan (M.)" w:date="2022-03-29T16:17:00Z"/>
          <w:strike/>
        </w:rPr>
      </w:pPr>
      <w:del w:id="5427" w:author="Podhorsky, Milan (M.)" w:date="2022-03-29T16:17:00Z">
        <w:r w:rsidRPr="00EA4A77" w:rsidDel="00AC067C">
          <w:rPr>
            <w:strike/>
          </w:rPr>
          <w:delText xml:space="preserve">Master VIN list is to be imported to the tuning tool, allowing the tuning engineers to select the desired VINs (and associated VIN characteristics) from this list. </w:delText>
        </w:r>
        <w:r w:rsidR="00F53ED2" w:rsidRPr="00EA4A77" w:rsidDel="00AC067C">
          <w:rPr>
            <w:strike/>
          </w:rPr>
          <w:delText xml:space="preserve"> </w:delText>
        </w:r>
      </w:del>
    </w:p>
    <w:p w14:paraId="5C24D3F8" w14:textId="72168B55" w:rsidR="00F92F8A" w:rsidRPr="00EA4A77" w:rsidDel="00AC067C" w:rsidRDefault="00F92F8A" w:rsidP="00CC09C5">
      <w:pPr>
        <w:spacing w:line="240" w:lineRule="atLeast"/>
        <w:rPr>
          <w:del w:id="5428" w:author="Podhorsky, Milan (M.)" w:date="2022-03-29T16:17:00Z"/>
          <w:strike/>
        </w:rPr>
      </w:pPr>
    </w:p>
    <w:p w14:paraId="21627704" w14:textId="5CD5626A" w:rsidR="00734439" w:rsidRPr="00EA4A77" w:rsidDel="00AC067C" w:rsidRDefault="00F92F8A" w:rsidP="00CC09C5">
      <w:pPr>
        <w:spacing w:line="240" w:lineRule="atLeast"/>
        <w:rPr>
          <w:del w:id="5429" w:author="Podhorsky, Milan (M.)" w:date="2022-03-29T16:17:00Z"/>
          <w:strike/>
        </w:rPr>
      </w:pPr>
      <w:del w:id="5430" w:author="Podhorsky, Milan (M.)" w:date="2022-03-29T16:17:00Z">
        <w:r w:rsidRPr="00EA4A77" w:rsidDel="00AC067C">
          <w:rPr>
            <w:strike/>
          </w:rPr>
          <w:delText>The tuning tool shall apply the "Tuning Tool Multipliers" to the VIN data received. For data such as throttle position, transmission output shaft speed, etc., the purpose of the multiplier is to translate the incoming VIN data to the representation desired by the PT NVH engineers for ease of use. (Ex. The transmission output shaft speed data is provided in radians/ second, but via the multiplier, is converted to revolutions per minute.)</w:delText>
        </w:r>
      </w:del>
    </w:p>
    <w:p w14:paraId="1AFFA793" w14:textId="012D748C" w:rsidR="005A1EEF" w:rsidDel="00AC067C" w:rsidRDefault="005A1EEF" w:rsidP="00CC09C5">
      <w:pPr>
        <w:spacing w:line="240" w:lineRule="atLeast"/>
        <w:rPr>
          <w:del w:id="5431" w:author="Podhorsky, Milan (M.)" w:date="2022-03-29T16:17:00Z"/>
        </w:rPr>
      </w:pPr>
    </w:p>
    <w:p w14:paraId="73FA7BDF" w14:textId="21EC3435" w:rsidR="00737D58" w:rsidRPr="00734439" w:rsidDel="00AC067C" w:rsidRDefault="00737D58" w:rsidP="00CC09C5">
      <w:pPr>
        <w:pStyle w:val="Heading2"/>
        <w:spacing w:line="240" w:lineRule="atLeast"/>
        <w:rPr>
          <w:del w:id="5432" w:author="Podhorsky, Milan (M.)" w:date="2022-03-29T16:17:00Z"/>
        </w:rPr>
      </w:pPr>
      <w:bookmarkStart w:id="5433" w:name="_Toc99026300"/>
      <w:bookmarkStart w:id="5434" w:name="_Toc99026301"/>
      <w:bookmarkStart w:id="5435" w:name="_Toc99026302"/>
      <w:bookmarkStart w:id="5436" w:name="_Toc99026303"/>
      <w:bookmarkStart w:id="5437" w:name="_Toc99026304"/>
      <w:bookmarkStart w:id="5438" w:name="_Toc99026305"/>
      <w:bookmarkStart w:id="5439" w:name="_Toc99026306"/>
      <w:bookmarkStart w:id="5440" w:name="_Toc99026307"/>
      <w:bookmarkStart w:id="5441" w:name="_Toc99026308"/>
      <w:bookmarkStart w:id="5442" w:name="_Toc99026309"/>
      <w:bookmarkStart w:id="5443" w:name="_Toc70617087"/>
      <w:bookmarkStart w:id="5444" w:name="_Ref70863971"/>
      <w:bookmarkStart w:id="5445" w:name="_Ref93497754"/>
      <w:bookmarkEnd w:id="5433"/>
      <w:bookmarkEnd w:id="5434"/>
      <w:bookmarkEnd w:id="5435"/>
      <w:bookmarkEnd w:id="5436"/>
      <w:bookmarkEnd w:id="5437"/>
      <w:bookmarkEnd w:id="5438"/>
      <w:bookmarkEnd w:id="5439"/>
      <w:bookmarkEnd w:id="5440"/>
      <w:bookmarkEnd w:id="5441"/>
      <w:bookmarkEnd w:id="5442"/>
      <w:del w:id="5446" w:author="Podhorsky, Milan (M.)" w:date="2022-03-29T16:17:00Z">
        <w:r w:rsidRPr="00734439" w:rsidDel="00AC067C">
          <w:delText>Tuning Tool Interface</w:delText>
        </w:r>
        <w:bookmarkEnd w:id="5443"/>
        <w:bookmarkEnd w:id="5444"/>
        <w:bookmarkEnd w:id="5445"/>
      </w:del>
    </w:p>
    <w:p w14:paraId="6B6F0F32" w14:textId="7D9BA92C" w:rsidR="00737D58" w:rsidRPr="00442914" w:rsidDel="00AC067C" w:rsidRDefault="00737D58" w:rsidP="00CC09C5">
      <w:pPr>
        <w:spacing w:line="240" w:lineRule="atLeast"/>
        <w:rPr>
          <w:del w:id="5447" w:author="Podhorsky, Milan (M.)" w:date="2022-03-29T16:17:00Z"/>
          <w:rFonts w:eastAsiaTheme="minorHAnsi"/>
        </w:rPr>
      </w:pPr>
    </w:p>
    <w:p w14:paraId="1EA6F4AA" w14:textId="4126188F" w:rsidR="00737D58" w:rsidRPr="003251E6" w:rsidDel="00AC067C" w:rsidRDefault="00737D58" w:rsidP="00CC09C5">
      <w:pPr>
        <w:spacing w:line="240" w:lineRule="atLeast"/>
        <w:rPr>
          <w:del w:id="5448" w:author="Podhorsky, Milan (M.)" w:date="2022-03-29T16:17:00Z"/>
          <w:rFonts w:eastAsiaTheme="minorHAnsi"/>
          <w:strike/>
        </w:rPr>
      </w:pPr>
      <w:del w:id="5449" w:author="Podhorsky, Milan (M.)" w:date="2022-03-29T16:17:00Z">
        <w:r w:rsidRPr="003251E6" w:rsidDel="00AC067C">
          <w:rPr>
            <w:rFonts w:eastAsiaTheme="minorHAnsi"/>
            <w:strike/>
          </w:rPr>
          <w:delText xml:space="preserve">In order to facilitate ANC/ PS tuning, a tuning tool connected to the PDC is required. The tuning tool shall interface </w:delText>
        </w:r>
        <w:r w:rsidR="001A5005" w:rsidRPr="003251E6" w:rsidDel="00AC067C">
          <w:rPr>
            <w:rFonts w:eastAsiaTheme="minorHAnsi"/>
            <w:strike/>
          </w:rPr>
          <w:delText xml:space="preserve">to </w:delText>
        </w:r>
        <w:r w:rsidRPr="003251E6" w:rsidDel="00AC067C">
          <w:rPr>
            <w:rFonts w:eastAsiaTheme="minorHAnsi"/>
            <w:strike/>
          </w:rPr>
          <w:delText xml:space="preserve">the PDC via the means described below, based upon the operations it is trying to perform.  </w:delText>
        </w:r>
      </w:del>
    </w:p>
    <w:p w14:paraId="175A3B17" w14:textId="6D890089" w:rsidR="00E316D9" w:rsidRPr="003251E6" w:rsidDel="00AC067C" w:rsidRDefault="00E316D9" w:rsidP="00CC09C5">
      <w:pPr>
        <w:spacing w:line="240" w:lineRule="atLeast"/>
        <w:rPr>
          <w:del w:id="5450" w:author="Podhorsky, Milan (M.)" w:date="2022-03-29T16:17:00Z"/>
          <w:rFonts w:eastAsiaTheme="minorHAnsi"/>
          <w:strike/>
        </w:rPr>
      </w:pPr>
    </w:p>
    <w:p w14:paraId="62F887BA" w14:textId="13B3A763" w:rsidR="00E014DE" w:rsidRPr="003251E6" w:rsidDel="00AC067C" w:rsidRDefault="00E316D9" w:rsidP="00CC09C5">
      <w:pPr>
        <w:spacing w:line="240" w:lineRule="atLeast"/>
        <w:rPr>
          <w:del w:id="5451" w:author="Podhorsky, Milan (M.)" w:date="2022-03-29T16:17:00Z"/>
          <w:rFonts w:eastAsiaTheme="minorHAnsi"/>
          <w:strike/>
        </w:rPr>
      </w:pPr>
      <w:del w:id="5452" w:author="Podhorsky, Milan (M.)" w:date="2022-03-29T16:17:00Z">
        <w:r w:rsidRPr="003251E6" w:rsidDel="00AC067C">
          <w:rPr>
            <w:rFonts w:eastAsiaTheme="minorHAnsi"/>
            <w:strike/>
          </w:rPr>
          <w:delText xml:space="preserve">The tuning tool interface shall be supported on both prototype and production-level vehicles.  </w:delText>
        </w:r>
      </w:del>
    </w:p>
    <w:p w14:paraId="33DF9540" w14:textId="6E292C92" w:rsidR="00737D58" w:rsidRPr="003251E6" w:rsidDel="00AC067C" w:rsidRDefault="00737D58" w:rsidP="00CC09C5">
      <w:pPr>
        <w:spacing w:line="240" w:lineRule="atLeast"/>
        <w:rPr>
          <w:del w:id="5453" w:author="Podhorsky, Milan (M.)" w:date="2022-03-29T16:17:00Z"/>
          <w:rFonts w:eastAsiaTheme="minorHAnsi"/>
          <w:strike/>
        </w:rPr>
      </w:pPr>
    </w:p>
    <w:p w14:paraId="00E474E4" w14:textId="5EE056BC" w:rsidR="00737D58" w:rsidRPr="003251E6" w:rsidDel="00AC067C" w:rsidRDefault="00737D58" w:rsidP="00CC09C5">
      <w:pPr>
        <w:spacing w:line="240" w:lineRule="atLeast"/>
        <w:rPr>
          <w:del w:id="5454" w:author="Podhorsky, Milan (M.)" w:date="2022-03-29T16:17:00Z"/>
          <w:strike/>
        </w:rPr>
      </w:pPr>
      <w:del w:id="5455" w:author="Podhorsky, Milan (M.)" w:date="2022-03-29T16:17:00Z">
        <w:r w:rsidRPr="003251E6" w:rsidDel="00AC067C">
          <w:rPr>
            <w:strike/>
          </w:rPr>
          <w:delText xml:space="preserve">The tuning tool </w:delText>
        </w:r>
        <w:r w:rsidR="001A5005" w:rsidRPr="003251E6" w:rsidDel="00AC067C">
          <w:rPr>
            <w:strike/>
          </w:rPr>
          <w:delText>shall</w:delText>
        </w:r>
        <w:r w:rsidRPr="003251E6" w:rsidDel="00AC067C">
          <w:rPr>
            <w:strike/>
          </w:rPr>
          <w:delText xml:space="preserve"> interface to the PDC via Ethernet (TCP/IP), with full </w:delText>
        </w:r>
        <w:r w:rsidR="00F32A96" w:rsidRPr="003251E6" w:rsidDel="00AC067C">
          <w:rPr>
            <w:strike/>
          </w:rPr>
          <w:delText>capabilities</w:delText>
        </w:r>
        <w:r w:rsidRPr="003251E6" w:rsidDel="00AC067C">
          <w:rPr>
            <w:strike/>
          </w:rPr>
          <w:delText xml:space="preserve"> provided via this means</w:delText>
        </w:r>
        <w:r w:rsidR="001A5005" w:rsidRPr="003251E6" w:rsidDel="00AC067C">
          <w:rPr>
            <w:strike/>
          </w:rPr>
          <w:delText xml:space="preserve">. </w:delText>
        </w:r>
        <w:r w:rsidRPr="003251E6" w:rsidDel="00AC067C">
          <w:rPr>
            <w:strike/>
          </w:rPr>
          <w:delText xml:space="preserve">The tuning tool shall support writing to, and reading from, the </w:delText>
        </w:r>
        <w:r w:rsidR="004872C0" w:rsidRPr="003251E6" w:rsidDel="00AC067C">
          <w:rPr>
            <w:strike/>
          </w:rPr>
          <w:delText>Library</w:delText>
        </w:r>
        <w:r w:rsidRPr="003251E6" w:rsidDel="00AC067C">
          <w:rPr>
            <w:strike/>
          </w:rPr>
          <w:delText xml:space="preserve"> such that all PT NVH requirements regarding tuning tool functionality is met.  Such functionality includes, but is not limited to:  </w:delText>
        </w:r>
      </w:del>
    </w:p>
    <w:p w14:paraId="57650C91" w14:textId="5F6C5033" w:rsidR="00737D58" w:rsidRPr="003251E6" w:rsidDel="00AC067C" w:rsidRDefault="00737D58" w:rsidP="00CC09C5">
      <w:pPr>
        <w:spacing w:line="240" w:lineRule="atLeast"/>
        <w:rPr>
          <w:del w:id="5456" w:author="Podhorsky, Milan (M.)" w:date="2022-03-29T16:17:00Z"/>
          <w:strike/>
        </w:rPr>
      </w:pPr>
    </w:p>
    <w:p w14:paraId="5AA00A4A" w14:textId="285D58EE" w:rsidR="00737D58" w:rsidRPr="003251E6" w:rsidDel="00AC067C" w:rsidRDefault="00737D58" w:rsidP="00CC09C5">
      <w:pPr>
        <w:pStyle w:val="ListParagraph"/>
        <w:numPr>
          <w:ilvl w:val="0"/>
          <w:numId w:val="10"/>
        </w:numPr>
        <w:spacing w:line="240" w:lineRule="atLeast"/>
        <w:ind w:leftChars="0"/>
        <w:rPr>
          <w:del w:id="5457" w:author="Podhorsky, Milan (M.)" w:date="2022-03-29T16:17:00Z"/>
          <w:strike/>
        </w:rPr>
      </w:pPr>
      <w:del w:id="5458" w:author="Podhorsky, Milan (M.)" w:date="2022-03-29T16:17:00Z">
        <w:r w:rsidRPr="003251E6" w:rsidDel="00AC067C">
          <w:rPr>
            <w:strike/>
          </w:rPr>
          <w:delText>Tuning functions</w:delText>
        </w:r>
      </w:del>
    </w:p>
    <w:p w14:paraId="48B7A89A" w14:textId="71BAD157" w:rsidR="00737D58" w:rsidRPr="003251E6" w:rsidDel="00AC067C" w:rsidRDefault="00737D58" w:rsidP="00CC09C5">
      <w:pPr>
        <w:pStyle w:val="ListParagraph"/>
        <w:numPr>
          <w:ilvl w:val="0"/>
          <w:numId w:val="10"/>
        </w:numPr>
        <w:spacing w:line="240" w:lineRule="atLeast"/>
        <w:ind w:leftChars="0"/>
        <w:rPr>
          <w:del w:id="5459" w:author="Podhorsky, Milan (M.)" w:date="2022-03-29T16:17:00Z"/>
          <w:strike/>
        </w:rPr>
      </w:pPr>
      <w:del w:id="5460" w:author="Podhorsky, Milan (M.)" w:date="2022-03-29T16:17:00Z">
        <w:r w:rsidRPr="003251E6" w:rsidDel="00AC067C">
          <w:rPr>
            <w:strike/>
          </w:rPr>
          <w:delText>Testing functions (Manual and Automated Test Scenarios)</w:delText>
        </w:r>
      </w:del>
    </w:p>
    <w:p w14:paraId="48CBEF1E" w14:textId="7834520B" w:rsidR="00737D58" w:rsidRPr="003251E6" w:rsidDel="00AC067C" w:rsidRDefault="00737D58" w:rsidP="00CC09C5">
      <w:pPr>
        <w:pStyle w:val="ListParagraph"/>
        <w:numPr>
          <w:ilvl w:val="0"/>
          <w:numId w:val="10"/>
        </w:numPr>
        <w:spacing w:line="240" w:lineRule="atLeast"/>
        <w:ind w:leftChars="0"/>
        <w:rPr>
          <w:del w:id="5461" w:author="Podhorsky, Milan (M.)" w:date="2022-03-29T16:17:00Z"/>
          <w:strike/>
        </w:rPr>
      </w:pPr>
      <w:del w:id="5462" w:author="Podhorsky, Milan (M.)" w:date="2022-03-29T16:17:00Z">
        <w:r w:rsidRPr="003251E6" w:rsidDel="00AC067C">
          <w:rPr>
            <w:strike/>
          </w:rPr>
          <w:delText>Display of real-time vehicle data</w:delText>
        </w:r>
      </w:del>
    </w:p>
    <w:p w14:paraId="52A11D33" w14:textId="3269FC03" w:rsidR="00737D58" w:rsidRPr="003251E6" w:rsidDel="00AC067C" w:rsidRDefault="00737D58" w:rsidP="00CC09C5">
      <w:pPr>
        <w:pStyle w:val="ListParagraph"/>
        <w:numPr>
          <w:ilvl w:val="0"/>
          <w:numId w:val="10"/>
        </w:numPr>
        <w:spacing w:line="240" w:lineRule="atLeast"/>
        <w:ind w:leftChars="0"/>
        <w:rPr>
          <w:del w:id="5463" w:author="Podhorsky, Milan (M.)" w:date="2022-03-29T16:17:00Z"/>
          <w:strike/>
        </w:rPr>
      </w:pPr>
      <w:del w:id="5464" w:author="Podhorsky, Milan (M.)" w:date="2022-03-29T16:17:00Z">
        <w:r w:rsidRPr="003251E6" w:rsidDel="00AC067C">
          <w:rPr>
            <w:strike/>
          </w:rPr>
          <w:delText xml:space="preserve">Display of </w:delText>
        </w:r>
        <w:r w:rsidR="004872C0" w:rsidRPr="003251E6" w:rsidDel="00AC067C">
          <w:rPr>
            <w:strike/>
          </w:rPr>
          <w:delText>Library</w:delText>
        </w:r>
        <w:r w:rsidRPr="003251E6" w:rsidDel="00AC067C">
          <w:rPr>
            <w:strike/>
          </w:rPr>
          <w:delText xml:space="preserve"> status information (Operational states/ error statuses, etc.)</w:delText>
        </w:r>
      </w:del>
    </w:p>
    <w:p w14:paraId="09EA1C6D" w14:textId="3C45E589" w:rsidR="00737D58" w:rsidRPr="003251E6" w:rsidDel="00AC067C" w:rsidRDefault="00737D58" w:rsidP="00CC09C5">
      <w:pPr>
        <w:pStyle w:val="ListParagraph"/>
        <w:numPr>
          <w:ilvl w:val="0"/>
          <w:numId w:val="10"/>
        </w:numPr>
        <w:spacing w:line="240" w:lineRule="atLeast"/>
        <w:ind w:leftChars="0"/>
        <w:rPr>
          <w:del w:id="5465" w:author="Podhorsky, Milan (M.)" w:date="2022-03-29T16:17:00Z"/>
          <w:strike/>
        </w:rPr>
      </w:pPr>
      <w:del w:id="5466" w:author="Podhorsky, Milan (M.)" w:date="2022-03-29T16:17:00Z">
        <w:r w:rsidRPr="003251E6" w:rsidDel="00AC067C">
          <w:rPr>
            <w:strike/>
          </w:rPr>
          <w:delText>Display of specified parameters from the calibration file</w:delText>
        </w:r>
      </w:del>
    </w:p>
    <w:p w14:paraId="59C726A1" w14:textId="5A10CC0B" w:rsidR="003B6F08" w:rsidRPr="003251E6" w:rsidDel="00AC067C" w:rsidRDefault="003B6F08" w:rsidP="00CC09C5">
      <w:pPr>
        <w:pStyle w:val="ListParagraph"/>
        <w:numPr>
          <w:ilvl w:val="0"/>
          <w:numId w:val="10"/>
        </w:numPr>
        <w:spacing w:line="240" w:lineRule="atLeast"/>
        <w:ind w:leftChars="0"/>
        <w:rPr>
          <w:del w:id="5467" w:author="Podhorsky, Milan (M.)" w:date="2022-03-29T16:17:00Z"/>
          <w:strike/>
        </w:rPr>
      </w:pPr>
      <w:del w:id="5468" w:author="Podhorsky, Milan (M.)" w:date="2022-03-29T16:17:00Z">
        <w:r w:rsidRPr="003251E6" w:rsidDel="00AC067C">
          <w:rPr>
            <w:strike/>
          </w:rPr>
          <w:delText>Updating calibration files</w:delText>
        </w:r>
      </w:del>
    </w:p>
    <w:p w14:paraId="75512E7A" w14:textId="5170BB14" w:rsidR="00737D58" w:rsidRPr="003251E6" w:rsidDel="00AC067C" w:rsidRDefault="00737D58" w:rsidP="00CC09C5">
      <w:pPr>
        <w:spacing w:line="240" w:lineRule="atLeast"/>
        <w:rPr>
          <w:del w:id="5469" w:author="Podhorsky, Milan (M.)" w:date="2022-03-29T16:17:00Z"/>
          <w:strike/>
        </w:rPr>
      </w:pPr>
    </w:p>
    <w:p w14:paraId="4670F6F4" w14:textId="2DBB3319" w:rsidR="00737D58" w:rsidRPr="003251E6" w:rsidDel="00AC067C" w:rsidRDefault="00737D58" w:rsidP="00CC09C5">
      <w:pPr>
        <w:spacing w:line="240" w:lineRule="atLeast"/>
        <w:rPr>
          <w:del w:id="5470" w:author="Podhorsky, Milan (M.)" w:date="2022-03-29T16:17:00Z"/>
          <w:strike/>
        </w:rPr>
      </w:pPr>
      <w:del w:id="5471" w:author="Podhorsky, Milan (M.)" w:date="2022-03-29T16:17:00Z">
        <w:r w:rsidRPr="003251E6" w:rsidDel="00AC067C">
          <w:rPr>
            <w:strike/>
          </w:rPr>
          <w:delText xml:space="preserve">The </w:delText>
        </w:r>
        <w:r w:rsidR="004872C0" w:rsidRPr="003251E6" w:rsidDel="00AC067C">
          <w:rPr>
            <w:strike/>
          </w:rPr>
          <w:delText>Supplier</w:delText>
        </w:r>
        <w:r w:rsidRPr="003251E6" w:rsidDel="00AC067C">
          <w:rPr>
            <w:strike/>
          </w:rPr>
          <w:delText xml:space="preserve"> shall develop an interface specification for the proposed Ethernet communications between the tuning tool and PDC.</w:delText>
        </w:r>
      </w:del>
    </w:p>
    <w:p w14:paraId="602EF6B5" w14:textId="73FC4F89" w:rsidR="00737D58" w:rsidRPr="003251E6" w:rsidDel="00AC067C" w:rsidRDefault="00737D58" w:rsidP="00CC09C5">
      <w:pPr>
        <w:spacing w:line="240" w:lineRule="atLeast"/>
        <w:rPr>
          <w:del w:id="5472" w:author="Podhorsky, Milan (M.)" w:date="2022-03-29T16:17:00Z"/>
          <w:strike/>
        </w:rPr>
      </w:pPr>
    </w:p>
    <w:p w14:paraId="3D1F6AF2" w14:textId="3184386D" w:rsidR="00737D58" w:rsidRPr="00442914" w:rsidDel="00AC067C" w:rsidRDefault="00737D58" w:rsidP="00CC09C5">
      <w:pPr>
        <w:spacing w:line="240" w:lineRule="atLeast"/>
        <w:rPr>
          <w:del w:id="5473" w:author="Podhorsky, Milan (M.)" w:date="2022-03-29T16:17:00Z"/>
        </w:rPr>
      </w:pPr>
    </w:p>
    <w:p w14:paraId="2491B792" w14:textId="10023A20" w:rsidR="00737D58" w:rsidRPr="00442914" w:rsidDel="00AC067C" w:rsidRDefault="00737D58" w:rsidP="00CC09C5">
      <w:pPr>
        <w:pStyle w:val="Heading1"/>
        <w:spacing w:line="240" w:lineRule="atLeast"/>
        <w:rPr>
          <w:del w:id="5474" w:author="Podhorsky, Milan (M.)" w:date="2022-03-29T16:17:00Z"/>
        </w:rPr>
      </w:pPr>
      <w:bookmarkStart w:id="5475" w:name="_Ref69973542"/>
      <w:bookmarkStart w:id="5476" w:name="_Toc70617092"/>
      <w:bookmarkStart w:id="5477" w:name="_Ref93061723"/>
      <w:commentRangeStart w:id="5478"/>
      <w:del w:id="5479" w:author="Podhorsky, Milan (M.)" w:date="2022-03-29T16:17:00Z">
        <w:r w:rsidRPr="00442914" w:rsidDel="00AC067C">
          <w:delText xml:space="preserve">Data </w:delText>
        </w:r>
        <w:r w:rsidRPr="00D8447F" w:rsidDel="00AC067C">
          <w:delText>Analytics</w:delText>
        </w:r>
        <w:bookmarkEnd w:id="5475"/>
        <w:bookmarkEnd w:id="5476"/>
        <w:commentRangeEnd w:id="5478"/>
        <w:r w:rsidR="00760B69" w:rsidRPr="00D8447F" w:rsidDel="00AC067C">
          <w:rPr>
            <w:rStyle w:val="CommentReference"/>
            <w:rFonts w:eastAsiaTheme="minorEastAsia"/>
            <w:sz w:val="28"/>
            <w:szCs w:val="48"/>
          </w:rPr>
          <w:commentReference w:id="5478"/>
        </w:r>
        <w:bookmarkEnd w:id="5477"/>
      </w:del>
    </w:p>
    <w:p w14:paraId="053C2147" w14:textId="407CA0C3" w:rsidR="00737D58" w:rsidRPr="00442914" w:rsidDel="00AC067C" w:rsidRDefault="00737D58" w:rsidP="00CC09C5">
      <w:pPr>
        <w:spacing w:line="240" w:lineRule="atLeast"/>
        <w:rPr>
          <w:del w:id="5480" w:author="Podhorsky, Milan (M.)" w:date="2022-03-29T16:17:00Z"/>
        </w:rPr>
      </w:pPr>
    </w:p>
    <w:p w14:paraId="6ED54DF9" w14:textId="6BB3DB7C" w:rsidR="00737D58" w:rsidRPr="00442914" w:rsidDel="00AC067C" w:rsidRDefault="00737D58" w:rsidP="00CC09C5">
      <w:pPr>
        <w:spacing w:line="240" w:lineRule="atLeast"/>
        <w:rPr>
          <w:del w:id="5481" w:author="Podhorsky, Milan (M.)" w:date="2022-03-29T16:17:00Z"/>
          <w:rFonts w:eastAsiaTheme="minorHAnsi"/>
        </w:rPr>
      </w:pPr>
      <w:del w:id="5482" w:author="Podhorsky, Milan (M.)" w:date="2022-03-29T16:17:00Z">
        <w:r w:rsidRPr="00442914" w:rsidDel="00AC067C">
          <w:delText>For continuous improvement purposes and to better understand the behavior of the features in normal customer usage, specific data about ANC/ PS shall be collected and made available for "data analytics" purposes.  Included in such collected data would be items such as:</w:delText>
        </w:r>
      </w:del>
    </w:p>
    <w:p w14:paraId="081D379B" w14:textId="6DF80F0B" w:rsidR="00737D58" w:rsidRPr="00442914" w:rsidDel="00AC067C" w:rsidRDefault="00737D58" w:rsidP="00CC09C5">
      <w:pPr>
        <w:spacing w:line="240" w:lineRule="atLeast"/>
        <w:rPr>
          <w:del w:id="5483" w:author="Podhorsky, Milan (M.)" w:date="2022-03-29T16:17:00Z"/>
        </w:rPr>
      </w:pPr>
    </w:p>
    <w:p w14:paraId="63EAE962" w14:textId="13BE2757" w:rsidR="00737D58" w:rsidRPr="00C07B62" w:rsidDel="00AC067C" w:rsidRDefault="00737D58" w:rsidP="00CC09C5">
      <w:pPr>
        <w:pStyle w:val="ListParagraph"/>
        <w:numPr>
          <w:ilvl w:val="0"/>
          <w:numId w:val="9"/>
        </w:numPr>
        <w:spacing w:line="240" w:lineRule="atLeast"/>
        <w:ind w:leftChars="0"/>
        <w:rPr>
          <w:del w:id="5484" w:author="Podhorsky, Milan (M.)" w:date="2022-03-29T16:17:00Z"/>
          <w:highlight w:val="red"/>
        </w:rPr>
      </w:pPr>
      <w:del w:id="5485" w:author="Podhorsky, Milan (M.)" w:date="2022-03-29T16:17:00Z">
        <w:r w:rsidRPr="00C07B62" w:rsidDel="00AC067C">
          <w:rPr>
            <w:highlight w:val="red"/>
          </w:rPr>
          <w:delText>Counters for specific faults that are to be tracked (tracked on a per key cycle basis)</w:delText>
        </w:r>
      </w:del>
    </w:p>
    <w:p w14:paraId="460837A8" w14:textId="208D0BCA" w:rsidR="00737D58" w:rsidRPr="00C07B62" w:rsidDel="00AC067C" w:rsidRDefault="00737D58" w:rsidP="00CC09C5">
      <w:pPr>
        <w:pStyle w:val="ListParagraph"/>
        <w:numPr>
          <w:ilvl w:val="0"/>
          <w:numId w:val="9"/>
        </w:numPr>
        <w:spacing w:line="240" w:lineRule="atLeast"/>
        <w:ind w:leftChars="0"/>
        <w:rPr>
          <w:del w:id="5486" w:author="Podhorsky, Milan (M.)" w:date="2022-03-29T16:17:00Z"/>
          <w:highlight w:val="red"/>
        </w:rPr>
      </w:pPr>
      <w:del w:id="5487" w:author="Podhorsky, Milan (M.)" w:date="2022-03-29T16:17:00Z">
        <w:r w:rsidRPr="00C07B62" w:rsidDel="00AC067C">
          <w:rPr>
            <w:highlight w:val="red"/>
          </w:rPr>
          <w:delText xml:space="preserve">A counter for the number of </w:delText>
        </w:r>
        <w:commentRangeStart w:id="5488"/>
        <w:r w:rsidRPr="00C07B62" w:rsidDel="00AC067C">
          <w:rPr>
            <w:highlight w:val="red"/>
          </w:rPr>
          <w:delText xml:space="preserve">key cycles </w:delText>
        </w:r>
        <w:commentRangeEnd w:id="5488"/>
        <w:r w:rsidR="00B90D0B" w:rsidRPr="00C07B62" w:rsidDel="00AC067C">
          <w:rPr>
            <w:rStyle w:val="CommentReference"/>
            <w:rFonts w:cs="Times New Roman"/>
            <w:kern w:val="0"/>
            <w:highlight w:val="red"/>
            <w:lang w:eastAsia="en-US"/>
          </w:rPr>
          <w:commentReference w:id="5488"/>
        </w:r>
        <w:r w:rsidRPr="00C07B62" w:rsidDel="00AC067C">
          <w:rPr>
            <w:highlight w:val="red"/>
          </w:rPr>
          <w:delText>for which the customer had disabled PS</w:delText>
        </w:r>
      </w:del>
    </w:p>
    <w:p w14:paraId="444C06D1" w14:textId="43B7F394" w:rsidR="00737D58" w:rsidDel="00AC067C" w:rsidRDefault="00737D58" w:rsidP="00CC09C5">
      <w:pPr>
        <w:pStyle w:val="ListParagraph"/>
        <w:numPr>
          <w:ilvl w:val="0"/>
          <w:numId w:val="9"/>
        </w:numPr>
        <w:spacing w:line="240" w:lineRule="atLeast"/>
        <w:ind w:leftChars="0"/>
        <w:rPr>
          <w:del w:id="5489" w:author="Podhorsky, Milan (M.)" w:date="2022-03-29T16:17:00Z"/>
        </w:rPr>
      </w:pPr>
      <w:del w:id="5490" w:author="Podhorsky, Milan (M.)" w:date="2022-03-29T16:17:00Z">
        <w:r w:rsidRPr="00C07B62" w:rsidDel="00AC067C">
          <w:rPr>
            <w:highlight w:val="red"/>
          </w:rPr>
          <w:delText>A counter for the number of total key cycles (for comparison purposes)</w:delText>
        </w:r>
      </w:del>
    </w:p>
    <w:p w14:paraId="067DA092" w14:textId="0308592C" w:rsidR="00317534" w:rsidDel="00AC067C" w:rsidRDefault="00317534" w:rsidP="00CC09C5">
      <w:pPr>
        <w:spacing w:line="240" w:lineRule="atLeast"/>
        <w:rPr>
          <w:del w:id="5491" w:author="Podhorsky, Milan (M.)" w:date="2022-03-29T16:17:00Z"/>
        </w:rPr>
      </w:pPr>
    </w:p>
    <w:p w14:paraId="0E863106" w14:textId="4189204C" w:rsidR="00EE67D1" w:rsidRPr="00EE67D1" w:rsidDel="00AC067C" w:rsidRDefault="00317534" w:rsidP="00CC09C5">
      <w:pPr>
        <w:spacing w:line="240" w:lineRule="atLeast"/>
        <w:rPr>
          <w:del w:id="5492" w:author="Podhorsky, Milan (M.)" w:date="2022-03-29T16:17:00Z"/>
          <w:highlight w:val="yellow"/>
        </w:rPr>
      </w:pPr>
      <w:del w:id="5493" w:author="Podhorsky, Milan (M.)" w:date="2022-03-29T16:17:00Z">
        <w:r w:rsidRPr="00EE67D1" w:rsidDel="00AC067C">
          <w:rPr>
            <w:highlight w:val="yellow"/>
          </w:rPr>
          <w:delText>&gt;&gt;</w:delText>
        </w:r>
        <w:r w:rsidR="00EE67D1" w:rsidRPr="00EE67D1" w:rsidDel="00AC067C">
          <w:rPr>
            <w:highlight w:val="yellow"/>
          </w:rPr>
          <w:delText>Replace with:</w:delText>
        </w:r>
      </w:del>
    </w:p>
    <w:p w14:paraId="76E391E3" w14:textId="77AD0C94" w:rsidR="00317534" w:rsidRPr="00EE67D1" w:rsidDel="00AC067C" w:rsidRDefault="00317534" w:rsidP="00CC09C5">
      <w:pPr>
        <w:spacing w:line="240" w:lineRule="atLeast"/>
        <w:rPr>
          <w:del w:id="5494" w:author="Podhorsky, Milan (M.)" w:date="2022-03-29T16:17:00Z"/>
          <w:highlight w:val="yellow"/>
        </w:rPr>
      </w:pPr>
      <w:del w:id="5495" w:author="Podhorsky, Milan (M.)" w:date="2022-03-29T16:17:00Z">
        <w:r w:rsidRPr="00EE67D1" w:rsidDel="00AC067C">
          <w:rPr>
            <w:highlight w:val="yellow"/>
          </w:rPr>
          <w:delText xml:space="preserve">Total count of </w:delText>
        </w:r>
        <w:r w:rsidR="00EE67D1" w:rsidRPr="00EE67D1" w:rsidDel="00AC067C">
          <w:rPr>
            <w:highlight w:val="yellow"/>
          </w:rPr>
          <w:delText xml:space="preserve">attempted </w:delText>
        </w:r>
        <w:r w:rsidRPr="00EE67D1" w:rsidDel="00AC067C">
          <w:rPr>
            <w:highlight w:val="yellow"/>
          </w:rPr>
          <w:delText>Library init</w:delText>
        </w:r>
        <w:r w:rsidR="00EE67D1" w:rsidRPr="00EE67D1" w:rsidDel="00AC067C">
          <w:rPr>
            <w:highlight w:val="yellow"/>
          </w:rPr>
          <w:delText>s</w:delText>
        </w:r>
      </w:del>
    </w:p>
    <w:p w14:paraId="5D2128EA" w14:textId="5CD4BBAB" w:rsidR="00EE67D1" w:rsidRPr="00EE67D1" w:rsidDel="00AC067C" w:rsidRDefault="00EE67D1" w:rsidP="00CC09C5">
      <w:pPr>
        <w:spacing w:line="240" w:lineRule="atLeast"/>
        <w:rPr>
          <w:del w:id="5496" w:author="Podhorsky, Milan (M.)" w:date="2022-03-29T16:17:00Z"/>
          <w:highlight w:val="yellow"/>
        </w:rPr>
      </w:pPr>
      <w:del w:id="5497" w:author="Podhorsky, Milan (M.)" w:date="2022-03-29T16:17:00Z">
        <w:r w:rsidRPr="00EE67D1" w:rsidDel="00AC067C">
          <w:rPr>
            <w:highlight w:val="yellow"/>
          </w:rPr>
          <w:delText>Total count of successful Library inits</w:delText>
        </w:r>
      </w:del>
    </w:p>
    <w:p w14:paraId="575AC7C3" w14:textId="237C9F73" w:rsidR="00317534" w:rsidRPr="00EE67D1" w:rsidDel="00AC067C" w:rsidRDefault="00317534" w:rsidP="00CC09C5">
      <w:pPr>
        <w:spacing w:line="240" w:lineRule="atLeast"/>
        <w:rPr>
          <w:del w:id="5498" w:author="Podhorsky, Milan (M.)" w:date="2022-03-29T16:17:00Z"/>
          <w:highlight w:val="yellow"/>
        </w:rPr>
      </w:pPr>
      <w:del w:id="5499" w:author="Podhorsky, Milan (M.)" w:date="2022-03-29T16:17:00Z">
        <w:r w:rsidRPr="00EE67D1" w:rsidDel="00AC067C">
          <w:rPr>
            <w:highlight w:val="yellow"/>
          </w:rPr>
          <w:delText>Counter for number of times ANC was termporarily shut off due to instability</w:delText>
        </w:r>
      </w:del>
    </w:p>
    <w:p w14:paraId="13D78EBE" w14:textId="24FE4AA0" w:rsidR="00317534" w:rsidRPr="00EE67D1" w:rsidDel="00AC067C" w:rsidRDefault="00317534" w:rsidP="00CC09C5">
      <w:pPr>
        <w:spacing w:line="240" w:lineRule="atLeast"/>
        <w:rPr>
          <w:del w:id="5500" w:author="Podhorsky, Milan (M.)" w:date="2022-03-29T16:17:00Z"/>
          <w:highlight w:val="yellow"/>
        </w:rPr>
      </w:pPr>
      <w:del w:id="5501" w:author="Podhorsky, Milan (M.)" w:date="2022-03-29T16:17:00Z">
        <w:r w:rsidRPr="00EE67D1" w:rsidDel="00AC067C">
          <w:rPr>
            <w:highlight w:val="yellow"/>
          </w:rPr>
          <w:delText xml:space="preserve">Counter for number of times ANC was </w:delText>
        </w:r>
        <w:r w:rsidR="00C07B62" w:rsidRPr="00EE67D1" w:rsidDel="00AC067C">
          <w:rPr>
            <w:highlight w:val="yellow"/>
          </w:rPr>
          <w:delText>"permanently" muted by Library due to instability (i.e. number of retries was exceeded)</w:delText>
        </w:r>
      </w:del>
    </w:p>
    <w:p w14:paraId="7371B632" w14:textId="1EF99C94" w:rsidR="00C07B62" w:rsidRPr="00EE67D1" w:rsidDel="00AC067C" w:rsidRDefault="00C07B62" w:rsidP="00CC09C5">
      <w:pPr>
        <w:spacing w:line="240" w:lineRule="atLeast"/>
        <w:rPr>
          <w:del w:id="5502" w:author="Podhorsky, Milan (M.)" w:date="2022-03-29T16:17:00Z"/>
          <w:highlight w:val="yellow"/>
        </w:rPr>
      </w:pPr>
      <w:del w:id="5503" w:author="Podhorsky, Milan (M.)" w:date="2022-03-29T16:17:00Z">
        <w:r w:rsidRPr="00EE67D1" w:rsidDel="00AC067C">
          <w:rPr>
            <w:highlight w:val="yellow"/>
          </w:rPr>
          <w:delText xml:space="preserve">Storage of data per section </w:delText>
        </w:r>
        <w:r w:rsidR="00E13DBF" w:rsidRPr="00EE67D1" w:rsidDel="00AC067C">
          <w:rPr>
            <w:highlight w:val="yellow"/>
          </w:rPr>
          <w:fldChar w:fldCharType="begin"/>
        </w:r>
        <w:r w:rsidR="00E13DBF" w:rsidRPr="00EE67D1" w:rsidDel="00AC067C">
          <w:rPr>
            <w:highlight w:val="yellow"/>
          </w:rPr>
          <w:delInstrText xml:space="preserve"> REF _Ref89334786 \r \h </w:delInstrText>
        </w:r>
        <w:r w:rsidR="00EE67D1" w:rsidDel="00AC067C">
          <w:rPr>
            <w:highlight w:val="yellow"/>
          </w:rPr>
          <w:delInstrText xml:space="preserve"> \* MERGEFORMAT </w:delInstrText>
        </w:r>
        <w:r w:rsidR="00E13DBF" w:rsidRPr="00EE67D1" w:rsidDel="00AC067C">
          <w:rPr>
            <w:highlight w:val="yellow"/>
          </w:rPr>
        </w:r>
        <w:r w:rsidR="00E13DBF" w:rsidRPr="00EE67D1" w:rsidDel="00AC067C">
          <w:rPr>
            <w:highlight w:val="yellow"/>
          </w:rPr>
          <w:fldChar w:fldCharType="separate"/>
        </w:r>
        <w:r w:rsidR="00FB5E80" w:rsidDel="00AC067C">
          <w:rPr>
            <w:highlight w:val="yellow"/>
          </w:rPr>
          <w:delText>17.2.8</w:delText>
        </w:r>
        <w:r w:rsidR="00E13DBF" w:rsidRPr="00EE67D1" w:rsidDel="00AC067C">
          <w:rPr>
            <w:highlight w:val="yellow"/>
          </w:rPr>
          <w:fldChar w:fldCharType="end"/>
        </w:r>
        <w:r w:rsidRPr="00EE67D1" w:rsidDel="00AC067C">
          <w:rPr>
            <w:highlight w:val="yellow"/>
          </w:rPr>
          <w:delText xml:space="preserve"> regarding details of the last </w:delText>
        </w:r>
        <w:r w:rsidR="00E13DBF" w:rsidRPr="00EE67D1" w:rsidDel="00AC067C">
          <w:rPr>
            <w:highlight w:val="yellow"/>
          </w:rPr>
          <w:delText>50(?)</w:delText>
        </w:r>
        <w:r w:rsidRPr="00EE67D1" w:rsidDel="00AC067C">
          <w:rPr>
            <w:highlight w:val="yellow"/>
          </w:rPr>
          <w:delText xml:space="preserve"> incidents of instability.  </w:delText>
        </w:r>
      </w:del>
    </w:p>
    <w:p w14:paraId="1CA5D95A" w14:textId="21C83B47" w:rsidR="00F57D77" w:rsidRPr="00EE67D1" w:rsidDel="00AC067C" w:rsidRDefault="00F57D77" w:rsidP="00CC09C5">
      <w:pPr>
        <w:spacing w:line="240" w:lineRule="atLeast"/>
        <w:ind w:left="360"/>
        <w:rPr>
          <w:del w:id="5504" w:author="Podhorsky, Milan (M.)" w:date="2022-03-29T16:17:00Z"/>
          <w:highlight w:val="yellow"/>
        </w:rPr>
      </w:pPr>
      <w:del w:id="5505" w:author="Podhorsky, Milan (M.)" w:date="2022-03-29T16:17:00Z">
        <w:r w:rsidRPr="00EE67D1" w:rsidDel="00AC067C">
          <w:rPr>
            <w:highlight w:val="yellow"/>
          </w:rPr>
          <w:delText>RPM of instability</w:delText>
        </w:r>
      </w:del>
    </w:p>
    <w:p w14:paraId="21901E29" w14:textId="4877B448" w:rsidR="00F57D77" w:rsidRPr="00442914" w:rsidDel="00AC067C" w:rsidRDefault="00F57D77" w:rsidP="00CC09C5">
      <w:pPr>
        <w:spacing w:line="240" w:lineRule="atLeast"/>
        <w:ind w:left="360"/>
        <w:rPr>
          <w:del w:id="5506" w:author="Podhorsky, Milan (M.)" w:date="2022-03-29T16:17:00Z"/>
        </w:rPr>
      </w:pPr>
      <w:del w:id="5507" w:author="Podhorsky, Milan (M.)" w:date="2022-03-29T16:17:00Z">
        <w:r w:rsidRPr="00EE67D1" w:rsidDel="00AC067C">
          <w:rPr>
            <w:highlight w:val="yellow"/>
          </w:rPr>
          <w:delText>Engine order exceeding the threshold</w:delText>
        </w:r>
      </w:del>
    </w:p>
    <w:p w14:paraId="2BCD93DC" w14:textId="334C05F9" w:rsidR="00F57D77" w:rsidRPr="00442914" w:rsidDel="00AC067C" w:rsidRDefault="00F57D77" w:rsidP="00CC09C5">
      <w:pPr>
        <w:spacing w:line="240" w:lineRule="atLeast"/>
        <w:rPr>
          <w:del w:id="5508" w:author="Podhorsky, Milan (M.)" w:date="2022-03-29T16:17:00Z"/>
        </w:rPr>
      </w:pPr>
    </w:p>
    <w:p w14:paraId="62EC0122" w14:textId="068DF6CE" w:rsidR="00DA748A" w:rsidRPr="00442914" w:rsidDel="00AC067C" w:rsidRDefault="00DA748A" w:rsidP="00CC09C5">
      <w:pPr>
        <w:spacing w:line="240" w:lineRule="atLeast"/>
        <w:rPr>
          <w:del w:id="5509" w:author="Podhorsky, Milan (M.)" w:date="2022-03-29T16:17:00Z"/>
        </w:rPr>
      </w:pPr>
    </w:p>
    <w:p w14:paraId="416BF4BF" w14:textId="3504135A" w:rsidR="00737D58" w:rsidRPr="00442914" w:rsidDel="00AC067C" w:rsidRDefault="00737D58" w:rsidP="00CC09C5">
      <w:pPr>
        <w:spacing w:line="240" w:lineRule="atLeast"/>
        <w:rPr>
          <w:del w:id="5510" w:author="Podhorsky, Milan (M.)" w:date="2022-03-29T16:17:00Z"/>
        </w:rPr>
      </w:pPr>
      <w:del w:id="5511" w:author="Podhorsky, Milan (M.)" w:date="2022-03-29T16:17:00Z">
        <w:r w:rsidRPr="00442914" w:rsidDel="00AC067C">
          <w:delText xml:space="preserve">A more complete list of items to be </w:delText>
        </w:r>
        <w:r w:rsidR="00F32A96" w:rsidRPr="00442914" w:rsidDel="00AC067C">
          <w:delText>tracked, and</w:delText>
        </w:r>
        <w:r w:rsidRPr="00442914" w:rsidDel="00AC067C">
          <w:delText xml:space="preserve"> the capture of associated requirements, shall be compiled during </w:delText>
        </w:r>
        <w:r w:rsidR="0020608B" w:rsidDel="00AC067C">
          <w:delText>further</w:delText>
        </w:r>
        <w:r w:rsidR="0020608B" w:rsidRPr="00442914" w:rsidDel="00AC067C">
          <w:delText xml:space="preserve"> </w:delText>
        </w:r>
        <w:r w:rsidRPr="00442914" w:rsidDel="00AC067C">
          <w:delText xml:space="preserve">specification development.  </w:delText>
        </w:r>
      </w:del>
    </w:p>
    <w:p w14:paraId="65992A56" w14:textId="78673C55" w:rsidR="00737D58" w:rsidRPr="00442914" w:rsidDel="00AC067C" w:rsidRDefault="00737D58" w:rsidP="00CC09C5">
      <w:pPr>
        <w:spacing w:line="240" w:lineRule="atLeast"/>
        <w:rPr>
          <w:del w:id="5512" w:author="Podhorsky, Milan (M.)" w:date="2022-03-29T16:17:00Z"/>
        </w:rPr>
      </w:pPr>
    </w:p>
    <w:p w14:paraId="3FFA151C" w14:textId="6A164ACF" w:rsidR="00737D58" w:rsidDel="00AC067C" w:rsidRDefault="00737D58" w:rsidP="00CC09C5">
      <w:pPr>
        <w:spacing w:line="240" w:lineRule="atLeast"/>
        <w:rPr>
          <w:del w:id="5513" w:author="Podhorsky, Milan (M.)" w:date="2022-03-29T16:17:00Z"/>
        </w:rPr>
      </w:pPr>
      <w:del w:id="5514" w:author="Podhorsky, Milan (M.)" w:date="2022-03-29T16:17:00Z">
        <w:r w:rsidRPr="00442914" w:rsidDel="00AC067C">
          <w:delText xml:space="preserve">The data collected for this purpose shall be stored in NVM (per section </w:delText>
        </w:r>
        <w:r w:rsidRPr="00442914" w:rsidDel="00AC067C">
          <w:fldChar w:fldCharType="begin"/>
        </w:r>
        <w:r w:rsidRPr="00442914" w:rsidDel="00AC067C">
          <w:delInstrText xml:space="preserve"> REF _Ref69973559 \r \h  \* MERGEFORMAT </w:delInstrText>
        </w:r>
        <w:r w:rsidRPr="00442914" w:rsidDel="00AC067C">
          <w:fldChar w:fldCharType="separate"/>
        </w:r>
        <w:r w:rsidR="00FB5E80" w:rsidDel="00AC067C">
          <w:delText>18.5</w:delText>
        </w:r>
        <w:r w:rsidRPr="00442914" w:rsidDel="00AC067C">
          <w:fldChar w:fldCharType="end"/>
        </w:r>
        <w:r w:rsidRPr="00442914" w:rsidDel="00AC067C">
          <w:delText>)</w:delText>
        </w:r>
      </w:del>
    </w:p>
    <w:p w14:paraId="7D0FFAAE" w14:textId="7440CE86" w:rsidR="00DA748A" w:rsidDel="00AC067C" w:rsidRDefault="00DA748A" w:rsidP="00CC09C5">
      <w:pPr>
        <w:spacing w:line="240" w:lineRule="atLeast"/>
        <w:rPr>
          <w:del w:id="5515" w:author="Podhorsky, Milan (M.)" w:date="2022-03-29T16:17:00Z"/>
        </w:rPr>
      </w:pPr>
    </w:p>
    <w:p w14:paraId="45EDBFE5" w14:textId="2D28F432" w:rsidR="00DA748A" w:rsidRPr="00442914" w:rsidDel="00AC067C" w:rsidRDefault="00DA748A" w:rsidP="00CC09C5">
      <w:pPr>
        <w:spacing w:line="240" w:lineRule="atLeast"/>
        <w:rPr>
          <w:del w:id="5516" w:author="Podhorsky, Milan (M.)" w:date="2022-03-29T16:17:00Z"/>
        </w:rPr>
      </w:pPr>
      <w:del w:id="5517" w:author="Podhorsky, Milan (M.)" w:date="2022-03-29T16:17:00Z">
        <w:r w:rsidRPr="00EE67D1" w:rsidDel="00AC067C">
          <w:rPr>
            <w:highlight w:val="yellow"/>
          </w:rPr>
          <w:delText>Method to clear data required?  (Is this defined within Ford how this is done?)</w:delText>
        </w:r>
      </w:del>
    </w:p>
    <w:p w14:paraId="6F0D0ADE" w14:textId="172CF51D" w:rsidR="002B6A9B" w:rsidDel="00AC067C" w:rsidRDefault="002B6A9B" w:rsidP="00CC09C5">
      <w:pPr>
        <w:spacing w:line="240" w:lineRule="atLeast"/>
        <w:rPr>
          <w:del w:id="5518" w:author="Podhorsky, Milan (M.)" w:date="2022-03-29T16:17:00Z"/>
        </w:rPr>
      </w:pPr>
    </w:p>
    <w:p w14:paraId="13950370" w14:textId="56B195C9" w:rsidR="00506C44" w:rsidRDefault="00506C44" w:rsidP="00CC09C5">
      <w:pPr>
        <w:spacing w:line="240" w:lineRule="atLeast"/>
      </w:pPr>
    </w:p>
    <w:p w14:paraId="75CC1F66" w14:textId="79AAE284" w:rsidR="00506C44" w:rsidRDefault="00506C44" w:rsidP="00CC09C5">
      <w:pPr>
        <w:spacing w:line="240" w:lineRule="atLeast"/>
      </w:pPr>
      <w:r>
        <w:br w:type="page"/>
      </w:r>
    </w:p>
    <w:p w14:paraId="645424C0" w14:textId="134CAF0C" w:rsidR="002B6A9B" w:rsidRPr="00E459EA" w:rsidRDefault="002B6A9B" w:rsidP="00CC09C5">
      <w:pPr>
        <w:pStyle w:val="Heading1"/>
        <w:numPr>
          <w:ilvl w:val="0"/>
          <w:numId w:val="0"/>
        </w:numPr>
        <w:spacing w:line="240" w:lineRule="atLeast"/>
        <w:ind w:left="360" w:hanging="360"/>
        <w:jc w:val="center"/>
        <w:rPr>
          <w:u w:val="single"/>
        </w:rPr>
      </w:pPr>
      <w:bookmarkStart w:id="5519" w:name="_Ref89766609"/>
      <w:bookmarkStart w:id="5520" w:name="_Toc105779517"/>
      <w:r w:rsidRPr="00E459EA">
        <w:rPr>
          <w:u w:val="single"/>
        </w:rPr>
        <w:t>References</w:t>
      </w:r>
      <w:bookmarkEnd w:id="5519"/>
      <w:bookmarkEnd w:id="5520"/>
    </w:p>
    <w:p w14:paraId="0196D75D" w14:textId="77777777" w:rsidR="00E459EA" w:rsidRDefault="00E459EA" w:rsidP="00CC09C5">
      <w:pPr>
        <w:spacing w:line="240" w:lineRule="atLeast"/>
      </w:pPr>
    </w:p>
    <w:p w14:paraId="17FC54CE" w14:textId="383C6FB9" w:rsidR="002B6A9B" w:rsidRPr="00442914" w:rsidRDefault="002B6A9B" w:rsidP="00CC09C5">
      <w:pPr>
        <w:spacing w:line="240" w:lineRule="atLeast"/>
      </w:pPr>
      <w:r w:rsidRPr="00442914">
        <w:t xml:space="preserve">The following Ford specifications mentioned in this specification are listed below.  </w:t>
      </w:r>
    </w:p>
    <w:p w14:paraId="3D44C687" w14:textId="32D2929D" w:rsidR="002B6A9B" w:rsidRPr="00442914" w:rsidRDefault="002B6A9B" w:rsidP="00CC09C5">
      <w:pPr>
        <w:spacing w:line="240" w:lineRule="atLeast"/>
      </w:pPr>
    </w:p>
    <w:tbl>
      <w:tblPr>
        <w:tblStyle w:val="TableGrid"/>
        <w:tblW w:w="0" w:type="auto"/>
        <w:tblInd w:w="85" w:type="dxa"/>
        <w:tblLook w:val="04A0" w:firstRow="1" w:lastRow="0" w:firstColumn="1" w:lastColumn="0" w:noHBand="0" w:noVBand="1"/>
      </w:tblPr>
      <w:tblGrid>
        <w:gridCol w:w="6917"/>
        <w:gridCol w:w="1268"/>
        <w:gridCol w:w="2520"/>
      </w:tblGrid>
      <w:tr w:rsidR="003863E8" w:rsidRPr="00442914" w14:paraId="74ADA2F1" w14:textId="77777777" w:rsidTr="002305E0">
        <w:tc>
          <w:tcPr>
            <w:tcW w:w="7065" w:type="dxa"/>
          </w:tcPr>
          <w:p w14:paraId="2EF8F422" w14:textId="0B5A77FA" w:rsidR="003863E8" w:rsidRPr="00442914" w:rsidRDefault="001E7B78" w:rsidP="00CC09C5">
            <w:pPr>
              <w:spacing w:line="240" w:lineRule="atLeast"/>
              <w:jc w:val="center"/>
              <w:rPr>
                <w:b/>
                <w:bCs/>
              </w:rPr>
            </w:pPr>
            <w:r w:rsidRPr="00442914">
              <w:rPr>
                <w:b/>
                <w:bCs/>
              </w:rPr>
              <w:t>Specification</w:t>
            </w:r>
          </w:p>
        </w:tc>
        <w:tc>
          <w:tcPr>
            <w:tcW w:w="1305" w:type="dxa"/>
          </w:tcPr>
          <w:p w14:paraId="1FBA7BBE" w14:textId="78E884F8" w:rsidR="003863E8" w:rsidRPr="00442914" w:rsidRDefault="001E7B78" w:rsidP="00CC09C5">
            <w:pPr>
              <w:spacing w:line="240" w:lineRule="atLeast"/>
              <w:jc w:val="center"/>
              <w:rPr>
                <w:b/>
                <w:bCs/>
              </w:rPr>
            </w:pPr>
            <w:r w:rsidRPr="00442914">
              <w:rPr>
                <w:b/>
                <w:bCs/>
              </w:rPr>
              <w:t>Version</w:t>
            </w:r>
          </w:p>
        </w:tc>
        <w:tc>
          <w:tcPr>
            <w:tcW w:w="2652" w:type="dxa"/>
          </w:tcPr>
          <w:p w14:paraId="5029F520" w14:textId="60E8AC51" w:rsidR="003863E8" w:rsidRPr="00442914" w:rsidRDefault="001E7B78" w:rsidP="00CC09C5">
            <w:pPr>
              <w:spacing w:line="240" w:lineRule="atLeast"/>
              <w:jc w:val="center"/>
              <w:rPr>
                <w:b/>
                <w:bCs/>
              </w:rPr>
            </w:pPr>
            <w:r w:rsidRPr="00442914">
              <w:rPr>
                <w:b/>
                <w:bCs/>
              </w:rPr>
              <w:t>Author</w:t>
            </w:r>
          </w:p>
        </w:tc>
      </w:tr>
      <w:tr w:rsidR="003863E8" w:rsidRPr="00442914" w14:paraId="2931F68D" w14:textId="77777777" w:rsidTr="002305E0">
        <w:tc>
          <w:tcPr>
            <w:tcW w:w="7065" w:type="dxa"/>
          </w:tcPr>
          <w:p w14:paraId="638C5A20" w14:textId="71C87BC7" w:rsidR="003863E8" w:rsidRPr="00442914" w:rsidRDefault="003863E8" w:rsidP="00CC09C5">
            <w:pPr>
              <w:spacing w:line="240" w:lineRule="atLeast"/>
              <w:rPr>
                <w:b/>
                <w:szCs w:val="22"/>
              </w:rPr>
            </w:pPr>
            <w:r w:rsidRPr="00442914">
              <w:rPr>
                <w:b/>
                <w:szCs w:val="22"/>
              </w:rPr>
              <w:t>Active Noise Control for Vehicle Interior Application for ICE-Powertrains (ANC)</w:t>
            </w:r>
          </w:p>
          <w:p w14:paraId="149577C0" w14:textId="77777777" w:rsidR="003863E8" w:rsidRPr="00442914" w:rsidRDefault="003863E8" w:rsidP="00CC09C5">
            <w:pPr>
              <w:spacing w:line="240" w:lineRule="atLeast"/>
              <w:rPr>
                <w:b/>
                <w:szCs w:val="22"/>
              </w:rPr>
            </w:pPr>
          </w:p>
          <w:p w14:paraId="4450DAFB" w14:textId="27075781" w:rsidR="003863E8" w:rsidRPr="00442914" w:rsidRDefault="003863E8" w:rsidP="00CC09C5">
            <w:pPr>
              <w:spacing w:line="240" w:lineRule="atLeast"/>
            </w:pPr>
            <w:r w:rsidRPr="00442914">
              <w:rPr>
                <w:szCs w:val="22"/>
              </w:rPr>
              <w:t>Phoenix_IVI_ANC_NVH_Specification_Draft_Version_1.</w:t>
            </w:r>
            <w:r w:rsidR="00416575" w:rsidRPr="00442914">
              <w:rPr>
                <w:szCs w:val="22"/>
              </w:rPr>
              <w:t>4</w:t>
            </w:r>
            <w:r w:rsidRPr="00442914">
              <w:rPr>
                <w:szCs w:val="22"/>
              </w:rPr>
              <w:t>.</w:t>
            </w:r>
            <w:r w:rsidR="00416575" w:rsidRPr="00442914">
              <w:rPr>
                <w:szCs w:val="22"/>
              </w:rPr>
              <w:t>pdf</w:t>
            </w:r>
          </w:p>
        </w:tc>
        <w:tc>
          <w:tcPr>
            <w:tcW w:w="1305" w:type="dxa"/>
          </w:tcPr>
          <w:p w14:paraId="6CEDAA85" w14:textId="33DC1FF8" w:rsidR="003863E8" w:rsidRPr="00442914" w:rsidRDefault="003863E8" w:rsidP="00CC09C5">
            <w:pPr>
              <w:spacing w:line="240" w:lineRule="atLeast"/>
            </w:pPr>
            <w:r w:rsidRPr="00442914">
              <w:t>Draft 1.</w:t>
            </w:r>
            <w:r w:rsidR="00416575" w:rsidRPr="00442914">
              <w:t>4</w:t>
            </w:r>
          </w:p>
        </w:tc>
        <w:tc>
          <w:tcPr>
            <w:tcW w:w="2652" w:type="dxa"/>
          </w:tcPr>
          <w:p w14:paraId="0F8EF9CC" w14:textId="77777777" w:rsidR="003863E8" w:rsidRPr="00442914" w:rsidRDefault="003863E8" w:rsidP="00CC09C5">
            <w:pPr>
              <w:spacing w:line="240" w:lineRule="atLeast"/>
              <w:rPr>
                <w:szCs w:val="22"/>
                <w:lang w:val="de-DE" w:eastAsia="de-DE"/>
              </w:rPr>
            </w:pPr>
            <w:r w:rsidRPr="00442914">
              <w:rPr>
                <w:szCs w:val="22"/>
                <w:lang w:val="de-DE" w:eastAsia="de-DE"/>
              </w:rPr>
              <w:t>C. Störig, Z. Rubin, S. Ackers</w:t>
            </w:r>
          </w:p>
          <w:p w14:paraId="74B39A43" w14:textId="7B11C812" w:rsidR="003863E8" w:rsidRPr="00442914" w:rsidRDefault="003863E8" w:rsidP="00CC09C5">
            <w:pPr>
              <w:spacing w:line="240" w:lineRule="atLeast"/>
            </w:pPr>
            <w:r w:rsidRPr="00442914">
              <w:rPr>
                <w:szCs w:val="22"/>
                <w:lang w:eastAsia="de-DE"/>
              </w:rPr>
              <w:t>NVH-Development Engineers Ford NVH-Team</w:t>
            </w:r>
          </w:p>
        </w:tc>
      </w:tr>
      <w:tr w:rsidR="003863E8" w:rsidRPr="00442914" w14:paraId="2EAE2B9B" w14:textId="77777777" w:rsidTr="002305E0">
        <w:tc>
          <w:tcPr>
            <w:tcW w:w="7065" w:type="dxa"/>
          </w:tcPr>
          <w:p w14:paraId="004B7F1D" w14:textId="77777777" w:rsidR="003863E8" w:rsidRPr="00442914" w:rsidRDefault="003863E8" w:rsidP="00CC09C5">
            <w:pPr>
              <w:spacing w:line="240" w:lineRule="atLeast"/>
              <w:rPr>
                <w:b/>
                <w:bCs/>
                <w:szCs w:val="32"/>
              </w:rPr>
            </w:pPr>
            <w:r w:rsidRPr="00442914">
              <w:rPr>
                <w:b/>
                <w:bCs/>
                <w:szCs w:val="32"/>
              </w:rPr>
              <w:t>Interior Propulsion Sound Enhancement</w:t>
            </w:r>
          </w:p>
          <w:p w14:paraId="303BA156" w14:textId="77777777" w:rsidR="003863E8" w:rsidRPr="00442914" w:rsidRDefault="003863E8" w:rsidP="00CC09C5">
            <w:pPr>
              <w:spacing w:line="240" w:lineRule="atLeast"/>
              <w:rPr>
                <w:szCs w:val="32"/>
              </w:rPr>
            </w:pPr>
          </w:p>
          <w:p w14:paraId="7CCC3C96" w14:textId="6D05E7CA" w:rsidR="003863E8" w:rsidRPr="00442914" w:rsidRDefault="003863E8" w:rsidP="00CC09C5">
            <w:pPr>
              <w:spacing w:line="240" w:lineRule="atLeast"/>
            </w:pPr>
            <w:r w:rsidRPr="00442914">
              <w:t>Phoenix_IVI_PS_NVH_Specification_Draft_Version_1.</w:t>
            </w:r>
            <w:r w:rsidR="00416575" w:rsidRPr="00442914">
              <w:t>3</w:t>
            </w:r>
            <w:r w:rsidR="00A026BD" w:rsidRPr="00442914">
              <w:t>.</w:t>
            </w:r>
            <w:r w:rsidR="00416575" w:rsidRPr="00442914">
              <w:t>pdf</w:t>
            </w:r>
          </w:p>
        </w:tc>
        <w:tc>
          <w:tcPr>
            <w:tcW w:w="1305" w:type="dxa"/>
          </w:tcPr>
          <w:p w14:paraId="423D3DA1" w14:textId="20017432" w:rsidR="003863E8" w:rsidRPr="00442914" w:rsidRDefault="003863E8" w:rsidP="00CC09C5">
            <w:pPr>
              <w:spacing w:line="240" w:lineRule="atLeast"/>
            </w:pPr>
            <w:r w:rsidRPr="00442914">
              <w:t>Draft 1.</w:t>
            </w:r>
            <w:r w:rsidR="00416575" w:rsidRPr="00442914">
              <w:t>3</w:t>
            </w:r>
          </w:p>
        </w:tc>
        <w:tc>
          <w:tcPr>
            <w:tcW w:w="2652" w:type="dxa"/>
          </w:tcPr>
          <w:p w14:paraId="736BE6B1" w14:textId="77777777" w:rsidR="003863E8" w:rsidRPr="00442914" w:rsidRDefault="003863E8" w:rsidP="00CC09C5">
            <w:pPr>
              <w:spacing w:line="240" w:lineRule="atLeast"/>
              <w:rPr>
                <w:szCs w:val="22"/>
                <w:lang w:val="de-DE" w:eastAsia="de-DE"/>
              </w:rPr>
            </w:pPr>
            <w:r w:rsidRPr="00442914">
              <w:rPr>
                <w:szCs w:val="22"/>
                <w:lang w:val="de-DE" w:eastAsia="de-DE"/>
              </w:rPr>
              <w:t>C. Störig, Z. Rubin, S. Ackers</w:t>
            </w:r>
          </w:p>
          <w:p w14:paraId="42721C22" w14:textId="0D7DFDCE" w:rsidR="003863E8" w:rsidRPr="00442914" w:rsidRDefault="003863E8" w:rsidP="00CC09C5">
            <w:pPr>
              <w:spacing w:line="240" w:lineRule="atLeast"/>
            </w:pPr>
            <w:r w:rsidRPr="00442914">
              <w:rPr>
                <w:szCs w:val="22"/>
                <w:lang w:eastAsia="de-DE"/>
              </w:rPr>
              <w:t>NVH-Development Engineers Ford NVH-Team</w:t>
            </w:r>
          </w:p>
        </w:tc>
      </w:tr>
      <w:tr w:rsidR="00416575" w:rsidRPr="00442914" w14:paraId="09724C0D" w14:textId="77777777" w:rsidTr="002305E0">
        <w:tc>
          <w:tcPr>
            <w:tcW w:w="7065" w:type="dxa"/>
          </w:tcPr>
          <w:p w14:paraId="0FB23240" w14:textId="7FEEBFDB" w:rsidR="00416575" w:rsidRPr="00442914" w:rsidRDefault="00416575" w:rsidP="00CC09C5">
            <w:pPr>
              <w:spacing w:line="240" w:lineRule="atLeast"/>
              <w:rPr>
                <w:b/>
                <w:bCs/>
              </w:rPr>
            </w:pPr>
            <w:r w:rsidRPr="00442914">
              <w:rPr>
                <w:b/>
                <w:bCs/>
              </w:rPr>
              <w:t>MY24 Phoenix ANC/ PS/ AVAS-Centric Audio System Block Diagrams</w:t>
            </w:r>
          </w:p>
          <w:p w14:paraId="72080A1E" w14:textId="77777777" w:rsidR="00416575" w:rsidRPr="00442914" w:rsidRDefault="00416575" w:rsidP="00CC09C5">
            <w:pPr>
              <w:spacing w:line="240" w:lineRule="atLeast"/>
            </w:pPr>
          </w:p>
          <w:p w14:paraId="2177505A" w14:textId="423E7B2B" w:rsidR="00416575" w:rsidRPr="00442914" w:rsidRDefault="00416575" w:rsidP="00CC09C5">
            <w:pPr>
              <w:spacing w:line="240" w:lineRule="atLeast"/>
              <w:rPr>
                <w:b/>
                <w:bCs/>
              </w:rPr>
            </w:pPr>
            <w:r w:rsidRPr="00442914">
              <w:t>Phoenix Audio System Diagrams - 05-03-21 - DRAFT.pdf</w:t>
            </w:r>
          </w:p>
        </w:tc>
        <w:tc>
          <w:tcPr>
            <w:tcW w:w="1305" w:type="dxa"/>
          </w:tcPr>
          <w:p w14:paraId="79524962" w14:textId="11A10C66" w:rsidR="00416575" w:rsidRPr="00442914" w:rsidRDefault="00416575" w:rsidP="00CC09C5">
            <w:pPr>
              <w:spacing w:line="240" w:lineRule="atLeast"/>
            </w:pPr>
            <w:r w:rsidRPr="00442914">
              <w:t>Draft 1.0</w:t>
            </w:r>
          </w:p>
        </w:tc>
        <w:tc>
          <w:tcPr>
            <w:tcW w:w="2652" w:type="dxa"/>
          </w:tcPr>
          <w:p w14:paraId="1D9E7DD9" w14:textId="77777777" w:rsidR="00416575" w:rsidRDefault="00416575" w:rsidP="00CC09C5">
            <w:pPr>
              <w:spacing w:line="240" w:lineRule="atLeast"/>
            </w:pPr>
            <w:r w:rsidRPr="00442914">
              <w:t>Jim Hartman</w:t>
            </w:r>
          </w:p>
          <w:p w14:paraId="64D639BF" w14:textId="13FFED2A" w:rsidR="00C32B29" w:rsidRPr="00442914" w:rsidRDefault="00C32B29" w:rsidP="00CC09C5">
            <w:pPr>
              <w:spacing w:line="240" w:lineRule="atLeast"/>
            </w:pPr>
            <w:r>
              <w:t>Ford IVI Team</w:t>
            </w:r>
          </w:p>
        </w:tc>
      </w:tr>
      <w:tr w:rsidR="003863E8" w:rsidRPr="00442914" w14:paraId="63B742C0" w14:textId="77777777" w:rsidTr="002305E0">
        <w:tc>
          <w:tcPr>
            <w:tcW w:w="7065" w:type="dxa"/>
            <w:shd w:val="clear" w:color="auto" w:fill="auto"/>
          </w:tcPr>
          <w:p w14:paraId="7BF0C7C8" w14:textId="4B1EC9D9" w:rsidR="003863E8" w:rsidRPr="00617964" w:rsidRDefault="003863E8" w:rsidP="00CC09C5">
            <w:pPr>
              <w:spacing w:line="240" w:lineRule="atLeast"/>
              <w:rPr>
                <w:b/>
                <w:bCs/>
              </w:rPr>
            </w:pPr>
            <w:r w:rsidRPr="00617964">
              <w:rPr>
                <w:b/>
                <w:bCs/>
              </w:rPr>
              <w:t>Infotainment Diagnostics Specification - APIM Phoenix Domain Controller</w:t>
            </w:r>
          </w:p>
          <w:p w14:paraId="657D2D15" w14:textId="77777777" w:rsidR="003863E8" w:rsidRPr="00617964" w:rsidRDefault="003863E8" w:rsidP="00CC09C5">
            <w:pPr>
              <w:spacing w:line="240" w:lineRule="atLeast"/>
            </w:pPr>
          </w:p>
          <w:p w14:paraId="6ACB9852" w14:textId="2B496B76" w:rsidR="003863E8" w:rsidRPr="00617964" w:rsidRDefault="00691975" w:rsidP="00CC09C5">
            <w:pPr>
              <w:spacing w:line="240" w:lineRule="atLeast"/>
            </w:pPr>
            <w:r w:rsidRPr="00617964">
              <w:t>Infotainment Diagnostics Specification_9-</w:t>
            </w:r>
            <w:r w:rsidR="002305E0">
              <w:t>7</w:t>
            </w:r>
            <w:r w:rsidRPr="00617964">
              <w:t>-0-APIM-PDC</w:t>
            </w:r>
            <w:r w:rsidR="00A026BD" w:rsidRPr="00617964">
              <w:t>.docx</w:t>
            </w:r>
          </w:p>
        </w:tc>
        <w:tc>
          <w:tcPr>
            <w:tcW w:w="1305" w:type="dxa"/>
            <w:shd w:val="clear" w:color="auto" w:fill="auto"/>
          </w:tcPr>
          <w:p w14:paraId="1F9F78C7" w14:textId="6026AC26" w:rsidR="003863E8" w:rsidRPr="00617964" w:rsidRDefault="003863E8" w:rsidP="00CC09C5">
            <w:pPr>
              <w:spacing w:line="240" w:lineRule="atLeast"/>
            </w:pPr>
            <w:r w:rsidRPr="00617964">
              <w:t>9.</w:t>
            </w:r>
            <w:ins w:id="5521" w:author="Arun Saminathan" w:date="2022-06-10T18:52:00Z">
              <w:r w:rsidR="00FD2991">
                <w:t>10</w:t>
              </w:r>
            </w:ins>
            <w:del w:id="5522" w:author="Arun Saminathan" w:date="2022-06-10T18:52:00Z">
              <w:r w:rsidR="002305E0" w:rsidDel="00FD2991">
                <w:delText>7</w:delText>
              </w:r>
            </w:del>
            <w:r w:rsidRPr="00617964">
              <w:t>.0</w:t>
            </w:r>
          </w:p>
        </w:tc>
        <w:tc>
          <w:tcPr>
            <w:tcW w:w="2652" w:type="dxa"/>
            <w:shd w:val="clear" w:color="auto" w:fill="auto"/>
          </w:tcPr>
          <w:p w14:paraId="069E7BA4" w14:textId="77777777" w:rsidR="003863E8" w:rsidRPr="00617964" w:rsidRDefault="003863E8" w:rsidP="00CC09C5">
            <w:pPr>
              <w:spacing w:line="240" w:lineRule="atLeast"/>
            </w:pPr>
            <w:r w:rsidRPr="00617964">
              <w:t xml:space="preserve">John </w:t>
            </w:r>
            <w:proofErr w:type="spellStart"/>
            <w:r w:rsidRPr="00617964">
              <w:t>VanHouten</w:t>
            </w:r>
            <w:proofErr w:type="spellEnd"/>
          </w:p>
          <w:p w14:paraId="43E92EDA" w14:textId="08F9F276" w:rsidR="00C32B29" w:rsidRPr="00617964" w:rsidRDefault="00C32B29" w:rsidP="00CC09C5">
            <w:pPr>
              <w:spacing w:line="240" w:lineRule="atLeast"/>
            </w:pPr>
            <w:r w:rsidRPr="00617964">
              <w:t>Ford IVI Team</w:t>
            </w:r>
          </w:p>
        </w:tc>
      </w:tr>
      <w:tr w:rsidR="003863E8" w:rsidRPr="00442914" w14:paraId="2A02C721" w14:textId="77777777" w:rsidTr="002305E0">
        <w:tc>
          <w:tcPr>
            <w:tcW w:w="7065" w:type="dxa"/>
          </w:tcPr>
          <w:p w14:paraId="7F0FC552" w14:textId="77777777" w:rsidR="003863E8" w:rsidRPr="00442914" w:rsidRDefault="003863E8" w:rsidP="00CC09C5">
            <w:pPr>
              <w:spacing w:line="240" w:lineRule="atLeast"/>
              <w:rPr>
                <w:b/>
                <w:bCs/>
              </w:rPr>
            </w:pPr>
            <w:bookmarkStart w:id="5523" w:name="_Hlk70888667"/>
            <w:r w:rsidRPr="00442914">
              <w:rPr>
                <w:b/>
                <w:bCs/>
              </w:rPr>
              <w:t>Versatile Binary Format Specification 3.1</w:t>
            </w:r>
          </w:p>
          <w:bookmarkEnd w:id="5523"/>
          <w:p w14:paraId="13E91808" w14:textId="77777777" w:rsidR="003863E8" w:rsidRPr="00442914" w:rsidRDefault="003863E8" w:rsidP="00CC09C5">
            <w:pPr>
              <w:spacing w:line="240" w:lineRule="atLeast"/>
            </w:pPr>
          </w:p>
          <w:p w14:paraId="0888ACA0" w14:textId="7446F804" w:rsidR="003863E8" w:rsidRPr="00442914" w:rsidRDefault="00A026BD" w:rsidP="00CC09C5">
            <w:pPr>
              <w:spacing w:line="240" w:lineRule="atLeast"/>
            </w:pPr>
            <w:bookmarkStart w:id="5524" w:name="_Hlk70888678"/>
            <w:r w:rsidRPr="00442914">
              <w:t>VBF-00.06.15.004-008.pdf</w:t>
            </w:r>
            <w:bookmarkEnd w:id="5524"/>
          </w:p>
        </w:tc>
        <w:tc>
          <w:tcPr>
            <w:tcW w:w="1305" w:type="dxa"/>
          </w:tcPr>
          <w:p w14:paraId="7E5326AD" w14:textId="3A6476C5" w:rsidR="003863E8" w:rsidRPr="00442914" w:rsidRDefault="003863E8" w:rsidP="00CC09C5">
            <w:pPr>
              <w:spacing w:line="240" w:lineRule="atLeast"/>
            </w:pPr>
            <w:r w:rsidRPr="00442914">
              <w:t>8</w:t>
            </w:r>
          </w:p>
        </w:tc>
        <w:tc>
          <w:tcPr>
            <w:tcW w:w="2652" w:type="dxa"/>
          </w:tcPr>
          <w:p w14:paraId="19FD391E" w14:textId="77777777" w:rsidR="003863E8" w:rsidRDefault="003863E8" w:rsidP="00CC09C5">
            <w:pPr>
              <w:spacing w:line="240" w:lineRule="atLeast"/>
            </w:pPr>
            <w:bookmarkStart w:id="5525" w:name="_Hlk70888694"/>
            <w:r w:rsidRPr="00442914">
              <w:t>Bill Waldeck</w:t>
            </w:r>
            <w:bookmarkEnd w:id="5525"/>
          </w:p>
          <w:p w14:paraId="56FFAFA9" w14:textId="7B41D410" w:rsidR="00C32B29" w:rsidRPr="00442914" w:rsidRDefault="00C32B29" w:rsidP="00CC09C5">
            <w:pPr>
              <w:spacing w:line="240" w:lineRule="atLeast"/>
            </w:pPr>
            <w:r>
              <w:t>Ford Netcom Team</w:t>
            </w:r>
          </w:p>
        </w:tc>
      </w:tr>
      <w:tr w:rsidR="004B10F7" w:rsidRPr="00442914" w14:paraId="7AF1B6FA" w14:textId="77777777" w:rsidTr="002305E0">
        <w:tc>
          <w:tcPr>
            <w:tcW w:w="7065" w:type="dxa"/>
          </w:tcPr>
          <w:p w14:paraId="2AC41674" w14:textId="1563B29E" w:rsidR="004B10F7" w:rsidRPr="00442914" w:rsidRDefault="004B10F7" w:rsidP="00CC09C5">
            <w:pPr>
              <w:spacing w:line="240" w:lineRule="atLeast"/>
              <w:rPr>
                <w:b/>
                <w:bCs/>
              </w:rPr>
            </w:pPr>
            <w:r>
              <w:rPr>
                <w:b/>
                <w:bCs/>
              </w:rPr>
              <w:t>NVH Features Master CAN signal and VIN id list</w:t>
            </w:r>
          </w:p>
        </w:tc>
        <w:tc>
          <w:tcPr>
            <w:tcW w:w="1305" w:type="dxa"/>
          </w:tcPr>
          <w:p w14:paraId="3F9E1F3B" w14:textId="13C468B4" w:rsidR="004B10F7" w:rsidRPr="00442914" w:rsidRDefault="004B10F7" w:rsidP="00CC09C5">
            <w:pPr>
              <w:spacing w:line="240" w:lineRule="atLeast"/>
            </w:pPr>
            <w:r>
              <w:t>1.0</w:t>
            </w:r>
          </w:p>
        </w:tc>
        <w:tc>
          <w:tcPr>
            <w:tcW w:w="2652" w:type="dxa"/>
          </w:tcPr>
          <w:p w14:paraId="3020F207" w14:textId="6A27B00E" w:rsidR="004B10F7" w:rsidRPr="00442914" w:rsidRDefault="004B10F7" w:rsidP="00CC09C5">
            <w:pPr>
              <w:spacing w:line="240" w:lineRule="atLeast"/>
            </w:pPr>
            <w:r>
              <w:t>A. Saminathan</w:t>
            </w:r>
          </w:p>
        </w:tc>
      </w:tr>
      <w:tr w:rsidR="000C7F57" w:rsidRPr="00442914" w14:paraId="56BA341B" w14:textId="77777777" w:rsidTr="002305E0">
        <w:tc>
          <w:tcPr>
            <w:tcW w:w="7065" w:type="dxa"/>
          </w:tcPr>
          <w:p w14:paraId="3AD5ECD9" w14:textId="51C3559C" w:rsidR="000C7F57" w:rsidRPr="00442914" w:rsidRDefault="000C7F57" w:rsidP="00CC09C5">
            <w:pPr>
              <w:spacing w:line="240" w:lineRule="atLeast"/>
              <w:rPr>
                <w:b/>
                <w:bCs/>
              </w:rPr>
            </w:pPr>
            <w:r w:rsidRPr="002A53A1">
              <w:t>Phoenix Audio Channel Usage Summary</w:t>
            </w:r>
            <w:r>
              <w:t>…</w:t>
            </w:r>
          </w:p>
        </w:tc>
        <w:tc>
          <w:tcPr>
            <w:tcW w:w="1305" w:type="dxa"/>
          </w:tcPr>
          <w:p w14:paraId="3BEC192C" w14:textId="12F83830" w:rsidR="000C7F57" w:rsidRPr="00442914" w:rsidRDefault="000C7F57" w:rsidP="00CC09C5">
            <w:pPr>
              <w:spacing w:line="240" w:lineRule="atLeast"/>
            </w:pPr>
            <w:r>
              <w:t>Latest</w:t>
            </w:r>
          </w:p>
        </w:tc>
        <w:tc>
          <w:tcPr>
            <w:tcW w:w="2652" w:type="dxa"/>
          </w:tcPr>
          <w:p w14:paraId="6B8E8CBE" w14:textId="4748F595" w:rsidR="000C7F57" w:rsidRPr="00442914" w:rsidRDefault="000C7F57" w:rsidP="00CC09C5">
            <w:pPr>
              <w:spacing w:line="240" w:lineRule="atLeast"/>
            </w:pPr>
            <w:r>
              <w:t xml:space="preserve">D. </w:t>
            </w:r>
            <w:proofErr w:type="spellStart"/>
            <w:r>
              <w:t>Walus</w:t>
            </w:r>
            <w:proofErr w:type="spellEnd"/>
            <w:r>
              <w:t>, et al.</w:t>
            </w:r>
          </w:p>
        </w:tc>
      </w:tr>
      <w:tr w:rsidR="002305E0" w:rsidRPr="00442914" w14:paraId="724B2923" w14:textId="77777777" w:rsidTr="002305E0">
        <w:tc>
          <w:tcPr>
            <w:tcW w:w="7065" w:type="dxa"/>
          </w:tcPr>
          <w:p w14:paraId="24F3AF2D" w14:textId="7838BED2" w:rsidR="002305E0" w:rsidRPr="002A53A1" w:rsidRDefault="002305E0" w:rsidP="00CC09C5">
            <w:pPr>
              <w:spacing w:line="240" w:lineRule="atLeast"/>
            </w:pPr>
            <w:r>
              <w:t>CAN database CMDB file version</w:t>
            </w:r>
          </w:p>
        </w:tc>
        <w:tc>
          <w:tcPr>
            <w:tcW w:w="1305" w:type="dxa"/>
          </w:tcPr>
          <w:p w14:paraId="33941010" w14:textId="7A7C9851" w:rsidR="002305E0" w:rsidRDefault="002305E0" w:rsidP="00CC09C5">
            <w:pPr>
              <w:spacing w:line="240" w:lineRule="atLeast"/>
            </w:pPr>
            <w:r>
              <w:t>22.02 W1+2</w:t>
            </w:r>
          </w:p>
        </w:tc>
        <w:tc>
          <w:tcPr>
            <w:tcW w:w="2652" w:type="dxa"/>
          </w:tcPr>
          <w:p w14:paraId="523910ED" w14:textId="34798974" w:rsidR="002305E0" w:rsidRDefault="002305E0" w:rsidP="00CC09C5">
            <w:pPr>
              <w:spacing w:line="240" w:lineRule="atLeast"/>
            </w:pPr>
            <w:r>
              <w:t>Leandro Sakamoto</w:t>
            </w:r>
          </w:p>
        </w:tc>
      </w:tr>
      <w:tr w:rsidR="002305E0" w:rsidRPr="00442914" w14:paraId="3C47F0D8" w14:textId="77777777" w:rsidTr="002305E0">
        <w:tc>
          <w:tcPr>
            <w:tcW w:w="7065" w:type="dxa"/>
          </w:tcPr>
          <w:p w14:paraId="07114F7D" w14:textId="77777777" w:rsidR="002305E0" w:rsidRDefault="002305E0" w:rsidP="00CC09C5">
            <w:pPr>
              <w:spacing w:line="240" w:lineRule="atLeast"/>
            </w:pPr>
            <w:r>
              <w:t>Subsystem part specific specification for DSP Amp</w:t>
            </w:r>
          </w:p>
          <w:p w14:paraId="35533FDD" w14:textId="669C6BC8" w:rsidR="002305E0" w:rsidRPr="002A53A1" w:rsidRDefault="00462FFF" w:rsidP="00CC09C5">
            <w:pPr>
              <w:spacing w:line="240" w:lineRule="atLeast"/>
            </w:pPr>
            <w:hyperlink r:id="rId28" w:history="1">
              <w:r w:rsidR="002305E0">
                <w:rPr>
                  <w:rStyle w:val="Hyperlink"/>
                </w:rPr>
                <w:t>[SPSS-1099] Propulsion Sound DSP AMP SPSS v1.0 - FORD JIRA</w:t>
              </w:r>
            </w:hyperlink>
            <w:r w:rsidR="002305E0">
              <w:t xml:space="preserve"> </w:t>
            </w:r>
          </w:p>
        </w:tc>
        <w:tc>
          <w:tcPr>
            <w:tcW w:w="1305" w:type="dxa"/>
          </w:tcPr>
          <w:p w14:paraId="55C5DDF8" w14:textId="6B147C3B" w:rsidR="002305E0" w:rsidRDefault="002305E0" w:rsidP="00CC09C5">
            <w:pPr>
              <w:spacing w:line="240" w:lineRule="atLeast"/>
            </w:pPr>
            <w:r>
              <w:t>1.0</w:t>
            </w:r>
          </w:p>
        </w:tc>
        <w:tc>
          <w:tcPr>
            <w:tcW w:w="2652" w:type="dxa"/>
          </w:tcPr>
          <w:p w14:paraId="22E16762" w14:textId="7D2BA6F1" w:rsidR="002305E0" w:rsidRDefault="002305E0" w:rsidP="00CC09C5">
            <w:pPr>
              <w:spacing w:line="240" w:lineRule="atLeast"/>
            </w:pPr>
            <w:r>
              <w:t xml:space="preserve">Balakrishnan Ganesan </w:t>
            </w:r>
          </w:p>
        </w:tc>
      </w:tr>
      <w:tr w:rsidR="002305E0" w:rsidRPr="00442914" w14:paraId="622F391E" w14:textId="77777777" w:rsidTr="002305E0">
        <w:tc>
          <w:tcPr>
            <w:tcW w:w="7065" w:type="dxa"/>
          </w:tcPr>
          <w:p w14:paraId="78901837" w14:textId="663FCF29" w:rsidR="002305E0" w:rsidRPr="002A53A1" w:rsidRDefault="002305E0" w:rsidP="00CC09C5">
            <w:pPr>
              <w:spacing w:line="240" w:lineRule="atLeast"/>
            </w:pPr>
            <w:r>
              <w:t>Power Management Subsystem part specific specification</w:t>
            </w:r>
          </w:p>
        </w:tc>
        <w:tc>
          <w:tcPr>
            <w:tcW w:w="1305" w:type="dxa"/>
          </w:tcPr>
          <w:p w14:paraId="4AFDE553" w14:textId="77777777" w:rsidR="002305E0" w:rsidRDefault="002305E0" w:rsidP="00CC09C5">
            <w:pPr>
              <w:spacing w:line="240" w:lineRule="atLeast"/>
            </w:pPr>
          </w:p>
        </w:tc>
        <w:tc>
          <w:tcPr>
            <w:tcW w:w="2652" w:type="dxa"/>
          </w:tcPr>
          <w:p w14:paraId="095377FF" w14:textId="77777777" w:rsidR="002305E0" w:rsidRDefault="002305E0" w:rsidP="00CC09C5">
            <w:pPr>
              <w:spacing w:line="240" w:lineRule="atLeast"/>
            </w:pPr>
          </w:p>
        </w:tc>
      </w:tr>
      <w:tr w:rsidR="002305E0" w:rsidRPr="00442914" w14:paraId="797F4179" w14:textId="77777777" w:rsidTr="002305E0">
        <w:tc>
          <w:tcPr>
            <w:tcW w:w="7065" w:type="dxa"/>
          </w:tcPr>
          <w:p w14:paraId="38BD95BB" w14:textId="308964E7" w:rsidR="002305E0" w:rsidRPr="002A53A1" w:rsidRDefault="002305E0" w:rsidP="00CC09C5">
            <w:pPr>
              <w:spacing w:line="240" w:lineRule="atLeast"/>
            </w:pPr>
            <w:r>
              <w:t xml:space="preserve">HMI Subsystem part specific specification </w:t>
            </w:r>
          </w:p>
        </w:tc>
        <w:tc>
          <w:tcPr>
            <w:tcW w:w="1305" w:type="dxa"/>
          </w:tcPr>
          <w:p w14:paraId="5C25E5F2" w14:textId="77777777" w:rsidR="002305E0" w:rsidRDefault="002305E0" w:rsidP="00CC09C5">
            <w:pPr>
              <w:spacing w:line="240" w:lineRule="atLeast"/>
            </w:pPr>
          </w:p>
        </w:tc>
        <w:tc>
          <w:tcPr>
            <w:tcW w:w="2652" w:type="dxa"/>
          </w:tcPr>
          <w:p w14:paraId="34F36BE7" w14:textId="77777777" w:rsidR="002305E0" w:rsidRDefault="002305E0" w:rsidP="00CC09C5">
            <w:pPr>
              <w:spacing w:line="240" w:lineRule="atLeast"/>
            </w:pPr>
          </w:p>
        </w:tc>
      </w:tr>
      <w:tr w:rsidR="00617964" w:rsidRPr="00442914" w14:paraId="4456988C" w14:textId="77777777" w:rsidTr="002305E0">
        <w:tc>
          <w:tcPr>
            <w:tcW w:w="7065" w:type="dxa"/>
          </w:tcPr>
          <w:p w14:paraId="051467C8" w14:textId="77777777" w:rsidR="00617964" w:rsidRDefault="00617964" w:rsidP="00CC09C5">
            <w:pPr>
              <w:spacing w:line="240" w:lineRule="atLeast"/>
            </w:pPr>
            <w:r>
              <w:t>Subsystem part specific specification for PS</w:t>
            </w:r>
          </w:p>
          <w:p w14:paraId="020313E4" w14:textId="79869BC6" w:rsidR="00617964" w:rsidRPr="002A53A1" w:rsidRDefault="00462FFF" w:rsidP="00CC09C5">
            <w:pPr>
              <w:spacing w:line="240" w:lineRule="atLeast"/>
            </w:pPr>
            <w:hyperlink r:id="rId29" w:history="1">
              <w:r w:rsidR="00617964">
                <w:rPr>
                  <w:rStyle w:val="Hyperlink"/>
                </w:rPr>
                <w:t>[SPSS-1098] Propulsion Sound PAC SPSS v1.0 - FORD JIRA</w:t>
              </w:r>
            </w:hyperlink>
          </w:p>
        </w:tc>
        <w:tc>
          <w:tcPr>
            <w:tcW w:w="1305" w:type="dxa"/>
          </w:tcPr>
          <w:p w14:paraId="4B1EB1D2" w14:textId="32DCEDB3" w:rsidR="00617964" w:rsidRDefault="00617964" w:rsidP="00CC09C5">
            <w:pPr>
              <w:spacing w:line="240" w:lineRule="atLeast"/>
            </w:pPr>
            <w:r>
              <w:t>1.0</w:t>
            </w:r>
          </w:p>
        </w:tc>
        <w:tc>
          <w:tcPr>
            <w:tcW w:w="2652" w:type="dxa"/>
          </w:tcPr>
          <w:p w14:paraId="7398B4A2" w14:textId="4823B179" w:rsidR="00617964" w:rsidRDefault="00617964" w:rsidP="00CC09C5">
            <w:pPr>
              <w:spacing w:line="240" w:lineRule="atLeast"/>
            </w:pPr>
            <w:r>
              <w:t xml:space="preserve">Balakrishnan Ganesan </w:t>
            </w:r>
          </w:p>
        </w:tc>
      </w:tr>
      <w:tr w:rsidR="00617964" w:rsidRPr="00442914" w14:paraId="0562201A" w14:textId="77777777" w:rsidTr="002305E0">
        <w:tc>
          <w:tcPr>
            <w:tcW w:w="7065" w:type="dxa"/>
          </w:tcPr>
          <w:p w14:paraId="734A4FC4" w14:textId="77777777" w:rsidR="00617964" w:rsidRDefault="00617964" w:rsidP="00CC09C5">
            <w:pPr>
              <w:spacing w:line="240" w:lineRule="atLeast"/>
            </w:pPr>
            <w:r>
              <w:t>Subsystem part specific specification for ANC</w:t>
            </w:r>
          </w:p>
          <w:p w14:paraId="57FEB35A" w14:textId="0374228C" w:rsidR="00617964" w:rsidRPr="002A53A1" w:rsidRDefault="00462FFF" w:rsidP="00CC09C5">
            <w:pPr>
              <w:spacing w:line="240" w:lineRule="atLeast"/>
            </w:pPr>
            <w:hyperlink r:id="rId30" w:history="1">
              <w:r w:rsidR="00617964">
                <w:rPr>
                  <w:rStyle w:val="Hyperlink"/>
                </w:rPr>
                <w:t>[SPSS-1100] Active Noise Cancellation PAC SPSS v1.0 - FORD JIRA</w:t>
              </w:r>
            </w:hyperlink>
          </w:p>
        </w:tc>
        <w:tc>
          <w:tcPr>
            <w:tcW w:w="1305" w:type="dxa"/>
          </w:tcPr>
          <w:p w14:paraId="613361E1" w14:textId="1EB803B1" w:rsidR="00617964" w:rsidRDefault="00617964" w:rsidP="00CC09C5">
            <w:pPr>
              <w:spacing w:line="240" w:lineRule="atLeast"/>
            </w:pPr>
            <w:r>
              <w:t>1.0</w:t>
            </w:r>
          </w:p>
        </w:tc>
        <w:tc>
          <w:tcPr>
            <w:tcW w:w="2652" w:type="dxa"/>
          </w:tcPr>
          <w:p w14:paraId="0B3EDAF2" w14:textId="5BC0EE7A" w:rsidR="00617964" w:rsidRDefault="00617964" w:rsidP="00CC09C5">
            <w:pPr>
              <w:spacing w:line="240" w:lineRule="atLeast"/>
            </w:pPr>
            <w:r>
              <w:t>Balakrishnan Ganesan</w:t>
            </w:r>
          </w:p>
        </w:tc>
      </w:tr>
    </w:tbl>
    <w:p w14:paraId="534F5AEA" w14:textId="3F3E168A" w:rsidR="003863E8" w:rsidRPr="00442914" w:rsidRDefault="003863E8" w:rsidP="00CC09C5">
      <w:pPr>
        <w:spacing w:line="240" w:lineRule="atLeast"/>
      </w:pPr>
    </w:p>
    <w:p w14:paraId="4D4E3EE8" w14:textId="77777777" w:rsidR="00B307AD" w:rsidRDefault="00B307AD" w:rsidP="00CC09C5">
      <w:pPr>
        <w:pStyle w:val="NoSpacing"/>
        <w:spacing w:line="240" w:lineRule="atLeast"/>
      </w:pPr>
    </w:p>
    <w:p w14:paraId="7808B447" w14:textId="70037C5D" w:rsidR="00340B4B" w:rsidRPr="00E5687B" w:rsidRDefault="00340B4B" w:rsidP="00CC09C5">
      <w:pPr>
        <w:pStyle w:val="NoSpacing"/>
        <w:spacing w:line="240" w:lineRule="atLeast"/>
      </w:pPr>
      <w:r w:rsidRPr="00E5687B">
        <w:br w:type="page"/>
      </w:r>
    </w:p>
    <w:p w14:paraId="1A570D27" w14:textId="77777777" w:rsidR="00737D58" w:rsidRPr="00442914" w:rsidRDefault="00737D58" w:rsidP="00CC09C5">
      <w:pPr>
        <w:pStyle w:val="Heading1"/>
        <w:numPr>
          <w:ilvl w:val="0"/>
          <w:numId w:val="0"/>
        </w:numPr>
        <w:spacing w:line="240" w:lineRule="atLeast"/>
        <w:jc w:val="center"/>
      </w:pPr>
      <w:bookmarkStart w:id="5526" w:name="_Toc476143149"/>
      <w:bookmarkStart w:id="5527" w:name="_Toc476215607"/>
      <w:bookmarkStart w:id="5528" w:name="_Toc476415189"/>
      <w:bookmarkStart w:id="5529" w:name="_Toc476429451"/>
      <w:bookmarkStart w:id="5530" w:name="_Toc476430268"/>
      <w:bookmarkStart w:id="5531" w:name="_Toc478631872"/>
      <w:bookmarkStart w:id="5532" w:name="_Toc478646069"/>
      <w:bookmarkStart w:id="5533" w:name="_Toc476488053"/>
      <w:bookmarkStart w:id="5534" w:name="_Toc476732800"/>
      <w:bookmarkStart w:id="5535" w:name="_Toc476947937"/>
      <w:bookmarkStart w:id="5536" w:name="_Toc477085133"/>
      <w:bookmarkStart w:id="5537" w:name="_Toc477599239"/>
      <w:bookmarkStart w:id="5538" w:name="_Toc477614589"/>
      <w:bookmarkStart w:id="5539" w:name="_Toc478158326"/>
      <w:bookmarkStart w:id="5540" w:name="_Toc478241582"/>
      <w:bookmarkStart w:id="5541" w:name="_Toc478248853"/>
      <w:bookmarkStart w:id="5542" w:name="_Toc478250026"/>
      <w:bookmarkStart w:id="5543" w:name="_Toc478251193"/>
      <w:bookmarkStart w:id="5544" w:name="_Toc478285472"/>
      <w:bookmarkStart w:id="5545" w:name="_Toc478288588"/>
      <w:bookmarkStart w:id="5546" w:name="_Toc478300159"/>
      <w:bookmarkStart w:id="5547" w:name="_Toc478322682"/>
      <w:bookmarkStart w:id="5548" w:name="_Toc478664688"/>
      <w:bookmarkStart w:id="5549" w:name="_Toc478666328"/>
      <w:bookmarkStart w:id="5550" w:name="_Toc478667969"/>
      <w:bookmarkStart w:id="5551" w:name="_Toc478669609"/>
      <w:bookmarkStart w:id="5552" w:name="_Toc478671248"/>
      <w:bookmarkStart w:id="5553" w:name="_Toc476415198"/>
      <w:bookmarkStart w:id="5554" w:name="_Toc476429460"/>
      <w:bookmarkStart w:id="5555" w:name="_Toc476430277"/>
      <w:bookmarkStart w:id="5556" w:name="_Toc476488061"/>
      <w:bookmarkStart w:id="5557" w:name="_Toc476732808"/>
      <w:bookmarkStart w:id="5558" w:name="_Toc476947945"/>
      <w:bookmarkStart w:id="5559" w:name="_Toc477085141"/>
      <w:bookmarkStart w:id="5560" w:name="_Toc477599247"/>
      <w:bookmarkStart w:id="5561" w:name="_Toc477614597"/>
      <w:bookmarkStart w:id="5562" w:name="_Toc478158334"/>
      <w:bookmarkStart w:id="5563" w:name="_Toc478241590"/>
      <w:bookmarkStart w:id="5564" w:name="_Toc478248861"/>
      <w:bookmarkStart w:id="5565" w:name="_Toc478250034"/>
      <w:bookmarkStart w:id="5566" w:name="_Toc478251201"/>
      <w:bookmarkStart w:id="5567" w:name="_Toc478285480"/>
      <w:bookmarkStart w:id="5568" w:name="_Toc478288596"/>
      <w:bookmarkStart w:id="5569" w:name="_Toc478300167"/>
      <w:bookmarkStart w:id="5570" w:name="_Toc478322690"/>
      <w:bookmarkStart w:id="5571" w:name="_Toc478664696"/>
      <w:bookmarkStart w:id="5572" w:name="_Toc478666336"/>
      <w:bookmarkStart w:id="5573" w:name="_Toc478667977"/>
      <w:bookmarkStart w:id="5574" w:name="_Toc478669617"/>
      <w:bookmarkStart w:id="5575" w:name="_Toc478671256"/>
      <w:bookmarkStart w:id="5576" w:name="_Toc476415199"/>
      <w:bookmarkStart w:id="5577" w:name="_Toc476429461"/>
      <w:bookmarkStart w:id="5578" w:name="_Toc476430278"/>
      <w:bookmarkStart w:id="5579" w:name="_Toc476488062"/>
      <w:bookmarkStart w:id="5580" w:name="_Toc476732809"/>
      <w:bookmarkStart w:id="5581" w:name="_Toc476947946"/>
      <w:bookmarkStart w:id="5582" w:name="_Toc477085142"/>
      <w:bookmarkStart w:id="5583" w:name="_Toc477599248"/>
      <w:bookmarkStart w:id="5584" w:name="_Toc477614598"/>
      <w:bookmarkStart w:id="5585" w:name="_Toc478158335"/>
      <w:bookmarkStart w:id="5586" w:name="_Toc478241591"/>
      <w:bookmarkStart w:id="5587" w:name="_Toc478248862"/>
      <w:bookmarkStart w:id="5588" w:name="_Toc478250035"/>
      <w:bookmarkStart w:id="5589" w:name="_Toc478251202"/>
      <w:bookmarkStart w:id="5590" w:name="_Toc478285481"/>
      <w:bookmarkStart w:id="5591" w:name="_Toc478288597"/>
      <w:bookmarkStart w:id="5592" w:name="_Toc478300168"/>
      <w:bookmarkStart w:id="5593" w:name="_Toc478322691"/>
      <w:bookmarkStart w:id="5594" w:name="_Toc478664697"/>
      <w:bookmarkStart w:id="5595" w:name="_Toc478666337"/>
      <w:bookmarkStart w:id="5596" w:name="_Toc478667978"/>
      <w:bookmarkStart w:id="5597" w:name="_Toc478669618"/>
      <w:bookmarkStart w:id="5598" w:name="_Toc478671257"/>
      <w:bookmarkStart w:id="5599" w:name="_Toc476415202"/>
      <w:bookmarkStart w:id="5600" w:name="_Toc476429464"/>
      <w:bookmarkStart w:id="5601" w:name="_Toc476430281"/>
      <w:bookmarkStart w:id="5602" w:name="_Toc476488065"/>
      <w:bookmarkStart w:id="5603" w:name="_Toc476732812"/>
      <w:bookmarkStart w:id="5604" w:name="_Toc476947949"/>
      <w:bookmarkStart w:id="5605" w:name="_Toc477085145"/>
      <w:bookmarkStart w:id="5606" w:name="_Toc477599251"/>
      <w:bookmarkStart w:id="5607" w:name="_Toc477614601"/>
      <w:bookmarkStart w:id="5608" w:name="_Toc478158338"/>
      <w:bookmarkStart w:id="5609" w:name="_Toc478241594"/>
      <w:bookmarkStart w:id="5610" w:name="_Toc478248865"/>
      <w:bookmarkStart w:id="5611" w:name="_Toc478250038"/>
      <w:bookmarkStart w:id="5612" w:name="_Toc478251205"/>
      <w:bookmarkStart w:id="5613" w:name="_Toc478285484"/>
      <w:bookmarkStart w:id="5614" w:name="_Toc478288600"/>
      <w:bookmarkStart w:id="5615" w:name="_Toc478300171"/>
      <w:bookmarkStart w:id="5616" w:name="_Toc478322694"/>
      <w:bookmarkStart w:id="5617" w:name="_Toc478664700"/>
      <w:bookmarkStart w:id="5618" w:name="_Toc478666340"/>
      <w:bookmarkStart w:id="5619" w:name="_Toc478667981"/>
      <w:bookmarkStart w:id="5620" w:name="_Toc478669621"/>
      <w:bookmarkStart w:id="5621" w:name="_Toc478671260"/>
      <w:bookmarkStart w:id="5622" w:name="_Toc476415204"/>
      <w:bookmarkStart w:id="5623" w:name="_Toc476429466"/>
      <w:bookmarkStart w:id="5624" w:name="_Toc476430283"/>
      <w:bookmarkStart w:id="5625" w:name="_Toc476488067"/>
      <w:bookmarkStart w:id="5626" w:name="_Toc476732814"/>
      <w:bookmarkStart w:id="5627" w:name="_Toc476947951"/>
      <w:bookmarkStart w:id="5628" w:name="_Toc477085147"/>
      <w:bookmarkStart w:id="5629" w:name="_Toc477599253"/>
      <w:bookmarkStart w:id="5630" w:name="_Toc477614603"/>
      <w:bookmarkStart w:id="5631" w:name="_Toc478158340"/>
      <w:bookmarkStart w:id="5632" w:name="_Toc478241596"/>
      <w:bookmarkStart w:id="5633" w:name="_Toc478248867"/>
      <w:bookmarkStart w:id="5634" w:name="_Toc478250040"/>
      <w:bookmarkStart w:id="5635" w:name="_Toc478251207"/>
      <w:bookmarkStart w:id="5636" w:name="_Toc478285486"/>
      <w:bookmarkStart w:id="5637" w:name="_Toc478288602"/>
      <w:bookmarkStart w:id="5638" w:name="_Toc478300173"/>
      <w:bookmarkStart w:id="5639" w:name="_Toc478322696"/>
      <w:bookmarkStart w:id="5640" w:name="_Toc478664702"/>
      <w:bookmarkStart w:id="5641" w:name="_Toc478666342"/>
      <w:bookmarkStart w:id="5642" w:name="_Toc478667983"/>
      <w:bookmarkStart w:id="5643" w:name="_Toc478669623"/>
      <w:bookmarkStart w:id="5644" w:name="_Toc478671262"/>
      <w:bookmarkStart w:id="5645" w:name="_Toc259448678"/>
      <w:bookmarkStart w:id="5646" w:name="_Toc70617095"/>
      <w:bookmarkStart w:id="5647" w:name="_Toc105779518"/>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r w:rsidRPr="00442914">
        <w:t>Revision History</w:t>
      </w:r>
      <w:bookmarkStart w:id="5648" w:name="_Toc478671263"/>
      <w:bookmarkStart w:id="5649" w:name="_Toc475351308"/>
      <w:bookmarkStart w:id="5650" w:name="_Toc475351310"/>
      <w:bookmarkEnd w:id="5645"/>
      <w:bookmarkEnd w:id="5646"/>
      <w:bookmarkEnd w:id="5647"/>
    </w:p>
    <w:p w14:paraId="18A05F2C" w14:textId="77777777" w:rsidR="00737D58" w:rsidRPr="00442914" w:rsidRDefault="00737D58" w:rsidP="00CC09C5">
      <w:pPr>
        <w:spacing w:line="240" w:lineRule="atLeast"/>
        <w:rPr>
          <w:rFonts w:cs="Arial"/>
        </w:rPr>
      </w:pPr>
    </w:p>
    <w:p w14:paraId="5B6FD1D5" w14:textId="77777777" w:rsidR="00737D58" w:rsidRPr="00442914" w:rsidRDefault="00737D58" w:rsidP="00CC09C5">
      <w:pPr>
        <w:spacing w:line="240" w:lineRule="atLeast"/>
        <w:rPr>
          <w:rFonts w:cs="Arial"/>
        </w:rPr>
      </w:pPr>
    </w:p>
    <w:tbl>
      <w:tblPr>
        <w:tblStyle w:val="TableGrid"/>
        <w:tblW w:w="10597" w:type="dxa"/>
        <w:tblInd w:w="288" w:type="dxa"/>
        <w:tblLayout w:type="fixed"/>
        <w:tblLook w:val="04A0" w:firstRow="1" w:lastRow="0" w:firstColumn="1" w:lastColumn="0" w:noHBand="0" w:noVBand="1"/>
      </w:tblPr>
      <w:tblGrid>
        <w:gridCol w:w="1597"/>
        <w:gridCol w:w="9000"/>
      </w:tblGrid>
      <w:tr w:rsidR="006F4D36" w:rsidRPr="00442914" w14:paraId="3AD59B5E" w14:textId="6CAEF52E" w:rsidTr="006F4D36">
        <w:tc>
          <w:tcPr>
            <w:tcW w:w="1597" w:type="dxa"/>
            <w:shd w:val="clear" w:color="auto" w:fill="D9D9D9" w:themeFill="background1" w:themeFillShade="D9"/>
          </w:tcPr>
          <w:p w14:paraId="1AE22408" w14:textId="78F92E04" w:rsidR="006F4D36" w:rsidRPr="00442914" w:rsidRDefault="006F4D36" w:rsidP="00CC09C5">
            <w:pPr>
              <w:spacing w:line="240" w:lineRule="atLeast"/>
              <w:jc w:val="center"/>
              <w:rPr>
                <w:b/>
              </w:rPr>
            </w:pPr>
            <w:r w:rsidRPr="00442914">
              <w:rPr>
                <w:b/>
              </w:rPr>
              <w:t>Requirements Changed</w:t>
            </w:r>
          </w:p>
        </w:tc>
        <w:tc>
          <w:tcPr>
            <w:tcW w:w="9000" w:type="dxa"/>
            <w:shd w:val="clear" w:color="auto" w:fill="D9D9D9" w:themeFill="background1" w:themeFillShade="D9"/>
          </w:tcPr>
          <w:p w14:paraId="0F00C878" w14:textId="409D243C" w:rsidR="006F4D36" w:rsidRPr="00442914" w:rsidRDefault="006F4D36" w:rsidP="00CC09C5">
            <w:pPr>
              <w:spacing w:line="240" w:lineRule="atLeast"/>
              <w:jc w:val="center"/>
              <w:rPr>
                <w:b/>
              </w:rPr>
            </w:pPr>
            <w:r w:rsidRPr="00442914">
              <w:rPr>
                <w:b/>
              </w:rPr>
              <w:t>Details</w:t>
            </w:r>
          </w:p>
        </w:tc>
      </w:tr>
      <w:tr w:rsidR="006F4D36" w14:paraId="0DF249E8" w14:textId="77777777" w:rsidTr="006F4D36">
        <w:tc>
          <w:tcPr>
            <w:tcW w:w="10597" w:type="dxa"/>
            <w:gridSpan w:val="2"/>
          </w:tcPr>
          <w:p w14:paraId="4FC6853D" w14:textId="77777777" w:rsidR="006F4D36" w:rsidRPr="006F4D36" w:rsidRDefault="006F4D36" w:rsidP="00CC09C5">
            <w:pPr>
              <w:pStyle w:val="NoSpacing"/>
              <w:spacing w:line="240" w:lineRule="atLeast"/>
              <w:rPr>
                <w:b/>
                <w:bCs/>
              </w:rPr>
            </w:pPr>
          </w:p>
        </w:tc>
      </w:tr>
      <w:tr w:rsidR="006F4D36" w14:paraId="46E66925" w14:textId="77777777" w:rsidTr="006F4D36">
        <w:tc>
          <w:tcPr>
            <w:tcW w:w="10597" w:type="dxa"/>
            <w:gridSpan w:val="2"/>
          </w:tcPr>
          <w:p w14:paraId="285E5B6F" w14:textId="7FD70935" w:rsidR="006F4D36" w:rsidRPr="00442914" w:rsidRDefault="006F4D36" w:rsidP="00CC09C5">
            <w:pPr>
              <w:pStyle w:val="NoSpacing"/>
              <w:spacing w:line="240" w:lineRule="atLeast"/>
            </w:pPr>
            <w:r w:rsidRPr="006F4D36">
              <w:rPr>
                <w:b/>
                <w:bCs/>
              </w:rPr>
              <w:t xml:space="preserve">1.0 </w:t>
            </w:r>
            <w:proofErr w:type="gramStart"/>
            <w:r w:rsidRPr="006F4D36">
              <w:rPr>
                <w:b/>
                <w:bCs/>
              </w:rPr>
              <w:t>Draft</w:t>
            </w:r>
            <w:r>
              <w:t xml:space="preserve">  (</w:t>
            </w:r>
            <w:proofErr w:type="gramEnd"/>
            <w:r>
              <w:t>Released 0</w:t>
            </w:r>
            <w:r w:rsidRPr="00442914">
              <w:t>5/03/2021</w:t>
            </w:r>
            <w:r>
              <w:t>)</w:t>
            </w:r>
          </w:p>
        </w:tc>
      </w:tr>
      <w:tr w:rsidR="006F4D36" w14:paraId="15038A36" w14:textId="2C1766A8" w:rsidTr="006F4D36">
        <w:tc>
          <w:tcPr>
            <w:tcW w:w="1597" w:type="dxa"/>
          </w:tcPr>
          <w:p w14:paraId="6F4B26C8" w14:textId="113BCE20" w:rsidR="006F4D36" w:rsidRPr="00442914" w:rsidRDefault="006F4D36" w:rsidP="00CC09C5">
            <w:pPr>
              <w:pStyle w:val="NoSpacing"/>
              <w:spacing w:line="240" w:lineRule="atLeast"/>
            </w:pPr>
            <w:r w:rsidRPr="00442914">
              <w:t>All</w:t>
            </w:r>
          </w:p>
        </w:tc>
        <w:tc>
          <w:tcPr>
            <w:tcW w:w="9000" w:type="dxa"/>
          </w:tcPr>
          <w:p w14:paraId="18CA0450" w14:textId="1A6BBE8C" w:rsidR="006F4D36" w:rsidRPr="00994706" w:rsidRDefault="006F4D36" w:rsidP="00CC09C5">
            <w:pPr>
              <w:pStyle w:val="NoSpacing"/>
              <w:spacing w:line="240" w:lineRule="atLeast"/>
            </w:pPr>
            <w:r w:rsidRPr="00442914">
              <w:t>Initial Draft</w:t>
            </w:r>
          </w:p>
        </w:tc>
      </w:tr>
      <w:tr w:rsidR="006F4D36" w14:paraId="6E313D96" w14:textId="77777777" w:rsidTr="006F4D36">
        <w:tc>
          <w:tcPr>
            <w:tcW w:w="10597" w:type="dxa"/>
            <w:gridSpan w:val="2"/>
          </w:tcPr>
          <w:p w14:paraId="6AC3A22B" w14:textId="77777777" w:rsidR="006F4D36" w:rsidRPr="006F4D36" w:rsidRDefault="006F4D36" w:rsidP="00CC09C5">
            <w:pPr>
              <w:spacing w:line="240" w:lineRule="atLeast"/>
              <w:rPr>
                <w:b/>
                <w:bCs/>
              </w:rPr>
            </w:pPr>
          </w:p>
        </w:tc>
      </w:tr>
      <w:tr w:rsidR="006F4D36" w14:paraId="0FD0D50C" w14:textId="77777777" w:rsidTr="006F4D36">
        <w:tc>
          <w:tcPr>
            <w:tcW w:w="10597" w:type="dxa"/>
            <w:gridSpan w:val="2"/>
          </w:tcPr>
          <w:p w14:paraId="71F2EF3C" w14:textId="445DA8B2" w:rsidR="006F4D36" w:rsidRPr="006F4D36" w:rsidRDefault="006F4D36" w:rsidP="00CC09C5">
            <w:pPr>
              <w:spacing w:line="240" w:lineRule="atLeast"/>
              <w:rPr>
                <w:b/>
                <w:bCs/>
                <w:szCs w:val="20"/>
              </w:rPr>
            </w:pPr>
            <w:r w:rsidRPr="006F4D36">
              <w:rPr>
                <w:b/>
                <w:bCs/>
              </w:rPr>
              <w:t xml:space="preserve">1.1 </w:t>
            </w:r>
            <w:proofErr w:type="gramStart"/>
            <w:r w:rsidRPr="006F4D36">
              <w:rPr>
                <w:b/>
                <w:bCs/>
              </w:rPr>
              <w:t>Draft</w:t>
            </w:r>
            <w:r w:rsidRPr="006F4D36">
              <w:t xml:space="preserve">  (</w:t>
            </w:r>
            <w:proofErr w:type="gramEnd"/>
            <w:r w:rsidRPr="006F4D36">
              <w:t>Released 12/13/21)</w:t>
            </w:r>
          </w:p>
        </w:tc>
      </w:tr>
      <w:tr w:rsidR="006F4D36" w14:paraId="3530C813" w14:textId="19143D44" w:rsidTr="006F4D36">
        <w:tc>
          <w:tcPr>
            <w:tcW w:w="1597" w:type="dxa"/>
          </w:tcPr>
          <w:p w14:paraId="11E23516" w14:textId="5E0F1D99" w:rsidR="006F4D36" w:rsidRPr="00A614D8" w:rsidRDefault="006F4D36" w:rsidP="00CC09C5">
            <w:pPr>
              <w:spacing w:line="240" w:lineRule="atLeast"/>
            </w:pPr>
            <w:r w:rsidRPr="00A614D8">
              <w:t>All</w:t>
            </w:r>
          </w:p>
        </w:tc>
        <w:tc>
          <w:tcPr>
            <w:tcW w:w="9000" w:type="dxa"/>
          </w:tcPr>
          <w:p w14:paraId="387F2921" w14:textId="4AE682BD" w:rsidR="006F4D36" w:rsidRPr="00A614D8" w:rsidRDefault="006F4D36" w:rsidP="00CC09C5">
            <w:pPr>
              <w:spacing w:line="240" w:lineRule="atLeast"/>
              <w:rPr>
                <w:szCs w:val="20"/>
              </w:rPr>
            </w:pPr>
            <w:r w:rsidRPr="00A614D8">
              <w:rPr>
                <w:szCs w:val="20"/>
              </w:rPr>
              <w:t>Major draft revision</w:t>
            </w:r>
          </w:p>
        </w:tc>
      </w:tr>
      <w:tr w:rsidR="006F4D36" w14:paraId="6378DD29" w14:textId="77777777" w:rsidTr="006F4D36">
        <w:tc>
          <w:tcPr>
            <w:tcW w:w="10597" w:type="dxa"/>
            <w:gridSpan w:val="2"/>
          </w:tcPr>
          <w:p w14:paraId="2C9822B9" w14:textId="77777777" w:rsidR="006F4D36" w:rsidRDefault="006F4D36" w:rsidP="00CC09C5">
            <w:pPr>
              <w:pStyle w:val="NoSpacing"/>
              <w:spacing w:line="240" w:lineRule="atLeast"/>
            </w:pPr>
          </w:p>
        </w:tc>
      </w:tr>
      <w:tr w:rsidR="006F4D36" w14:paraId="7EF97C5D" w14:textId="77777777" w:rsidTr="006F4D36">
        <w:tc>
          <w:tcPr>
            <w:tcW w:w="10597" w:type="dxa"/>
            <w:gridSpan w:val="2"/>
          </w:tcPr>
          <w:p w14:paraId="13E623D6" w14:textId="763D72C8" w:rsidR="006F4D36" w:rsidRPr="00A614D8" w:rsidRDefault="006F4D36" w:rsidP="00CC09C5">
            <w:pPr>
              <w:pStyle w:val="NoSpacing"/>
              <w:spacing w:line="240" w:lineRule="atLeast"/>
              <w:rPr>
                <w:szCs w:val="20"/>
              </w:rPr>
            </w:pPr>
            <w:r w:rsidRPr="006F4D36">
              <w:rPr>
                <w:b/>
                <w:bCs/>
              </w:rPr>
              <w:t xml:space="preserve">1.2 </w:t>
            </w:r>
            <w:proofErr w:type="gramStart"/>
            <w:r w:rsidRPr="006F4D36">
              <w:rPr>
                <w:b/>
                <w:bCs/>
              </w:rPr>
              <w:t>Draft</w:t>
            </w:r>
            <w:r w:rsidRPr="006F4D36">
              <w:t xml:space="preserve">  (</w:t>
            </w:r>
            <w:proofErr w:type="gramEnd"/>
            <w:r w:rsidRPr="006F4D36">
              <w:t xml:space="preserve">Released </w:t>
            </w:r>
            <w:r>
              <w:t>01/21/22</w:t>
            </w:r>
            <w:r w:rsidRPr="006F4D36">
              <w:t>)</w:t>
            </w:r>
          </w:p>
        </w:tc>
      </w:tr>
      <w:tr w:rsidR="0036436D" w14:paraId="69DA049B" w14:textId="77777777" w:rsidTr="008516BB">
        <w:tc>
          <w:tcPr>
            <w:tcW w:w="10597" w:type="dxa"/>
            <w:gridSpan w:val="2"/>
          </w:tcPr>
          <w:p w14:paraId="4FF44A7A" w14:textId="5243A165" w:rsidR="0036436D" w:rsidRPr="00A614D8" w:rsidRDefault="007D0DF2" w:rsidP="00CC09C5">
            <w:pPr>
              <w:pStyle w:val="NoSpacing"/>
              <w:spacing w:line="240" w:lineRule="atLeast"/>
              <w:rPr>
                <w:szCs w:val="20"/>
              </w:rPr>
            </w:pPr>
            <w:r>
              <w:rPr>
                <w:szCs w:val="20"/>
              </w:rPr>
              <w:t>Spec u</w:t>
            </w:r>
            <w:r w:rsidR="0036436D" w:rsidRPr="00A614D8">
              <w:rPr>
                <w:szCs w:val="20"/>
              </w:rPr>
              <w:t>pdate</w:t>
            </w:r>
            <w:r w:rsidR="0036436D">
              <w:rPr>
                <w:szCs w:val="20"/>
              </w:rPr>
              <w:t>s</w:t>
            </w:r>
            <w:r w:rsidR="0036436D" w:rsidRPr="00A614D8">
              <w:rPr>
                <w:szCs w:val="20"/>
              </w:rPr>
              <w:t xml:space="preserve"> per latest updates to summary Excel file:</w:t>
            </w:r>
          </w:p>
        </w:tc>
      </w:tr>
      <w:tr w:rsidR="007D0DF2" w14:paraId="19DB1A28" w14:textId="77777777" w:rsidTr="008516BB">
        <w:tc>
          <w:tcPr>
            <w:tcW w:w="10597" w:type="dxa"/>
            <w:gridSpan w:val="2"/>
          </w:tcPr>
          <w:p w14:paraId="364540FE" w14:textId="3F3DE1F6" w:rsidR="007D0DF2" w:rsidRPr="00A614D8" w:rsidRDefault="007D0DF2" w:rsidP="00CC09C5">
            <w:pPr>
              <w:pStyle w:val="NoSpacing"/>
              <w:spacing w:line="240" w:lineRule="atLeast"/>
              <w:ind w:left="360"/>
              <w:rPr>
                <w:szCs w:val="20"/>
              </w:rPr>
            </w:pPr>
            <w:r>
              <w:t>Reorder/ Shift VINs</w:t>
            </w:r>
          </w:p>
        </w:tc>
      </w:tr>
      <w:tr w:rsidR="006F4D36" w14:paraId="61CC98FF" w14:textId="01599F26" w:rsidTr="006F4D36">
        <w:tc>
          <w:tcPr>
            <w:tcW w:w="1597" w:type="dxa"/>
          </w:tcPr>
          <w:p w14:paraId="66A4ABD7" w14:textId="5D0FB7E9" w:rsidR="006F4D36" w:rsidRPr="00A614D8" w:rsidRDefault="0069152D" w:rsidP="00CC09C5">
            <w:pPr>
              <w:spacing w:line="240" w:lineRule="atLeast"/>
            </w:pPr>
            <w:r w:rsidRPr="00537DED">
              <w:fldChar w:fldCharType="begin"/>
            </w:r>
            <w:r w:rsidRPr="00537DED">
              <w:instrText xml:space="preserve"> REF _Ref94783579 \r \h  \* MERGEFORMAT </w:instrText>
            </w:r>
            <w:r w:rsidRPr="00537DED">
              <w:fldChar w:fldCharType="separate"/>
            </w:r>
            <w:r w:rsidR="00FB5E80">
              <w:t>9</w:t>
            </w:r>
            <w:r w:rsidRPr="00537DED">
              <w:fldChar w:fldCharType="end"/>
            </w:r>
            <w:r>
              <w:t xml:space="preserve"> (</w:t>
            </w:r>
            <w:r w:rsidRPr="00FE5F6A">
              <w:rPr>
                <w:rFonts w:cs="Arial"/>
                <w:color w:val="000000"/>
                <w:szCs w:val="20"/>
              </w:rPr>
              <w:fldChar w:fldCharType="begin"/>
            </w:r>
            <w:r w:rsidRPr="00FE5F6A">
              <w:rPr>
                <w:rFonts w:cs="Arial"/>
                <w:color w:val="000000"/>
                <w:szCs w:val="20"/>
              </w:rPr>
              <w:instrText xml:space="preserve"> REF _Ref70623293 \h  \* MERGEFORMAT </w:instrText>
            </w:r>
            <w:r w:rsidRPr="00FE5F6A">
              <w:rPr>
                <w:rFonts w:cs="Arial"/>
                <w:color w:val="000000"/>
                <w:szCs w:val="20"/>
              </w:rPr>
            </w:r>
            <w:r w:rsidRPr="00FE5F6A">
              <w:rPr>
                <w:rFonts w:cs="Arial"/>
                <w:color w:val="000000"/>
                <w:szCs w:val="20"/>
              </w:rPr>
              <w:fldChar w:fldCharType="end"/>
            </w:r>
            <w:r w:rsidRPr="00537DED">
              <w:fldChar w:fldCharType="begin"/>
            </w:r>
            <w:r w:rsidRPr="00537DED">
              <w:instrText xml:space="preserve"> REF _Ref94783628 \h  \* MERGEFORMAT </w:instrText>
            </w:r>
            <w:r w:rsidRPr="00537DED">
              <w:fldChar w:fldCharType="separate"/>
            </w:r>
            <w:r w:rsidR="00FB5E80" w:rsidRPr="00FB5E80">
              <w:t xml:space="preserve">Table </w:t>
            </w:r>
            <w:r w:rsidR="00FB5E80" w:rsidRPr="00FB5E80">
              <w:rPr>
                <w:noProof/>
              </w:rPr>
              <w:t>9</w:t>
            </w:r>
            <w:r w:rsidR="00FB5E80" w:rsidRPr="00FB5E80">
              <w:rPr>
                <w:noProof/>
              </w:rPr>
              <w:noBreakHyphen/>
              <w:t>1</w:t>
            </w:r>
            <w:r w:rsidRPr="00537DED">
              <w:fldChar w:fldCharType="end"/>
            </w:r>
            <w:r w:rsidR="004D75C6">
              <w:fldChar w:fldCharType="begin"/>
            </w:r>
            <w:r w:rsidR="004D75C6">
              <w:instrText xml:space="preserve"> REF _Ref70623293 \h  \* MERGEFORMAT </w:instrText>
            </w:r>
            <w:r w:rsidR="004D75C6">
              <w:fldChar w:fldCharType="end"/>
            </w:r>
            <w:r>
              <w:t>)</w:t>
            </w:r>
          </w:p>
        </w:tc>
        <w:tc>
          <w:tcPr>
            <w:tcW w:w="9000" w:type="dxa"/>
          </w:tcPr>
          <w:p w14:paraId="65787FCA" w14:textId="7B91E9A4" w:rsidR="006F4D36" w:rsidRPr="00A614D8" w:rsidRDefault="006F4D36" w:rsidP="00CC09C5">
            <w:pPr>
              <w:pStyle w:val="NoSpacing"/>
              <w:spacing w:line="240" w:lineRule="atLeast"/>
              <w:rPr>
                <w:szCs w:val="20"/>
              </w:rPr>
            </w:pPr>
            <w:r w:rsidRPr="00A614D8">
              <w:rPr>
                <w:szCs w:val="20"/>
              </w:rPr>
              <w:t>Update table per latest updates to summary Excel file:</w:t>
            </w:r>
          </w:p>
          <w:p w14:paraId="5ACB4CEF" w14:textId="4A19DBF8" w:rsidR="006F4D36" w:rsidRPr="00A614D8" w:rsidRDefault="006F4D36" w:rsidP="00CC09C5">
            <w:pPr>
              <w:pStyle w:val="NoSpacing"/>
              <w:spacing w:line="240" w:lineRule="atLeast"/>
              <w:rPr>
                <w:szCs w:val="20"/>
              </w:rPr>
            </w:pPr>
            <w:r w:rsidRPr="00A614D8">
              <w:rPr>
                <w:szCs w:val="20"/>
              </w:rPr>
              <w:t>-  Reorder/ shift most VINs (moving VINs to new VIN IDs) to PT NVH-preferred ordering and to add reserved space for future expansion)</w:t>
            </w:r>
          </w:p>
          <w:p w14:paraId="663B2535" w14:textId="1FFA1221" w:rsidR="006F4D36" w:rsidRPr="00A614D8" w:rsidRDefault="006F4D36" w:rsidP="00CC09C5">
            <w:pPr>
              <w:pStyle w:val="NoSpacing"/>
              <w:spacing w:line="240" w:lineRule="atLeast"/>
              <w:rPr>
                <w:szCs w:val="20"/>
              </w:rPr>
            </w:pPr>
            <w:r w:rsidRPr="00A614D8">
              <w:rPr>
                <w:szCs w:val="20"/>
              </w:rPr>
              <w:t xml:space="preserve">-  Add VIN for "Trans Gear Pos" VIN (associated w/ CAN signal </w:t>
            </w:r>
            <w:proofErr w:type="spellStart"/>
            <w:r w:rsidRPr="00A614D8">
              <w:rPr>
                <w:szCs w:val="20"/>
              </w:rPr>
              <w:t>GearPos_D_Actl</w:t>
            </w:r>
            <w:proofErr w:type="spellEnd"/>
            <w:r w:rsidRPr="00A614D8">
              <w:rPr>
                <w:szCs w:val="20"/>
              </w:rPr>
              <w:t>)</w:t>
            </w:r>
          </w:p>
        </w:tc>
      </w:tr>
      <w:tr w:rsidR="0036436D" w14:paraId="69B22C94" w14:textId="77777777" w:rsidTr="006F4D36">
        <w:tc>
          <w:tcPr>
            <w:tcW w:w="1597" w:type="dxa"/>
          </w:tcPr>
          <w:p w14:paraId="76C71964" w14:textId="02B7CEE3" w:rsidR="0036436D" w:rsidRDefault="0036436D" w:rsidP="00CC09C5">
            <w:pPr>
              <w:spacing w:line="240" w:lineRule="atLeast"/>
            </w:pPr>
            <w:r>
              <w:fldChar w:fldCharType="begin"/>
            </w:r>
            <w:r>
              <w:instrText xml:space="preserve"> REF _Ref90105453 \r \h </w:instrText>
            </w:r>
            <w:r>
              <w:fldChar w:fldCharType="separate"/>
            </w:r>
            <w:r w:rsidR="00FB5E80">
              <w:t>10.3</w:t>
            </w:r>
            <w:r>
              <w:fldChar w:fldCharType="end"/>
            </w:r>
          </w:p>
          <w:p w14:paraId="568785C2" w14:textId="724FA17F" w:rsidR="0036436D" w:rsidRPr="00A614D8" w:rsidRDefault="0036436D" w:rsidP="00CC09C5">
            <w:pPr>
              <w:pStyle w:val="NoSpacing"/>
              <w:spacing w:line="240" w:lineRule="atLeast"/>
            </w:pPr>
            <w:r>
              <w:fldChar w:fldCharType="begin"/>
            </w:r>
            <w:r>
              <w:instrText xml:space="preserve"> REF _Ref90105326 \r \h </w:instrText>
            </w:r>
            <w:r>
              <w:fldChar w:fldCharType="separate"/>
            </w:r>
            <w:r w:rsidR="00FB5E80">
              <w:t>10.4</w:t>
            </w:r>
            <w:r>
              <w:fldChar w:fldCharType="end"/>
            </w:r>
          </w:p>
        </w:tc>
        <w:tc>
          <w:tcPr>
            <w:tcW w:w="9000" w:type="dxa"/>
          </w:tcPr>
          <w:p w14:paraId="282334ED" w14:textId="581EFE5F" w:rsidR="0036436D" w:rsidRPr="00A614D8" w:rsidRDefault="0036436D" w:rsidP="00CC09C5">
            <w:pPr>
              <w:spacing w:line="240" w:lineRule="atLeast"/>
              <w:rPr>
                <w:szCs w:val="20"/>
              </w:rPr>
            </w:pPr>
            <w:r>
              <w:rPr>
                <w:szCs w:val="20"/>
              </w:rPr>
              <w:t xml:space="preserve">Reorder CAN signals to match order shown in </w:t>
            </w:r>
            <w:r w:rsidRPr="00A614D8">
              <w:fldChar w:fldCharType="begin"/>
            </w:r>
            <w:r w:rsidRPr="00A614D8">
              <w:instrText xml:space="preserve"> REF _Ref70623293 \h  \* MERGEFORMAT </w:instrText>
            </w:r>
            <w:r w:rsidRPr="00A614D8">
              <w:fldChar w:fldCharType="separate"/>
            </w:r>
            <w:r w:rsidR="00FB5E80">
              <w:rPr>
                <w:b/>
                <w:bCs/>
              </w:rPr>
              <w:t>Error! Reference source not found.</w:t>
            </w:r>
            <w:r w:rsidRPr="00A614D8">
              <w:fldChar w:fldCharType="end"/>
            </w:r>
          </w:p>
        </w:tc>
      </w:tr>
      <w:tr w:rsidR="0036436D" w14:paraId="0411837A" w14:textId="77777777" w:rsidTr="006F4D36">
        <w:tc>
          <w:tcPr>
            <w:tcW w:w="1597" w:type="dxa"/>
          </w:tcPr>
          <w:p w14:paraId="30A68A68" w14:textId="0F8EDDA9" w:rsidR="0036436D" w:rsidRDefault="0036436D" w:rsidP="00CC09C5">
            <w:pPr>
              <w:spacing w:line="240" w:lineRule="atLeast"/>
            </w:pPr>
            <w:r>
              <w:fldChar w:fldCharType="begin"/>
            </w:r>
            <w:r>
              <w:instrText xml:space="preserve"> REF _Ref89764121 \r \h </w:instrText>
            </w:r>
            <w:r>
              <w:fldChar w:fldCharType="separate"/>
            </w:r>
            <w:r w:rsidR="00FB5E80">
              <w:t>12.4</w:t>
            </w:r>
            <w:r>
              <w:fldChar w:fldCharType="end"/>
            </w:r>
          </w:p>
          <w:p w14:paraId="17CAF448" w14:textId="3105E660" w:rsidR="0036436D" w:rsidRPr="00A614D8" w:rsidRDefault="0036436D" w:rsidP="00CC09C5">
            <w:pPr>
              <w:pStyle w:val="NoSpacing"/>
              <w:spacing w:line="240" w:lineRule="atLeast"/>
            </w:pPr>
            <w:r>
              <w:fldChar w:fldCharType="begin"/>
            </w:r>
            <w:r>
              <w:instrText xml:space="preserve"> REF _Ref93430613 \r \h </w:instrText>
            </w:r>
            <w:r>
              <w:fldChar w:fldCharType="separate"/>
            </w:r>
            <w:r w:rsidR="00FB5E80">
              <w:t>12.5</w:t>
            </w:r>
            <w:r>
              <w:fldChar w:fldCharType="end"/>
            </w:r>
          </w:p>
        </w:tc>
        <w:tc>
          <w:tcPr>
            <w:tcW w:w="9000" w:type="dxa"/>
          </w:tcPr>
          <w:p w14:paraId="600A3EA1" w14:textId="040D1C34" w:rsidR="0036436D" w:rsidRPr="00A614D8" w:rsidRDefault="0036436D" w:rsidP="00CC09C5">
            <w:pPr>
              <w:spacing w:line="240" w:lineRule="atLeast"/>
              <w:rPr>
                <w:szCs w:val="20"/>
              </w:rPr>
            </w:pPr>
            <w:r>
              <w:rPr>
                <w:szCs w:val="20"/>
              </w:rPr>
              <w:t xml:space="preserve">Reorder VINs to match order shown in </w:t>
            </w:r>
            <w:r w:rsidRPr="00A614D8">
              <w:fldChar w:fldCharType="begin"/>
            </w:r>
            <w:r w:rsidRPr="00A614D8">
              <w:instrText xml:space="preserve"> REF _Ref70623293 \h  \* MERGEFORMAT </w:instrText>
            </w:r>
            <w:r w:rsidRPr="00A614D8">
              <w:fldChar w:fldCharType="separate"/>
            </w:r>
            <w:r w:rsidR="00FB5E80">
              <w:rPr>
                <w:b/>
                <w:bCs/>
              </w:rPr>
              <w:t>Error! Reference source not found.</w:t>
            </w:r>
            <w:r w:rsidRPr="00A614D8">
              <w:fldChar w:fldCharType="end"/>
            </w:r>
          </w:p>
        </w:tc>
      </w:tr>
      <w:tr w:rsidR="007D0DF2" w14:paraId="35ACCC08" w14:textId="77777777" w:rsidTr="008516BB">
        <w:tc>
          <w:tcPr>
            <w:tcW w:w="10597" w:type="dxa"/>
            <w:gridSpan w:val="2"/>
          </w:tcPr>
          <w:p w14:paraId="2D807F9F" w14:textId="780FDFF3" w:rsidR="007D0DF2" w:rsidRPr="00A614D8" w:rsidRDefault="007D0DF2" w:rsidP="00CC09C5">
            <w:pPr>
              <w:spacing w:line="240" w:lineRule="atLeast"/>
              <w:ind w:left="360"/>
              <w:rPr>
                <w:szCs w:val="20"/>
              </w:rPr>
            </w:pPr>
            <w:r>
              <w:t>Renamed VINs</w:t>
            </w:r>
          </w:p>
        </w:tc>
      </w:tr>
      <w:tr w:rsidR="0036436D" w14:paraId="44B0CC7A" w14:textId="77777777" w:rsidTr="006F4D36">
        <w:tc>
          <w:tcPr>
            <w:tcW w:w="1597" w:type="dxa"/>
          </w:tcPr>
          <w:p w14:paraId="1BC1A7FE" w14:textId="48DD9461" w:rsidR="0036436D" w:rsidRDefault="0069152D" w:rsidP="00CC09C5">
            <w:pPr>
              <w:pStyle w:val="NoSpacing"/>
              <w:spacing w:line="240" w:lineRule="atLeast"/>
            </w:pPr>
            <w:r w:rsidRPr="00537DED">
              <w:fldChar w:fldCharType="begin"/>
            </w:r>
            <w:r w:rsidRPr="00537DED">
              <w:instrText xml:space="preserve"> REF _Ref94783579 \r \h  \* MERGEFORMAT </w:instrText>
            </w:r>
            <w:r w:rsidRPr="00537DED">
              <w:fldChar w:fldCharType="separate"/>
            </w:r>
            <w:r w:rsidR="00FB5E80">
              <w:t>9</w:t>
            </w:r>
            <w:r w:rsidRPr="00537DED">
              <w:fldChar w:fldCharType="end"/>
            </w:r>
            <w:r>
              <w:t xml:space="preserve"> (</w:t>
            </w:r>
            <w:r w:rsidRPr="00FE5F6A">
              <w:rPr>
                <w:rFonts w:cs="Arial"/>
                <w:color w:val="000000"/>
                <w:szCs w:val="20"/>
              </w:rPr>
              <w:fldChar w:fldCharType="begin"/>
            </w:r>
            <w:r w:rsidRPr="00FE5F6A">
              <w:rPr>
                <w:rFonts w:cs="Arial"/>
                <w:color w:val="000000"/>
                <w:szCs w:val="20"/>
              </w:rPr>
              <w:instrText xml:space="preserve"> REF _Ref70623293 \h  \* MERGEFORMAT </w:instrText>
            </w:r>
            <w:r w:rsidRPr="00FE5F6A">
              <w:rPr>
                <w:rFonts w:cs="Arial"/>
                <w:color w:val="000000"/>
                <w:szCs w:val="20"/>
              </w:rPr>
            </w:r>
            <w:r w:rsidRPr="00FE5F6A">
              <w:rPr>
                <w:rFonts w:cs="Arial"/>
                <w:color w:val="000000"/>
                <w:szCs w:val="20"/>
              </w:rPr>
              <w:fldChar w:fldCharType="end"/>
            </w:r>
            <w:r w:rsidRPr="00537DED">
              <w:fldChar w:fldCharType="begin"/>
            </w:r>
            <w:r w:rsidRPr="00537DED">
              <w:instrText xml:space="preserve"> REF _Ref94783628 \h  \* MERGEFORMAT </w:instrText>
            </w:r>
            <w:r w:rsidRPr="00537DED">
              <w:fldChar w:fldCharType="separate"/>
            </w:r>
            <w:r w:rsidR="00FB5E80" w:rsidRPr="00FB5E80">
              <w:t xml:space="preserve">Table </w:t>
            </w:r>
            <w:r w:rsidR="00FB5E80" w:rsidRPr="00FB5E80">
              <w:rPr>
                <w:noProof/>
              </w:rPr>
              <w:t>9</w:t>
            </w:r>
            <w:r w:rsidR="00FB5E80" w:rsidRPr="00FB5E80">
              <w:rPr>
                <w:noProof/>
              </w:rPr>
              <w:noBreakHyphen/>
              <w:t>1</w:t>
            </w:r>
            <w:r w:rsidRPr="00537DED">
              <w:fldChar w:fldCharType="end"/>
            </w:r>
            <w:r w:rsidR="004D75C6">
              <w:fldChar w:fldCharType="begin"/>
            </w:r>
            <w:r w:rsidR="004D75C6">
              <w:instrText xml:space="preserve"> REF _Ref70623293 \h  \* MERGEFORMAT </w:instrText>
            </w:r>
            <w:r w:rsidR="004D75C6">
              <w:fldChar w:fldCharType="end"/>
            </w:r>
            <w:r>
              <w:t>)</w:t>
            </w:r>
          </w:p>
          <w:p w14:paraId="2B5DA68A" w14:textId="575A5DAD" w:rsidR="0036436D" w:rsidRDefault="0036436D" w:rsidP="00CC09C5">
            <w:pPr>
              <w:pStyle w:val="NoSpacing"/>
              <w:spacing w:line="240" w:lineRule="atLeast"/>
            </w:pPr>
            <w:r>
              <w:fldChar w:fldCharType="begin"/>
            </w:r>
            <w:r>
              <w:instrText xml:space="preserve"> REF _Ref90199858 \r \h </w:instrText>
            </w:r>
            <w:r>
              <w:fldChar w:fldCharType="separate"/>
            </w:r>
            <w:r w:rsidR="00FB5E80">
              <w:t>12.5.6</w:t>
            </w:r>
            <w:r>
              <w:fldChar w:fldCharType="end"/>
            </w:r>
          </w:p>
          <w:p w14:paraId="36C2D5A4" w14:textId="03BA2321" w:rsidR="0036436D" w:rsidRPr="00A614D8" w:rsidRDefault="0036436D" w:rsidP="00CC09C5">
            <w:pPr>
              <w:pStyle w:val="NoSpacing"/>
              <w:spacing w:line="240" w:lineRule="atLeast"/>
            </w:pPr>
            <w:r>
              <w:fldChar w:fldCharType="begin"/>
            </w:r>
            <w:r>
              <w:instrText xml:space="preserve"> REF _Ref90332476 \r \h </w:instrText>
            </w:r>
            <w:r>
              <w:fldChar w:fldCharType="separate"/>
            </w:r>
            <w:r w:rsidR="00FB5E80">
              <w:rPr>
                <w:b/>
                <w:bCs/>
              </w:rPr>
              <w:t>Error! Reference source not found.</w:t>
            </w:r>
            <w:r>
              <w:fldChar w:fldCharType="end"/>
            </w:r>
          </w:p>
        </w:tc>
        <w:tc>
          <w:tcPr>
            <w:tcW w:w="9000" w:type="dxa"/>
          </w:tcPr>
          <w:p w14:paraId="6B8ABE3B" w14:textId="1618BF9C" w:rsidR="0036436D" w:rsidRPr="00A614D8" w:rsidRDefault="0036436D" w:rsidP="00CC09C5">
            <w:pPr>
              <w:spacing w:line="240" w:lineRule="atLeast"/>
              <w:rPr>
                <w:szCs w:val="20"/>
              </w:rPr>
            </w:pPr>
            <w:r w:rsidRPr="00A614D8">
              <w:rPr>
                <w:szCs w:val="20"/>
              </w:rPr>
              <w:t xml:space="preserve">Rename "Gear Position" VIN (associated w/ CAN signal </w:t>
            </w:r>
            <w:proofErr w:type="spellStart"/>
            <w:r w:rsidRPr="00A614D8">
              <w:rPr>
                <w:rFonts w:eastAsia="Times New Roman" w:cs="Arial"/>
                <w:color w:val="000000"/>
                <w:szCs w:val="20"/>
              </w:rPr>
              <w:t>GearLvrPos_D_Actl</w:t>
            </w:r>
            <w:proofErr w:type="spellEnd"/>
            <w:r w:rsidRPr="00A614D8">
              <w:rPr>
                <w:rFonts w:eastAsia="Times New Roman" w:cs="Arial"/>
                <w:color w:val="000000"/>
                <w:szCs w:val="20"/>
              </w:rPr>
              <w:t>)</w:t>
            </w:r>
            <w:r w:rsidRPr="00A614D8">
              <w:rPr>
                <w:szCs w:val="20"/>
              </w:rPr>
              <w:t xml:space="preserve"> to "</w:t>
            </w:r>
            <w:proofErr w:type="gramStart"/>
            <w:r w:rsidRPr="00A614D8">
              <w:rPr>
                <w:szCs w:val="20"/>
              </w:rPr>
              <w:t>Gear  Lever</w:t>
            </w:r>
            <w:proofErr w:type="gramEnd"/>
            <w:r w:rsidRPr="00A614D8">
              <w:rPr>
                <w:szCs w:val="20"/>
              </w:rPr>
              <w:t xml:space="preserve"> Pos"</w:t>
            </w:r>
          </w:p>
        </w:tc>
      </w:tr>
      <w:tr w:rsidR="0036436D" w14:paraId="4F1221CB" w14:textId="77777777" w:rsidTr="006F4D36">
        <w:tc>
          <w:tcPr>
            <w:tcW w:w="1597" w:type="dxa"/>
          </w:tcPr>
          <w:p w14:paraId="09F3E5EA" w14:textId="3E760A7B" w:rsidR="0036436D" w:rsidRDefault="0069152D" w:rsidP="00CC09C5">
            <w:pPr>
              <w:spacing w:line="240" w:lineRule="atLeast"/>
            </w:pPr>
            <w:r w:rsidRPr="00537DED">
              <w:fldChar w:fldCharType="begin"/>
            </w:r>
            <w:r w:rsidRPr="00537DED">
              <w:instrText xml:space="preserve"> REF _Ref94783579 \r \h  \* MERGEFORMAT </w:instrText>
            </w:r>
            <w:r w:rsidRPr="00537DED">
              <w:fldChar w:fldCharType="separate"/>
            </w:r>
            <w:r w:rsidR="00FB5E80">
              <w:t>9</w:t>
            </w:r>
            <w:r w:rsidRPr="00537DED">
              <w:fldChar w:fldCharType="end"/>
            </w:r>
            <w:r>
              <w:t xml:space="preserve"> (</w:t>
            </w:r>
            <w:r w:rsidRPr="00FE5F6A">
              <w:rPr>
                <w:rFonts w:cs="Arial"/>
                <w:color w:val="000000"/>
                <w:szCs w:val="20"/>
              </w:rPr>
              <w:fldChar w:fldCharType="begin"/>
            </w:r>
            <w:r w:rsidRPr="00FE5F6A">
              <w:rPr>
                <w:rFonts w:cs="Arial"/>
                <w:color w:val="000000"/>
                <w:szCs w:val="20"/>
              </w:rPr>
              <w:instrText xml:space="preserve"> REF _Ref70623293 \h  \* MERGEFORMAT </w:instrText>
            </w:r>
            <w:r w:rsidRPr="00FE5F6A">
              <w:rPr>
                <w:rFonts w:cs="Arial"/>
                <w:color w:val="000000"/>
                <w:szCs w:val="20"/>
              </w:rPr>
            </w:r>
            <w:r w:rsidRPr="00FE5F6A">
              <w:rPr>
                <w:rFonts w:cs="Arial"/>
                <w:color w:val="000000"/>
                <w:szCs w:val="20"/>
              </w:rPr>
              <w:fldChar w:fldCharType="end"/>
            </w:r>
            <w:r w:rsidRPr="00537DED">
              <w:fldChar w:fldCharType="begin"/>
            </w:r>
            <w:r w:rsidRPr="00537DED">
              <w:instrText xml:space="preserve"> REF _Ref94783628 \h  \* MERGEFORMAT </w:instrText>
            </w:r>
            <w:r w:rsidRPr="00537DED">
              <w:fldChar w:fldCharType="separate"/>
            </w:r>
            <w:r w:rsidR="00FB5E80" w:rsidRPr="00FB5E80">
              <w:t xml:space="preserve">Table </w:t>
            </w:r>
            <w:r w:rsidR="00FB5E80" w:rsidRPr="00FB5E80">
              <w:rPr>
                <w:noProof/>
              </w:rPr>
              <w:t>9</w:t>
            </w:r>
            <w:r w:rsidR="00FB5E80" w:rsidRPr="00FB5E80">
              <w:rPr>
                <w:noProof/>
              </w:rPr>
              <w:noBreakHyphen/>
              <w:t>1</w:t>
            </w:r>
            <w:r w:rsidRPr="00537DED">
              <w:fldChar w:fldCharType="end"/>
            </w:r>
            <w:r w:rsidR="004D75C6">
              <w:fldChar w:fldCharType="begin"/>
            </w:r>
            <w:r w:rsidR="004D75C6">
              <w:instrText xml:space="preserve"> REF _Ref70623293 \h  \* MERGEFORMAT </w:instrText>
            </w:r>
            <w:r w:rsidR="004D75C6">
              <w:fldChar w:fldCharType="end"/>
            </w:r>
            <w:r>
              <w:t>)</w:t>
            </w:r>
          </w:p>
          <w:p w14:paraId="6CC7F841" w14:textId="6416A796" w:rsidR="0036436D" w:rsidRPr="0036436D" w:rsidRDefault="0036436D" w:rsidP="00CC09C5">
            <w:pPr>
              <w:spacing w:line="240" w:lineRule="atLeast"/>
            </w:pPr>
            <w:r w:rsidRPr="0036436D">
              <w:fldChar w:fldCharType="begin"/>
            </w:r>
            <w:r w:rsidRPr="0036436D">
              <w:instrText xml:space="preserve"> REF _Ref93438871 \r \h </w:instrText>
            </w:r>
            <w:r>
              <w:instrText xml:space="preserve"> \* MERGEFORMAT </w:instrText>
            </w:r>
            <w:r w:rsidRPr="0036436D">
              <w:fldChar w:fldCharType="separate"/>
            </w:r>
            <w:r w:rsidR="00FB5E80">
              <w:t>12.5.4</w:t>
            </w:r>
            <w:r w:rsidRPr="0036436D">
              <w:fldChar w:fldCharType="end"/>
            </w:r>
          </w:p>
          <w:p w14:paraId="235E72C5" w14:textId="1E52C7DB" w:rsidR="0036436D" w:rsidRDefault="0036436D" w:rsidP="00CC09C5">
            <w:pPr>
              <w:spacing w:line="240" w:lineRule="atLeast"/>
            </w:pPr>
            <w:r w:rsidRPr="0036436D">
              <w:fldChar w:fldCharType="begin"/>
            </w:r>
            <w:r w:rsidRPr="0036436D">
              <w:instrText xml:space="preserve"> REF _Ref90332206 \r \h </w:instrText>
            </w:r>
            <w:r>
              <w:instrText xml:space="preserve"> \* MERGEFORMAT </w:instrText>
            </w:r>
            <w:r w:rsidRPr="0036436D">
              <w:fldChar w:fldCharType="separate"/>
            </w:r>
            <w:r w:rsidR="00FB5E80">
              <w:t>1.1.1.1.1.3</w:t>
            </w:r>
            <w:r w:rsidRPr="0036436D">
              <w:fldChar w:fldCharType="end"/>
            </w:r>
          </w:p>
        </w:tc>
        <w:tc>
          <w:tcPr>
            <w:tcW w:w="9000" w:type="dxa"/>
          </w:tcPr>
          <w:p w14:paraId="7965BD0A" w14:textId="62C22543" w:rsidR="0036436D" w:rsidRDefault="0036436D" w:rsidP="00CC09C5">
            <w:pPr>
              <w:spacing w:line="240" w:lineRule="atLeast"/>
              <w:rPr>
                <w:szCs w:val="20"/>
              </w:rPr>
            </w:pPr>
            <w:r w:rsidRPr="00A614D8">
              <w:rPr>
                <w:szCs w:val="20"/>
              </w:rPr>
              <w:t>Rename "</w:t>
            </w:r>
            <w:r w:rsidRPr="00A614D8">
              <w:rPr>
                <w:rFonts w:cs="Arial"/>
                <w:szCs w:val="20"/>
              </w:rPr>
              <w:t>Torque Avail"</w:t>
            </w:r>
            <w:r w:rsidRPr="00A614D8">
              <w:rPr>
                <w:szCs w:val="20"/>
              </w:rPr>
              <w:t xml:space="preserve"> VIN to "</w:t>
            </w:r>
            <w:proofErr w:type="spellStart"/>
            <w:r w:rsidRPr="00A614D8">
              <w:rPr>
                <w:rFonts w:cs="Arial"/>
                <w:szCs w:val="20"/>
              </w:rPr>
              <w:t>Trq</w:t>
            </w:r>
            <w:proofErr w:type="spellEnd"/>
            <w:r w:rsidRPr="00A614D8">
              <w:rPr>
                <w:rFonts w:cs="Arial"/>
                <w:szCs w:val="20"/>
              </w:rPr>
              <w:t xml:space="preserve"> Avail (Y/N)"</w:t>
            </w:r>
          </w:p>
        </w:tc>
      </w:tr>
      <w:tr w:rsidR="007D0DF2" w14:paraId="19AA1F30" w14:textId="77777777" w:rsidTr="008516BB">
        <w:tc>
          <w:tcPr>
            <w:tcW w:w="10597" w:type="dxa"/>
            <w:gridSpan w:val="2"/>
          </w:tcPr>
          <w:p w14:paraId="033815D4" w14:textId="5BA0B434" w:rsidR="007D0DF2" w:rsidRDefault="007D0DF2" w:rsidP="00CC09C5">
            <w:pPr>
              <w:spacing w:line="240" w:lineRule="atLeast"/>
              <w:ind w:left="360"/>
              <w:rPr>
                <w:szCs w:val="20"/>
              </w:rPr>
            </w:pPr>
            <w:r>
              <w:t>Add new Transmission Gear Position CAN Signal/ VIN</w:t>
            </w:r>
          </w:p>
        </w:tc>
      </w:tr>
      <w:tr w:rsidR="007D0DF2" w14:paraId="13FE6E04" w14:textId="77777777" w:rsidTr="006F4D36">
        <w:tc>
          <w:tcPr>
            <w:tcW w:w="1597" w:type="dxa"/>
          </w:tcPr>
          <w:p w14:paraId="490F7AF2" w14:textId="20DA1F78" w:rsidR="007D0DF2" w:rsidRDefault="007D0DF2" w:rsidP="00CC09C5">
            <w:pPr>
              <w:spacing w:line="240" w:lineRule="atLeast"/>
            </w:pPr>
            <w:r w:rsidRPr="00A614D8">
              <w:fldChar w:fldCharType="begin"/>
            </w:r>
            <w:r w:rsidRPr="00A614D8">
              <w:instrText xml:space="preserve"> REF _Ref93413809 \r \h  \* MERGEFORMAT </w:instrText>
            </w:r>
            <w:r w:rsidRPr="00A614D8">
              <w:fldChar w:fldCharType="separate"/>
            </w:r>
            <w:r w:rsidR="00FB5E80">
              <w:t>10.4.4</w:t>
            </w:r>
            <w:r w:rsidRPr="00A614D8">
              <w:fldChar w:fldCharType="end"/>
            </w:r>
          </w:p>
        </w:tc>
        <w:tc>
          <w:tcPr>
            <w:tcW w:w="9000" w:type="dxa"/>
          </w:tcPr>
          <w:p w14:paraId="71EC5ED1" w14:textId="4DCB1764" w:rsidR="007D0DF2" w:rsidRDefault="007D0DF2" w:rsidP="00CC09C5">
            <w:pPr>
              <w:spacing w:line="240" w:lineRule="atLeast"/>
              <w:rPr>
                <w:szCs w:val="20"/>
              </w:rPr>
            </w:pPr>
            <w:r w:rsidRPr="00A614D8">
              <w:rPr>
                <w:szCs w:val="20"/>
              </w:rPr>
              <w:t xml:space="preserve">Add new section for new </w:t>
            </w:r>
            <w:r>
              <w:rPr>
                <w:szCs w:val="20"/>
              </w:rPr>
              <w:t>Transmission Gear Position (</w:t>
            </w:r>
            <w:proofErr w:type="spellStart"/>
            <w:r w:rsidRPr="00A614D8">
              <w:rPr>
                <w:szCs w:val="20"/>
              </w:rPr>
              <w:t>GearPos_D_Actl</w:t>
            </w:r>
            <w:proofErr w:type="spellEnd"/>
            <w:r>
              <w:rPr>
                <w:szCs w:val="20"/>
              </w:rPr>
              <w:t>)</w:t>
            </w:r>
            <w:r w:rsidRPr="00A614D8">
              <w:rPr>
                <w:szCs w:val="20"/>
              </w:rPr>
              <w:t xml:space="preserve"> CAN signal and its characteristics</w:t>
            </w:r>
          </w:p>
        </w:tc>
      </w:tr>
      <w:tr w:rsidR="007D0DF2" w14:paraId="755755FE" w14:textId="77777777" w:rsidTr="006F4D36">
        <w:tc>
          <w:tcPr>
            <w:tcW w:w="1597" w:type="dxa"/>
          </w:tcPr>
          <w:p w14:paraId="7C0A6E40" w14:textId="7CA15CAD" w:rsidR="007D0DF2" w:rsidRPr="00551EF4" w:rsidRDefault="007D0DF2" w:rsidP="00CC09C5">
            <w:pPr>
              <w:spacing w:line="240" w:lineRule="atLeast"/>
            </w:pPr>
            <w:r w:rsidRPr="00551EF4">
              <w:fldChar w:fldCharType="begin"/>
            </w:r>
            <w:r w:rsidRPr="00551EF4">
              <w:instrText xml:space="preserve"> REF _Ref93414136 \r \h  \* MERGEFORMAT </w:instrText>
            </w:r>
            <w:r w:rsidRPr="00551EF4">
              <w:fldChar w:fldCharType="separate"/>
            </w:r>
            <w:r w:rsidR="00FB5E80">
              <w:t>12.5.5</w:t>
            </w:r>
            <w:r w:rsidRPr="00551EF4">
              <w:fldChar w:fldCharType="end"/>
            </w:r>
          </w:p>
        </w:tc>
        <w:tc>
          <w:tcPr>
            <w:tcW w:w="9000" w:type="dxa"/>
          </w:tcPr>
          <w:p w14:paraId="37348822" w14:textId="01AA0BA4" w:rsidR="007D0DF2" w:rsidRDefault="007D0DF2" w:rsidP="00CC09C5">
            <w:pPr>
              <w:spacing w:line="240" w:lineRule="atLeast"/>
              <w:rPr>
                <w:szCs w:val="20"/>
              </w:rPr>
            </w:pPr>
            <w:r w:rsidRPr="005706BE">
              <w:rPr>
                <w:szCs w:val="20"/>
              </w:rPr>
              <w:t>Add new section to provide details for how CAN data is written to new Gear Position VIN</w:t>
            </w:r>
          </w:p>
        </w:tc>
      </w:tr>
      <w:tr w:rsidR="007D0DF2" w14:paraId="1B257334" w14:textId="77777777" w:rsidTr="006F4D36">
        <w:tc>
          <w:tcPr>
            <w:tcW w:w="1597" w:type="dxa"/>
          </w:tcPr>
          <w:p w14:paraId="63451176" w14:textId="5E1DE38E" w:rsidR="007D0DF2" w:rsidRPr="00C931AE" w:rsidRDefault="00551EF4" w:rsidP="00CC09C5">
            <w:pPr>
              <w:pStyle w:val="NoSpacing"/>
              <w:spacing w:line="240" w:lineRule="atLeast"/>
            </w:pPr>
            <w:r w:rsidRPr="00C931AE">
              <w:fldChar w:fldCharType="begin"/>
            </w:r>
            <w:r w:rsidRPr="00C931AE">
              <w:instrText xml:space="preserve"> REF _Ref93441204 \r \h  \* MERGEFORMAT </w:instrText>
            </w:r>
            <w:r w:rsidRPr="00C931AE">
              <w:fldChar w:fldCharType="separate"/>
            </w:r>
            <w:r w:rsidR="00FB5E80">
              <w:t>1.1.1.1.1.4</w:t>
            </w:r>
            <w:r w:rsidRPr="00C931AE">
              <w:fldChar w:fldCharType="end"/>
            </w:r>
          </w:p>
        </w:tc>
        <w:tc>
          <w:tcPr>
            <w:tcW w:w="9000" w:type="dxa"/>
          </w:tcPr>
          <w:p w14:paraId="6BBBB541" w14:textId="4C905839" w:rsidR="007D0DF2" w:rsidRPr="00C931AE" w:rsidRDefault="00551EF4" w:rsidP="00CC09C5">
            <w:pPr>
              <w:pStyle w:val="NoSpacing"/>
              <w:spacing w:line="240" w:lineRule="atLeast"/>
            </w:pPr>
            <w:r w:rsidRPr="00C931AE">
              <w:t xml:space="preserve">Add new section to address missing message handling for message 0x176 (message containing </w:t>
            </w:r>
            <w:proofErr w:type="spellStart"/>
            <w:r w:rsidRPr="00C931AE">
              <w:t>GearPos_D_Actl</w:t>
            </w:r>
            <w:proofErr w:type="spellEnd"/>
            <w:r w:rsidRPr="00C931AE">
              <w:t xml:space="preserve">) </w:t>
            </w:r>
          </w:p>
        </w:tc>
      </w:tr>
      <w:tr w:rsidR="00C931AE" w14:paraId="40E89D1E" w14:textId="77777777" w:rsidTr="00C931AE">
        <w:tc>
          <w:tcPr>
            <w:tcW w:w="10597" w:type="dxa"/>
            <w:gridSpan w:val="2"/>
          </w:tcPr>
          <w:p w14:paraId="55809533" w14:textId="5BC1BA0A" w:rsidR="00C931AE" w:rsidRPr="00C931AE" w:rsidRDefault="00C931AE" w:rsidP="00CC09C5">
            <w:pPr>
              <w:pStyle w:val="NoSpacing"/>
              <w:spacing w:line="240" w:lineRule="atLeast"/>
              <w:ind w:left="360"/>
            </w:pPr>
            <w:r w:rsidRPr="00C931AE">
              <w:t xml:space="preserve">Add new </w:t>
            </w:r>
            <w:proofErr w:type="spellStart"/>
            <w:r w:rsidRPr="00C931AE">
              <w:t>GearRvrse_D_Actl</w:t>
            </w:r>
            <w:proofErr w:type="spellEnd"/>
            <w:r w:rsidRPr="00C931AE">
              <w:t xml:space="preserve"> CAN Signal</w:t>
            </w:r>
          </w:p>
        </w:tc>
      </w:tr>
      <w:tr w:rsidR="00C931AE" w14:paraId="13B65C01" w14:textId="1AA438E9" w:rsidTr="006F4D36">
        <w:tc>
          <w:tcPr>
            <w:tcW w:w="1597" w:type="dxa"/>
          </w:tcPr>
          <w:p w14:paraId="75E3A437" w14:textId="5D9F1AED" w:rsidR="00C931AE" w:rsidRPr="00C931AE" w:rsidRDefault="00D74C3C" w:rsidP="00CC09C5">
            <w:pPr>
              <w:pStyle w:val="NoSpacing"/>
              <w:spacing w:line="240" w:lineRule="atLeast"/>
              <w:rPr>
                <w:highlight w:val="yellow"/>
              </w:rPr>
            </w:pPr>
            <w:r w:rsidRPr="006776FE">
              <w:fldChar w:fldCharType="begin"/>
            </w:r>
            <w:r w:rsidRPr="006776FE">
              <w:instrText xml:space="preserve"> REF _Ref93475888 \r \h  \* MERGEFORMAT </w:instrText>
            </w:r>
            <w:r w:rsidRPr="006776FE">
              <w:fldChar w:fldCharType="separate"/>
            </w:r>
            <w:r w:rsidR="00FB5E80">
              <w:t>0</w:t>
            </w:r>
            <w:r w:rsidRPr="006776FE">
              <w:fldChar w:fldCharType="end"/>
            </w:r>
          </w:p>
        </w:tc>
        <w:tc>
          <w:tcPr>
            <w:tcW w:w="9000" w:type="dxa"/>
          </w:tcPr>
          <w:p w14:paraId="2927F4A0" w14:textId="7F80963C" w:rsidR="00C931AE" w:rsidRPr="00C931AE" w:rsidRDefault="00C931AE" w:rsidP="00CC09C5">
            <w:pPr>
              <w:pStyle w:val="NoSpacing"/>
              <w:spacing w:line="240" w:lineRule="atLeast"/>
            </w:pPr>
            <w:r w:rsidRPr="00C931AE">
              <w:t>Add new section for new Reverse Gear</w:t>
            </w:r>
            <w:r w:rsidR="00226842">
              <w:t xml:space="preserve"> Status</w:t>
            </w:r>
            <w:r w:rsidRPr="00C931AE">
              <w:t xml:space="preserve"> (</w:t>
            </w:r>
            <w:proofErr w:type="spellStart"/>
            <w:r w:rsidRPr="00C931AE">
              <w:t>GearRvrse_D_Actl</w:t>
            </w:r>
            <w:proofErr w:type="spellEnd"/>
            <w:r w:rsidRPr="00C931AE">
              <w:t>) CAN signal and its characteristics</w:t>
            </w:r>
          </w:p>
        </w:tc>
      </w:tr>
      <w:tr w:rsidR="002A776F" w14:paraId="129AE0AA" w14:textId="77777777" w:rsidTr="00C931AE">
        <w:tc>
          <w:tcPr>
            <w:tcW w:w="10597" w:type="dxa"/>
            <w:gridSpan w:val="2"/>
          </w:tcPr>
          <w:p w14:paraId="67390C54" w14:textId="0D9A9471" w:rsidR="002A776F" w:rsidRPr="009D6B10" w:rsidRDefault="002A776F" w:rsidP="00CC09C5">
            <w:pPr>
              <w:spacing w:line="240" w:lineRule="atLeast"/>
              <w:rPr>
                <w:b/>
                <w:bCs/>
                <w:szCs w:val="20"/>
              </w:rPr>
            </w:pPr>
            <w:r w:rsidRPr="009D6B10">
              <w:rPr>
                <w:b/>
                <w:bCs/>
                <w:szCs w:val="20"/>
              </w:rPr>
              <w:t>OTHER</w:t>
            </w:r>
          </w:p>
        </w:tc>
      </w:tr>
      <w:tr w:rsidR="002A776F" w14:paraId="305D9AAE" w14:textId="77777777" w:rsidTr="006F4D36">
        <w:tc>
          <w:tcPr>
            <w:tcW w:w="1597" w:type="dxa"/>
          </w:tcPr>
          <w:p w14:paraId="49352D87" w14:textId="0C4B66B6" w:rsidR="002A776F" w:rsidRPr="006F4D36" w:rsidRDefault="002A776F" w:rsidP="00CC09C5">
            <w:pPr>
              <w:spacing w:line="240" w:lineRule="atLeast"/>
              <w:rPr>
                <w:highlight w:val="yellow"/>
              </w:rPr>
            </w:pPr>
            <w:r w:rsidRPr="00300C86">
              <w:fldChar w:fldCharType="begin"/>
            </w:r>
            <w:r w:rsidRPr="00300C86">
              <w:instrText xml:space="preserve"> REF _Ref93413897 \r \h  \* MERGEFORMAT </w:instrText>
            </w:r>
            <w:r w:rsidRPr="00300C86">
              <w:fldChar w:fldCharType="separate"/>
            </w:r>
            <w:r w:rsidR="00FB5E80">
              <w:t>12.5.3</w:t>
            </w:r>
            <w:r w:rsidRPr="00300C86">
              <w:fldChar w:fldCharType="end"/>
            </w:r>
          </w:p>
        </w:tc>
        <w:tc>
          <w:tcPr>
            <w:tcW w:w="9000" w:type="dxa"/>
          </w:tcPr>
          <w:p w14:paraId="1820760D" w14:textId="181D190D" w:rsidR="002A776F" w:rsidRPr="005706BE" w:rsidRDefault="002A776F" w:rsidP="00CC09C5">
            <w:pPr>
              <w:spacing w:line="240" w:lineRule="atLeast"/>
              <w:rPr>
                <w:szCs w:val="20"/>
              </w:rPr>
            </w:pPr>
            <w:r w:rsidRPr="005706BE">
              <w:rPr>
                <w:szCs w:val="20"/>
              </w:rPr>
              <w:t>Add new section to provide details for how CAN data is mapped to states of Sound State VIN</w:t>
            </w:r>
          </w:p>
        </w:tc>
      </w:tr>
      <w:tr w:rsidR="002A776F" w14:paraId="4C81F4B1" w14:textId="77777777" w:rsidTr="006F4D36">
        <w:tc>
          <w:tcPr>
            <w:tcW w:w="1597" w:type="dxa"/>
          </w:tcPr>
          <w:p w14:paraId="70011BCA" w14:textId="52318EA0" w:rsidR="002A776F" w:rsidRPr="006F4D36" w:rsidRDefault="002A776F" w:rsidP="00CC09C5">
            <w:pPr>
              <w:spacing w:line="240" w:lineRule="atLeast"/>
              <w:rPr>
                <w:highlight w:val="yellow"/>
              </w:rPr>
            </w:pPr>
            <w:r w:rsidRPr="009D6B10">
              <w:fldChar w:fldCharType="begin"/>
            </w:r>
            <w:r w:rsidRPr="009D6B10">
              <w:instrText xml:space="preserve"> REF _Ref93687377 \r \h </w:instrText>
            </w:r>
            <w:r>
              <w:instrText xml:space="preserve"> \* MERGEFORMAT </w:instrText>
            </w:r>
            <w:r w:rsidRPr="009D6B10">
              <w:fldChar w:fldCharType="separate"/>
            </w:r>
            <w:r w:rsidR="00FB5E80">
              <w:t>6.2</w:t>
            </w:r>
            <w:r w:rsidRPr="009D6B10">
              <w:fldChar w:fldCharType="end"/>
            </w:r>
          </w:p>
        </w:tc>
        <w:tc>
          <w:tcPr>
            <w:tcW w:w="9000" w:type="dxa"/>
          </w:tcPr>
          <w:p w14:paraId="759411F6" w14:textId="300CB509" w:rsidR="002A776F" w:rsidRPr="005706BE" w:rsidRDefault="002A776F" w:rsidP="00CC09C5">
            <w:pPr>
              <w:spacing w:line="240" w:lineRule="atLeast"/>
              <w:rPr>
                <w:szCs w:val="20"/>
              </w:rPr>
            </w:pPr>
            <w:r>
              <w:rPr>
                <w:szCs w:val="20"/>
              </w:rPr>
              <w:t>Update section to elaborate further on usage of A2B status as control for unmuting ANC/ PS</w:t>
            </w:r>
          </w:p>
        </w:tc>
      </w:tr>
      <w:tr w:rsidR="002A776F" w14:paraId="64BB7CDB" w14:textId="77777777" w:rsidTr="006F4D36">
        <w:tc>
          <w:tcPr>
            <w:tcW w:w="1597" w:type="dxa"/>
          </w:tcPr>
          <w:p w14:paraId="268A6F23" w14:textId="7F1620BC" w:rsidR="002A776F" w:rsidRPr="002A3D91" w:rsidRDefault="002A776F" w:rsidP="00CC09C5">
            <w:pPr>
              <w:spacing w:line="240" w:lineRule="atLeast"/>
            </w:pPr>
            <w:r w:rsidRPr="002A3D91">
              <w:fldChar w:fldCharType="begin"/>
            </w:r>
            <w:r w:rsidRPr="002A3D91">
              <w:instrText xml:space="preserve"> REF _Ref93613024 \r \h </w:instrText>
            </w:r>
            <w:r>
              <w:instrText xml:space="preserve"> \* MERGEFORMAT </w:instrText>
            </w:r>
            <w:r w:rsidRPr="002A3D91">
              <w:fldChar w:fldCharType="separate"/>
            </w:r>
            <w:r w:rsidR="00FB5E80">
              <w:t>14.1</w:t>
            </w:r>
            <w:r w:rsidRPr="002A3D91">
              <w:fldChar w:fldCharType="end"/>
            </w:r>
          </w:p>
        </w:tc>
        <w:tc>
          <w:tcPr>
            <w:tcW w:w="9000" w:type="dxa"/>
          </w:tcPr>
          <w:p w14:paraId="27D6565A" w14:textId="3EAB8ACD" w:rsidR="002A776F" w:rsidRPr="002A3D91" w:rsidRDefault="002A776F" w:rsidP="00CC09C5">
            <w:pPr>
              <w:spacing w:line="240" w:lineRule="atLeast"/>
              <w:rPr>
                <w:szCs w:val="20"/>
              </w:rPr>
            </w:pPr>
            <w:r w:rsidRPr="002A3D91">
              <w:rPr>
                <w:szCs w:val="20"/>
              </w:rPr>
              <w:t>Updated entire section for requirements re: disable/ enable PS via HMI</w:t>
            </w:r>
          </w:p>
        </w:tc>
      </w:tr>
      <w:tr w:rsidR="002A776F" w14:paraId="7E1F4215" w14:textId="77777777" w:rsidTr="00B6362E">
        <w:tc>
          <w:tcPr>
            <w:tcW w:w="10597" w:type="dxa"/>
            <w:gridSpan w:val="2"/>
          </w:tcPr>
          <w:p w14:paraId="2ED00A13" w14:textId="77777777" w:rsidR="002A776F" w:rsidRPr="005706BE" w:rsidRDefault="002A776F" w:rsidP="00CC09C5">
            <w:pPr>
              <w:spacing w:line="240" w:lineRule="atLeast"/>
              <w:rPr>
                <w:szCs w:val="20"/>
              </w:rPr>
            </w:pPr>
          </w:p>
        </w:tc>
      </w:tr>
      <w:tr w:rsidR="002A776F" w14:paraId="50D3F06D" w14:textId="77777777" w:rsidTr="00B6362E">
        <w:tc>
          <w:tcPr>
            <w:tcW w:w="10597" w:type="dxa"/>
            <w:gridSpan w:val="2"/>
          </w:tcPr>
          <w:p w14:paraId="5D2ADFAE" w14:textId="15E05C4B" w:rsidR="002A776F" w:rsidRPr="007A3E80" w:rsidRDefault="002A776F" w:rsidP="00CC09C5">
            <w:pPr>
              <w:spacing w:line="240" w:lineRule="atLeast"/>
              <w:rPr>
                <w:szCs w:val="20"/>
              </w:rPr>
            </w:pPr>
            <w:r w:rsidRPr="007A3E80">
              <w:rPr>
                <w:b/>
                <w:bCs/>
              </w:rPr>
              <w:t xml:space="preserve">1.3 </w:t>
            </w:r>
            <w:proofErr w:type="gramStart"/>
            <w:r w:rsidRPr="007A3E80">
              <w:rPr>
                <w:b/>
                <w:bCs/>
              </w:rPr>
              <w:t>Draft</w:t>
            </w:r>
            <w:r w:rsidRPr="007A3E80">
              <w:t xml:space="preserve">  (</w:t>
            </w:r>
            <w:proofErr w:type="gramEnd"/>
            <w:r w:rsidRPr="007A3E80">
              <w:t xml:space="preserve">Released </w:t>
            </w:r>
            <w:r w:rsidR="00F33A97" w:rsidRPr="007A3E80">
              <w:t>2/14</w:t>
            </w:r>
            <w:r w:rsidRPr="007A3E80">
              <w:t>22)</w:t>
            </w:r>
          </w:p>
        </w:tc>
      </w:tr>
      <w:tr w:rsidR="002A776F" w14:paraId="6E20313D" w14:textId="77777777" w:rsidTr="00B6362E">
        <w:tc>
          <w:tcPr>
            <w:tcW w:w="10597" w:type="dxa"/>
            <w:gridSpan w:val="2"/>
          </w:tcPr>
          <w:p w14:paraId="382492CA" w14:textId="1CF6E86C" w:rsidR="002A776F" w:rsidRPr="007A3E80" w:rsidRDefault="002A776F" w:rsidP="00CC09C5">
            <w:pPr>
              <w:spacing w:line="240" w:lineRule="atLeast"/>
              <w:rPr>
                <w:szCs w:val="20"/>
              </w:rPr>
            </w:pPr>
            <w:r w:rsidRPr="007A3E80">
              <w:t xml:space="preserve">Deleted all sections and references to monitoring </w:t>
            </w:r>
            <w:proofErr w:type="gramStart"/>
            <w:r w:rsidRPr="007A3E80">
              <w:t>high-rate</w:t>
            </w:r>
            <w:proofErr w:type="gramEnd"/>
            <w:r w:rsidRPr="007A3E80">
              <w:t xml:space="preserve"> CAN signals within the NVH Service for "timeouts".  (Replace w/ monitoring for missing messages)</w:t>
            </w:r>
          </w:p>
        </w:tc>
      </w:tr>
      <w:tr w:rsidR="002A776F" w14:paraId="720BE56A" w14:textId="77777777" w:rsidTr="006F4D36">
        <w:tc>
          <w:tcPr>
            <w:tcW w:w="1597" w:type="dxa"/>
          </w:tcPr>
          <w:p w14:paraId="238F26F1" w14:textId="150EEB7E" w:rsidR="002A776F" w:rsidRPr="00926DC8" w:rsidRDefault="002A776F" w:rsidP="00CC09C5">
            <w:pPr>
              <w:spacing w:line="240" w:lineRule="atLeast"/>
              <w:ind w:left="360"/>
            </w:pPr>
            <w:r w:rsidRPr="00926DC8">
              <w:fldChar w:fldCharType="begin"/>
            </w:r>
            <w:r w:rsidRPr="00926DC8">
              <w:instrText xml:space="preserve"> REF _Ref89892721 \r \h  \* MERGEFORMAT </w:instrText>
            </w:r>
            <w:r w:rsidRPr="00926DC8">
              <w:fldChar w:fldCharType="separate"/>
            </w:r>
            <w:r w:rsidR="00FB5E80">
              <w:t>12.4.1</w:t>
            </w:r>
            <w:r w:rsidRPr="00926DC8">
              <w:fldChar w:fldCharType="end"/>
            </w:r>
          </w:p>
          <w:p w14:paraId="0DDAF8D5" w14:textId="07A3A443" w:rsidR="002A776F" w:rsidRPr="00926DC8" w:rsidRDefault="002A776F" w:rsidP="00CC09C5">
            <w:pPr>
              <w:spacing w:line="240" w:lineRule="atLeast"/>
              <w:ind w:left="360"/>
            </w:pPr>
            <w:r w:rsidRPr="00926DC8">
              <w:fldChar w:fldCharType="begin"/>
            </w:r>
            <w:r w:rsidRPr="00926DC8">
              <w:instrText xml:space="preserve"> REF _Ref89724179 \r \h  \* MERGEFORMAT </w:instrText>
            </w:r>
            <w:r w:rsidRPr="00926DC8">
              <w:fldChar w:fldCharType="separate"/>
            </w:r>
            <w:r w:rsidR="00FB5E80">
              <w:t>12.4.2</w:t>
            </w:r>
            <w:r w:rsidRPr="00926DC8">
              <w:fldChar w:fldCharType="end"/>
            </w:r>
          </w:p>
          <w:p w14:paraId="58536C28" w14:textId="7CDBDE4E" w:rsidR="002A776F" w:rsidRPr="00926DC8" w:rsidRDefault="002A776F" w:rsidP="00CC09C5">
            <w:pPr>
              <w:spacing w:line="240" w:lineRule="atLeast"/>
              <w:ind w:left="360"/>
            </w:pPr>
            <w:r w:rsidRPr="00926DC8">
              <w:fldChar w:fldCharType="begin"/>
            </w:r>
            <w:r w:rsidRPr="00926DC8">
              <w:instrText xml:space="preserve"> REF _Ref94721292 \r \h  \* MERGEFORMAT </w:instrText>
            </w:r>
            <w:r w:rsidRPr="00926DC8">
              <w:fldChar w:fldCharType="separate"/>
            </w:r>
            <w:r w:rsidR="00FB5E80">
              <w:t>12.4.2</w:t>
            </w:r>
            <w:r w:rsidRPr="00926DC8">
              <w:fldChar w:fldCharType="end"/>
            </w:r>
          </w:p>
          <w:p w14:paraId="1C32EFC2" w14:textId="1728E744" w:rsidR="002A776F" w:rsidRPr="00926DC8" w:rsidRDefault="002A776F" w:rsidP="00CC09C5">
            <w:pPr>
              <w:spacing w:line="240" w:lineRule="atLeast"/>
              <w:ind w:left="360"/>
            </w:pPr>
            <w:r w:rsidRPr="00926DC8">
              <w:fldChar w:fldCharType="begin"/>
            </w:r>
            <w:r w:rsidRPr="00926DC8">
              <w:instrText xml:space="preserve"> REF _Ref89892824 \r \h  \* MERGEFORMAT </w:instrText>
            </w:r>
            <w:r w:rsidRPr="00926DC8">
              <w:fldChar w:fldCharType="separate"/>
            </w:r>
            <w:r w:rsidR="00FB5E80">
              <w:t>12.4.3</w:t>
            </w:r>
            <w:r w:rsidRPr="00926DC8">
              <w:fldChar w:fldCharType="end"/>
            </w:r>
          </w:p>
          <w:p w14:paraId="46A9BE45" w14:textId="1606E54E" w:rsidR="002A776F" w:rsidRPr="00926DC8" w:rsidRDefault="002A776F" w:rsidP="00CC09C5">
            <w:pPr>
              <w:spacing w:line="240" w:lineRule="atLeast"/>
              <w:ind w:left="360"/>
            </w:pPr>
            <w:r w:rsidRPr="00926DC8">
              <w:fldChar w:fldCharType="begin"/>
            </w:r>
            <w:r w:rsidRPr="00926DC8">
              <w:instrText xml:space="preserve"> REF _Ref94721302 \r \h  \* MERGEFORMAT </w:instrText>
            </w:r>
            <w:r w:rsidRPr="00926DC8">
              <w:fldChar w:fldCharType="separate"/>
            </w:r>
            <w:r w:rsidR="00FB5E80">
              <w:t>12.4.6</w:t>
            </w:r>
            <w:r w:rsidRPr="00926DC8">
              <w:fldChar w:fldCharType="end"/>
            </w:r>
          </w:p>
          <w:p w14:paraId="3CADEF90" w14:textId="4F4EA012" w:rsidR="002A776F" w:rsidRPr="00926DC8" w:rsidRDefault="002A776F" w:rsidP="00CC09C5">
            <w:pPr>
              <w:spacing w:line="240" w:lineRule="atLeast"/>
              <w:ind w:left="360"/>
              <w:rPr>
                <w:b/>
                <w:bCs/>
              </w:rPr>
            </w:pPr>
            <w:r w:rsidRPr="00926DC8">
              <w:fldChar w:fldCharType="begin"/>
            </w:r>
            <w:r w:rsidRPr="00926DC8">
              <w:instrText xml:space="preserve"> REF _Ref89892847 \r \h  \* MERGEFORMAT </w:instrText>
            </w:r>
            <w:r w:rsidRPr="00926DC8">
              <w:fldChar w:fldCharType="separate"/>
            </w:r>
            <w:r w:rsidR="00FB5E80">
              <w:t>12.4.4</w:t>
            </w:r>
            <w:r w:rsidRPr="00926DC8">
              <w:fldChar w:fldCharType="end"/>
            </w:r>
          </w:p>
        </w:tc>
        <w:tc>
          <w:tcPr>
            <w:tcW w:w="9000" w:type="dxa"/>
          </w:tcPr>
          <w:p w14:paraId="77CC41F9" w14:textId="48F1D3BA" w:rsidR="002A776F" w:rsidRPr="00926DC8" w:rsidRDefault="002A776F" w:rsidP="00CC09C5">
            <w:pPr>
              <w:spacing w:line="240" w:lineRule="atLeast"/>
              <w:rPr>
                <w:szCs w:val="20"/>
              </w:rPr>
            </w:pPr>
            <w:r w:rsidRPr="00926DC8">
              <w:t xml:space="preserve">Changed all references to signal timeouts in section </w:t>
            </w:r>
            <w:r w:rsidRPr="00926DC8">
              <w:fldChar w:fldCharType="begin"/>
            </w:r>
            <w:r w:rsidRPr="00926DC8">
              <w:instrText xml:space="preserve"> REF _Ref89764121 \r \h </w:instrText>
            </w:r>
            <w:r w:rsidR="00B51DE3" w:rsidRPr="00926DC8">
              <w:instrText xml:space="preserve"> \* MERGEFORMAT </w:instrText>
            </w:r>
            <w:r w:rsidRPr="00926DC8">
              <w:fldChar w:fldCharType="separate"/>
            </w:r>
            <w:r w:rsidR="00FB5E80">
              <w:t>12.4</w:t>
            </w:r>
            <w:r w:rsidRPr="00926DC8">
              <w:fldChar w:fldCharType="end"/>
            </w:r>
            <w:r w:rsidRPr="00926DC8">
              <w:t xml:space="preserve"> to missing messages (similar as </w:t>
            </w:r>
            <w:r w:rsidRPr="00926DC8">
              <w:fldChar w:fldCharType="begin"/>
            </w:r>
            <w:r w:rsidRPr="00926DC8">
              <w:instrText xml:space="preserve"> REF _Ref94720447 \r \h </w:instrText>
            </w:r>
            <w:r w:rsidR="00B51DE3" w:rsidRPr="00926DC8">
              <w:instrText xml:space="preserve"> \* MERGEFORMAT </w:instrText>
            </w:r>
            <w:r w:rsidRPr="00926DC8">
              <w:fldChar w:fldCharType="separate"/>
            </w:r>
            <w:r w:rsidR="00FB5E80">
              <w:t>12.5</w:t>
            </w:r>
            <w:r w:rsidRPr="00926DC8">
              <w:fldChar w:fldCharType="end"/>
            </w:r>
            <w:r w:rsidRPr="00926DC8">
              <w:t>).</w:t>
            </w:r>
          </w:p>
        </w:tc>
      </w:tr>
      <w:tr w:rsidR="00911101" w14:paraId="62AFEA5B" w14:textId="77777777" w:rsidTr="006F4D36">
        <w:tc>
          <w:tcPr>
            <w:tcW w:w="1597" w:type="dxa"/>
          </w:tcPr>
          <w:p w14:paraId="21D9F5BE" w14:textId="32A63F41" w:rsidR="00911101" w:rsidRPr="00926DC8" w:rsidRDefault="00911101" w:rsidP="00CC09C5">
            <w:pPr>
              <w:spacing w:line="240" w:lineRule="atLeast"/>
              <w:ind w:left="360"/>
            </w:pPr>
            <w:r w:rsidRPr="00926DC8">
              <w:t>Old 16.3.6.1</w:t>
            </w:r>
          </w:p>
        </w:tc>
        <w:tc>
          <w:tcPr>
            <w:tcW w:w="9000" w:type="dxa"/>
          </w:tcPr>
          <w:p w14:paraId="41B548A0" w14:textId="2ED5737C" w:rsidR="00911101" w:rsidRPr="00926DC8" w:rsidRDefault="00911101" w:rsidP="00CC09C5">
            <w:pPr>
              <w:spacing w:line="240" w:lineRule="atLeast"/>
              <w:rPr>
                <w:szCs w:val="20"/>
              </w:rPr>
            </w:pPr>
            <w:r w:rsidRPr="00926DC8">
              <w:rPr>
                <w:szCs w:val="20"/>
              </w:rPr>
              <w:t xml:space="preserve">Deleted "Timeouts of High Priority Signals/ VINS" section.  </w:t>
            </w:r>
          </w:p>
        </w:tc>
      </w:tr>
      <w:tr w:rsidR="00911101" w14:paraId="3C51806F" w14:textId="77777777" w:rsidTr="006F4D36">
        <w:tc>
          <w:tcPr>
            <w:tcW w:w="1597" w:type="dxa"/>
          </w:tcPr>
          <w:p w14:paraId="63C726A3" w14:textId="4DBC31D7" w:rsidR="00911101" w:rsidRPr="00926DC8" w:rsidRDefault="00911101" w:rsidP="00CC09C5">
            <w:pPr>
              <w:spacing w:line="240" w:lineRule="atLeast"/>
              <w:ind w:left="360"/>
            </w:pPr>
            <w:r w:rsidRPr="00926DC8">
              <w:t>Old 16.4.12</w:t>
            </w:r>
          </w:p>
        </w:tc>
        <w:tc>
          <w:tcPr>
            <w:tcW w:w="9000" w:type="dxa"/>
          </w:tcPr>
          <w:p w14:paraId="6A222E27" w14:textId="47D0DE1F" w:rsidR="00911101" w:rsidRPr="00926DC8" w:rsidRDefault="00911101" w:rsidP="00CC09C5">
            <w:pPr>
              <w:spacing w:line="240" w:lineRule="atLeast"/>
              <w:rPr>
                <w:szCs w:val="20"/>
              </w:rPr>
            </w:pPr>
            <w:r w:rsidRPr="00926DC8">
              <w:rPr>
                <w:szCs w:val="20"/>
              </w:rPr>
              <w:t>Deleted "CAN Signal Timeout Decoder" section</w:t>
            </w:r>
          </w:p>
        </w:tc>
      </w:tr>
      <w:tr w:rsidR="00911101" w14:paraId="5296BB46" w14:textId="77777777" w:rsidTr="006F4D36">
        <w:tc>
          <w:tcPr>
            <w:tcW w:w="1597" w:type="dxa"/>
          </w:tcPr>
          <w:p w14:paraId="0E3EE72E" w14:textId="77777777" w:rsidR="00911101" w:rsidRPr="00926DC8" w:rsidRDefault="00911101" w:rsidP="00CC09C5">
            <w:pPr>
              <w:spacing w:line="240" w:lineRule="atLeast"/>
              <w:ind w:left="360"/>
            </w:pPr>
          </w:p>
        </w:tc>
        <w:tc>
          <w:tcPr>
            <w:tcW w:w="9000" w:type="dxa"/>
          </w:tcPr>
          <w:p w14:paraId="1E378284" w14:textId="77777777" w:rsidR="00911101" w:rsidRPr="00926DC8" w:rsidRDefault="00911101" w:rsidP="00CC09C5">
            <w:pPr>
              <w:spacing w:line="240" w:lineRule="atLeast"/>
              <w:rPr>
                <w:szCs w:val="20"/>
              </w:rPr>
            </w:pPr>
          </w:p>
        </w:tc>
      </w:tr>
      <w:tr w:rsidR="00911101" w14:paraId="5F56EF04" w14:textId="77777777" w:rsidTr="006F4D36">
        <w:tc>
          <w:tcPr>
            <w:tcW w:w="1597" w:type="dxa"/>
          </w:tcPr>
          <w:p w14:paraId="787A0948" w14:textId="77777777" w:rsidR="00911101" w:rsidRPr="00926DC8" w:rsidRDefault="00911101" w:rsidP="00CC09C5">
            <w:pPr>
              <w:spacing w:line="240" w:lineRule="atLeast"/>
              <w:ind w:left="360"/>
            </w:pPr>
          </w:p>
        </w:tc>
        <w:tc>
          <w:tcPr>
            <w:tcW w:w="9000" w:type="dxa"/>
          </w:tcPr>
          <w:p w14:paraId="7CC2FC53" w14:textId="77777777" w:rsidR="00911101" w:rsidRPr="00926DC8" w:rsidRDefault="00911101" w:rsidP="00CC09C5">
            <w:pPr>
              <w:spacing w:line="240" w:lineRule="atLeast"/>
              <w:rPr>
                <w:szCs w:val="20"/>
              </w:rPr>
            </w:pPr>
          </w:p>
        </w:tc>
      </w:tr>
      <w:tr w:rsidR="00911101" w14:paraId="19867886" w14:textId="77777777" w:rsidTr="006F4D36">
        <w:tc>
          <w:tcPr>
            <w:tcW w:w="1597" w:type="dxa"/>
          </w:tcPr>
          <w:p w14:paraId="7624CCE4" w14:textId="3DD8A6C7" w:rsidR="00911101" w:rsidRPr="00926DC8" w:rsidRDefault="00911101" w:rsidP="00CC09C5">
            <w:pPr>
              <w:spacing w:line="240" w:lineRule="atLeast"/>
              <w:ind w:left="360"/>
            </w:pPr>
            <w:r w:rsidRPr="00926DC8">
              <w:fldChar w:fldCharType="begin"/>
            </w:r>
            <w:r w:rsidRPr="00926DC8">
              <w:instrText xml:space="preserve"> REF _Ref90288992 \r \h </w:instrText>
            </w:r>
            <w:r w:rsidR="003359C9" w:rsidRPr="00926DC8">
              <w:instrText xml:space="preserve"> \* MERGEFORMAT </w:instrText>
            </w:r>
            <w:r w:rsidRPr="00926DC8">
              <w:fldChar w:fldCharType="separate"/>
            </w:r>
            <w:r w:rsidR="00FB5E80">
              <w:t>17.1.3.6</w:t>
            </w:r>
            <w:r w:rsidRPr="00926DC8">
              <w:fldChar w:fldCharType="end"/>
            </w:r>
          </w:p>
        </w:tc>
        <w:tc>
          <w:tcPr>
            <w:tcW w:w="9000" w:type="dxa"/>
          </w:tcPr>
          <w:p w14:paraId="7CD52F5A" w14:textId="5CC08588" w:rsidR="00911101" w:rsidRPr="00926DC8" w:rsidRDefault="00911101" w:rsidP="00CC09C5">
            <w:pPr>
              <w:spacing w:line="240" w:lineRule="atLeast"/>
              <w:rPr>
                <w:szCs w:val="20"/>
              </w:rPr>
            </w:pPr>
            <w:r w:rsidRPr="00926DC8">
              <w:rPr>
                <w:szCs w:val="20"/>
              </w:rPr>
              <w:t xml:space="preserve">Updated summary to remove requirements regarding monitoring </w:t>
            </w:r>
            <w:proofErr w:type="gramStart"/>
            <w:r w:rsidRPr="00926DC8">
              <w:rPr>
                <w:szCs w:val="20"/>
              </w:rPr>
              <w:t>high-rate</w:t>
            </w:r>
            <w:proofErr w:type="gramEnd"/>
            <w:r w:rsidRPr="00926DC8">
              <w:rPr>
                <w:szCs w:val="20"/>
              </w:rPr>
              <w:t xml:space="preserve"> CAN signals for timeout</w:t>
            </w:r>
          </w:p>
        </w:tc>
      </w:tr>
      <w:tr w:rsidR="00844379" w14:paraId="711D2E81" w14:textId="77777777" w:rsidTr="006F4D36">
        <w:tc>
          <w:tcPr>
            <w:tcW w:w="1597" w:type="dxa"/>
          </w:tcPr>
          <w:p w14:paraId="52108D37" w14:textId="2927BCE8" w:rsidR="00844379" w:rsidRPr="00926DC8" w:rsidRDefault="004711C1" w:rsidP="00CC09C5">
            <w:pPr>
              <w:spacing w:line="240" w:lineRule="atLeast"/>
              <w:ind w:left="360"/>
            </w:pPr>
            <w:r w:rsidRPr="00926DC8">
              <w:fldChar w:fldCharType="begin"/>
            </w:r>
            <w:r w:rsidRPr="00926DC8">
              <w:instrText xml:space="preserve"> REF _Ref89858087 \r \h </w:instrText>
            </w:r>
            <w:r w:rsidRPr="00926DC8">
              <w:fldChar w:fldCharType="separate"/>
            </w:r>
            <w:r w:rsidR="00FB5E80">
              <w:t>17.1.2</w:t>
            </w:r>
            <w:r w:rsidRPr="00926DC8">
              <w:fldChar w:fldCharType="end"/>
            </w:r>
          </w:p>
        </w:tc>
        <w:tc>
          <w:tcPr>
            <w:tcW w:w="9000" w:type="dxa"/>
          </w:tcPr>
          <w:p w14:paraId="191672CB" w14:textId="797BC2B2" w:rsidR="00EB3A86" w:rsidRPr="00926DC8" w:rsidRDefault="00844379" w:rsidP="00CC09C5">
            <w:pPr>
              <w:spacing w:line="240" w:lineRule="atLeast"/>
            </w:pPr>
            <w:r w:rsidRPr="00926DC8">
              <w:t xml:space="preserve">Update </w:t>
            </w:r>
            <w:r w:rsidRPr="00926DC8">
              <w:fldChar w:fldCharType="begin"/>
            </w:r>
            <w:r w:rsidRPr="00926DC8">
              <w:instrText xml:space="preserve"> REF _Ref89858106 \h  \* MERGEFORMAT </w:instrText>
            </w:r>
            <w:r w:rsidRPr="00926DC8">
              <w:fldChar w:fldCharType="separate"/>
            </w:r>
            <w:r w:rsidR="00FB5E80" w:rsidRPr="00FB5E80">
              <w:t xml:space="preserve">Table </w:t>
            </w:r>
            <w:r w:rsidR="00FB5E80" w:rsidRPr="00FB5E80">
              <w:rPr>
                <w:noProof/>
              </w:rPr>
              <w:t>17</w:t>
            </w:r>
            <w:r w:rsidR="00FB5E80" w:rsidRPr="00FB5E80">
              <w:rPr>
                <w:noProof/>
              </w:rPr>
              <w:noBreakHyphen/>
              <w:t>1</w:t>
            </w:r>
            <w:r w:rsidRPr="00926DC8">
              <w:fldChar w:fldCharType="end"/>
            </w:r>
          </w:p>
          <w:p w14:paraId="600669FE" w14:textId="29739179" w:rsidR="00844379" w:rsidRPr="00926DC8" w:rsidRDefault="00EB3A86" w:rsidP="00CC09C5">
            <w:pPr>
              <w:spacing w:line="240" w:lineRule="atLeast"/>
              <w:rPr>
                <w:szCs w:val="20"/>
              </w:rPr>
            </w:pPr>
            <w:r w:rsidRPr="00926DC8">
              <w:t>-  F</w:t>
            </w:r>
            <w:r w:rsidR="00844379" w:rsidRPr="00926DC8">
              <w:t xml:space="preserve">or missing messages/ quality factors.  (Moved CAN signals out of prior Table </w:t>
            </w:r>
            <w:proofErr w:type="gramStart"/>
            <w:r w:rsidR="00844379" w:rsidRPr="00926DC8">
              <w:t>17-2, and</w:t>
            </w:r>
            <w:proofErr w:type="gramEnd"/>
            <w:r w:rsidR="00844379" w:rsidRPr="00926DC8">
              <w:t xml:space="preserve"> captured how signal loss will impact ANC/ PS to match Excel file.)</w:t>
            </w:r>
          </w:p>
        </w:tc>
      </w:tr>
      <w:tr w:rsidR="00911101" w14:paraId="395A3109" w14:textId="77777777" w:rsidTr="006F4D36">
        <w:tc>
          <w:tcPr>
            <w:tcW w:w="1597" w:type="dxa"/>
          </w:tcPr>
          <w:p w14:paraId="5372072B" w14:textId="58711C65" w:rsidR="00911101" w:rsidRPr="00926DC8" w:rsidRDefault="00911101" w:rsidP="00CC09C5">
            <w:pPr>
              <w:spacing w:line="240" w:lineRule="atLeast"/>
              <w:ind w:left="360"/>
            </w:pPr>
            <w:r w:rsidRPr="00926DC8">
              <w:fldChar w:fldCharType="begin"/>
            </w:r>
            <w:r w:rsidRPr="00926DC8">
              <w:instrText xml:space="preserve"> REF _Ref90288992 \r \h  \* MERGEFORMAT </w:instrText>
            </w:r>
            <w:r w:rsidRPr="00926DC8">
              <w:fldChar w:fldCharType="separate"/>
            </w:r>
            <w:r w:rsidR="00FB5E80">
              <w:t>17.1.3.6</w:t>
            </w:r>
            <w:r w:rsidRPr="00926DC8">
              <w:fldChar w:fldCharType="end"/>
            </w:r>
          </w:p>
        </w:tc>
        <w:tc>
          <w:tcPr>
            <w:tcW w:w="9000" w:type="dxa"/>
          </w:tcPr>
          <w:p w14:paraId="46FE41CD" w14:textId="497367D9" w:rsidR="00844379" w:rsidRPr="00926DC8" w:rsidRDefault="00844379" w:rsidP="00CC09C5">
            <w:pPr>
              <w:spacing w:line="240" w:lineRule="atLeast"/>
              <w:rPr>
                <w:szCs w:val="20"/>
              </w:rPr>
            </w:pPr>
            <w:r w:rsidRPr="00926DC8">
              <w:rPr>
                <w:szCs w:val="20"/>
              </w:rPr>
              <w:t>Updated prior Table 17-2 (</w:t>
            </w:r>
            <w:r w:rsidRPr="00926DC8">
              <w:t>ANC/ PS Missing Message Summary Table)</w:t>
            </w:r>
          </w:p>
          <w:p w14:paraId="43908A74" w14:textId="4CEFBEF3" w:rsidR="00911101" w:rsidRPr="00926DC8" w:rsidRDefault="00844379" w:rsidP="00CC09C5">
            <w:pPr>
              <w:spacing w:line="240" w:lineRule="atLeast"/>
            </w:pPr>
            <w:r w:rsidRPr="00926DC8">
              <w:rPr>
                <w:szCs w:val="20"/>
              </w:rPr>
              <w:t>-  R</w:t>
            </w:r>
            <w:r w:rsidR="00911101" w:rsidRPr="00926DC8">
              <w:rPr>
                <w:szCs w:val="20"/>
              </w:rPr>
              <w:t xml:space="preserve">emove the </w:t>
            </w:r>
            <w:r w:rsidR="00911101" w:rsidRPr="00926DC8">
              <w:t>and add references to new sections for missing message monitoring.</w:t>
            </w:r>
          </w:p>
          <w:p w14:paraId="148B1885" w14:textId="2183FA81" w:rsidR="00844379" w:rsidRPr="00926DC8" w:rsidRDefault="00844379" w:rsidP="00CC09C5">
            <w:pPr>
              <w:spacing w:line="240" w:lineRule="atLeast"/>
            </w:pPr>
            <w:r w:rsidRPr="00926DC8">
              <w:t xml:space="preserve">-  Shift CAN message/ signal information from Table 17-2 to </w:t>
            </w:r>
            <w:r w:rsidRPr="00926DC8">
              <w:fldChar w:fldCharType="begin"/>
            </w:r>
            <w:r w:rsidRPr="00926DC8">
              <w:instrText xml:space="preserve"> REF _Ref89858106 \h  \* MERGEFORMAT </w:instrText>
            </w:r>
            <w:r w:rsidRPr="00926DC8">
              <w:fldChar w:fldCharType="separate"/>
            </w:r>
            <w:r w:rsidR="00FB5E80" w:rsidRPr="00FB5E80">
              <w:t xml:space="preserve">Table </w:t>
            </w:r>
            <w:r w:rsidR="00FB5E80" w:rsidRPr="00FB5E80">
              <w:rPr>
                <w:noProof/>
              </w:rPr>
              <w:t>17</w:t>
            </w:r>
            <w:r w:rsidR="00FB5E80" w:rsidRPr="00FB5E80">
              <w:rPr>
                <w:noProof/>
              </w:rPr>
              <w:noBreakHyphen/>
              <w:t>1</w:t>
            </w:r>
            <w:r w:rsidRPr="00926DC8">
              <w:fldChar w:fldCharType="end"/>
            </w:r>
          </w:p>
          <w:p w14:paraId="5889CBBF" w14:textId="7D88687D" w:rsidR="00844379" w:rsidRPr="00926DC8" w:rsidRDefault="00844379" w:rsidP="00CC09C5">
            <w:pPr>
              <w:spacing w:line="240" w:lineRule="atLeast"/>
              <w:rPr>
                <w:szCs w:val="20"/>
              </w:rPr>
            </w:pPr>
            <w:r w:rsidRPr="00926DC8">
              <w:t xml:space="preserve">-  Modify prior Table 17-2 (remove CAN signals, </w:t>
            </w:r>
            <w:r w:rsidR="004711C1" w:rsidRPr="00926DC8">
              <w:t xml:space="preserve">"Signal Timeout"/ missing message columns, </w:t>
            </w:r>
            <w:r w:rsidRPr="00926DC8">
              <w:t xml:space="preserve">add DTC display # info), and move to </w:t>
            </w:r>
            <w:r w:rsidR="004711C1" w:rsidRPr="00926DC8">
              <w:t xml:space="preserve">section </w:t>
            </w:r>
            <w:r w:rsidR="004711C1" w:rsidRPr="00926DC8">
              <w:fldChar w:fldCharType="begin"/>
            </w:r>
            <w:r w:rsidR="004711C1" w:rsidRPr="00926DC8">
              <w:instrText xml:space="preserve"> REF _Ref95657739 \r \h </w:instrText>
            </w:r>
            <w:r w:rsidR="00926DC8">
              <w:instrText xml:space="preserve"> \* MERGEFORMAT </w:instrText>
            </w:r>
            <w:r w:rsidR="004711C1" w:rsidRPr="00926DC8">
              <w:fldChar w:fldCharType="separate"/>
            </w:r>
            <w:r w:rsidR="00FB5E80">
              <w:t>23.1</w:t>
            </w:r>
            <w:r w:rsidR="004711C1" w:rsidRPr="00926DC8">
              <w:fldChar w:fldCharType="end"/>
            </w:r>
            <w:r w:rsidR="004711C1" w:rsidRPr="00926DC8">
              <w:t>.</w:t>
            </w:r>
          </w:p>
        </w:tc>
      </w:tr>
      <w:tr w:rsidR="00911101" w14:paraId="7B3B0100" w14:textId="77777777" w:rsidTr="006F4D36">
        <w:tc>
          <w:tcPr>
            <w:tcW w:w="1597" w:type="dxa"/>
          </w:tcPr>
          <w:p w14:paraId="0DC6B31B" w14:textId="08630EF5" w:rsidR="00911101" w:rsidRPr="007A3E80" w:rsidRDefault="00490CAE" w:rsidP="00CC09C5">
            <w:pPr>
              <w:spacing w:line="240" w:lineRule="atLeast"/>
              <w:ind w:left="360"/>
            </w:pPr>
            <w:r w:rsidRPr="007A3E80">
              <w:fldChar w:fldCharType="begin"/>
            </w:r>
            <w:r w:rsidRPr="007A3E80">
              <w:instrText xml:space="preserve"> REF _Ref90336952 \r \h </w:instrText>
            </w:r>
            <w:r w:rsidR="007A3E80">
              <w:instrText xml:space="preserve"> \* MERGEFORMAT </w:instrText>
            </w:r>
            <w:r w:rsidRPr="007A3E80">
              <w:fldChar w:fldCharType="separate"/>
            </w:r>
            <w:r w:rsidR="00FB5E80">
              <w:t>17.1.3.6.1</w:t>
            </w:r>
            <w:r w:rsidRPr="007A3E80">
              <w:fldChar w:fldCharType="end"/>
            </w:r>
          </w:p>
        </w:tc>
        <w:tc>
          <w:tcPr>
            <w:tcW w:w="9000" w:type="dxa"/>
          </w:tcPr>
          <w:p w14:paraId="5E1AAF7B" w14:textId="2BDE514B" w:rsidR="00490CAE" w:rsidRPr="007A3E80" w:rsidRDefault="00490CAE" w:rsidP="00CC09C5">
            <w:pPr>
              <w:spacing w:line="240" w:lineRule="atLeast"/>
              <w:rPr>
                <w:szCs w:val="20"/>
              </w:rPr>
            </w:pPr>
            <w:r w:rsidRPr="007A3E80">
              <w:rPr>
                <w:szCs w:val="20"/>
              </w:rPr>
              <w:t xml:space="preserve">-  Add new sections to address missing messages </w:t>
            </w:r>
            <w:r w:rsidR="00B51DE3" w:rsidRPr="007A3E80">
              <w:rPr>
                <w:szCs w:val="20"/>
              </w:rPr>
              <w:t xml:space="preserve">0x14A, 0x202, 0x204, and 0x410 </w:t>
            </w:r>
            <w:r w:rsidRPr="007A3E80">
              <w:rPr>
                <w:szCs w:val="20"/>
              </w:rPr>
              <w:t>(that were previously checked for signal timeouts</w:t>
            </w:r>
            <w:r w:rsidR="00B51DE3" w:rsidRPr="007A3E80">
              <w:rPr>
                <w:szCs w:val="20"/>
              </w:rPr>
              <w:t>)</w:t>
            </w:r>
          </w:p>
          <w:p w14:paraId="1AD1BC8C" w14:textId="5BA6663E" w:rsidR="00B51DE3" w:rsidRPr="007A3E80" w:rsidRDefault="00490CAE" w:rsidP="00CC09C5">
            <w:pPr>
              <w:spacing w:line="240" w:lineRule="atLeast"/>
              <w:rPr>
                <w:szCs w:val="20"/>
              </w:rPr>
            </w:pPr>
            <w:r w:rsidRPr="007A3E80">
              <w:rPr>
                <w:szCs w:val="20"/>
              </w:rPr>
              <w:t>-  Rearrange section to order based upon CAN arbitration ID</w:t>
            </w:r>
          </w:p>
        </w:tc>
      </w:tr>
      <w:tr w:rsidR="00D214EF" w14:paraId="123CDF5B" w14:textId="77777777" w:rsidTr="00BB132C">
        <w:tc>
          <w:tcPr>
            <w:tcW w:w="10597" w:type="dxa"/>
            <w:gridSpan w:val="2"/>
          </w:tcPr>
          <w:p w14:paraId="443A78E6" w14:textId="4588AD4D" w:rsidR="00D214EF" w:rsidRPr="00926DC8" w:rsidRDefault="00D214EF" w:rsidP="00CC09C5">
            <w:pPr>
              <w:spacing w:line="240" w:lineRule="atLeast"/>
              <w:rPr>
                <w:szCs w:val="20"/>
              </w:rPr>
            </w:pPr>
            <w:r w:rsidRPr="00926DC8">
              <w:t xml:space="preserve">Change from reading VIN list </w:t>
            </w:r>
            <w:proofErr w:type="gramStart"/>
            <w:r w:rsidRPr="00926DC8">
              <w:t>from .</w:t>
            </w:r>
            <w:proofErr w:type="spellStart"/>
            <w:r w:rsidRPr="00926DC8">
              <w:t>qcf</w:t>
            </w:r>
            <w:proofErr w:type="spellEnd"/>
            <w:proofErr w:type="gramEnd"/>
            <w:r w:rsidRPr="00926DC8">
              <w:t xml:space="preserve"> to reading </w:t>
            </w:r>
            <w:proofErr w:type="spellStart"/>
            <w:r w:rsidRPr="00926DC8">
              <w:t>DExx</w:t>
            </w:r>
            <w:proofErr w:type="spellEnd"/>
            <w:r w:rsidRPr="00926DC8">
              <w:t xml:space="preserve"> configurations</w:t>
            </w:r>
            <w:r w:rsidR="00CD4BEF" w:rsidRPr="00926DC8">
              <w:t xml:space="preserve"> for the purpose of determining the CAN signal information needed by Library </w:t>
            </w:r>
            <w:r w:rsidR="00046260" w:rsidRPr="00926DC8">
              <w:t xml:space="preserve">(per request from M. </w:t>
            </w:r>
            <w:proofErr w:type="spellStart"/>
            <w:r w:rsidR="00046260" w:rsidRPr="00926DC8">
              <w:t>Podhorsky</w:t>
            </w:r>
            <w:proofErr w:type="spellEnd"/>
            <w:r w:rsidR="00046260" w:rsidRPr="00926DC8">
              <w:t>)</w:t>
            </w:r>
          </w:p>
        </w:tc>
      </w:tr>
      <w:tr w:rsidR="00D214EF" w14:paraId="0B0ABBDC" w14:textId="77777777" w:rsidTr="006F4D36">
        <w:tc>
          <w:tcPr>
            <w:tcW w:w="1597" w:type="dxa"/>
          </w:tcPr>
          <w:p w14:paraId="4E76C399" w14:textId="78A05ABC" w:rsidR="00D214EF" w:rsidRPr="00926DC8" w:rsidDel="00DD14AD" w:rsidRDefault="00D214EF" w:rsidP="00CC09C5">
            <w:pPr>
              <w:spacing w:line="240" w:lineRule="atLeast"/>
              <w:ind w:left="360"/>
            </w:pPr>
            <w:r w:rsidRPr="00926DC8">
              <w:fldChar w:fldCharType="begin"/>
            </w:r>
            <w:r w:rsidRPr="00926DC8">
              <w:instrText xml:space="preserve"> REF _Ref70353469 \r \h </w:instrText>
            </w:r>
            <w:r w:rsidRPr="00926DC8">
              <w:fldChar w:fldCharType="separate"/>
            </w:r>
            <w:r w:rsidR="00FB5E80">
              <w:t>5</w:t>
            </w:r>
            <w:r w:rsidRPr="00926DC8">
              <w:fldChar w:fldCharType="end"/>
            </w:r>
          </w:p>
        </w:tc>
        <w:tc>
          <w:tcPr>
            <w:tcW w:w="9000" w:type="dxa"/>
          </w:tcPr>
          <w:p w14:paraId="3D3A9248" w14:textId="3EBD53DA" w:rsidR="00D214EF" w:rsidRPr="00926DC8" w:rsidDel="00911101" w:rsidRDefault="007A53C7" w:rsidP="00CC09C5">
            <w:pPr>
              <w:spacing w:line="240" w:lineRule="atLeast"/>
              <w:rPr>
                <w:szCs w:val="20"/>
              </w:rPr>
            </w:pPr>
            <w:r w:rsidRPr="00926DC8">
              <w:t xml:space="preserve">Update all sections (except </w:t>
            </w:r>
            <w:r w:rsidR="009979D5" w:rsidRPr="00926DC8">
              <w:fldChar w:fldCharType="begin"/>
            </w:r>
            <w:r w:rsidR="009979D5" w:rsidRPr="00926DC8">
              <w:instrText xml:space="preserve"> REF _Ref92884490 \r \h </w:instrText>
            </w:r>
            <w:r w:rsidR="009979D5" w:rsidRPr="00926DC8">
              <w:fldChar w:fldCharType="separate"/>
            </w:r>
            <w:r w:rsidR="00FB5E80">
              <w:t>5.1</w:t>
            </w:r>
            <w:r w:rsidR="009979D5" w:rsidRPr="00926DC8">
              <w:fldChar w:fldCharType="end"/>
            </w:r>
            <w:r w:rsidR="009979D5" w:rsidRPr="00926DC8">
              <w:t xml:space="preserve">/ </w:t>
            </w:r>
            <w:r w:rsidR="009979D5" w:rsidRPr="00926DC8">
              <w:fldChar w:fldCharType="begin"/>
            </w:r>
            <w:r w:rsidR="009979D5" w:rsidRPr="00926DC8">
              <w:instrText xml:space="preserve"> REF _Ref92884537 \r \h </w:instrText>
            </w:r>
            <w:r w:rsidR="009979D5" w:rsidRPr="00926DC8">
              <w:fldChar w:fldCharType="separate"/>
            </w:r>
            <w:r w:rsidR="00FB5E80">
              <w:t>5.4</w:t>
            </w:r>
            <w:r w:rsidR="009979D5" w:rsidRPr="00926DC8">
              <w:fldChar w:fldCharType="end"/>
            </w:r>
            <w:r w:rsidRPr="00926DC8">
              <w:t xml:space="preserve">) to indicate the configurations all relate to the passing of CAN signal information to the </w:t>
            </w:r>
            <w:proofErr w:type="gramStart"/>
            <w:r w:rsidRPr="00926DC8">
              <w:t>Library</w:t>
            </w:r>
            <w:proofErr w:type="gramEnd"/>
            <w:r w:rsidRPr="00926DC8">
              <w:t>.</w:t>
            </w:r>
          </w:p>
        </w:tc>
      </w:tr>
      <w:tr w:rsidR="00D214EF" w14:paraId="55E8E85C" w14:textId="77777777" w:rsidTr="006F4D36">
        <w:tc>
          <w:tcPr>
            <w:tcW w:w="1597" w:type="dxa"/>
          </w:tcPr>
          <w:p w14:paraId="059AAAE3" w14:textId="3398B78D" w:rsidR="00D214EF" w:rsidRPr="00926DC8" w:rsidRDefault="00D214EF" w:rsidP="00CC09C5">
            <w:pPr>
              <w:spacing w:line="240" w:lineRule="atLeast"/>
              <w:ind w:left="360"/>
            </w:pP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tcPr>
          <w:p w14:paraId="199A778C" w14:textId="2DA4D74D" w:rsidR="00D214EF" w:rsidRPr="00926DC8" w:rsidRDefault="00D214EF" w:rsidP="00CC09C5">
            <w:pPr>
              <w:spacing w:line="240" w:lineRule="atLeast"/>
            </w:pPr>
            <w:r w:rsidRPr="00926DC8">
              <w:rPr>
                <w:szCs w:val="20"/>
              </w:rPr>
              <w:fldChar w:fldCharType="begin"/>
            </w:r>
            <w:r w:rsidRPr="00926DC8">
              <w:rPr>
                <w:szCs w:val="20"/>
              </w:rPr>
              <w:instrText xml:space="preserve"> REF _Ref94783628 \h  \* MERGEFORMAT </w:instrText>
            </w:r>
            <w:r w:rsidRPr="00926DC8">
              <w:rPr>
                <w:szCs w:val="20"/>
              </w:rPr>
            </w:r>
            <w:r w:rsidRPr="00926DC8">
              <w:rPr>
                <w:szCs w:val="20"/>
              </w:rPr>
              <w:fldChar w:fldCharType="separate"/>
            </w:r>
            <w:r w:rsidR="00FB5E80" w:rsidRPr="00FB5E80">
              <w:t xml:space="preserve">Table </w:t>
            </w:r>
            <w:r w:rsidR="00FB5E80" w:rsidRPr="00FB5E80">
              <w:rPr>
                <w:noProof/>
              </w:rPr>
              <w:t>9</w:t>
            </w:r>
            <w:r w:rsidR="00FB5E80" w:rsidRPr="00FB5E80">
              <w:rPr>
                <w:noProof/>
              </w:rPr>
              <w:noBreakHyphen/>
              <w:t>1</w:t>
            </w:r>
            <w:r w:rsidRPr="00926DC8">
              <w:rPr>
                <w:szCs w:val="20"/>
              </w:rPr>
              <w:fldChar w:fldCharType="end"/>
            </w:r>
            <w:r w:rsidRPr="00926DC8">
              <w:rPr>
                <w:szCs w:val="20"/>
              </w:rPr>
              <w:t xml:space="preserve">:  </w:t>
            </w:r>
            <w:r w:rsidRPr="00926DC8">
              <w:t xml:space="preserve">Update table to add ANC/ PS columns and </w:t>
            </w:r>
            <w:proofErr w:type="gramStart"/>
            <w:r w:rsidRPr="00926DC8">
              <w:t>column</w:t>
            </w:r>
            <w:proofErr w:type="gramEnd"/>
            <w:r w:rsidRPr="00926DC8">
              <w:t xml:space="preserve"> where applicable </w:t>
            </w:r>
            <w:proofErr w:type="spellStart"/>
            <w:r w:rsidRPr="00926DC8">
              <w:t>DExx</w:t>
            </w:r>
            <w:proofErr w:type="spellEnd"/>
            <w:r w:rsidRPr="00926DC8">
              <w:t xml:space="preserve"> configurations are provided (relat</w:t>
            </w:r>
            <w:r w:rsidR="007A53C7" w:rsidRPr="00926DC8">
              <w:t>ed</w:t>
            </w:r>
            <w:r w:rsidRPr="00926DC8">
              <w:t xml:space="preserve"> to each VIN).</w:t>
            </w:r>
          </w:p>
        </w:tc>
      </w:tr>
      <w:tr w:rsidR="00D214EF" w14:paraId="423EA7C5" w14:textId="77777777" w:rsidTr="006F4D36">
        <w:tc>
          <w:tcPr>
            <w:tcW w:w="1597" w:type="dxa"/>
          </w:tcPr>
          <w:p w14:paraId="4881DF6E" w14:textId="045A7DCE" w:rsidR="00D214EF" w:rsidRPr="00926DC8" w:rsidRDefault="00D214EF" w:rsidP="00CC09C5">
            <w:pPr>
              <w:spacing w:line="240" w:lineRule="atLeast"/>
              <w:ind w:left="360"/>
            </w:pPr>
            <w:r w:rsidRPr="00926DC8">
              <w:fldChar w:fldCharType="begin"/>
            </w:r>
            <w:r w:rsidRPr="00926DC8">
              <w:instrText xml:space="preserve"> REF _Ref95601244 \n \h </w:instrText>
            </w:r>
            <w:r w:rsidRPr="00926DC8">
              <w:fldChar w:fldCharType="separate"/>
            </w:r>
            <w:r w:rsidR="00FB5E80">
              <w:t>12.1</w:t>
            </w:r>
            <w:r w:rsidRPr="00926DC8">
              <w:fldChar w:fldCharType="end"/>
            </w:r>
          </w:p>
          <w:p w14:paraId="00A21907" w14:textId="70AB5E2D" w:rsidR="00D214EF" w:rsidRPr="00926DC8" w:rsidRDefault="00D214EF" w:rsidP="00CC09C5">
            <w:pPr>
              <w:spacing w:line="240" w:lineRule="atLeast"/>
              <w:ind w:left="360"/>
            </w:pPr>
            <w:r w:rsidRPr="00926DC8">
              <w:fldChar w:fldCharType="begin"/>
            </w:r>
            <w:r w:rsidRPr="00926DC8">
              <w:instrText xml:space="preserve"> REF _Ref89764121 \n \h </w:instrText>
            </w:r>
            <w:r w:rsidRPr="00926DC8">
              <w:fldChar w:fldCharType="separate"/>
            </w:r>
            <w:r w:rsidR="00FB5E80">
              <w:t>12.4</w:t>
            </w:r>
            <w:r w:rsidRPr="00926DC8">
              <w:fldChar w:fldCharType="end"/>
            </w:r>
          </w:p>
          <w:p w14:paraId="24A4CF18" w14:textId="7B2D15B6" w:rsidR="00D214EF" w:rsidRPr="00926DC8" w:rsidDel="00DD14AD" w:rsidRDefault="00D214EF" w:rsidP="00CC09C5">
            <w:pPr>
              <w:spacing w:line="240" w:lineRule="atLeast"/>
              <w:ind w:left="360"/>
            </w:pPr>
            <w:r w:rsidRPr="00926DC8">
              <w:fldChar w:fldCharType="begin"/>
            </w:r>
            <w:r w:rsidRPr="00926DC8">
              <w:instrText xml:space="preserve"> REF _Ref93430613 \n \h </w:instrText>
            </w:r>
            <w:r w:rsidRPr="00926DC8">
              <w:fldChar w:fldCharType="separate"/>
            </w:r>
            <w:r w:rsidR="00FB5E80">
              <w:t>12.5</w:t>
            </w:r>
            <w:r w:rsidRPr="00926DC8">
              <w:fldChar w:fldCharType="end"/>
            </w:r>
          </w:p>
        </w:tc>
        <w:tc>
          <w:tcPr>
            <w:tcW w:w="9000" w:type="dxa"/>
          </w:tcPr>
          <w:p w14:paraId="61A99825" w14:textId="35D8EA34" w:rsidR="00D214EF" w:rsidRPr="00926DC8" w:rsidDel="00911101" w:rsidRDefault="00D214EF" w:rsidP="00CC09C5">
            <w:pPr>
              <w:spacing w:line="240" w:lineRule="atLeast"/>
              <w:rPr>
                <w:szCs w:val="20"/>
              </w:rPr>
            </w:pPr>
            <w:r w:rsidRPr="00926DC8">
              <w:t xml:space="preserve">Update all sections to remove comments about reading the VIN list from the </w:t>
            </w:r>
            <w:proofErr w:type="gramStart"/>
            <w:r w:rsidRPr="00926DC8">
              <w:t>Library</w:t>
            </w:r>
            <w:proofErr w:type="gramEnd"/>
            <w:r w:rsidRPr="00926DC8">
              <w:t xml:space="preserve"> (to determine which information is to be written to VINs).  Instead, replaced with using </w:t>
            </w:r>
            <w:proofErr w:type="spellStart"/>
            <w:r w:rsidRPr="00926DC8">
              <w:t>DExx</w:t>
            </w:r>
            <w:proofErr w:type="spellEnd"/>
            <w:r w:rsidRPr="00926DC8">
              <w:t xml:space="preserve"> configurations, referring to the </w:t>
            </w:r>
            <w:proofErr w:type="spellStart"/>
            <w:r w:rsidRPr="00926DC8">
              <w:t>DExx</w:t>
            </w:r>
            <w:proofErr w:type="spellEnd"/>
            <w:r w:rsidRPr="00926DC8">
              <w:t xml:space="preserve"> configuration information captured in </w:t>
            </w:r>
            <w:r w:rsidRPr="00926DC8">
              <w:fldChar w:fldCharType="begin"/>
            </w:r>
            <w:r w:rsidRPr="00926DC8">
              <w:instrText xml:space="preserve"> REF _Ref94783628 \h  \* MERGEFORMAT </w:instrText>
            </w:r>
            <w:r w:rsidRPr="00926DC8">
              <w:fldChar w:fldCharType="separate"/>
            </w:r>
            <w:r w:rsidR="00FB5E80" w:rsidRPr="00FB5E80">
              <w:t>Table 9</w:t>
            </w:r>
            <w:r w:rsidR="00FB5E80" w:rsidRPr="00FB5E80">
              <w:noBreakHyphen/>
              <w:t>1</w:t>
            </w:r>
            <w:r w:rsidRPr="00926DC8">
              <w:fldChar w:fldCharType="end"/>
            </w:r>
            <w:r w:rsidRPr="00926DC8">
              <w:t>.</w:t>
            </w:r>
          </w:p>
        </w:tc>
      </w:tr>
      <w:tr w:rsidR="00BD5E66" w14:paraId="51C9F95F" w14:textId="77777777" w:rsidTr="006F4D36">
        <w:tc>
          <w:tcPr>
            <w:tcW w:w="1597" w:type="dxa"/>
          </w:tcPr>
          <w:p w14:paraId="6C8833E5" w14:textId="027FB7B7" w:rsidR="00BD5E66" w:rsidRPr="00926DC8" w:rsidRDefault="00BD5E66" w:rsidP="00CC09C5">
            <w:pPr>
              <w:spacing w:line="240" w:lineRule="atLeast"/>
              <w:ind w:left="360"/>
            </w:pPr>
            <w:r w:rsidRPr="00926DC8">
              <w:fldChar w:fldCharType="begin"/>
            </w:r>
            <w:r w:rsidRPr="00926DC8">
              <w:instrText xml:space="preserve"> REF _Ref90114413 \r \h  \* MERGEFORMAT </w:instrText>
            </w:r>
            <w:r w:rsidRPr="00926DC8">
              <w:fldChar w:fldCharType="separate"/>
            </w:r>
            <w:r w:rsidR="00FB5E80">
              <w:t>12.3.2</w:t>
            </w:r>
            <w:r w:rsidRPr="00926DC8">
              <w:fldChar w:fldCharType="end"/>
            </w:r>
          </w:p>
        </w:tc>
        <w:tc>
          <w:tcPr>
            <w:tcW w:w="9000" w:type="dxa"/>
          </w:tcPr>
          <w:p w14:paraId="403BD0E7" w14:textId="1A2010F0" w:rsidR="00BD5E66" w:rsidRPr="00926DC8" w:rsidRDefault="00BD5E66" w:rsidP="00CC09C5">
            <w:pPr>
              <w:spacing w:line="240" w:lineRule="atLeast"/>
            </w:pPr>
            <w:r w:rsidRPr="00926DC8">
              <w:t>Remove "</w:t>
            </w:r>
            <w:r w:rsidR="00A84B24" w:rsidRPr="00926DC8">
              <w:rPr>
                <w:rFonts w:eastAsia="Times New Roman"/>
                <w:color w:val="000000"/>
              </w:rPr>
              <w:t xml:space="preserve"> Determine what data to pass to the </w:t>
            </w:r>
            <w:proofErr w:type="gramStart"/>
            <w:r w:rsidR="00A84B24" w:rsidRPr="00926DC8">
              <w:rPr>
                <w:rFonts w:eastAsia="Times New Roman"/>
                <w:color w:val="000000"/>
              </w:rPr>
              <w:t>Library</w:t>
            </w:r>
            <w:proofErr w:type="gramEnd"/>
            <w:r w:rsidR="00A84B24" w:rsidRPr="00926DC8">
              <w:rPr>
                <w:rFonts w:eastAsia="Times New Roman"/>
                <w:color w:val="000000"/>
              </w:rPr>
              <w:t>…</w:t>
            </w:r>
            <w:r w:rsidRPr="00926DC8">
              <w:t>" comment</w:t>
            </w:r>
            <w:r w:rsidR="00A84B24" w:rsidRPr="00926DC8">
              <w:t>,</w:t>
            </w:r>
          </w:p>
        </w:tc>
      </w:tr>
      <w:tr w:rsidR="00D214EF" w14:paraId="61F77174" w14:textId="77777777" w:rsidTr="006F4D36">
        <w:tc>
          <w:tcPr>
            <w:tcW w:w="1597" w:type="dxa"/>
          </w:tcPr>
          <w:p w14:paraId="5C5A6A78" w14:textId="36E8B8DE" w:rsidR="00D214EF" w:rsidRPr="005B326F" w:rsidDel="00DD14AD" w:rsidRDefault="00D214EF" w:rsidP="00CC09C5">
            <w:pPr>
              <w:spacing w:line="240" w:lineRule="atLeast"/>
              <w:ind w:left="360"/>
              <w:rPr>
                <w:highlight w:val="green"/>
              </w:rPr>
            </w:pPr>
            <w:r w:rsidRPr="00FF487A">
              <w:rPr>
                <w:highlight w:val="yellow"/>
              </w:rPr>
              <w:fldChar w:fldCharType="begin"/>
            </w:r>
            <w:r w:rsidRPr="00FF487A">
              <w:rPr>
                <w:highlight w:val="yellow"/>
              </w:rPr>
              <w:instrText xml:space="preserve"> REF _Ref95601438 \n \h </w:instrText>
            </w:r>
            <w:r>
              <w:rPr>
                <w:highlight w:val="yellow"/>
              </w:rPr>
              <w:instrText xml:space="preserve"> \* MERGEFORMAT </w:instrText>
            </w:r>
            <w:r w:rsidRPr="00FF487A">
              <w:rPr>
                <w:highlight w:val="yellow"/>
              </w:rPr>
            </w:r>
            <w:r w:rsidRPr="00FF487A">
              <w:rPr>
                <w:highlight w:val="yellow"/>
              </w:rPr>
              <w:fldChar w:fldCharType="separate"/>
            </w:r>
            <w:r w:rsidR="00FB5E80">
              <w:rPr>
                <w:highlight w:val="yellow"/>
              </w:rPr>
              <w:t>17.1.3.5</w:t>
            </w:r>
            <w:r w:rsidRPr="00FF487A">
              <w:rPr>
                <w:highlight w:val="yellow"/>
              </w:rPr>
              <w:fldChar w:fldCharType="end"/>
            </w:r>
          </w:p>
        </w:tc>
        <w:tc>
          <w:tcPr>
            <w:tcW w:w="9000" w:type="dxa"/>
          </w:tcPr>
          <w:p w14:paraId="13B35603" w14:textId="001A4E6A" w:rsidR="00D214EF" w:rsidRPr="00D214EF" w:rsidDel="00911101" w:rsidRDefault="00D214EF" w:rsidP="00CC09C5">
            <w:pPr>
              <w:spacing w:line="240" w:lineRule="atLeast"/>
              <w:rPr>
                <w:highlight w:val="green"/>
              </w:rPr>
            </w:pPr>
            <w:r w:rsidRPr="00FF487A">
              <w:rPr>
                <w:highlight w:val="yellow"/>
              </w:rPr>
              <w:t>Need to deal with all the areas that call out reading VIN list</w:t>
            </w:r>
          </w:p>
        </w:tc>
      </w:tr>
      <w:tr w:rsidR="00D214EF" w14:paraId="3DB6B327" w14:textId="77777777" w:rsidTr="00537DED">
        <w:tc>
          <w:tcPr>
            <w:tcW w:w="10597" w:type="dxa"/>
            <w:gridSpan w:val="2"/>
          </w:tcPr>
          <w:p w14:paraId="6C777454" w14:textId="3B9042F2" w:rsidR="00D214EF" w:rsidRPr="00926DC8" w:rsidRDefault="00D214EF" w:rsidP="00CC09C5">
            <w:pPr>
              <w:spacing w:line="240" w:lineRule="atLeast"/>
              <w:rPr>
                <w:szCs w:val="20"/>
              </w:rPr>
            </w:pPr>
            <w:r w:rsidRPr="00926DC8">
              <w:t xml:space="preserve">Change CAN signal for transmission gear position from </w:t>
            </w:r>
            <w:proofErr w:type="spellStart"/>
            <w:r w:rsidRPr="00926DC8">
              <w:t>GearLvrPos_D_Actl</w:t>
            </w:r>
            <w:proofErr w:type="spellEnd"/>
            <w:r w:rsidRPr="00926DC8">
              <w:t xml:space="preserve"> (0x230) to the signal </w:t>
            </w:r>
            <w:proofErr w:type="spellStart"/>
            <w:r w:rsidRPr="00926DC8">
              <w:t>TrnRng_D_Rq</w:t>
            </w:r>
            <w:proofErr w:type="spellEnd"/>
            <w:r w:rsidRPr="00926DC8">
              <w:t xml:space="preserve"> (0x176</w:t>
            </w:r>
            <w:proofErr w:type="gramStart"/>
            <w:r w:rsidRPr="00926DC8">
              <w:t>)</w:t>
            </w:r>
            <w:r w:rsidR="00AD1863" w:rsidRPr="00926DC8">
              <w:t>, and</w:t>
            </w:r>
            <w:proofErr w:type="gramEnd"/>
            <w:r w:rsidR="00AD1863" w:rsidRPr="00926DC8">
              <w:t xml:space="preserve"> rename VIN to Trans Range</w:t>
            </w:r>
            <w:r w:rsidRPr="00926DC8">
              <w:t>.  (Per 2/8/22 email from B. Schabel)</w:t>
            </w:r>
          </w:p>
        </w:tc>
      </w:tr>
      <w:tr w:rsidR="00D214EF" w14:paraId="5EB30153" w14:textId="77777777" w:rsidTr="006F4D36">
        <w:tc>
          <w:tcPr>
            <w:tcW w:w="1597" w:type="dxa"/>
          </w:tcPr>
          <w:p w14:paraId="6AC88260" w14:textId="08636565" w:rsidR="00D214EF" w:rsidRPr="00926DC8" w:rsidRDefault="00D214EF" w:rsidP="00CC09C5">
            <w:pPr>
              <w:spacing w:line="240" w:lineRule="atLeast"/>
              <w:ind w:left="360"/>
            </w:pP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tcPr>
          <w:p w14:paraId="293E864D" w14:textId="2DBF0CA1" w:rsidR="00D214EF" w:rsidRPr="00926DC8" w:rsidRDefault="00D214EF" w:rsidP="00CC09C5">
            <w:pPr>
              <w:spacing w:line="240" w:lineRule="atLeast"/>
              <w:rPr>
                <w:szCs w:val="20"/>
              </w:rPr>
            </w:pPr>
            <w:r w:rsidRPr="00926DC8">
              <w:rPr>
                <w:szCs w:val="20"/>
              </w:rPr>
              <w:fldChar w:fldCharType="begin"/>
            </w:r>
            <w:r w:rsidRPr="00926DC8">
              <w:rPr>
                <w:szCs w:val="20"/>
              </w:rPr>
              <w:instrText xml:space="preserve"> REF _Ref94783628 \h  \* MERGEFORMAT </w:instrText>
            </w:r>
            <w:r w:rsidRPr="00926DC8">
              <w:rPr>
                <w:szCs w:val="20"/>
              </w:rPr>
            </w:r>
            <w:r w:rsidRPr="00926DC8">
              <w:rPr>
                <w:szCs w:val="20"/>
              </w:rPr>
              <w:fldChar w:fldCharType="separate"/>
            </w:r>
            <w:r w:rsidR="00FB5E80" w:rsidRPr="00FB5E80">
              <w:t xml:space="preserve">Table </w:t>
            </w:r>
            <w:r w:rsidR="00FB5E80" w:rsidRPr="00FB5E80">
              <w:rPr>
                <w:noProof/>
              </w:rPr>
              <w:t>9</w:t>
            </w:r>
            <w:r w:rsidR="00FB5E80" w:rsidRPr="00FB5E80">
              <w:rPr>
                <w:noProof/>
              </w:rPr>
              <w:noBreakHyphen/>
              <w:t>1</w:t>
            </w:r>
            <w:r w:rsidRPr="00926DC8">
              <w:rPr>
                <w:szCs w:val="20"/>
              </w:rPr>
              <w:fldChar w:fldCharType="end"/>
            </w:r>
            <w:r w:rsidRPr="00926DC8">
              <w:rPr>
                <w:szCs w:val="20"/>
              </w:rPr>
              <w:t xml:space="preserve">:  </w:t>
            </w:r>
            <w:r w:rsidRPr="00926DC8">
              <w:t xml:space="preserve">Update </w:t>
            </w:r>
            <w:r w:rsidR="00BB132C" w:rsidRPr="00926DC8">
              <w:t xml:space="preserve">VIN name and </w:t>
            </w:r>
            <w:r w:rsidRPr="00926DC8">
              <w:t>signal name in table</w:t>
            </w:r>
          </w:p>
        </w:tc>
      </w:tr>
      <w:tr w:rsidR="00D214EF" w14:paraId="4F2822C4" w14:textId="77777777" w:rsidTr="006F4D36">
        <w:tc>
          <w:tcPr>
            <w:tcW w:w="1597" w:type="dxa"/>
          </w:tcPr>
          <w:p w14:paraId="4C2C632E" w14:textId="69ACEE14" w:rsidR="00D214EF" w:rsidRPr="00926DC8" w:rsidRDefault="00D214EF" w:rsidP="00CC09C5">
            <w:pPr>
              <w:spacing w:line="240" w:lineRule="atLeast"/>
              <w:ind w:left="360"/>
            </w:pPr>
            <w:r w:rsidRPr="00926DC8">
              <w:rPr>
                <w:szCs w:val="20"/>
              </w:rPr>
              <w:fldChar w:fldCharType="begin"/>
            </w:r>
            <w:r w:rsidRPr="00926DC8">
              <w:rPr>
                <w:szCs w:val="20"/>
              </w:rPr>
              <w:instrText xml:space="preserve"> REF _Ref70547494 \r \h </w:instrText>
            </w:r>
            <w:r w:rsidRPr="00926DC8">
              <w:rPr>
                <w:szCs w:val="20"/>
              </w:rPr>
            </w:r>
            <w:r w:rsidRPr="00926DC8">
              <w:rPr>
                <w:szCs w:val="20"/>
              </w:rPr>
              <w:fldChar w:fldCharType="separate"/>
            </w:r>
            <w:r w:rsidR="00FB5E80">
              <w:rPr>
                <w:b/>
                <w:bCs/>
                <w:szCs w:val="20"/>
              </w:rPr>
              <w:t>Error! Reference source not found.</w:t>
            </w:r>
            <w:r w:rsidRPr="00926DC8">
              <w:rPr>
                <w:szCs w:val="20"/>
              </w:rPr>
              <w:fldChar w:fldCharType="end"/>
            </w:r>
          </w:p>
        </w:tc>
        <w:tc>
          <w:tcPr>
            <w:tcW w:w="9000" w:type="dxa"/>
          </w:tcPr>
          <w:p w14:paraId="5DE5ACEF" w14:textId="5EEE9F02" w:rsidR="00D214EF" w:rsidRPr="00926DC8" w:rsidRDefault="00D214EF" w:rsidP="00CC09C5">
            <w:pPr>
              <w:spacing w:line="240" w:lineRule="atLeast"/>
              <w:rPr>
                <w:szCs w:val="20"/>
              </w:rPr>
            </w:pPr>
            <w:r w:rsidRPr="00926DC8">
              <w:t xml:space="preserve">Update </w:t>
            </w:r>
            <w:r w:rsidR="00BB132C" w:rsidRPr="00926DC8">
              <w:t xml:space="preserve">VIN name and </w:t>
            </w:r>
            <w:r w:rsidRPr="00926DC8">
              <w:t>signal name</w:t>
            </w:r>
          </w:p>
        </w:tc>
      </w:tr>
      <w:tr w:rsidR="00D214EF" w14:paraId="64B7D49C" w14:textId="77777777" w:rsidTr="006F4D36">
        <w:tc>
          <w:tcPr>
            <w:tcW w:w="1597" w:type="dxa"/>
          </w:tcPr>
          <w:p w14:paraId="7DC277DC" w14:textId="028AF935" w:rsidR="00D214EF" w:rsidRPr="00926DC8" w:rsidRDefault="00D214EF" w:rsidP="00CC09C5">
            <w:pPr>
              <w:spacing w:line="240" w:lineRule="atLeast"/>
              <w:ind w:left="360"/>
            </w:pPr>
            <w:r w:rsidRPr="00926DC8">
              <w:rPr>
                <w:szCs w:val="20"/>
              </w:rPr>
              <w:fldChar w:fldCharType="begin"/>
            </w:r>
            <w:r w:rsidRPr="00926DC8">
              <w:instrText xml:space="preserve"> REF _Ref95292234 \r \h </w:instrText>
            </w:r>
            <w:r w:rsidRPr="00926DC8">
              <w:rPr>
                <w:szCs w:val="20"/>
              </w:rPr>
              <w:instrText xml:space="preserve"> \* MERGEFORMAT </w:instrText>
            </w:r>
            <w:r w:rsidRPr="00926DC8">
              <w:rPr>
                <w:szCs w:val="20"/>
              </w:rPr>
            </w:r>
            <w:r w:rsidRPr="00926DC8">
              <w:rPr>
                <w:szCs w:val="20"/>
              </w:rPr>
              <w:fldChar w:fldCharType="separate"/>
            </w:r>
            <w:r w:rsidR="00FB5E80">
              <w:t>12.5.6</w:t>
            </w:r>
            <w:r w:rsidRPr="00926DC8">
              <w:rPr>
                <w:szCs w:val="20"/>
              </w:rPr>
              <w:fldChar w:fldCharType="end"/>
            </w:r>
          </w:p>
        </w:tc>
        <w:tc>
          <w:tcPr>
            <w:tcW w:w="9000" w:type="dxa"/>
          </w:tcPr>
          <w:p w14:paraId="28074E7F" w14:textId="15ECFD13" w:rsidR="00D214EF" w:rsidRPr="00926DC8" w:rsidRDefault="00D214EF" w:rsidP="00CC09C5">
            <w:pPr>
              <w:spacing w:line="240" w:lineRule="atLeast"/>
            </w:pPr>
            <w:r w:rsidRPr="00926DC8">
              <w:t xml:space="preserve">-  Update </w:t>
            </w:r>
            <w:r w:rsidR="00BB132C" w:rsidRPr="00926DC8">
              <w:t>VIN name and signal name</w:t>
            </w:r>
          </w:p>
          <w:p w14:paraId="287D29C3" w14:textId="07EA5601" w:rsidR="00D214EF" w:rsidRPr="00926DC8" w:rsidRDefault="00D214EF" w:rsidP="00CC09C5">
            <w:pPr>
              <w:spacing w:line="240" w:lineRule="atLeast"/>
              <w:rPr>
                <w:szCs w:val="20"/>
              </w:rPr>
            </w:pPr>
            <w:r w:rsidRPr="00926DC8">
              <w:t>-  Change reference section for missing message handling (from 0x230 to 0x176).</w:t>
            </w:r>
          </w:p>
        </w:tc>
      </w:tr>
      <w:tr w:rsidR="00D214EF" w14:paraId="11D4D312" w14:textId="77777777" w:rsidTr="006F4D36">
        <w:tc>
          <w:tcPr>
            <w:tcW w:w="1597" w:type="dxa"/>
          </w:tcPr>
          <w:p w14:paraId="086BB9F9" w14:textId="5FF343A0" w:rsidR="00D214EF" w:rsidRPr="00926DC8" w:rsidRDefault="00D214EF" w:rsidP="00CC09C5">
            <w:pPr>
              <w:spacing w:line="240" w:lineRule="atLeast"/>
              <w:ind w:left="360"/>
            </w:pPr>
            <w:r w:rsidRPr="00926DC8">
              <w:fldChar w:fldCharType="begin"/>
            </w:r>
            <w:r w:rsidRPr="00926DC8">
              <w:instrText xml:space="preserve"> REF _Ref93413897 \r \h  \* MERGEFORMAT </w:instrText>
            </w:r>
            <w:r w:rsidRPr="00926DC8">
              <w:fldChar w:fldCharType="separate"/>
            </w:r>
            <w:r w:rsidR="00FB5E80">
              <w:t>12.5.3</w:t>
            </w:r>
            <w:r w:rsidRPr="00926DC8">
              <w:fldChar w:fldCharType="end"/>
            </w:r>
          </w:p>
        </w:tc>
        <w:tc>
          <w:tcPr>
            <w:tcW w:w="9000" w:type="dxa"/>
          </w:tcPr>
          <w:p w14:paraId="27CA2AB3" w14:textId="2F311E3D" w:rsidR="00D214EF" w:rsidRPr="00926DC8" w:rsidRDefault="00D214EF" w:rsidP="00CC09C5">
            <w:pPr>
              <w:spacing w:line="240" w:lineRule="atLeast"/>
            </w:pPr>
            <w:r w:rsidRPr="00926DC8">
              <w:t xml:space="preserve">Update </w:t>
            </w:r>
            <w:r w:rsidR="00BB132C" w:rsidRPr="00926DC8">
              <w:t>VIN name and signal name</w:t>
            </w:r>
          </w:p>
        </w:tc>
      </w:tr>
      <w:tr w:rsidR="00D214EF" w14:paraId="030C791E" w14:textId="77777777" w:rsidTr="006F4D36">
        <w:tc>
          <w:tcPr>
            <w:tcW w:w="1597" w:type="dxa"/>
          </w:tcPr>
          <w:p w14:paraId="532EEE06" w14:textId="7B8588A3" w:rsidR="00D214EF" w:rsidRPr="00926DC8" w:rsidRDefault="00D214EF" w:rsidP="00CC09C5">
            <w:pPr>
              <w:spacing w:line="240" w:lineRule="atLeast"/>
              <w:ind w:left="360"/>
            </w:pPr>
            <w:r w:rsidRPr="00926DC8">
              <w:t>Prior 16.3.6.3.4 (Removed)</w:t>
            </w:r>
          </w:p>
        </w:tc>
        <w:tc>
          <w:tcPr>
            <w:tcW w:w="9000" w:type="dxa"/>
          </w:tcPr>
          <w:p w14:paraId="4A6E42FB" w14:textId="0F7F377C" w:rsidR="00D214EF" w:rsidRPr="00926DC8" w:rsidRDefault="00D214EF" w:rsidP="00CC09C5">
            <w:pPr>
              <w:spacing w:line="240" w:lineRule="atLeast"/>
              <w:rPr>
                <w:szCs w:val="20"/>
              </w:rPr>
            </w:pPr>
            <w:r w:rsidRPr="00926DC8">
              <w:rPr>
                <w:szCs w:val="20"/>
              </w:rPr>
              <w:t>Removed. (Missing message monitoring will no longer apply to 0x230.)</w:t>
            </w:r>
          </w:p>
        </w:tc>
      </w:tr>
      <w:tr w:rsidR="00D214EF" w14:paraId="192EEFBF" w14:textId="77777777" w:rsidTr="0066657E">
        <w:tc>
          <w:tcPr>
            <w:tcW w:w="10597" w:type="dxa"/>
            <w:gridSpan w:val="2"/>
          </w:tcPr>
          <w:p w14:paraId="54F013A8" w14:textId="4BE5CC34" w:rsidR="00D214EF" w:rsidRPr="00926DC8" w:rsidRDefault="00D214EF" w:rsidP="00CC09C5">
            <w:pPr>
              <w:spacing w:line="240" w:lineRule="atLeast"/>
              <w:rPr>
                <w:szCs w:val="20"/>
              </w:rPr>
            </w:pPr>
            <w:r w:rsidRPr="00926DC8">
              <w:rPr>
                <w:szCs w:val="20"/>
              </w:rPr>
              <w:t>Addition of Heartbeat VINs</w:t>
            </w:r>
          </w:p>
        </w:tc>
      </w:tr>
      <w:tr w:rsidR="00D214EF" w14:paraId="6947729A" w14:textId="77777777" w:rsidTr="006F4D36">
        <w:tc>
          <w:tcPr>
            <w:tcW w:w="1597" w:type="dxa"/>
          </w:tcPr>
          <w:p w14:paraId="1BF968AD" w14:textId="44DBE7DB" w:rsidR="00D214EF" w:rsidRPr="00926DC8" w:rsidRDefault="00D214EF" w:rsidP="00CC09C5">
            <w:pPr>
              <w:spacing w:line="240" w:lineRule="atLeast"/>
              <w:ind w:left="360"/>
            </w:pP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r w:rsidRPr="00926DC8">
              <w:rPr>
                <w:szCs w:val="20"/>
              </w:rPr>
              <w:t xml:space="preserve"> (</w:t>
            </w:r>
            <w:r w:rsidRPr="00926DC8">
              <w:rPr>
                <w:szCs w:val="20"/>
              </w:rPr>
              <w:fldChar w:fldCharType="begin"/>
            </w:r>
            <w:r w:rsidRPr="00926DC8">
              <w:rPr>
                <w:szCs w:val="20"/>
              </w:rPr>
              <w:instrText xml:space="preserve"> REF _Ref94783628 \h  \* MERGEFORMAT </w:instrText>
            </w:r>
            <w:r w:rsidRPr="00926DC8">
              <w:rPr>
                <w:szCs w:val="20"/>
              </w:rPr>
            </w:r>
            <w:r w:rsidRPr="00926DC8">
              <w:rPr>
                <w:szCs w:val="20"/>
              </w:rPr>
              <w:fldChar w:fldCharType="separate"/>
            </w:r>
            <w:r w:rsidR="00FB5E80" w:rsidRPr="00FB5E80">
              <w:t xml:space="preserve">Table </w:t>
            </w:r>
            <w:r w:rsidR="00FB5E80" w:rsidRPr="00FB5E80">
              <w:rPr>
                <w:noProof/>
              </w:rPr>
              <w:t>9</w:t>
            </w:r>
            <w:r w:rsidR="00FB5E80" w:rsidRPr="00FB5E80">
              <w:rPr>
                <w:noProof/>
              </w:rPr>
              <w:noBreakHyphen/>
              <w:t>1</w:t>
            </w:r>
            <w:r w:rsidRPr="00926DC8">
              <w:rPr>
                <w:szCs w:val="20"/>
              </w:rPr>
              <w:fldChar w:fldCharType="end"/>
            </w:r>
            <w:r w:rsidRPr="00926DC8">
              <w:rPr>
                <w:szCs w:val="20"/>
              </w:rPr>
              <w:t>)</w:t>
            </w:r>
          </w:p>
        </w:tc>
        <w:tc>
          <w:tcPr>
            <w:tcW w:w="9000" w:type="dxa"/>
          </w:tcPr>
          <w:p w14:paraId="4A318851" w14:textId="4291C280" w:rsidR="00D214EF" w:rsidRPr="00926DC8" w:rsidRDefault="00D214EF" w:rsidP="00CC09C5">
            <w:pPr>
              <w:spacing w:line="240" w:lineRule="atLeast"/>
              <w:rPr>
                <w:szCs w:val="20"/>
              </w:rPr>
            </w:pP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r w:rsidRPr="00926DC8">
              <w:rPr>
                <w:szCs w:val="20"/>
              </w:rPr>
              <w:t xml:space="preserve"> (</w:t>
            </w:r>
            <w:r w:rsidRPr="00926DC8">
              <w:rPr>
                <w:szCs w:val="20"/>
              </w:rPr>
              <w:fldChar w:fldCharType="begin"/>
            </w:r>
            <w:r w:rsidRPr="00926DC8">
              <w:rPr>
                <w:szCs w:val="20"/>
              </w:rPr>
              <w:instrText xml:space="preserve"> REF _Ref94783628 \h  \* MERGEFORMAT </w:instrText>
            </w:r>
            <w:r w:rsidRPr="00926DC8">
              <w:rPr>
                <w:szCs w:val="20"/>
              </w:rPr>
            </w:r>
            <w:r w:rsidRPr="00926DC8">
              <w:rPr>
                <w:szCs w:val="20"/>
              </w:rPr>
              <w:fldChar w:fldCharType="separate"/>
            </w:r>
            <w:r w:rsidR="00FB5E80" w:rsidRPr="00FB5E80">
              <w:t xml:space="preserve">Table </w:t>
            </w:r>
            <w:r w:rsidR="00FB5E80" w:rsidRPr="00FB5E80">
              <w:rPr>
                <w:noProof/>
              </w:rPr>
              <w:t>9</w:t>
            </w:r>
            <w:r w:rsidR="00FB5E80" w:rsidRPr="00FB5E80">
              <w:rPr>
                <w:noProof/>
              </w:rPr>
              <w:noBreakHyphen/>
              <w:t>1</w:t>
            </w:r>
            <w:r w:rsidRPr="00926DC8">
              <w:rPr>
                <w:szCs w:val="20"/>
              </w:rPr>
              <w:fldChar w:fldCharType="end"/>
            </w:r>
            <w:r w:rsidRPr="00926DC8">
              <w:rPr>
                <w:szCs w:val="20"/>
              </w:rPr>
              <w:t>):</w:t>
            </w:r>
            <w:r w:rsidRPr="00926DC8">
              <w:t xml:space="preserve">  Add heartbeat VINs.  Add references to sections </w:t>
            </w:r>
            <w:r w:rsidRPr="00926DC8">
              <w:fldChar w:fldCharType="begin"/>
            </w:r>
            <w:r w:rsidRPr="00926DC8">
              <w:instrText xml:space="preserve"> REF _Ref95373841 \r \h  \* MERGEFORMAT </w:instrText>
            </w:r>
            <w:r w:rsidRPr="00926DC8">
              <w:fldChar w:fldCharType="separate"/>
            </w:r>
            <w:r w:rsidR="00FB5E80">
              <w:t>12.5.12</w:t>
            </w:r>
            <w:r w:rsidRPr="00926DC8">
              <w:fldChar w:fldCharType="end"/>
            </w:r>
            <w:r w:rsidRPr="00926DC8">
              <w:t xml:space="preserve"> and </w:t>
            </w:r>
            <w:r w:rsidRPr="00926DC8">
              <w:rPr>
                <w:szCs w:val="20"/>
              </w:rPr>
              <w:fldChar w:fldCharType="begin"/>
            </w:r>
            <w:r w:rsidRPr="00926DC8">
              <w:instrText xml:space="preserve"> REF _Ref95396533 \r \h </w:instrText>
            </w:r>
            <w:r w:rsidRPr="00926DC8">
              <w:rPr>
                <w:szCs w:val="20"/>
              </w:rPr>
            </w:r>
            <w:r w:rsidRPr="00926DC8">
              <w:rPr>
                <w:szCs w:val="20"/>
              </w:rPr>
              <w:fldChar w:fldCharType="separate"/>
            </w:r>
            <w:r w:rsidR="00FB5E80">
              <w:t>0</w:t>
            </w:r>
            <w:r w:rsidRPr="00926DC8">
              <w:rPr>
                <w:szCs w:val="20"/>
              </w:rPr>
              <w:fldChar w:fldCharType="end"/>
            </w:r>
            <w:r w:rsidRPr="00926DC8">
              <w:rPr>
                <w:szCs w:val="20"/>
              </w:rPr>
              <w:t>.</w:t>
            </w:r>
          </w:p>
        </w:tc>
      </w:tr>
      <w:tr w:rsidR="00D214EF" w14:paraId="08B831C5" w14:textId="77777777" w:rsidTr="006F4D36">
        <w:tc>
          <w:tcPr>
            <w:tcW w:w="1597" w:type="dxa"/>
          </w:tcPr>
          <w:p w14:paraId="679765A6" w14:textId="57839F29" w:rsidR="00D214EF" w:rsidRPr="00926DC8" w:rsidRDefault="00D214EF" w:rsidP="00CC09C5">
            <w:pPr>
              <w:spacing w:line="240" w:lineRule="atLeast"/>
              <w:ind w:left="360"/>
            </w:pPr>
            <w:r w:rsidRPr="00926DC8">
              <w:fldChar w:fldCharType="begin"/>
            </w:r>
            <w:r w:rsidRPr="00926DC8">
              <w:instrText xml:space="preserve"> REF _Ref95373841 \r \h  \* MERGEFORMAT </w:instrText>
            </w:r>
            <w:r w:rsidRPr="00926DC8">
              <w:fldChar w:fldCharType="separate"/>
            </w:r>
            <w:r w:rsidR="00FB5E80">
              <w:t>12.5.12</w:t>
            </w:r>
            <w:r w:rsidRPr="00926DC8">
              <w:fldChar w:fldCharType="end"/>
            </w:r>
          </w:p>
        </w:tc>
        <w:tc>
          <w:tcPr>
            <w:tcW w:w="9000" w:type="dxa"/>
          </w:tcPr>
          <w:p w14:paraId="36237124" w14:textId="459C4D18" w:rsidR="00D214EF" w:rsidRPr="00926DC8" w:rsidRDefault="00D214EF" w:rsidP="00CC09C5">
            <w:pPr>
              <w:spacing w:line="240" w:lineRule="atLeast"/>
              <w:rPr>
                <w:szCs w:val="20"/>
              </w:rPr>
            </w:pPr>
            <w:r w:rsidRPr="00926DC8">
              <w:t>Added requirements around new Heartbeat In VIN.  (</w:t>
            </w:r>
            <w:proofErr w:type="gramStart"/>
            <w:r w:rsidRPr="00926DC8">
              <w:t>i.e.</w:t>
            </w:r>
            <w:proofErr w:type="gramEnd"/>
            <w:r w:rsidRPr="00926DC8">
              <w:t xml:space="preserve"> Counter updated by NVH Service and written to VIN at periodic rate)</w:t>
            </w:r>
          </w:p>
        </w:tc>
      </w:tr>
      <w:tr w:rsidR="00D214EF" w14:paraId="590B9B37" w14:textId="77777777" w:rsidTr="006F4D36">
        <w:tc>
          <w:tcPr>
            <w:tcW w:w="1597" w:type="dxa"/>
          </w:tcPr>
          <w:p w14:paraId="14BDF86D" w14:textId="4A1031D8" w:rsidR="00D214EF" w:rsidRPr="00926DC8" w:rsidRDefault="00D214EF" w:rsidP="00CC09C5">
            <w:pPr>
              <w:spacing w:line="240" w:lineRule="atLeast"/>
              <w:ind w:left="360"/>
            </w:pPr>
            <w:r w:rsidRPr="00926DC8">
              <w:rPr>
                <w:szCs w:val="20"/>
              </w:rPr>
              <w:fldChar w:fldCharType="begin"/>
            </w:r>
            <w:r w:rsidRPr="00926DC8">
              <w:instrText xml:space="preserve"> REF _Ref95396050 \r \h </w:instrText>
            </w:r>
            <w:r w:rsidRPr="00926DC8">
              <w:rPr>
                <w:szCs w:val="20"/>
              </w:rPr>
            </w:r>
            <w:r w:rsidRPr="00926DC8">
              <w:rPr>
                <w:szCs w:val="20"/>
              </w:rPr>
              <w:fldChar w:fldCharType="separate"/>
            </w:r>
            <w:r w:rsidR="00FB5E80">
              <w:t>0</w:t>
            </w:r>
            <w:r w:rsidRPr="00926DC8">
              <w:rPr>
                <w:szCs w:val="20"/>
              </w:rPr>
              <w:fldChar w:fldCharType="end"/>
            </w:r>
          </w:p>
        </w:tc>
        <w:tc>
          <w:tcPr>
            <w:tcW w:w="9000" w:type="dxa"/>
          </w:tcPr>
          <w:p w14:paraId="56F03AC6" w14:textId="617C3467" w:rsidR="00D214EF" w:rsidRPr="00926DC8" w:rsidRDefault="00D214EF" w:rsidP="00CC09C5">
            <w:pPr>
              <w:spacing w:line="240" w:lineRule="atLeast"/>
              <w:rPr>
                <w:szCs w:val="20"/>
              </w:rPr>
            </w:pPr>
            <w:r w:rsidRPr="00926DC8">
              <w:t>Added requirements around new Heartbeat Out VIN.  (</w:t>
            </w:r>
            <w:proofErr w:type="gramStart"/>
            <w:r w:rsidRPr="00926DC8">
              <w:t>i.e.</w:t>
            </w:r>
            <w:proofErr w:type="gramEnd"/>
            <w:r w:rsidRPr="00926DC8">
              <w:t xml:space="preserve"> Library echoes back value received via Heartbeat In VIN at same periodic rate)</w:t>
            </w:r>
          </w:p>
        </w:tc>
      </w:tr>
      <w:tr w:rsidR="00D214EF" w14:paraId="7FD22814" w14:textId="77777777" w:rsidTr="006F4D36">
        <w:tc>
          <w:tcPr>
            <w:tcW w:w="1597" w:type="dxa"/>
          </w:tcPr>
          <w:p w14:paraId="0D0E83C7" w14:textId="59BC84C0" w:rsidR="00D214EF" w:rsidRPr="00926DC8" w:rsidRDefault="00036C49" w:rsidP="00CC09C5">
            <w:pPr>
              <w:spacing w:line="240" w:lineRule="atLeast"/>
              <w:ind w:left="360"/>
            </w:pPr>
            <w:r w:rsidRPr="00926DC8">
              <w:rPr>
                <w:szCs w:val="20"/>
              </w:rPr>
              <w:fldChar w:fldCharType="begin"/>
            </w:r>
            <w:r w:rsidRPr="00926DC8">
              <w:instrText xml:space="preserve"> REF _Ref95644283 \r \h </w:instrText>
            </w:r>
            <w:r w:rsidRPr="00926DC8">
              <w:rPr>
                <w:szCs w:val="20"/>
              </w:rPr>
            </w:r>
            <w:r w:rsidRPr="00926DC8">
              <w:rPr>
                <w:szCs w:val="20"/>
              </w:rPr>
              <w:fldChar w:fldCharType="separate"/>
            </w:r>
            <w:r w:rsidR="00FB5E80">
              <w:t>17.1.3.7</w:t>
            </w:r>
            <w:r w:rsidRPr="00926DC8">
              <w:rPr>
                <w:szCs w:val="20"/>
              </w:rPr>
              <w:fldChar w:fldCharType="end"/>
            </w:r>
          </w:p>
        </w:tc>
        <w:tc>
          <w:tcPr>
            <w:tcW w:w="9000" w:type="dxa"/>
          </w:tcPr>
          <w:p w14:paraId="00E22C82" w14:textId="7D550B0F" w:rsidR="00D214EF" w:rsidRPr="00926DC8" w:rsidRDefault="00D214EF" w:rsidP="00CC09C5">
            <w:pPr>
              <w:spacing w:line="240" w:lineRule="atLeast"/>
              <w:rPr>
                <w:szCs w:val="20"/>
              </w:rPr>
            </w:pPr>
            <w:r w:rsidRPr="00926DC8">
              <w:rPr>
                <w:szCs w:val="20"/>
              </w:rPr>
              <w:t>Added requirements re: fault detection/ handling for Heartbeat In VIN.  (Library monitors for timeout, mutes itself when timeout is detected.)</w:t>
            </w:r>
          </w:p>
        </w:tc>
      </w:tr>
      <w:tr w:rsidR="00D214EF" w14:paraId="5DDB1759" w14:textId="77777777" w:rsidTr="006F4D36">
        <w:tc>
          <w:tcPr>
            <w:tcW w:w="1597" w:type="dxa"/>
          </w:tcPr>
          <w:p w14:paraId="374F45F9" w14:textId="47DD7C4D" w:rsidR="00D214EF" w:rsidRPr="00926DC8" w:rsidRDefault="00D214EF" w:rsidP="00CC09C5">
            <w:pPr>
              <w:spacing w:line="240" w:lineRule="atLeast"/>
              <w:ind w:left="360"/>
            </w:pPr>
            <w:r w:rsidRPr="00926DC8">
              <w:rPr>
                <w:szCs w:val="20"/>
              </w:rPr>
              <w:fldChar w:fldCharType="begin"/>
            </w:r>
            <w:r w:rsidRPr="00926DC8">
              <w:rPr>
                <w:szCs w:val="20"/>
              </w:rPr>
              <w:instrText xml:space="preserve"> REF _Ref95375445 \r \h  \* MERGEFORMAT </w:instrText>
            </w:r>
            <w:r w:rsidRPr="00926DC8">
              <w:rPr>
                <w:szCs w:val="20"/>
              </w:rPr>
            </w:r>
            <w:r w:rsidRPr="00926DC8">
              <w:rPr>
                <w:szCs w:val="20"/>
              </w:rPr>
              <w:fldChar w:fldCharType="separate"/>
            </w:r>
            <w:r w:rsidR="00FB5E80">
              <w:rPr>
                <w:szCs w:val="20"/>
              </w:rPr>
              <w:t>17.1.4.4</w:t>
            </w:r>
            <w:r w:rsidRPr="00926DC8">
              <w:rPr>
                <w:szCs w:val="20"/>
              </w:rPr>
              <w:fldChar w:fldCharType="end"/>
            </w:r>
          </w:p>
        </w:tc>
        <w:tc>
          <w:tcPr>
            <w:tcW w:w="9000" w:type="dxa"/>
          </w:tcPr>
          <w:p w14:paraId="773C42C9" w14:textId="017D76F6" w:rsidR="00D214EF" w:rsidRPr="00926DC8" w:rsidRDefault="00D214EF" w:rsidP="00CC09C5">
            <w:pPr>
              <w:spacing w:line="240" w:lineRule="atLeast"/>
              <w:rPr>
                <w:szCs w:val="20"/>
              </w:rPr>
            </w:pPr>
            <w:r w:rsidRPr="00926DC8">
              <w:rPr>
                <w:szCs w:val="20"/>
              </w:rPr>
              <w:t>Added requirements re: fault detection/ handling for Heartbeat Out VIN.  (NVH Service monitors for timeout, disables ANC/ PS.)</w:t>
            </w:r>
          </w:p>
        </w:tc>
      </w:tr>
      <w:tr w:rsidR="00D214EF" w14:paraId="4F75F63D" w14:textId="77777777" w:rsidTr="006F4D36">
        <w:tc>
          <w:tcPr>
            <w:tcW w:w="1597" w:type="dxa"/>
          </w:tcPr>
          <w:p w14:paraId="0057F91C" w14:textId="0582E361" w:rsidR="00D214EF" w:rsidRPr="00926DC8" w:rsidRDefault="00D214EF" w:rsidP="00CC09C5">
            <w:pPr>
              <w:spacing w:line="240" w:lineRule="atLeast"/>
            </w:pPr>
            <w:r w:rsidRPr="00926DC8">
              <w:rPr>
                <w:szCs w:val="20"/>
              </w:rPr>
              <w:fldChar w:fldCharType="begin"/>
            </w:r>
            <w:r w:rsidRPr="00926DC8">
              <w:rPr>
                <w:szCs w:val="20"/>
              </w:rPr>
              <w:instrText xml:space="preserve"> REF _Ref94783579 \r \h </w:instrText>
            </w:r>
            <w:r w:rsidRPr="00926DC8">
              <w:rPr>
                <w:szCs w:val="20"/>
              </w:rPr>
            </w:r>
            <w:r w:rsidRPr="00926DC8">
              <w:rPr>
                <w:szCs w:val="20"/>
              </w:rPr>
              <w:fldChar w:fldCharType="separate"/>
            </w:r>
            <w:r w:rsidR="00FB5E80">
              <w:rPr>
                <w:szCs w:val="20"/>
              </w:rPr>
              <w:t>9</w:t>
            </w:r>
            <w:r w:rsidRPr="00926DC8">
              <w:rPr>
                <w:szCs w:val="20"/>
              </w:rPr>
              <w:fldChar w:fldCharType="end"/>
            </w:r>
          </w:p>
          <w:p w14:paraId="1EA57AD3" w14:textId="5DD09C1F" w:rsidR="00D214EF" w:rsidRPr="00926DC8" w:rsidRDefault="00D214EF" w:rsidP="00CC09C5">
            <w:pPr>
              <w:spacing w:line="240" w:lineRule="atLeast"/>
            </w:pPr>
            <w:r w:rsidRPr="00926DC8">
              <w:t>(9.2 in Draft v1.2)</w:t>
            </w:r>
          </w:p>
        </w:tc>
        <w:tc>
          <w:tcPr>
            <w:tcW w:w="9000" w:type="dxa"/>
          </w:tcPr>
          <w:p w14:paraId="4D65A4F4" w14:textId="22F06989" w:rsidR="00D214EF" w:rsidRPr="00926DC8" w:rsidRDefault="00D214EF" w:rsidP="00CC09C5">
            <w:pPr>
              <w:spacing w:line="240" w:lineRule="atLeast"/>
              <w:rPr>
                <w:szCs w:val="20"/>
              </w:rPr>
            </w:pPr>
            <w:r w:rsidRPr="00926DC8">
              <w:rPr>
                <w:szCs w:val="20"/>
              </w:rPr>
              <w:t xml:space="preserve">Moved prior section 9.3 (including prior Table 9-2) to new section </w:t>
            </w: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r w:rsidRPr="00926DC8">
              <w:rPr>
                <w:szCs w:val="20"/>
              </w:rPr>
              <w:t xml:space="preserve"> (still </w:t>
            </w:r>
            <w:r w:rsidRPr="00926DC8">
              <w:rPr>
                <w:szCs w:val="20"/>
              </w:rPr>
              <w:fldChar w:fldCharType="begin"/>
            </w:r>
            <w:r w:rsidRPr="00926DC8">
              <w:rPr>
                <w:szCs w:val="20"/>
              </w:rPr>
              <w:instrText xml:space="preserve"> REF _Ref94783628 \h  \* MERGEFORMAT </w:instrText>
            </w:r>
            <w:r w:rsidRPr="00926DC8">
              <w:rPr>
                <w:szCs w:val="20"/>
              </w:rPr>
            </w:r>
            <w:r w:rsidRPr="00926DC8">
              <w:rPr>
                <w:szCs w:val="20"/>
              </w:rPr>
              <w:fldChar w:fldCharType="separate"/>
            </w:r>
            <w:r w:rsidR="00FB5E80" w:rsidRPr="00FB5E80">
              <w:t xml:space="preserve">Table </w:t>
            </w:r>
            <w:r w:rsidR="00FB5E80" w:rsidRPr="00FB5E80">
              <w:rPr>
                <w:noProof/>
              </w:rPr>
              <w:t>9</w:t>
            </w:r>
            <w:r w:rsidR="00FB5E80" w:rsidRPr="00FB5E80">
              <w:rPr>
                <w:noProof/>
              </w:rPr>
              <w:noBreakHyphen/>
              <w:t>1</w:t>
            </w:r>
            <w:r w:rsidRPr="00926DC8">
              <w:rPr>
                <w:szCs w:val="20"/>
              </w:rPr>
              <w:fldChar w:fldCharType="end"/>
            </w:r>
            <w:r w:rsidRPr="00926DC8">
              <w:rPr>
                <w:szCs w:val="20"/>
              </w:rPr>
              <w:t>).  (Moving this section was done as the VIN list includes VINs other than CAN inputs, as well as derived VINs which are Library outputs.)</w:t>
            </w:r>
          </w:p>
        </w:tc>
      </w:tr>
      <w:tr w:rsidR="00D214EF" w14:paraId="3047AF47" w14:textId="77777777" w:rsidTr="006F4D36">
        <w:tc>
          <w:tcPr>
            <w:tcW w:w="1597" w:type="dxa"/>
          </w:tcPr>
          <w:p w14:paraId="7445221C" w14:textId="29DE6F4A" w:rsidR="00D214EF" w:rsidRPr="00926DC8" w:rsidRDefault="00D214EF" w:rsidP="00CC09C5">
            <w:pPr>
              <w:spacing w:line="240" w:lineRule="atLeast"/>
              <w:rPr>
                <w:szCs w:val="20"/>
              </w:rPr>
            </w:pPr>
            <w:r w:rsidRPr="00926DC8">
              <w:rPr>
                <w:szCs w:val="20"/>
              </w:rPr>
              <w:fldChar w:fldCharType="begin"/>
            </w:r>
            <w:r w:rsidRPr="00926DC8">
              <w:rPr>
                <w:szCs w:val="20"/>
              </w:rPr>
              <w:instrText xml:space="preserve"> REF _Ref94783579 \r \h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tcPr>
          <w:p w14:paraId="1B3A8D33" w14:textId="6F99DEBC" w:rsidR="00D214EF" w:rsidRPr="00926DC8" w:rsidRDefault="00D214EF" w:rsidP="00CC09C5">
            <w:pPr>
              <w:spacing w:line="240" w:lineRule="atLeast"/>
              <w:rPr>
                <w:szCs w:val="20"/>
              </w:rPr>
            </w:pPr>
            <w:r w:rsidRPr="00926DC8">
              <w:rPr>
                <w:szCs w:val="20"/>
              </w:rPr>
              <w:t xml:space="preserve">Updated wording in section to better summarize the </w:t>
            </w:r>
            <w:proofErr w:type="gramStart"/>
            <w:r w:rsidRPr="00926DC8">
              <w:rPr>
                <w:szCs w:val="20"/>
              </w:rPr>
              <w:t>current status</w:t>
            </w:r>
            <w:proofErr w:type="gramEnd"/>
            <w:r w:rsidRPr="00926DC8">
              <w:rPr>
                <w:szCs w:val="20"/>
              </w:rPr>
              <w:t xml:space="preserve"> of the VIN list.  </w:t>
            </w:r>
          </w:p>
        </w:tc>
      </w:tr>
      <w:tr w:rsidR="00D214EF" w14:paraId="64FE72E4" w14:textId="77777777" w:rsidTr="006F4D36">
        <w:tc>
          <w:tcPr>
            <w:tcW w:w="1597" w:type="dxa"/>
          </w:tcPr>
          <w:p w14:paraId="34159267" w14:textId="68FBE2E9" w:rsidR="00D214EF" w:rsidRPr="00926DC8" w:rsidRDefault="00D214EF" w:rsidP="00CC09C5">
            <w:pPr>
              <w:spacing w:line="240" w:lineRule="atLeast"/>
              <w:rPr>
                <w:szCs w:val="20"/>
              </w:rPr>
            </w:pPr>
            <w:r w:rsidRPr="00926DC8">
              <w:rPr>
                <w:szCs w:val="20"/>
              </w:rPr>
              <w:fldChar w:fldCharType="begin"/>
            </w:r>
            <w:r w:rsidRPr="00926DC8">
              <w:rPr>
                <w:szCs w:val="20"/>
              </w:rPr>
              <w:instrText xml:space="preserve"> REF _Ref94783579 \r \h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tcPr>
          <w:p w14:paraId="3A9E465F" w14:textId="16849340" w:rsidR="00D214EF" w:rsidRPr="00926DC8" w:rsidRDefault="00D214EF" w:rsidP="00CC09C5">
            <w:pPr>
              <w:spacing w:line="240" w:lineRule="atLeast"/>
              <w:rPr>
                <w:szCs w:val="20"/>
              </w:rPr>
            </w:pPr>
            <w:r w:rsidRPr="00926DC8">
              <w:rPr>
                <w:szCs w:val="20"/>
              </w:rPr>
              <w:t>Updated Table 9-2 to add a "Read/ Write" column, as the VINs are now bi-directional.  (Prior, all VINs were only being written to Library.)</w:t>
            </w:r>
          </w:p>
        </w:tc>
      </w:tr>
      <w:tr w:rsidR="00D214EF" w14:paraId="2A050FD6" w14:textId="77777777" w:rsidTr="006F4D36">
        <w:tc>
          <w:tcPr>
            <w:tcW w:w="1597" w:type="dxa"/>
          </w:tcPr>
          <w:p w14:paraId="1BFA5EDA" w14:textId="190F9498" w:rsidR="00D214EF" w:rsidRPr="00926DC8" w:rsidRDefault="00D214EF" w:rsidP="00CC09C5">
            <w:pPr>
              <w:spacing w:line="240" w:lineRule="atLeast"/>
            </w:pPr>
            <w:r w:rsidRPr="00926DC8">
              <w:rPr>
                <w:szCs w:val="20"/>
              </w:rPr>
              <w:fldChar w:fldCharType="begin"/>
            </w:r>
            <w:r w:rsidRPr="00926DC8">
              <w:rPr>
                <w:szCs w:val="20"/>
              </w:rPr>
              <w:instrText xml:space="preserve"> REF _Ref94783579 \r \h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tcPr>
          <w:p w14:paraId="6F159514" w14:textId="3531FF94" w:rsidR="00D214EF" w:rsidRPr="00926DC8" w:rsidRDefault="00D214EF" w:rsidP="00CC09C5">
            <w:pPr>
              <w:spacing w:line="240" w:lineRule="atLeast"/>
              <w:rPr>
                <w:szCs w:val="20"/>
              </w:rPr>
            </w:pPr>
            <w:r w:rsidRPr="00926DC8">
              <w:rPr>
                <w:szCs w:val="20"/>
              </w:rPr>
              <w:t xml:space="preserve">Updated Table 9-2 to add "User </w:t>
            </w:r>
            <w:proofErr w:type="spellStart"/>
            <w:r w:rsidRPr="00926DC8">
              <w:rPr>
                <w:szCs w:val="20"/>
              </w:rPr>
              <w:t>Dfnd</w:t>
            </w:r>
            <w:proofErr w:type="spellEnd"/>
            <w:r w:rsidRPr="00926DC8">
              <w:rPr>
                <w:szCs w:val="20"/>
              </w:rPr>
              <w:t xml:space="preserve"> Gain x" VINs</w:t>
            </w:r>
          </w:p>
        </w:tc>
      </w:tr>
      <w:tr w:rsidR="00D214EF" w14:paraId="16705232" w14:textId="77777777" w:rsidTr="006F4D36">
        <w:tc>
          <w:tcPr>
            <w:tcW w:w="1597" w:type="dxa"/>
          </w:tcPr>
          <w:p w14:paraId="10358FCF" w14:textId="56C26C06" w:rsidR="00D214EF" w:rsidRPr="00926DC8" w:rsidRDefault="00D214EF" w:rsidP="00CC09C5">
            <w:pPr>
              <w:spacing w:line="240" w:lineRule="atLeast"/>
            </w:pPr>
            <w:r w:rsidRPr="00926DC8">
              <w:fldChar w:fldCharType="begin"/>
            </w:r>
            <w:r w:rsidRPr="00926DC8">
              <w:instrText xml:space="preserve"> REF _Ref92958126 \r \h  \* MERGEFORMAT </w:instrText>
            </w:r>
            <w:r w:rsidRPr="00926DC8">
              <w:fldChar w:fldCharType="separate"/>
            </w:r>
            <w:r w:rsidR="00FB5E80">
              <w:t>8.3.2</w:t>
            </w:r>
            <w:r w:rsidRPr="00926DC8">
              <w:fldChar w:fldCharType="end"/>
            </w:r>
          </w:p>
          <w:p w14:paraId="4686CF6B" w14:textId="3B7C5471" w:rsidR="00D214EF" w:rsidRPr="00926DC8" w:rsidRDefault="00D214EF" w:rsidP="00CC09C5">
            <w:pPr>
              <w:spacing w:line="240" w:lineRule="atLeast"/>
            </w:pPr>
            <w:r w:rsidRPr="00926DC8">
              <w:t>References</w:t>
            </w:r>
          </w:p>
        </w:tc>
        <w:tc>
          <w:tcPr>
            <w:tcW w:w="9000" w:type="dxa"/>
          </w:tcPr>
          <w:p w14:paraId="3CD01988" w14:textId="7BA49C11" w:rsidR="00D214EF" w:rsidRPr="00926DC8" w:rsidRDefault="00D214EF" w:rsidP="00CC09C5">
            <w:pPr>
              <w:spacing w:line="240" w:lineRule="atLeast"/>
              <w:rPr>
                <w:szCs w:val="20"/>
              </w:rPr>
            </w:pPr>
            <w:r w:rsidRPr="00926DC8">
              <w:t>Added reference to the Excel file "Phoenix Audio Channel Usage Summary… "</w:t>
            </w:r>
          </w:p>
        </w:tc>
      </w:tr>
      <w:tr w:rsidR="00AD7210" w14:paraId="07AC8CB4" w14:textId="77777777" w:rsidTr="006F4D36">
        <w:tc>
          <w:tcPr>
            <w:tcW w:w="1597" w:type="dxa"/>
          </w:tcPr>
          <w:p w14:paraId="22EABFF4" w14:textId="34BE6B33" w:rsidR="00AD7210" w:rsidRPr="00926DC8" w:rsidRDefault="00AD7210" w:rsidP="00CC09C5">
            <w:pPr>
              <w:spacing w:line="240" w:lineRule="atLeast"/>
            </w:pPr>
            <w:r w:rsidRPr="00926DC8">
              <w:fldChar w:fldCharType="begin"/>
            </w:r>
            <w:r w:rsidRPr="00926DC8">
              <w:instrText xml:space="preserve"> REF _Ref95679463 \r \h </w:instrText>
            </w:r>
            <w:r w:rsidRPr="00926DC8">
              <w:fldChar w:fldCharType="separate"/>
            </w:r>
            <w:r w:rsidR="00FB5E80">
              <w:t>10.2</w:t>
            </w:r>
            <w:r w:rsidRPr="00926DC8">
              <w:fldChar w:fldCharType="end"/>
            </w:r>
          </w:p>
        </w:tc>
        <w:tc>
          <w:tcPr>
            <w:tcW w:w="9000" w:type="dxa"/>
          </w:tcPr>
          <w:p w14:paraId="22D2AFBC" w14:textId="3A094CCE" w:rsidR="00AD7210" w:rsidRPr="00926DC8" w:rsidRDefault="00AD7210" w:rsidP="00CC09C5">
            <w:pPr>
              <w:spacing w:line="240" w:lineRule="atLeast"/>
            </w:pPr>
            <w:r w:rsidRPr="00926DC8">
              <w:t>Updated wording to reflect that every CAN signal used for ANC/ PS has an associated configuration them, as well as stating that the configurations are used to determine which CAN signals the NVH service is to acquire.</w:t>
            </w:r>
          </w:p>
        </w:tc>
      </w:tr>
      <w:tr w:rsidR="00AD7210" w14:paraId="5B57207E" w14:textId="77777777" w:rsidTr="006F4D36">
        <w:tc>
          <w:tcPr>
            <w:tcW w:w="1597" w:type="dxa"/>
          </w:tcPr>
          <w:p w14:paraId="7094BF97" w14:textId="4C29DA34" w:rsidR="00AD7210" w:rsidRPr="00926DC8" w:rsidRDefault="00AD7210" w:rsidP="00CC09C5">
            <w:pPr>
              <w:spacing w:line="240" w:lineRule="atLeast"/>
            </w:pPr>
            <w:r w:rsidRPr="00926DC8">
              <w:fldChar w:fldCharType="begin"/>
            </w:r>
            <w:r w:rsidRPr="00926DC8">
              <w:instrText xml:space="preserve"> REF _Ref95574428 \r \h  \* MERGEFORMAT </w:instrText>
            </w:r>
            <w:r w:rsidRPr="00926DC8">
              <w:fldChar w:fldCharType="separate"/>
            </w:r>
            <w:r w:rsidR="00FB5E80">
              <w:t>10.3.1.1</w:t>
            </w:r>
            <w:r w:rsidRPr="00926DC8">
              <w:fldChar w:fldCharType="end"/>
            </w:r>
          </w:p>
          <w:p w14:paraId="1586FAD8" w14:textId="5CE53D8D" w:rsidR="00AD7210" w:rsidRPr="00926DC8" w:rsidRDefault="00AD7210" w:rsidP="00CC09C5">
            <w:pPr>
              <w:spacing w:line="240" w:lineRule="atLeast"/>
            </w:pPr>
            <w:r w:rsidRPr="00926DC8">
              <w:fldChar w:fldCharType="begin"/>
            </w:r>
            <w:r w:rsidRPr="00926DC8">
              <w:instrText xml:space="preserve"> REF _Ref89538381 \r \h  \* MERGEFORMAT </w:instrText>
            </w:r>
            <w:r w:rsidRPr="00926DC8">
              <w:fldChar w:fldCharType="separate"/>
            </w:r>
            <w:r w:rsidR="00FB5E80">
              <w:t>10.3.3.1</w:t>
            </w:r>
            <w:r w:rsidRPr="00926DC8">
              <w:fldChar w:fldCharType="end"/>
            </w:r>
          </w:p>
          <w:p w14:paraId="3CAD3863" w14:textId="32BACAF8" w:rsidR="00AD7210" w:rsidRPr="00926DC8" w:rsidRDefault="00AD7210" w:rsidP="00CC09C5">
            <w:pPr>
              <w:spacing w:line="240" w:lineRule="atLeast"/>
            </w:pPr>
            <w:r w:rsidRPr="00926DC8">
              <w:fldChar w:fldCharType="begin"/>
            </w:r>
            <w:r w:rsidRPr="00926DC8">
              <w:instrText xml:space="preserve"> REF _Ref89538374 \r \h  \* MERGEFORMAT </w:instrText>
            </w:r>
            <w:r w:rsidRPr="00926DC8">
              <w:fldChar w:fldCharType="separate"/>
            </w:r>
            <w:r w:rsidR="00FB5E80">
              <w:t>10.3.4.1</w:t>
            </w:r>
            <w:r w:rsidRPr="00926DC8">
              <w:fldChar w:fldCharType="end"/>
            </w:r>
          </w:p>
        </w:tc>
        <w:tc>
          <w:tcPr>
            <w:tcW w:w="9000" w:type="dxa"/>
          </w:tcPr>
          <w:p w14:paraId="5C58F25F" w14:textId="4131EF1A" w:rsidR="00AD7210" w:rsidRPr="00926DC8" w:rsidRDefault="00AD7210" w:rsidP="00CC09C5">
            <w:pPr>
              <w:spacing w:line="240" w:lineRule="atLeast"/>
            </w:pPr>
            <w:r w:rsidRPr="00926DC8">
              <w:t>Add references to where the usage of the quality factor signals is defined.</w:t>
            </w:r>
          </w:p>
        </w:tc>
      </w:tr>
      <w:tr w:rsidR="00AD7210" w14:paraId="2A80321F" w14:textId="77777777" w:rsidTr="006F4D36">
        <w:tc>
          <w:tcPr>
            <w:tcW w:w="1597" w:type="dxa"/>
          </w:tcPr>
          <w:p w14:paraId="79C2169C" w14:textId="580EB0B9" w:rsidR="00AD7210" w:rsidRPr="00926DC8" w:rsidRDefault="00AD7210" w:rsidP="00CC09C5">
            <w:pPr>
              <w:spacing w:line="240" w:lineRule="atLeast"/>
            </w:pPr>
            <w:r w:rsidRPr="00926DC8">
              <w:fldChar w:fldCharType="begin"/>
            </w:r>
            <w:r w:rsidRPr="00926DC8">
              <w:instrText xml:space="preserve"> REF _Ref95678555 \r \h  \* MERGEFORMAT </w:instrText>
            </w:r>
            <w:r w:rsidRPr="00926DC8">
              <w:fldChar w:fldCharType="separate"/>
            </w:r>
            <w:r w:rsidR="00FB5E80">
              <w:t>10.3.5.1</w:t>
            </w:r>
            <w:r w:rsidRPr="00926DC8">
              <w:fldChar w:fldCharType="end"/>
            </w:r>
          </w:p>
        </w:tc>
        <w:tc>
          <w:tcPr>
            <w:tcW w:w="9000" w:type="dxa"/>
          </w:tcPr>
          <w:p w14:paraId="25EA59B5" w14:textId="4B9D2371" w:rsidR="00AD7210" w:rsidRPr="00926DC8" w:rsidRDefault="00AD7210" w:rsidP="00CC09C5">
            <w:pPr>
              <w:spacing w:line="240" w:lineRule="atLeast"/>
            </w:pPr>
            <w:r w:rsidRPr="00926DC8">
              <w:t xml:space="preserve">Added reference to following section </w:t>
            </w:r>
            <w:r w:rsidRPr="00926DC8">
              <w:fldChar w:fldCharType="begin"/>
            </w:r>
            <w:r w:rsidRPr="00926DC8">
              <w:instrText xml:space="preserve"> REF _Ref95558976 \r \h  \* MERGEFORMAT </w:instrText>
            </w:r>
            <w:r w:rsidRPr="00926DC8">
              <w:fldChar w:fldCharType="separate"/>
            </w:r>
            <w:r w:rsidR="00FB5E80">
              <w:t>12.4.2</w:t>
            </w:r>
            <w:r w:rsidRPr="00926DC8">
              <w:fldChar w:fldCharType="end"/>
            </w:r>
            <w:r w:rsidRPr="00926DC8">
              <w:t xml:space="preserve"> when the CAN signal indicates "unknown" or "faulty" values.</w:t>
            </w:r>
          </w:p>
        </w:tc>
      </w:tr>
      <w:tr w:rsidR="00AD7210" w14:paraId="5785C0F7" w14:textId="77777777" w:rsidTr="006F4D36">
        <w:tc>
          <w:tcPr>
            <w:tcW w:w="1597" w:type="dxa"/>
          </w:tcPr>
          <w:p w14:paraId="7256076E" w14:textId="6115C669" w:rsidR="00AD7210" w:rsidRPr="00926DC8" w:rsidRDefault="00AD7210" w:rsidP="00CC09C5">
            <w:pPr>
              <w:spacing w:line="240" w:lineRule="atLeast"/>
            </w:pPr>
            <w:r w:rsidRPr="00926DC8">
              <w:fldChar w:fldCharType="begin"/>
            </w:r>
            <w:r w:rsidRPr="00926DC8">
              <w:instrText xml:space="preserve"> REF _Ref90105326 \r \h  \* MERGEFORMAT </w:instrText>
            </w:r>
            <w:r w:rsidRPr="00926DC8">
              <w:fldChar w:fldCharType="separate"/>
            </w:r>
            <w:r w:rsidR="00FB5E80">
              <w:t>10.4</w:t>
            </w:r>
            <w:r w:rsidRPr="00926DC8">
              <w:fldChar w:fldCharType="end"/>
            </w:r>
          </w:p>
        </w:tc>
        <w:tc>
          <w:tcPr>
            <w:tcW w:w="9000" w:type="dxa"/>
          </w:tcPr>
          <w:p w14:paraId="69680B48" w14:textId="1F76FA3D" w:rsidR="00AD7210" w:rsidRPr="00926DC8" w:rsidRDefault="00AD7210" w:rsidP="00CC09C5">
            <w:pPr>
              <w:spacing w:line="240" w:lineRule="atLeast"/>
            </w:pPr>
            <w:r w:rsidRPr="00926DC8">
              <w:t>Remove duplicate sections/ Fix tables that have accidental built-in hyperlinks</w:t>
            </w:r>
          </w:p>
        </w:tc>
      </w:tr>
      <w:tr w:rsidR="00AD7210" w14:paraId="50FFDFA0" w14:textId="77777777" w:rsidTr="006F4D36">
        <w:tc>
          <w:tcPr>
            <w:tcW w:w="1597" w:type="dxa"/>
          </w:tcPr>
          <w:p w14:paraId="14099370" w14:textId="3AD3A264" w:rsidR="00AD7210" w:rsidRPr="00926DC8" w:rsidRDefault="00AD7210" w:rsidP="00CC09C5">
            <w:pPr>
              <w:spacing w:line="240" w:lineRule="atLeast"/>
            </w:pPr>
            <w:r w:rsidRPr="00926DC8">
              <w:fldChar w:fldCharType="begin"/>
            </w:r>
            <w:r w:rsidRPr="00926DC8">
              <w:instrText xml:space="preserve"> REF _Ref90207524 \r \h  \* MERGEFORMAT </w:instrText>
            </w:r>
            <w:r w:rsidRPr="00926DC8">
              <w:fldChar w:fldCharType="separate"/>
            </w:r>
            <w:r w:rsidR="00FB5E80">
              <w:t>10.4.10</w:t>
            </w:r>
            <w:r w:rsidRPr="00926DC8">
              <w:fldChar w:fldCharType="end"/>
            </w:r>
          </w:p>
        </w:tc>
        <w:tc>
          <w:tcPr>
            <w:tcW w:w="9000" w:type="dxa"/>
          </w:tcPr>
          <w:p w14:paraId="4E69EEED" w14:textId="1F06ACE9" w:rsidR="00AD7210" w:rsidRPr="00926DC8" w:rsidRDefault="00AD7210" w:rsidP="00CC09C5">
            <w:pPr>
              <w:spacing w:line="240" w:lineRule="atLeast"/>
            </w:pPr>
            <w:r w:rsidRPr="00926DC8">
              <w:t>Typo fix:  Add liftgate ajar to list within section</w:t>
            </w:r>
          </w:p>
        </w:tc>
      </w:tr>
      <w:tr w:rsidR="00AD7210" w14:paraId="2FE1A9A8" w14:textId="77777777" w:rsidTr="006F4D36">
        <w:tc>
          <w:tcPr>
            <w:tcW w:w="1597" w:type="dxa"/>
          </w:tcPr>
          <w:p w14:paraId="668AF3AF" w14:textId="61B57EEE" w:rsidR="00AD7210" w:rsidRPr="00926DC8" w:rsidRDefault="00AD7210" w:rsidP="00CC09C5">
            <w:pPr>
              <w:spacing w:line="240" w:lineRule="atLeast"/>
            </w:pPr>
            <w:r w:rsidRPr="00926DC8">
              <w:fldChar w:fldCharType="begin"/>
            </w:r>
            <w:r w:rsidRPr="00926DC8">
              <w:instrText xml:space="preserve"> REF _Ref93413897 \r \h  \* MERGEFORMAT </w:instrText>
            </w:r>
            <w:r w:rsidRPr="00926DC8">
              <w:fldChar w:fldCharType="separate"/>
            </w:r>
            <w:r w:rsidR="00FB5E80">
              <w:t>12.5.3</w:t>
            </w:r>
            <w:r w:rsidRPr="00926DC8">
              <w:fldChar w:fldCharType="end"/>
            </w:r>
          </w:p>
        </w:tc>
        <w:tc>
          <w:tcPr>
            <w:tcW w:w="9000" w:type="dxa"/>
          </w:tcPr>
          <w:p w14:paraId="7BB37D7A" w14:textId="0FAE6990" w:rsidR="00AD7210" w:rsidRPr="00926DC8" w:rsidRDefault="00AD7210" w:rsidP="00CC09C5">
            <w:pPr>
              <w:spacing w:line="240" w:lineRule="atLeast"/>
            </w:pPr>
            <w:r w:rsidRPr="00926DC8">
              <w:t>Update to add sections for missing message monitoring</w:t>
            </w:r>
          </w:p>
        </w:tc>
      </w:tr>
      <w:tr w:rsidR="00AD7210" w14:paraId="2B2FB1A5" w14:textId="77777777" w:rsidTr="006F4D36">
        <w:tc>
          <w:tcPr>
            <w:tcW w:w="1597" w:type="dxa"/>
          </w:tcPr>
          <w:p w14:paraId="2A26DC3F" w14:textId="6A9C1230" w:rsidR="00AD7210" w:rsidRPr="00926DC8" w:rsidRDefault="00AD7210" w:rsidP="00CC09C5">
            <w:pPr>
              <w:spacing w:line="240" w:lineRule="atLeast"/>
            </w:pPr>
            <w:r w:rsidRPr="00926DC8">
              <w:fldChar w:fldCharType="begin"/>
            </w:r>
            <w:r w:rsidRPr="00926DC8">
              <w:instrText xml:space="preserve"> REF _Ref93413897 \r \h  \* MERGEFORMAT </w:instrText>
            </w:r>
            <w:r w:rsidRPr="00926DC8">
              <w:fldChar w:fldCharType="separate"/>
            </w:r>
            <w:r w:rsidR="00FB5E80">
              <w:t>12.5.3</w:t>
            </w:r>
            <w:r w:rsidRPr="00926DC8">
              <w:fldChar w:fldCharType="end"/>
            </w:r>
          </w:p>
        </w:tc>
        <w:tc>
          <w:tcPr>
            <w:tcW w:w="9000" w:type="dxa"/>
          </w:tcPr>
          <w:p w14:paraId="2FDC22CC" w14:textId="02136B79" w:rsidR="00AD7210" w:rsidRPr="00926DC8" w:rsidRDefault="00AD7210" w:rsidP="00CC09C5">
            <w:pPr>
              <w:spacing w:line="240" w:lineRule="atLeast"/>
            </w:pPr>
            <w:r w:rsidRPr="00926DC8">
              <w:t xml:space="preserve">Update logic of </w:t>
            </w:r>
            <w:r w:rsidRPr="00926DC8">
              <w:fldChar w:fldCharType="begin"/>
            </w:r>
            <w:r w:rsidRPr="00926DC8">
              <w:instrText xml:space="preserve"> REF _Ref93689281 \h  \* MERGEFORMAT </w:instrText>
            </w:r>
            <w:r w:rsidRPr="00926DC8">
              <w:fldChar w:fldCharType="separate"/>
            </w:r>
            <w:r w:rsidR="00FB5E80" w:rsidRPr="00FB5E80">
              <w:t xml:space="preserve">Table </w:t>
            </w:r>
            <w:r w:rsidR="00FB5E80" w:rsidRPr="00FB5E80">
              <w:rPr>
                <w:noProof/>
              </w:rPr>
              <w:t>12</w:t>
            </w:r>
            <w:r w:rsidR="00FB5E80" w:rsidRPr="00FB5E80">
              <w:rPr>
                <w:noProof/>
              </w:rPr>
              <w:noBreakHyphen/>
              <w:t>10</w:t>
            </w:r>
            <w:r w:rsidRPr="00926DC8">
              <w:fldChar w:fldCharType="end"/>
            </w:r>
          </w:p>
        </w:tc>
      </w:tr>
      <w:tr w:rsidR="00926DC8" w14:paraId="3518FA2B" w14:textId="77777777" w:rsidTr="001008FF">
        <w:trPr>
          <w:trHeight w:val="470"/>
        </w:trPr>
        <w:tc>
          <w:tcPr>
            <w:tcW w:w="10597" w:type="dxa"/>
            <w:gridSpan w:val="2"/>
          </w:tcPr>
          <w:p w14:paraId="1120DF08" w14:textId="77777777" w:rsidR="00926DC8" w:rsidRPr="00E63E96" w:rsidRDefault="00926DC8" w:rsidP="00CC09C5">
            <w:pPr>
              <w:spacing w:line="240" w:lineRule="atLeast"/>
            </w:pPr>
          </w:p>
        </w:tc>
      </w:tr>
      <w:tr w:rsidR="00926DC8" w14:paraId="569CC767" w14:textId="77777777" w:rsidTr="001008FF">
        <w:tc>
          <w:tcPr>
            <w:tcW w:w="10597" w:type="dxa"/>
            <w:gridSpan w:val="2"/>
            <w:shd w:val="clear" w:color="auto" w:fill="auto"/>
          </w:tcPr>
          <w:p w14:paraId="5869317F" w14:textId="51E90896" w:rsidR="00926DC8" w:rsidRPr="00E63E96" w:rsidRDefault="00926DC8" w:rsidP="00CC09C5">
            <w:pPr>
              <w:spacing w:line="240" w:lineRule="atLeast"/>
            </w:pPr>
            <w:r w:rsidRPr="00E63E96">
              <w:rPr>
                <w:b/>
                <w:bCs/>
              </w:rPr>
              <w:t>1.</w:t>
            </w:r>
            <w:r w:rsidR="00DE01FB" w:rsidRPr="00E63E96">
              <w:rPr>
                <w:b/>
                <w:bCs/>
              </w:rPr>
              <w:t>3.1</w:t>
            </w:r>
            <w:r w:rsidRPr="00E63E96">
              <w:rPr>
                <w:b/>
                <w:bCs/>
              </w:rPr>
              <w:t xml:space="preserve"> </w:t>
            </w:r>
            <w:proofErr w:type="gramStart"/>
            <w:r w:rsidRPr="00E63E96">
              <w:rPr>
                <w:b/>
                <w:bCs/>
              </w:rPr>
              <w:t>Draft</w:t>
            </w:r>
            <w:r w:rsidRPr="00E63E96">
              <w:t xml:space="preserve">  (</w:t>
            </w:r>
            <w:proofErr w:type="gramEnd"/>
            <w:r w:rsidRPr="00E63E96">
              <w:t xml:space="preserve">Released </w:t>
            </w:r>
            <w:r w:rsidR="00E63E96" w:rsidRPr="00E63E96">
              <w:t>2/22/22</w:t>
            </w:r>
            <w:r w:rsidRPr="00E63E96">
              <w:t>)</w:t>
            </w:r>
          </w:p>
        </w:tc>
      </w:tr>
      <w:tr w:rsidR="00926DC8" w14:paraId="370EBDF3" w14:textId="77777777" w:rsidTr="00926DC8">
        <w:tc>
          <w:tcPr>
            <w:tcW w:w="1597" w:type="dxa"/>
            <w:shd w:val="clear" w:color="auto" w:fill="auto"/>
          </w:tcPr>
          <w:p w14:paraId="132C1896" w14:textId="53A309B7" w:rsidR="00926DC8" w:rsidRPr="005C7E54" w:rsidRDefault="00926DC8" w:rsidP="00CC09C5">
            <w:pPr>
              <w:spacing w:line="240" w:lineRule="atLeast"/>
            </w:pPr>
            <w:r w:rsidRPr="005C7E54">
              <w:rPr>
                <w:szCs w:val="20"/>
              </w:rPr>
              <w:fldChar w:fldCharType="begin"/>
            </w:r>
            <w:r w:rsidRPr="005C7E54">
              <w:rPr>
                <w:szCs w:val="20"/>
              </w:rPr>
              <w:instrText xml:space="preserve"> REF _Ref94783579 \r \h  \* MERGEFORMAT </w:instrText>
            </w:r>
            <w:r w:rsidRPr="005C7E54">
              <w:rPr>
                <w:szCs w:val="20"/>
              </w:rPr>
            </w:r>
            <w:r w:rsidRPr="005C7E54">
              <w:rPr>
                <w:szCs w:val="20"/>
              </w:rPr>
              <w:fldChar w:fldCharType="separate"/>
            </w:r>
            <w:r w:rsidR="00FB5E80">
              <w:rPr>
                <w:szCs w:val="20"/>
              </w:rPr>
              <w:t>9</w:t>
            </w:r>
            <w:r w:rsidRPr="005C7E54">
              <w:rPr>
                <w:szCs w:val="20"/>
              </w:rPr>
              <w:fldChar w:fldCharType="end"/>
            </w:r>
          </w:p>
        </w:tc>
        <w:tc>
          <w:tcPr>
            <w:tcW w:w="9000" w:type="dxa"/>
            <w:shd w:val="clear" w:color="auto" w:fill="auto"/>
          </w:tcPr>
          <w:p w14:paraId="1DB80118" w14:textId="54A508E0" w:rsidR="00926DC8" w:rsidRPr="005C7E54" w:rsidRDefault="00926DC8" w:rsidP="00CC09C5">
            <w:pPr>
              <w:spacing w:line="240" w:lineRule="atLeast"/>
            </w:pPr>
            <w:r w:rsidRPr="005C7E54">
              <w:rPr>
                <w:szCs w:val="20"/>
              </w:rPr>
              <w:fldChar w:fldCharType="begin"/>
            </w:r>
            <w:r w:rsidRPr="005C7E54">
              <w:rPr>
                <w:szCs w:val="20"/>
              </w:rPr>
              <w:instrText xml:space="preserve"> REF _Ref94783628 \h  \* MERGEFORMAT </w:instrText>
            </w:r>
            <w:r w:rsidRPr="005C7E54">
              <w:rPr>
                <w:szCs w:val="20"/>
              </w:rPr>
            </w:r>
            <w:r w:rsidRPr="005C7E54">
              <w:rPr>
                <w:szCs w:val="20"/>
              </w:rPr>
              <w:fldChar w:fldCharType="separate"/>
            </w:r>
            <w:r w:rsidR="00FB5E80" w:rsidRPr="00FB5E80">
              <w:t xml:space="preserve">Table </w:t>
            </w:r>
            <w:r w:rsidR="00FB5E80" w:rsidRPr="00FB5E80">
              <w:rPr>
                <w:noProof/>
              </w:rPr>
              <w:t>9</w:t>
            </w:r>
            <w:r w:rsidR="00FB5E80" w:rsidRPr="00FB5E80">
              <w:rPr>
                <w:noProof/>
              </w:rPr>
              <w:noBreakHyphen/>
              <w:t>1</w:t>
            </w:r>
            <w:r w:rsidRPr="005C7E54">
              <w:rPr>
                <w:szCs w:val="20"/>
              </w:rPr>
              <w:fldChar w:fldCharType="end"/>
            </w:r>
            <w:r w:rsidRPr="005C7E54">
              <w:rPr>
                <w:szCs w:val="20"/>
              </w:rPr>
              <w:t>:  Update table based on "ANC-PS CAN Signal and Missing Msg Info - 11-22-21" (as of dated 2/2</w:t>
            </w:r>
            <w:r w:rsidR="005C7E54" w:rsidRPr="005C7E54">
              <w:rPr>
                <w:szCs w:val="20"/>
              </w:rPr>
              <w:t>2</w:t>
            </w:r>
            <w:r w:rsidRPr="005C7E54">
              <w:rPr>
                <w:szCs w:val="20"/>
              </w:rPr>
              <w:t>/22)</w:t>
            </w:r>
          </w:p>
        </w:tc>
      </w:tr>
      <w:tr w:rsidR="00D71421" w14:paraId="4727D35F" w14:textId="77777777" w:rsidTr="00926DC8">
        <w:tc>
          <w:tcPr>
            <w:tcW w:w="1597" w:type="dxa"/>
            <w:shd w:val="clear" w:color="auto" w:fill="auto"/>
          </w:tcPr>
          <w:p w14:paraId="09F25192" w14:textId="27824649" w:rsidR="00D71421" w:rsidRDefault="00D71421" w:rsidP="00CC09C5">
            <w:pPr>
              <w:spacing w:line="240" w:lineRule="atLeast"/>
              <w:rPr>
                <w:szCs w:val="20"/>
              </w:rPr>
            </w:pPr>
            <w:r>
              <w:rPr>
                <w:szCs w:val="20"/>
              </w:rPr>
              <w:fldChar w:fldCharType="begin"/>
            </w:r>
            <w:r>
              <w:rPr>
                <w:szCs w:val="20"/>
              </w:rPr>
              <w:instrText xml:space="preserve"> REF _Ref95305210 \r \h </w:instrText>
            </w:r>
            <w:r>
              <w:rPr>
                <w:szCs w:val="20"/>
              </w:rPr>
            </w:r>
            <w:r>
              <w:rPr>
                <w:szCs w:val="20"/>
              </w:rPr>
              <w:fldChar w:fldCharType="separate"/>
            </w:r>
            <w:r w:rsidR="00FB5E80">
              <w:rPr>
                <w:szCs w:val="20"/>
              </w:rPr>
              <w:t>10.3</w:t>
            </w:r>
            <w:r>
              <w:rPr>
                <w:szCs w:val="20"/>
              </w:rPr>
              <w:fldChar w:fldCharType="end"/>
            </w:r>
          </w:p>
          <w:p w14:paraId="402DE943" w14:textId="669DFF82" w:rsidR="00D71421" w:rsidRDefault="00D71421" w:rsidP="00CC09C5">
            <w:pPr>
              <w:spacing w:line="240" w:lineRule="atLeast"/>
              <w:rPr>
                <w:szCs w:val="20"/>
              </w:rPr>
            </w:pPr>
            <w:r>
              <w:rPr>
                <w:szCs w:val="20"/>
              </w:rPr>
              <w:fldChar w:fldCharType="begin"/>
            </w:r>
            <w:r>
              <w:rPr>
                <w:szCs w:val="20"/>
              </w:rPr>
              <w:instrText xml:space="preserve"> REF _Ref90105326 \r \h </w:instrText>
            </w:r>
            <w:r>
              <w:rPr>
                <w:szCs w:val="20"/>
              </w:rPr>
            </w:r>
            <w:r>
              <w:rPr>
                <w:szCs w:val="20"/>
              </w:rPr>
              <w:fldChar w:fldCharType="separate"/>
            </w:r>
            <w:r w:rsidR="00FB5E80">
              <w:rPr>
                <w:szCs w:val="20"/>
              </w:rPr>
              <w:t>10.4</w:t>
            </w:r>
            <w:r>
              <w:rPr>
                <w:szCs w:val="20"/>
              </w:rPr>
              <w:fldChar w:fldCharType="end"/>
            </w:r>
          </w:p>
          <w:p w14:paraId="7238400B" w14:textId="3C7721EF" w:rsidR="00D71421" w:rsidRDefault="00D71421" w:rsidP="00CC09C5">
            <w:pPr>
              <w:spacing w:line="240" w:lineRule="atLeast"/>
              <w:rPr>
                <w:szCs w:val="20"/>
              </w:rPr>
            </w:pPr>
            <w:r>
              <w:rPr>
                <w:szCs w:val="20"/>
              </w:rPr>
              <w:fldChar w:fldCharType="begin"/>
            </w:r>
            <w:r>
              <w:rPr>
                <w:szCs w:val="20"/>
              </w:rPr>
              <w:instrText xml:space="preserve"> REF _Ref89764121 \r \h </w:instrText>
            </w:r>
            <w:r>
              <w:rPr>
                <w:szCs w:val="20"/>
              </w:rPr>
            </w:r>
            <w:r>
              <w:rPr>
                <w:szCs w:val="20"/>
              </w:rPr>
              <w:fldChar w:fldCharType="separate"/>
            </w:r>
            <w:r w:rsidR="00FB5E80">
              <w:rPr>
                <w:szCs w:val="20"/>
              </w:rPr>
              <w:t>12.4</w:t>
            </w:r>
            <w:r>
              <w:rPr>
                <w:szCs w:val="20"/>
              </w:rPr>
              <w:fldChar w:fldCharType="end"/>
            </w:r>
          </w:p>
          <w:p w14:paraId="55316015" w14:textId="3DC59B29" w:rsidR="00D71421" w:rsidRDefault="00D71421" w:rsidP="00CC09C5">
            <w:pPr>
              <w:spacing w:line="240" w:lineRule="atLeast"/>
              <w:rPr>
                <w:szCs w:val="20"/>
              </w:rPr>
            </w:pPr>
            <w:r>
              <w:rPr>
                <w:szCs w:val="20"/>
              </w:rPr>
              <w:fldChar w:fldCharType="begin"/>
            </w:r>
            <w:r>
              <w:rPr>
                <w:szCs w:val="20"/>
              </w:rPr>
              <w:instrText xml:space="preserve"> REF _Ref89967286 \r \h </w:instrText>
            </w:r>
            <w:r>
              <w:rPr>
                <w:szCs w:val="20"/>
              </w:rPr>
            </w:r>
            <w:r>
              <w:rPr>
                <w:szCs w:val="20"/>
              </w:rPr>
              <w:fldChar w:fldCharType="separate"/>
            </w:r>
            <w:r w:rsidR="00FB5E80">
              <w:rPr>
                <w:szCs w:val="20"/>
              </w:rPr>
              <w:t>12.5</w:t>
            </w:r>
            <w:r>
              <w:rPr>
                <w:szCs w:val="20"/>
              </w:rPr>
              <w:fldChar w:fldCharType="end"/>
            </w:r>
          </w:p>
        </w:tc>
        <w:tc>
          <w:tcPr>
            <w:tcW w:w="9000" w:type="dxa"/>
            <w:shd w:val="clear" w:color="auto" w:fill="auto"/>
          </w:tcPr>
          <w:p w14:paraId="623FDDAB" w14:textId="209EE974" w:rsidR="00D71421" w:rsidRDefault="00D71421" w:rsidP="00CC09C5">
            <w:pPr>
              <w:spacing w:line="240" w:lineRule="atLeast"/>
              <w:rPr>
                <w:szCs w:val="20"/>
              </w:rPr>
            </w:pPr>
            <w:r>
              <w:rPr>
                <w:szCs w:val="20"/>
              </w:rPr>
              <w:t>Reordered subsections of listed sections to match VIN list (changed order of the VINs, and thus respective CAN signals)</w:t>
            </w:r>
          </w:p>
        </w:tc>
      </w:tr>
      <w:tr w:rsidR="00DE01FB" w14:paraId="7664B95A" w14:textId="77777777" w:rsidTr="00926DC8">
        <w:tc>
          <w:tcPr>
            <w:tcW w:w="1597" w:type="dxa"/>
            <w:shd w:val="clear" w:color="auto" w:fill="auto"/>
          </w:tcPr>
          <w:p w14:paraId="5C247EAA" w14:textId="48735856" w:rsidR="00DE01FB" w:rsidRPr="00926DC8" w:rsidRDefault="00E63E96" w:rsidP="00CC09C5">
            <w:pPr>
              <w:spacing w:line="240" w:lineRule="atLeast"/>
              <w:rPr>
                <w:szCs w:val="20"/>
              </w:rPr>
            </w:pPr>
            <w:r>
              <w:rPr>
                <w:szCs w:val="20"/>
              </w:rPr>
              <w:fldChar w:fldCharType="begin"/>
            </w:r>
            <w:r>
              <w:rPr>
                <w:szCs w:val="20"/>
              </w:rPr>
              <w:instrText xml:space="preserve"> REF _Ref96455358 \r \h </w:instrText>
            </w:r>
            <w:r>
              <w:rPr>
                <w:szCs w:val="20"/>
              </w:rPr>
            </w:r>
            <w:r>
              <w:rPr>
                <w:szCs w:val="20"/>
              </w:rPr>
              <w:fldChar w:fldCharType="separate"/>
            </w:r>
            <w:r w:rsidR="00FB5E80">
              <w:rPr>
                <w:szCs w:val="20"/>
              </w:rPr>
              <w:t>0</w:t>
            </w:r>
            <w:r>
              <w:rPr>
                <w:szCs w:val="20"/>
              </w:rPr>
              <w:fldChar w:fldCharType="end"/>
            </w:r>
          </w:p>
        </w:tc>
        <w:tc>
          <w:tcPr>
            <w:tcW w:w="9000" w:type="dxa"/>
            <w:shd w:val="clear" w:color="auto" w:fill="auto"/>
          </w:tcPr>
          <w:p w14:paraId="7F1C292E" w14:textId="5EBC291F" w:rsidR="00DE01FB" w:rsidRPr="00D33E01" w:rsidRDefault="00DE01FB" w:rsidP="00CC09C5">
            <w:pPr>
              <w:spacing w:line="240" w:lineRule="atLeast"/>
              <w:rPr>
                <w:szCs w:val="20"/>
              </w:rPr>
            </w:pPr>
            <w:r>
              <w:rPr>
                <w:szCs w:val="20"/>
              </w:rPr>
              <w:t xml:space="preserve">Added note to indicate Engine RPM CAN signal is not applicable to BEV powertrains.  </w:t>
            </w:r>
          </w:p>
        </w:tc>
      </w:tr>
      <w:tr w:rsidR="0022255F" w14:paraId="21E62218" w14:textId="77777777" w:rsidTr="00926DC8">
        <w:tc>
          <w:tcPr>
            <w:tcW w:w="1597" w:type="dxa"/>
            <w:shd w:val="clear" w:color="auto" w:fill="auto"/>
          </w:tcPr>
          <w:p w14:paraId="6D27A5E1" w14:textId="764ACBF5" w:rsidR="0022255F" w:rsidRPr="0022255F" w:rsidRDefault="0022255F" w:rsidP="00CC09C5">
            <w:pPr>
              <w:spacing w:line="240" w:lineRule="atLeast"/>
            </w:pPr>
            <w:r w:rsidRPr="0022255F">
              <w:fldChar w:fldCharType="begin"/>
            </w:r>
            <w:r w:rsidRPr="0022255F">
              <w:instrText xml:space="preserve"> REF _Ref93689193 \r \h </w:instrText>
            </w:r>
            <w:r>
              <w:instrText xml:space="preserve"> \* MERGEFORMAT </w:instrText>
            </w:r>
            <w:r w:rsidRPr="0022255F">
              <w:fldChar w:fldCharType="separate"/>
            </w:r>
            <w:r w:rsidR="00FB5E80">
              <w:t>0</w:t>
            </w:r>
            <w:r w:rsidRPr="0022255F">
              <w:fldChar w:fldCharType="end"/>
            </w:r>
          </w:p>
          <w:p w14:paraId="25138C2C" w14:textId="73058FD2" w:rsidR="0022255F" w:rsidRPr="0022255F" w:rsidRDefault="0022255F" w:rsidP="00CC09C5">
            <w:pPr>
              <w:spacing w:line="240" w:lineRule="atLeast"/>
              <w:rPr>
                <w:szCs w:val="20"/>
              </w:rPr>
            </w:pPr>
            <w:r w:rsidRPr="0022255F">
              <w:rPr>
                <w:szCs w:val="20"/>
              </w:rPr>
              <w:fldChar w:fldCharType="begin"/>
            </w:r>
            <w:r w:rsidRPr="0022255F">
              <w:rPr>
                <w:szCs w:val="20"/>
              </w:rPr>
              <w:instrText xml:space="preserve"> REF _Ref94783628 \h  \* MERGEFORMAT </w:instrText>
            </w:r>
            <w:r w:rsidRPr="0022255F">
              <w:rPr>
                <w:szCs w:val="20"/>
              </w:rPr>
            </w:r>
            <w:r w:rsidRPr="0022255F">
              <w:rPr>
                <w:szCs w:val="20"/>
              </w:rPr>
              <w:fldChar w:fldCharType="separate"/>
            </w:r>
            <w:r w:rsidR="00FB5E80" w:rsidRPr="00FB5E80">
              <w:t xml:space="preserve">Table </w:t>
            </w:r>
            <w:r w:rsidR="00FB5E80" w:rsidRPr="00FB5E80">
              <w:rPr>
                <w:noProof/>
              </w:rPr>
              <w:t>9</w:t>
            </w:r>
            <w:r w:rsidR="00FB5E80" w:rsidRPr="00FB5E80">
              <w:rPr>
                <w:noProof/>
              </w:rPr>
              <w:noBreakHyphen/>
              <w:t>1</w:t>
            </w:r>
            <w:r w:rsidRPr="0022255F">
              <w:rPr>
                <w:szCs w:val="20"/>
              </w:rPr>
              <w:fldChar w:fldCharType="end"/>
            </w:r>
          </w:p>
          <w:p w14:paraId="79F528F5" w14:textId="2B6FBBE8" w:rsidR="0022255F" w:rsidRPr="0022255F" w:rsidRDefault="0022255F" w:rsidP="00CC09C5">
            <w:pPr>
              <w:spacing w:line="240" w:lineRule="atLeast"/>
            </w:pPr>
            <w:r w:rsidRPr="0022255F">
              <w:fldChar w:fldCharType="begin"/>
            </w:r>
            <w:r w:rsidRPr="0022255F">
              <w:instrText xml:space="preserve"> REF _Ref96456814 \r \h </w:instrText>
            </w:r>
            <w:r>
              <w:instrText xml:space="preserve"> \* MERGEFORMAT </w:instrText>
            </w:r>
            <w:r w:rsidRPr="0022255F">
              <w:fldChar w:fldCharType="separate"/>
            </w:r>
            <w:r w:rsidR="00FB5E80">
              <w:t>12.5.3</w:t>
            </w:r>
            <w:r w:rsidRPr="0022255F">
              <w:fldChar w:fldCharType="end"/>
            </w:r>
          </w:p>
          <w:p w14:paraId="0A564265" w14:textId="5E57F183" w:rsidR="0022255F" w:rsidRPr="0022255F" w:rsidRDefault="0022255F" w:rsidP="00CC09C5">
            <w:pPr>
              <w:spacing w:line="240" w:lineRule="atLeast"/>
              <w:rPr>
                <w:szCs w:val="20"/>
              </w:rPr>
            </w:pPr>
            <w:r w:rsidRPr="0022255F">
              <w:fldChar w:fldCharType="begin"/>
            </w:r>
            <w:r w:rsidRPr="0022255F">
              <w:instrText xml:space="preserve"> REF _Ref89858106 \h  \* MERGEFORMAT </w:instrText>
            </w:r>
            <w:r w:rsidRPr="0022255F">
              <w:fldChar w:fldCharType="separate"/>
            </w:r>
            <w:r w:rsidR="00FB5E80" w:rsidRPr="00FB5E80">
              <w:t xml:space="preserve">Table </w:t>
            </w:r>
            <w:r w:rsidR="00FB5E80" w:rsidRPr="00FB5E80">
              <w:rPr>
                <w:noProof/>
              </w:rPr>
              <w:t>17</w:t>
            </w:r>
            <w:r w:rsidR="00FB5E80" w:rsidRPr="00FB5E80">
              <w:rPr>
                <w:noProof/>
              </w:rPr>
              <w:noBreakHyphen/>
              <w:t>1</w:t>
            </w:r>
            <w:r w:rsidRPr="0022255F">
              <w:fldChar w:fldCharType="end"/>
            </w:r>
          </w:p>
        </w:tc>
        <w:tc>
          <w:tcPr>
            <w:tcW w:w="9000" w:type="dxa"/>
            <w:shd w:val="clear" w:color="auto" w:fill="auto"/>
          </w:tcPr>
          <w:p w14:paraId="2A3DDA22" w14:textId="451BBF86" w:rsidR="0022255F" w:rsidRPr="0022255F" w:rsidRDefault="0022255F" w:rsidP="00CC09C5">
            <w:pPr>
              <w:spacing w:line="240" w:lineRule="atLeast"/>
              <w:rPr>
                <w:szCs w:val="20"/>
              </w:rPr>
            </w:pPr>
            <w:r w:rsidRPr="0022255F">
              <w:t>Remove "Reverse Gear Status" CAN signal, and its usage in Sound State VIN</w:t>
            </w:r>
          </w:p>
        </w:tc>
      </w:tr>
      <w:tr w:rsidR="00926DC8" w14:paraId="22D49540" w14:textId="77777777" w:rsidTr="00926DC8">
        <w:tc>
          <w:tcPr>
            <w:tcW w:w="10597" w:type="dxa"/>
            <w:gridSpan w:val="2"/>
            <w:shd w:val="clear" w:color="auto" w:fill="auto"/>
          </w:tcPr>
          <w:p w14:paraId="14A897CF" w14:textId="1833BAB0" w:rsidR="00926DC8" w:rsidRPr="00926DC8" w:rsidRDefault="00926DC8" w:rsidP="00CC09C5">
            <w:pPr>
              <w:spacing w:line="240" w:lineRule="atLeast"/>
            </w:pPr>
            <w:r w:rsidRPr="00926DC8">
              <w:t>Add ability to read Library door ajar status</w:t>
            </w:r>
          </w:p>
        </w:tc>
      </w:tr>
      <w:tr w:rsidR="00926DC8" w14:paraId="5F672DE1" w14:textId="77777777" w:rsidTr="00926DC8">
        <w:tc>
          <w:tcPr>
            <w:tcW w:w="1597" w:type="dxa"/>
            <w:shd w:val="clear" w:color="auto" w:fill="auto"/>
          </w:tcPr>
          <w:p w14:paraId="1A1AEC74" w14:textId="19C5D760" w:rsidR="00926DC8" w:rsidRPr="00926DC8" w:rsidRDefault="00926DC8" w:rsidP="00CC09C5">
            <w:pPr>
              <w:spacing w:line="240" w:lineRule="atLeast"/>
              <w:ind w:left="360"/>
            </w:pP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shd w:val="clear" w:color="auto" w:fill="auto"/>
          </w:tcPr>
          <w:p w14:paraId="15EDD092" w14:textId="1F3BA9A3" w:rsidR="00926DC8" w:rsidRPr="00926DC8" w:rsidRDefault="00926DC8" w:rsidP="00CC09C5">
            <w:pPr>
              <w:spacing w:line="240" w:lineRule="atLeast"/>
            </w:pPr>
            <w:r w:rsidRPr="00926DC8">
              <w:rPr>
                <w:szCs w:val="20"/>
              </w:rPr>
              <w:fldChar w:fldCharType="begin"/>
            </w:r>
            <w:r w:rsidRPr="00926DC8">
              <w:rPr>
                <w:szCs w:val="20"/>
              </w:rPr>
              <w:instrText xml:space="preserve"> REF _Ref94783628 \h  \* MERGEFORMAT </w:instrText>
            </w:r>
            <w:r w:rsidRPr="00926DC8">
              <w:rPr>
                <w:szCs w:val="20"/>
              </w:rPr>
            </w:r>
            <w:r w:rsidRPr="00926DC8">
              <w:rPr>
                <w:szCs w:val="20"/>
              </w:rPr>
              <w:fldChar w:fldCharType="separate"/>
            </w:r>
            <w:r w:rsidR="00FB5E80" w:rsidRPr="00FB5E80">
              <w:t xml:space="preserve">Table </w:t>
            </w:r>
            <w:r w:rsidR="00FB5E80" w:rsidRPr="00FB5E80">
              <w:rPr>
                <w:noProof/>
              </w:rPr>
              <w:t>9</w:t>
            </w:r>
            <w:r w:rsidR="00FB5E80" w:rsidRPr="00FB5E80">
              <w:rPr>
                <w:noProof/>
              </w:rPr>
              <w:noBreakHyphen/>
              <w:t>1</w:t>
            </w:r>
            <w:r w:rsidRPr="00926DC8">
              <w:rPr>
                <w:szCs w:val="20"/>
              </w:rPr>
              <w:fldChar w:fldCharType="end"/>
            </w:r>
            <w:r w:rsidRPr="00926DC8">
              <w:rPr>
                <w:szCs w:val="20"/>
              </w:rPr>
              <w:t xml:space="preserve">:  </w:t>
            </w:r>
            <w:r w:rsidRPr="00926DC8">
              <w:t>Add VIN for reading Library-derived door ajar status</w:t>
            </w:r>
          </w:p>
        </w:tc>
      </w:tr>
      <w:tr w:rsidR="00926DC8" w14:paraId="54E76CD9" w14:textId="77777777" w:rsidTr="00926DC8">
        <w:tc>
          <w:tcPr>
            <w:tcW w:w="1597" w:type="dxa"/>
            <w:shd w:val="clear" w:color="auto" w:fill="auto"/>
          </w:tcPr>
          <w:p w14:paraId="28BCAF07" w14:textId="22F5297E" w:rsidR="00926DC8" w:rsidRPr="00926DC8" w:rsidRDefault="00926DC8" w:rsidP="00CC09C5">
            <w:pPr>
              <w:spacing w:line="240" w:lineRule="atLeast"/>
              <w:ind w:left="360"/>
            </w:pPr>
            <w:r w:rsidRPr="00926DC8">
              <w:fldChar w:fldCharType="begin"/>
            </w:r>
            <w:r w:rsidRPr="00926DC8">
              <w:instrText xml:space="preserve"> REF _Ref96263553 \r \h  \* MERGEFORMAT </w:instrText>
            </w:r>
            <w:r w:rsidRPr="00926DC8">
              <w:fldChar w:fldCharType="separate"/>
            </w:r>
            <w:r w:rsidR="00FB5E80">
              <w:t>13.9</w:t>
            </w:r>
            <w:r w:rsidRPr="00926DC8">
              <w:fldChar w:fldCharType="end"/>
            </w:r>
          </w:p>
        </w:tc>
        <w:tc>
          <w:tcPr>
            <w:tcW w:w="9000" w:type="dxa"/>
            <w:shd w:val="clear" w:color="auto" w:fill="auto"/>
          </w:tcPr>
          <w:p w14:paraId="699359C3" w14:textId="2DB2352F" w:rsidR="00926DC8" w:rsidRPr="00926DC8" w:rsidRDefault="00926DC8" w:rsidP="00CC09C5">
            <w:pPr>
              <w:spacing w:line="240" w:lineRule="atLeast"/>
            </w:pPr>
            <w:r w:rsidRPr="00926DC8">
              <w:t>Add requirements for NVH Service to read Library-derived door ajar status VIN</w:t>
            </w:r>
          </w:p>
        </w:tc>
      </w:tr>
      <w:tr w:rsidR="00926DC8" w14:paraId="75953532" w14:textId="77777777" w:rsidTr="00926DC8">
        <w:tc>
          <w:tcPr>
            <w:tcW w:w="1597" w:type="dxa"/>
            <w:shd w:val="clear" w:color="auto" w:fill="auto"/>
          </w:tcPr>
          <w:p w14:paraId="308CDA3D" w14:textId="30D6DF3F" w:rsidR="00926DC8" w:rsidRPr="00926DC8" w:rsidRDefault="00926DC8" w:rsidP="00CC09C5">
            <w:pPr>
              <w:spacing w:line="240" w:lineRule="atLeast"/>
              <w:ind w:left="360"/>
            </w:pPr>
            <w:r w:rsidRPr="00926DC8">
              <w:fldChar w:fldCharType="begin"/>
            </w:r>
            <w:r w:rsidRPr="00926DC8">
              <w:instrText xml:space="preserve"> REF _Ref96260161 \r \h  \* MERGEFORMAT </w:instrText>
            </w:r>
            <w:r w:rsidRPr="00926DC8">
              <w:fldChar w:fldCharType="separate"/>
            </w:r>
            <w:r w:rsidR="00FB5E80">
              <w:t>17.2.12</w:t>
            </w:r>
            <w:r w:rsidRPr="00926DC8">
              <w:fldChar w:fldCharType="end"/>
            </w:r>
          </w:p>
        </w:tc>
        <w:tc>
          <w:tcPr>
            <w:tcW w:w="9000" w:type="dxa"/>
            <w:shd w:val="clear" w:color="auto" w:fill="auto"/>
          </w:tcPr>
          <w:p w14:paraId="269D24B0" w14:textId="7E3B4FEA" w:rsidR="00926DC8" w:rsidRPr="00F454B2" w:rsidRDefault="00926DC8" w:rsidP="00CC09C5">
            <w:pPr>
              <w:spacing w:line="240" w:lineRule="atLeast"/>
            </w:pPr>
            <w:r w:rsidRPr="00F454B2">
              <w:t>Add requirement</w:t>
            </w:r>
            <w:r w:rsidR="005C7E54" w:rsidRPr="00F454B2">
              <w:t xml:space="preserve"> placeholders</w:t>
            </w:r>
            <w:r w:rsidRPr="00F454B2">
              <w:t xml:space="preserve"> for providing Library-derived door ajar status via DID</w:t>
            </w:r>
            <w:r w:rsidR="0072379F">
              <w:t xml:space="preserve">.  </w:t>
            </w:r>
            <w:r w:rsidR="0072379F" w:rsidRPr="00F454B2">
              <w:t xml:space="preserve">Needs further </w:t>
            </w:r>
            <w:r w:rsidR="0072379F">
              <w:t>updates.</w:t>
            </w:r>
            <w:r w:rsidR="0072379F" w:rsidRPr="00F454B2">
              <w:t xml:space="preserve">  </w:t>
            </w:r>
          </w:p>
        </w:tc>
      </w:tr>
      <w:tr w:rsidR="00926DC8" w14:paraId="73CE824B" w14:textId="77777777" w:rsidTr="00926DC8">
        <w:tc>
          <w:tcPr>
            <w:tcW w:w="10597" w:type="dxa"/>
            <w:gridSpan w:val="2"/>
            <w:shd w:val="clear" w:color="auto" w:fill="auto"/>
          </w:tcPr>
          <w:p w14:paraId="545FA1C9" w14:textId="69F4D7F2" w:rsidR="00926DC8" w:rsidRPr="00F454B2" w:rsidRDefault="00926DC8" w:rsidP="00CC09C5">
            <w:pPr>
              <w:spacing w:line="240" w:lineRule="atLeast"/>
            </w:pPr>
            <w:r w:rsidRPr="00F454B2">
              <w:t>Add ability to read Library window status</w:t>
            </w:r>
          </w:p>
        </w:tc>
      </w:tr>
      <w:tr w:rsidR="00926DC8" w14:paraId="1E505E84" w14:textId="77777777" w:rsidTr="00926DC8">
        <w:tc>
          <w:tcPr>
            <w:tcW w:w="1597" w:type="dxa"/>
            <w:shd w:val="clear" w:color="auto" w:fill="auto"/>
          </w:tcPr>
          <w:p w14:paraId="2CC73B87" w14:textId="1D95AA3F" w:rsidR="00926DC8" w:rsidRPr="00926DC8" w:rsidRDefault="00926DC8" w:rsidP="00CC09C5">
            <w:pPr>
              <w:spacing w:line="240" w:lineRule="atLeast"/>
              <w:ind w:left="360"/>
            </w:pPr>
            <w:r w:rsidRPr="00926DC8">
              <w:rPr>
                <w:szCs w:val="20"/>
              </w:rPr>
              <w:fldChar w:fldCharType="begin"/>
            </w:r>
            <w:r w:rsidRPr="00926DC8">
              <w:rPr>
                <w:szCs w:val="20"/>
              </w:rPr>
              <w:instrText xml:space="preserve"> REF _Ref94783579 \r \h  \* MERGEFORMAT </w:instrText>
            </w:r>
            <w:r w:rsidRPr="00926DC8">
              <w:rPr>
                <w:szCs w:val="20"/>
              </w:rPr>
            </w:r>
            <w:r w:rsidRPr="00926DC8">
              <w:rPr>
                <w:szCs w:val="20"/>
              </w:rPr>
              <w:fldChar w:fldCharType="separate"/>
            </w:r>
            <w:r w:rsidR="00FB5E80">
              <w:rPr>
                <w:szCs w:val="20"/>
              </w:rPr>
              <w:t>9</w:t>
            </w:r>
            <w:r w:rsidRPr="00926DC8">
              <w:rPr>
                <w:szCs w:val="20"/>
              </w:rPr>
              <w:fldChar w:fldCharType="end"/>
            </w:r>
          </w:p>
        </w:tc>
        <w:tc>
          <w:tcPr>
            <w:tcW w:w="9000" w:type="dxa"/>
            <w:shd w:val="clear" w:color="auto" w:fill="auto"/>
          </w:tcPr>
          <w:p w14:paraId="72436396" w14:textId="3C4458E7" w:rsidR="00926DC8" w:rsidRPr="00F454B2" w:rsidRDefault="00926DC8" w:rsidP="00CC09C5">
            <w:pPr>
              <w:spacing w:line="240" w:lineRule="atLeast"/>
            </w:pPr>
            <w:r w:rsidRPr="00F454B2">
              <w:rPr>
                <w:szCs w:val="20"/>
              </w:rPr>
              <w:fldChar w:fldCharType="begin"/>
            </w:r>
            <w:r w:rsidRPr="00F454B2">
              <w:rPr>
                <w:szCs w:val="20"/>
              </w:rPr>
              <w:instrText xml:space="preserve"> REF _Ref94783628 \h  \* MERGEFORMAT </w:instrText>
            </w:r>
            <w:r w:rsidRPr="00F454B2">
              <w:rPr>
                <w:szCs w:val="20"/>
              </w:rPr>
            </w:r>
            <w:r w:rsidRPr="00F454B2">
              <w:rPr>
                <w:szCs w:val="20"/>
              </w:rPr>
              <w:fldChar w:fldCharType="separate"/>
            </w:r>
            <w:r w:rsidR="00FB5E80" w:rsidRPr="00FB5E80">
              <w:t xml:space="preserve">Table </w:t>
            </w:r>
            <w:r w:rsidR="00FB5E80" w:rsidRPr="00FB5E80">
              <w:rPr>
                <w:noProof/>
              </w:rPr>
              <w:t>9</w:t>
            </w:r>
            <w:r w:rsidR="00FB5E80" w:rsidRPr="00FB5E80">
              <w:rPr>
                <w:noProof/>
              </w:rPr>
              <w:noBreakHyphen/>
              <w:t>1</w:t>
            </w:r>
            <w:r w:rsidRPr="00F454B2">
              <w:rPr>
                <w:szCs w:val="20"/>
              </w:rPr>
              <w:fldChar w:fldCharType="end"/>
            </w:r>
            <w:r w:rsidRPr="00F454B2">
              <w:rPr>
                <w:szCs w:val="20"/>
              </w:rPr>
              <w:t xml:space="preserve">:  </w:t>
            </w:r>
            <w:r w:rsidRPr="00F454B2">
              <w:t>Add VIN for reading Library-derived window status</w:t>
            </w:r>
          </w:p>
        </w:tc>
      </w:tr>
      <w:tr w:rsidR="00926DC8" w14:paraId="1BE9C3F7" w14:textId="77777777" w:rsidTr="00926DC8">
        <w:tc>
          <w:tcPr>
            <w:tcW w:w="1597" w:type="dxa"/>
            <w:shd w:val="clear" w:color="auto" w:fill="auto"/>
          </w:tcPr>
          <w:p w14:paraId="7D196A8E" w14:textId="74AAC30B" w:rsidR="00926DC8" w:rsidRPr="00926DC8" w:rsidRDefault="00926DC8" w:rsidP="00CC09C5">
            <w:pPr>
              <w:spacing w:line="240" w:lineRule="atLeast"/>
              <w:ind w:left="360"/>
            </w:pPr>
            <w:r w:rsidRPr="00926DC8">
              <w:fldChar w:fldCharType="begin"/>
            </w:r>
            <w:r w:rsidRPr="00926DC8">
              <w:instrText xml:space="preserve"> REF _Ref96263561 \r \h  \* MERGEFORMAT </w:instrText>
            </w:r>
            <w:r w:rsidRPr="00926DC8">
              <w:fldChar w:fldCharType="separate"/>
            </w:r>
            <w:r w:rsidR="00FB5E80">
              <w:t>13.9</w:t>
            </w:r>
            <w:r w:rsidRPr="00926DC8">
              <w:fldChar w:fldCharType="end"/>
            </w:r>
          </w:p>
        </w:tc>
        <w:tc>
          <w:tcPr>
            <w:tcW w:w="9000" w:type="dxa"/>
            <w:shd w:val="clear" w:color="auto" w:fill="auto"/>
          </w:tcPr>
          <w:p w14:paraId="5319B2B6" w14:textId="3E1EA292" w:rsidR="00926DC8" w:rsidRPr="00F454B2" w:rsidRDefault="00926DC8" w:rsidP="00CC09C5">
            <w:pPr>
              <w:spacing w:line="240" w:lineRule="atLeast"/>
            </w:pPr>
            <w:r w:rsidRPr="00F454B2">
              <w:t>Add requirements for NVH Service to read Library-derived window status VIN</w:t>
            </w:r>
          </w:p>
        </w:tc>
      </w:tr>
      <w:tr w:rsidR="00926DC8" w14:paraId="2CF35A33" w14:textId="77777777" w:rsidTr="00926DC8">
        <w:tc>
          <w:tcPr>
            <w:tcW w:w="1597" w:type="dxa"/>
            <w:shd w:val="clear" w:color="auto" w:fill="auto"/>
          </w:tcPr>
          <w:p w14:paraId="709B853C" w14:textId="445727CF" w:rsidR="00926DC8" w:rsidRPr="00926DC8" w:rsidRDefault="00926DC8" w:rsidP="00CC09C5">
            <w:pPr>
              <w:spacing w:line="240" w:lineRule="atLeast"/>
              <w:ind w:left="360"/>
            </w:pPr>
            <w:r w:rsidRPr="00926DC8">
              <w:fldChar w:fldCharType="begin"/>
            </w:r>
            <w:r w:rsidRPr="00926DC8">
              <w:instrText xml:space="preserve"> REF _Ref96263492 \r \h  \* MERGEFORMAT </w:instrText>
            </w:r>
            <w:r w:rsidRPr="00926DC8">
              <w:fldChar w:fldCharType="separate"/>
            </w:r>
            <w:r w:rsidR="00FB5E80">
              <w:t>17.2.12</w:t>
            </w:r>
            <w:r w:rsidRPr="00926DC8">
              <w:fldChar w:fldCharType="end"/>
            </w:r>
          </w:p>
        </w:tc>
        <w:tc>
          <w:tcPr>
            <w:tcW w:w="9000" w:type="dxa"/>
            <w:shd w:val="clear" w:color="auto" w:fill="auto"/>
          </w:tcPr>
          <w:p w14:paraId="19535512" w14:textId="5724F0B4" w:rsidR="00926DC8" w:rsidRPr="00F454B2" w:rsidRDefault="00926DC8" w:rsidP="00CC09C5">
            <w:pPr>
              <w:spacing w:line="240" w:lineRule="atLeast"/>
            </w:pPr>
            <w:r w:rsidRPr="00F454B2">
              <w:t>Add requirement</w:t>
            </w:r>
            <w:r w:rsidR="005C7E54" w:rsidRPr="00F454B2">
              <w:t xml:space="preserve"> placeholders </w:t>
            </w:r>
            <w:r w:rsidRPr="00F454B2">
              <w:t>for providing Library-derived window status via DID</w:t>
            </w:r>
            <w:r w:rsidR="0072379F">
              <w:t xml:space="preserve">.  </w:t>
            </w:r>
            <w:r w:rsidR="0072379F" w:rsidRPr="00F454B2">
              <w:t xml:space="preserve">Needs further </w:t>
            </w:r>
            <w:r w:rsidR="0072379F">
              <w:t>updates.</w:t>
            </w:r>
            <w:r w:rsidR="0072379F" w:rsidRPr="00F454B2">
              <w:t xml:space="preserve">  </w:t>
            </w:r>
          </w:p>
        </w:tc>
      </w:tr>
      <w:tr w:rsidR="0001391D" w14:paraId="51B68BC1" w14:textId="77777777" w:rsidTr="003C3B63">
        <w:tc>
          <w:tcPr>
            <w:tcW w:w="10597" w:type="dxa"/>
            <w:gridSpan w:val="2"/>
          </w:tcPr>
          <w:p w14:paraId="17DB436E" w14:textId="247CDD50" w:rsidR="0001391D" w:rsidRPr="00F454B2" w:rsidRDefault="0001391D" w:rsidP="00CC09C5">
            <w:pPr>
              <w:spacing w:line="240" w:lineRule="atLeast"/>
            </w:pPr>
            <w:r w:rsidRPr="00F454B2">
              <w:t>Tones Test</w:t>
            </w:r>
          </w:p>
        </w:tc>
      </w:tr>
      <w:tr w:rsidR="00926DC8" w14:paraId="728D390C" w14:textId="77777777" w:rsidTr="006F4D36">
        <w:tc>
          <w:tcPr>
            <w:tcW w:w="1597" w:type="dxa"/>
          </w:tcPr>
          <w:p w14:paraId="003F9A30" w14:textId="17CF421B" w:rsidR="00926DC8" w:rsidRDefault="0001391D" w:rsidP="00CC09C5">
            <w:pPr>
              <w:spacing w:line="240" w:lineRule="atLeast"/>
              <w:ind w:left="360"/>
            </w:pPr>
            <w:r>
              <w:fldChar w:fldCharType="begin"/>
            </w:r>
            <w:r>
              <w:instrText xml:space="preserve"> REF _Ref96275226 \r \h </w:instrText>
            </w:r>
            <w:r>
              <w:fldChar w:fldCharType="separate"/>
            </w:r>
            <w:r w:rsidR="00FB5E80">
              <w:t>17.4.1</w:t>
            </w:r>
            <w:r>
              <w:fldChar w:fldCharType="end"/>
            </w:r>
          </w:p>
        </w:tc>
        <w:tc>
          <w:tcPr>
            <w:tcW w:w="9000" w:type="dxa"/>
          </w:tcPr>
          <w:p w14:paraId="230ADB56" w14:textId="5F251DDB" w:rsidR="00926DC8" w:rsidRPr="00F454B2" w:rsidRDefault="0001391D" w:rsidP="00CC09C5">
            <w:pPr>
              <w:spacing w:line="240" w:lineRule="atLeast"/>
            </w:pPr>
            <w:r w:rsidRPr="00F454B2">
              <w:t xml:space="preserve">Added placeholder sections for Tones Test.  Needs further </w:t>
            </w:r>
            <w:r w:rsidR="0072379F">
              <w:t>updates.</w:t>
            </w:r>
            <w:r w:rsidRPr="00F454B2">
              <w:t xml:space="preserve">  </w:t>
            </w:r>
          </w:p>
        </w:tc>
      </w:tr>
      <w:tr w:rsidR="0001391D" w14:paraId="3845E060" w14:textId="77777777" w:rsidTr="003C3B63">
        <w:tc>
          <w:tcPr>
            <w:tcW w:w="10597" w:type="dxa"/>
            <w:gridSpan w:val="2"/>
          </w:tcPr>
          <w:p w14:paraId="10F59445" w14:textId="3FFB21D8" w:rsidR="0001391D" w:rsidRDefault="0001391D" w:rsidP="00CC09C5">
            <w:pPr>
              <w:spacing w:line="240" w:lineRule="atLeast"/>
            </w:pPr>
            <w:r>
              <w:t>Microphone Pass-through Test</w:t>
            </w:r>
          </w:p>
        </w:tc>
      </w:tr>
      <w:tr w:rsidR="00926DC8" w14:paraId="5C7BF50E" w14:textId="77777777" w:rsidTr="006F4D36">
        <w:tc>
          <w:tcPr>
            <w:tcW w:w="1597" w:type="dxa"/>
          </w:tcPr>
          <w:p w14:paraId="16C6F785" w14:textId="6403E8C3" w:rsidR="00926DC8" w:rsidRDefault="0001391D" w:rsidP="00CC09C5">
            <w:pPr>
              <w:spacing w:line="240" w:lineRule="atLeast"/>
              <w:ind w:left="360"/>
            </w:pPr>
            <w:r>
              <w:fldChar w:fldCharType="begin"/>
            </w:r>
            <w:r>
              <w:instrText xml:space="preserve"> REF _Ref96275219 \r \h </w:instrText>
            </w:r>
            <w:r>
              <w:fldChar w:fldCharType="separate"/>
            </w:r>
            <w:r w:rsidR="00FB5E80">
              <w:t>17.4.2</w:t>
            </w:r>
            <w:r>
              <w:fldChar w:fldCharType="end"/>
            </w:r>
          </w:p>
        </w:tc>
        <w:tc>
          <w:tcPr>
            <w:tcW w:w="9000" w:type="dxa"/>
          </w:tcPr>
          <w:p w14:paraId="6A12560C" w14:textId="33112655" w:rsidR="00926DC8" w:rsidRPr="00F454B2" w:rsidRDefault="0001391D" w:rsidP="00CC09C5">
            <w:pPr>
              <w:spacing w:line="240" w:lineRule="atLeast"/>
            </w:pPr>
            <w:r w:rsidRPr="00F454B2">
              <w:t xml:space="preserve">Added placeholder sections for mic pass-through test.  </w:t>
            </w:r>
            <w:r w:rsidR="0072379F" w:rsidRPr="00F454B2">
              <w:t xml:space="preserve">Needs further </w:t>
            </w:r>
            <w:r w:rsidR="0072379F">
              <w:t>updates.</w:t>
            </w:r>
            <w:r w:rsidR="0072379F" w:rsidRPr="00F454B2">
              <w:t xml:space="preserve">  </w:t>
            </w:r>
          </w:p>
        </w:tc>
      </w:tr>
      <w:tr w:rsidR="00DE01FB" w14:paraId="2106FA65" w14:textId="77777777" w:rsidTr="006F4D36">
        <w:tc>
          <w:tcPr>
            <w:tcW w:w="1597" w:type="dxa"/>
          </w:tcPr>
          <w:p w14:paraId="1ACF0AF2" w14:textId="327BBA39" w:rsidR="00DE01FB" w:rsidRDefault="00DE01FB" w:rsidP="00CC09C5">
            <w:pPr>
              <w:spacing w:line="240" w:lineRule="atLeast"/>
            </w:pPr>
            <w:r>
              <w:t>24</w:t>
            </w:r>
          </w:p>
        </w:tc>
        <w:tc>
          <w:tcPr>
            <w:tcW w:w="9000" w:type="dxa"/>
          </w:tcPr>
          <w:p w14:paraId="13E3B0EC" w14:textId="18718E41" w:rsidR="00DE01FB" w:rsidRPr="00F454B2" w:rsidRDefault="00DE01FB" w:rsidP="00CC09C5">
            <w:pPr>
              <w:spacing w:line="240" w:lineRule="atLeast"/>
            </w:pPr>
            <w:r w:rsidRPr="00F454B2">
              <w:t>Updated Questions/ Issues sections to highlight known work or questionable items regarding the functional spec, SPSS, CAN database, PDC IDS, PAC/ DSP Amp IDSs, and to capture higher-level process/ Applications engineering items.</w:t>
            </w:r>
          </w:p>
        </w:tc>
      </w:tr>
      <w:tr w:rsidR="00DE01FB" w:rsidDel="00B11873" w14:paraId="4DEB3BFB" w14:textId="6EA9F87D" w:rsidTr="006F4D36">
        <w:trPr>
          <w:del w:id="5651" w:author="Arun Saminathan" w:date="2022-04-28T11:42:00Z"/>
        </w:trPr>
        <w:tc>
          <w:tcPr>
            <w:tcW w:w="1597" w:type="dxa"/>
          </w:tcPr>
          <w:p w14:paraId="68F0A9A9" w14:textId="6D930B65" w:rsidR="00DE01FB" w:rsidDel="00B11873" w:rsidRDefault="00DE01FB" w:rsidP="00CC09C5">
            <w:pPr>
              <w:spacing w:line="240" w:lineRule="atLeast"/>
              <w:rPr>
                <w:del w:id="5652" w:author="Arun Saminathan" w:date="2022-04-28T11:42:00Z"/>
              </w:rPr>
            </w:pPr>
          </w:p>
        </w:tc>
        <w:tc>
          <w:tcPr>
            <w:tcW w:w="9000" w:type="dxa"/>
          </w:tcPr>
          <w:p w14:paraId="73A9A350" w14:textId="3D29262A" w:rsidR="00DE01FB" w:rsidDel="00B11873" w:rsidRDefault="00DE01FB" w:rsidP="00CC09C5">
            <w:pPr>
              <w:spacing w:line="240" w:lineRule="atLeast"/>
              <w:rPr>
                <w:del w:id="5653" w:author="Arun Saminathan" w:date="2022-04-28T11:42:00Z"/>
                <w:highlight w:val="yellow"/>
              </w:rPr>
            </w:pPr>
          </w:p>
        </w:tc>
      </w:tr>
      <w:tr w:rsidR="00DE01FB" w:rsidDel="00B11873" w14:paraId="331BE20F" w14:textId="3C81D16E" w:rsidTr="006F4D36">
        <w:trPr>
          <w:del w:id="5654" w:author="Arun Saminathan" w:date="2022-04-28T11:42:00Z"/>
        </w:trPr>
        <w:tc>
          <w:tcPr>
            <w:tcW w:w="1597" w:type="dxa"/>
          </w:tcPr>
          <w:p w14:paraId="10E77999" w14:textId="09AECE72" w:rsidR="00DE01FB" w:rsidDel="00B11873" w:rsidRDefault="00DE01FB" w:rsidP="00CC09C5">
            <w:pPr>
              <w:spacing w:line="240" w:lineRule="atLeast"/>
              <w:rPr>
                <w:del w:id="5655" w:author="Arun Saminathan" w:date="2022-04-28T11:42:00Z"/>
              </w:rPr>
            </w:pPr>
          </w:p>
        </w:tc>
        <w:tc>
          <w:tcPr>
            <w:tcW w:w="9000" w:type="dxa"/>
          </w:tcPr>
          <w:p w14:paraId="1B309DA1" w14:textId="1232A8C9" w:rsidR="00DE01FB" w:rsidDel="00B11873" w:rsidRDefault="00DE01FB" w:rsidP="00CC09C5">
            <w:pPr>
              <w:spacing w:line="240" w:lineRule="atLeast"/>
              <w:rPr>
                <w:del w:id="5656" w:author="Arun Saminathan" w:date="2022-04-28T11:42:00Z"/>
                <w:highlight w:val="yellow"/>
              </w:rPr>
            </w:pPr>
          </w:p>
        </w:tc>
      </w:tr>
      <w:tr w:rsidR="00DE01FB" w:rsidDel="00B11873" w14:paraId="4678C650" w14:textId="7304CF8B" w:rsidTr="006F4D36">
        <w:trPr>
          <w:del w:id="5657" w:author="Arun Saminathan" w:date="2022-04-28T11:42:00Z"/>
        </w:trPr>
        <w:tc>
          <w:tcPr>
            <w:tcW w:w="1597" w:type="dxa"/>
          </w:tcPr>
          <w:p w14:paraId="2E33D237" w14:textId="5B4C3B75" w:rsidR="00DE01FB" w:rsidDel="00B11873" w:rsidRDefault="00DE01FB" w:rsidP="00CC09C5">
            <w:pPr>
              <w:spacing w:line="240" w:lineRule="atLeast"/>
              <w:rPr>
                <w:del w:id="5658" w:author="Arun Saminathan" w:date="2022-04-28T11:42:00Z"/>
              </w:rPr>
            </w:pPr>
          </w:p>
        </w:tc>
        <w:tc>
          <w:tcPr>
            <w:tcW w:w="9000" w:type="dxa"/>
          </w:tcPr>
          <w:p w14:paraId="15144A72" w14:textId="1691D0D2" w:rsidR="00DE01FB" w:rsidDel="00B11873" w:rsidRDefault="00DE01FB" w:rsidP="00CC09C5">
            <w:pPr>
              <w:spacing w:line="240" w:lineRule="atLeast"/>
              <w:rPr>
                <w:del w:id="5659" w:author="Arun Saminathan" w:date="2022-04-28T11:42:00Z"/>
                <w:highlight w:val="yellow"/>
              </w:rPr>
            </w:pPr>
          </w:p>
        </w:tc>
      </w:tr>
      <w:tr w:rsidR="00DE01FB" w:rsidDel="00B11873" w14:paraId="45BD41D7" w14:textId="5BA862E9" w:rsidTr="006F4D36">
        <w:trPr>
          <w:del w:id="5660" w:author="Arun Saminathan" w:date="2022-04-28T11:42:00Z"/>
        </w:trPr>
        <w:tc>
          <w:tcPr>
            <w:tcW w:w="1597" w:type="dxa"/>
          </w:tcPr>
          <w:p w14:paraId="1FF387E3" w14:textId="1A9AFDBC" w:rsidR="00B91404" w:rsidRPr="0075487F" w:rsidDel="00B11873" w:rsidRDefault="00B91404" w:rsidP="00CC09C5">
            <w:pPr>
              <w:spacing w:line="240" w:lineRule="atLeast"/>
              <w:rPr>
                <w:del w:id="5661" w:author="Arun Saminathan" w:date="2022-04-28T11:42:00Z"/>
              </w:rPr>
            </w:pPr>
          </w:p>
          <w:p w14:paraId="3D115C44" w14:textId="4704E10D" w:rsidR="00B91404" w:rsidDel="00B11873" w:rsidRDefault="00B91404" w:rsidP="00CC09C5">
            <w:pPr>
              <w:spacing w:line="240" w:lineRule="atLeast"/>
              <w:rPr>
                <w:del w:id="5662" w:author="Arun Saminathan" w:date="2022-04-28T11:42:00Z"/>
              </w:rPr>
            </w:pPr>
          </w:p>
        </w:tc>
        <w:tc>
          <w:tcPr>
            <w:tcW w:w="9000" w:type="dxa"/>
          </w:tcPr>
          <w:p w14:paraId="5E0D77E4" w14:textId="213A7BB4" w:rsidR="00DE01FB" w:rsidDel="00B11873" w:rsidRDefault="00DE01FB" w:rsidP="00CC09C5">
            <w:pPr>
              <w:spacing w:line="240" w:lineRule="atLeast"/>
              <w:rPr>
                <w:del w:id="5663" w:author="Arun Saminathan" w:date="2022-04-28T11:42:00Z"/>
                <w:highlight w:val="yellow"/>
              </w:rPr>
            </w:pPr>
          </w:p>
        </w:tc>
      </w:tr>
      <w:tr w:rsidR="00B91404" w:rsidDel="00B11873" w14:paraId="226C7C8F" w14:textId="7E3BE9FE" w:rsidTr="006F4D36">
        <w:trPr>
          <w:del w:id="5664" w:author="Arun Saminathan" w:date="2022-04-28T11:42:00Z"/>
        </w:trPr>
        <w:tc>
          <w:tcPr>
            <w:tcW w:w="1597" w:type="dxa"/>
          </w:tcPr>
          <w:p w14:paraId="6B54353A" w14:textId="65E75929" w:rsidR="00B91404" w:rsidDel="00B11873" w:rsidRDefault="00B91404" w:rsidP="00CC09C5">
            <w:pPr>
              <w:spacing w:line="240" w:lineRule="atLeast"/>
              <w:rPr>
                <w:del w:id="5665" w:author="Arun Saminathan" w:date="2022-04-28T11:42:00Z"/>
              </w:rPr>
            </w:pPr>
          </w:p>
        </w:tc>
        <w:tc>
          <w:tcPr>
            <w:tcW w:w="9000" w:type="dxa"/>
          </w:tcPr>
          <w:p w14:paraId="188ADDD2" w14:textId="775475E6" w:rsidR="00B91404" w:rsidDel="00B11873" w:rsidRDefault="00B91404" w:rsidP="00CC09C5">
            <w:pPr>
              <w:spacing w:line="240" w:lineRule="atLeast"/>
              <w:rPr>
                <w:del w:id="5666" w:author="Arun Saminathan" w:date="2022-04-28T11:42:00Z"/>
                <w:highlight w:val="yellow"/>
              </w:rPr>
            </w:pPr>
          </w:p>
        </w:tc>
      </w:tr>
      <w:tr w:rsidR="00B91404" w:rsidDel="00B11873" w14:paraId="6C472CBA" w14:textId="1A6CA319" w:rsidTr="006F4D36">
        <w:trPr>
          <w:del w:id="5667" w:author="Arun Saminathan" w:date="2022-04-28T11:42:00Z"/>
        </w:trPr>
        <w:tc>
          <w:tcPr>
            <w:tcW w:w="1597" w:type="dxa"/>
          </w:tcPr>
          <w:p w14:paraId="02113885" w14:textId="5B8CB5C6" w:rsidR="00B91404" w:rsidDel="00B11873" w:rsidRDefault="00B91404" w:rsidP="00CC09C5">
            <w:pPr>
              <w:spacing w:line="240" w:lineRule="atLeast"/>
              <w:rPr>
                <w:del w:id="5668" w:author="Arun Saminathan" w:date="2022-04-28T11:42:00Z"/>
              </w:rPr>
            </w:pPr>
          </w:p>
        </w:tc>
        <w:tc>
          <w:tcPr>
            <w:tcW w:w="9000" w:type="dxa"/>
          </w:tcPr>
          <w:p w14:paraId="69B1FD16" w14:textId="40265A8D" w:rsidR="00B91404" w:rsidDel="00B11873" w:rsidRDefault="00B91404" w:rsidP="00CC09C5">
            <w:pPr>
              <w:spacing w:line="240" w:lineRule="atLeast"/>
              <w:rPr>
                <w:del w:id="5669" w:author="Arun Saminathan" w:date="2022-04-28T11:42:00Z"/>
                <w:highlight w:val="yellow"/>
              </w:rPr>
            </w:pPr>
          </w:p>
        </w:tc>
      </w:tr>
      <w:tr w:rsidR="00B91404" w:rsidDel="00B11873" w14:paraId="3FCE563B" w14:textId="6F0B71F1" w:rsidTr="006F4D36">
        <w:trPr>
          <w:del w:id="5670" w:author="Arun Saminathan" w:date="2022-04-28T11:42:00Z"/>
        </w:trPr>
        <w:tc>
          <w:tcPr>
            <w:tcW w:w="1597" w:type="dxa"/>
          </w:tcPr>
          <w:p w14:paraId="0F17EB1A" w14:textId="54B9C1AF" w:rsidR="00B91404" w:rsidDel="00B11873" w:rsidRDefault="00B91404" w:rsidP="00CC09C5">
            <w:pPr>
              <w:spacing w:line="240" w:lineRule="atLeast"/>
              <w:rPr>
                <w:del w:id="5671" w:author="Arun Saminathan" w:date="2022-04-28T11:42:00Z"/>
              </w:rPr>
            </w:pPr>
          </w:p>
        </w:tc>
        <w:tc>
          <w:tcPr>
            <w:tcW w:w="9000" w:type="dxa"/>
          </w:tcPr>
          <w:p w14:paraId="23A3039D" w14:textId="75483AFA" w:rsidR="00B91404" w:rsidDel="00B11873" w:rsidRDefault="00B91404" w:rsidP="00CC09C5">
            <w:pPr>
              <w:spacing w:line="240" w:lineRule="atLeast"/>
              <w:rPr>
                <w:del w:id="5672" w:author="Arun Saminathan" w:date="2022-04-28T11:42:00Z"/>
                <w:highlight w:val="yellow"/>
              </w:rPr>
            </w:pPr>
          </w:p>
        </w:tc>
      </w:tr>
      <w:tr w:rsidR="00B91404" w:rsidDel="00B11873" w14:paraId="6E6E1663" w14:textId="32DE6407" w:rsidTr="006F4D36">
        <w:trPr>
          <w:del w:id="5673" w:author="Arun Saminathan" w:date="2022-04-28T11:42:00Z"/>
        </w:trPr>
        <w:tc>
          <w:tcPr>
            <w:tcW w:w="1597" w:type="dxa"/>
          </w:tcPr>
          <w:p w14:paraId="67A3E7EE" w14:textId="251F24C3" w:rsidR="00B91404" w:rsidDel="00B11873" w:rsidRDefault="00B91404" w:rsidP="00CC09C5">
            <w:pPr>
              <w:spacing w:line="240" w:lineRule="atLeast"/>
              <w:rPr>
                <w:del w:id="5674" w:author="Arun Saminathan" w:date="2022-04-28T11:42:00Z"/>
              </w:rPr>
            </w:pPr>
          </w:p>
        </w:tc>
        <w:tc>
          <w:tcPr>
            <w:tcW w:w="9000" w:type="dxa"/>
          </w:tcPr>
          <w:p w14:paraId="16058FE6" w14:textId="36D20A35" w:rsidR="00B91404" w:rsidDel="00B11873" w:rsidRDefault="00B91404" w:rsidP="00CC09C5">
            <w:pPr>
              <w:spacing w:line="240" w:lineRule="atLeast"/>
              <w:rPr>
                <w:del w:id="5675" w:author="Arun Saminathan" w:date="2022-04-28T11:42:00Z"/>
                <w:highlight w:val="yellow"/>
              </w:rPr>
            </w:pPr>
          </w:p>
        </w:tc>
      </w:tr>
      <w:tr w:rsidR="00B91404" w:rsidDel="00B11873" w14:paraId="1012B9B3" w14:textId="15763489" w:rsidTr="006F4D36">
        <w:trPr>
          <w:del w:id="5676" w:author="Arun Saminathan" w:date="2022-04-28T11:42:00Z"/>
        </w:trPr>
        <w:tc>
          <w:tcPr>
            <w:tcW w:w="1597" w:type="dxa"/>
          </w:tcPr>
          <w:p w14:paraId="55FA1D13" w14:textId="18B0330B" w:rsidR="00B91404" w:rsidDel="00B11873" w:rsidRDefault="00B91404" w:rsidP="00CC09C5">
            <w:pPr>
              <w:spacing w:line="240" w:lineRule="atLeast"/>
              <w:rPr>
                <w:del w:id="5677" w:author="Arun Saminathan" w:date="2022-04-28T11:42:00Z"/>
              </w:rPr>
            </w:pPr>
          </w:p>
        </w:tc>
        <w:tc>
          <w:tcPr>
            <w:tcW w:w="9000" w:type="dxa"/>
          </w:tcPr>
          <w:p w14:paraId="773A3BBD" w14:textId="3AA2DFF3" w:rsidR="00B91404" w:rsidDel="00B11873" w:rsidRDefault="00B91404" w:rsidP="00CC09C5">
            <w:pPr>
              <w:spacing w:line="240" w:lineRule="atLeast"/>
              <w:rPr>
                <w:del w:id="5678" w:author="Arun Saminathan" w:date="2022-04-28T11:42:00Z"/>
                <w:highlight w:val="yellow"/>
              </w:rPr>
            </w:pPr>
          </w:p>
        </w:tc>
      </w:tr>
      <w:tr w:rsidR="00B91404" w14:paraId="2004EC8A" w14:textId="77777777" w:rsidTr="006F4D36">
        <w:tc>
          <w:tcPr>
            <w:tcW w:w="1597" w:type="dxa"/>
          </w:tcPr>
          <w:p w14:paraId="68355A98" w14:textId="77777777" w:rsidR="00B91404" w:rsidRDefault="00B91404" w:rsidP="00CC09C5">
            <w:pPr>
              <w:spacing w:line="240" w:lineRule="atLeast"/>
            </w:pPr>
          </w:p>
        </w:tc>
        <w:tc>
          <w:tcPr>
            <w:tcW w:w="9000" w:type="dxa"/>
          </w:tcPr>
          <w:p w14:paraId="61E16C4F" w14:textId="77777777" w:rsidR="00B91404" w:rsidRDefault="00B91404" w:rsidP="00CC09C5">
            <w:pPr>
              <w:spacing w:line="240" w:lineRule="atLeast"/>
              <w:rPr>
                <w:highlight w:val="yellow"/>
              </w:rPr>
            </w:pPr>
          </w:p>
        </w:tc>
      </w:tr>
      <w:bookmarkEnd w:id="5648"/>
      <w:bookmarkEnd w:id="5649"/>
      <w:bookmarkEnd w:id="5650"/>
    </w:tbl>
    <w:p w14:paraId="55F45293" w14:textId="77777777" w:rsidR="00737D58" w:rsidRDefault="00737D58" w:rsidP="00CC09C5">
      <w:pPr>
        <w:spacing w:line="240" w:lineRule="atLeast"/>
      </w:pPr>
    </w:p>
    <w:tbl>
      <w:tblPr>
        <w:tblStyle w:val="TableGrid"/>
        <w:tblW w:w="10597" w:type="dxa"/>
        <w:tblInd w:w="288" w:type="dxa"/>
        <w:tblLayout w:type="fixed"/>
        <w:tblLook w:val="04A0" w:firstRow="1" w:lastRow="0" w:firstColumn="1" w:lastColumn="0" w:noHBand="0" w:noVBand="1"/>
      </w:tblPr>
      <w:tblGrid>
        <w:gridCol w:w="1597"/>
        <w:gridCol w:w="9000"/>
      </w:tblGrid>
      <w:tr w:rsidR="00F02514" w:rsidRPr="00E63E96" w14:paraId="0697CBC2" w14:textId="77777777" w:rsidTr="00E558A3">
        <w:tc>
          <w:tcPr>
            <w:tcW w:w="10597" w:type="dxa"/>
            <w:gridSpan w:val="2"/>
            <w:shd w:val="clear" w:color="auto" w:fill="auto"/>
          </w:tcPr>
          <w:p w14:paraId="5142B147" w14:textId="3F9B6B99" w:rsidR="00F02514" w:rsidRPr="00E63E96" w:rsidRDefault="00F02514" w:rsidP="00CC09C5">
            <w:pPr>
              <w:spacing w:line="240" w:lineRule="atLeast"/>
            </w:pPr>
            <w:r w:rsidRPr="00E63E96">
              <w:rPr>
                <w:b/>
                <w:bCs/>
              </w:rPr>
              <w:t>1.</w:t>
            </w:r>
            <w:r>
              <w:rPr>
                <w:b/>
                <w:bCs/>
              </w:rPr>
              <w:t>4</w:t>
            </w:r>
            <w:r w:rsidRPr="00E63E96">
              <w:rPr>
                <w:b/>
                <w:bCs/>
              </w:rPr>
              <w:t xml:space="preserve"> Draft</w:t>
            </w:r>
            <w:r w:rsidRPr="00E63E96">
              <w:t xml:space="preserve">  </w:t>
            </w:r>
          </w:p>
        </w:tc>
      </w:tr>
      <w:tr w:rsidR="00F02514" w:rsidRPr="005C7E54" w14:paraId="5A7173CE" w14:textId="77777777" w:rsidTr="00E558A3">
        <w:tc>
          <w:tcPr>
            <w:tcW w:w="1597" w:type="dxa"/>
            <w:shd w:val="clear" w:color="auto" w:fill="auto"/>
          </w:tcPr>
          <w:p w14:paraId="08709896" w14:textId="6F58F3BC" w:rsidR="00F02514" w:rsidRPr="005C7E54" w:rsidRDefault="00F02514" w:rsidP="00CC09C5">
            <w:pPr>
              <w:spacing w:line="240" w:lineRule="atLeast"/>
            </w:pPr>
            <w:r>
              <w:rPr>
                <w:szCs w:val="20"/>
              </w:rPr>
              <w:t>2</w:t>
            </w:r>
          </w:p>
        </w:tc>
        <w:tc>
          <w:tcPr>
            <w:tcW w:w="9000" w:type="dxa"/>
            <w:shd w:val="clear" w:color="auto" w:fill="auto"/>
          </w:tcPr>
          <w:p w14:paraId="629A746D" w14:textId="6119E09E" w:rsidR="00F02514" w:rsidRPr="005C7E54" w:rsidRDefault="001E5BF1" w:rsidP="00CC09C5">
            <w:pPr>
              <w:spacing w:line="240" w:lineRule="atLeast"/>
            </w:pPr>
            <w:r>
              <w:t>U</w:t>
            </w:r>
            <w:r w:rsidR="00F02514">
              <w:t>pdated</w:t>
            </w:r>
            <w:r>
              <w:t>/simplified</w:t>
            </w:r>
            <w:r w:rsidR="00F02514">
              <w:t xml:space="preserve"> Diagram of ANC/ PS-related PDC Interfaces</w:t>
            </w:r>
          </w:p>
        </w:tc>
      </w:tr>
      <w:tr w:rsidR="00F02514" w14:paraId="60E370E8" w14:textId="77777777" w:rsidTr="00E558A3">
        <w:tc>
          <w:tcPr>
            <w:tcW w:w="1597" w:type="dxa"/>
            <w:shd w:val="clear" w:color="auto" w:fill="auto"/>
          </w:tcPr>
          <w:p w14:paraId="64D6EC8A" w14:textId="10C64EA6" w:rsidR="00F02514" w:rsidRDefault="001E5BF1" w:rsidP="00CC09C5">
            <w:pPr>
              <w:spacing w:line="240" w:lineRule="atLeast"/>
              <w:rPr>
                <w:szCs w:val="20"/>
              </w:rPr>
            </w:pPr>
            <w:r>
              <w:rPr>
                <w:szCs w:val="20"/>
              </w:rPr>
              <w:t>4.1</w:t>
            </w:r>
          </w:p>
        </w:tc>
        <w:tc>
          <w:tcPr>
            <w:tcW w:w="9000" w:type="dxa"/>
            <w:shd w:val="clear" w:color="auto" w:fill="auto"/>
          </w:tcPr>
          <w:p w14:paraId="79D3DD34" w14:textId="77777777" w:rsidR="00F02514" w:rsidRDefault="001E5BF1" w:rsidP="00CC09C5">
            <w:pPr>
              <w:spacing w:line="240" w:lineRule="atLeast"/>
              <w:rPr>
                <w:szCs w:val="20"/>
              </w:rPr>
            </w:pPr>
            <w:r>
              <w:rPr>
                <w:szCs w:val="20"/>
              </w:rPr>
              <w:t xml:space="preserve">Ford ANC/PS/AVAS configuration file </w:t>
            </w:r>
            <w:r w:rsidR="00546869">
              <w:rPr>
                <w:szCs w:val="20"/>
              </w:rPr>
              <w:t>section reworded</w:t>
            </w:r>
          </w:p>
          <w:p w14:paraId="243D5B47" w14:textId="3F89A1AB" w:rsidR="00546869" w:rsidRDefault="00546869" w:rsidP="00CC09C5">
            <w:pPr>
              <w:spacing w:line="240" w:lineRule="atLeast"/>
              <w:rPr>
                <w:szCs w:val="20"/>
              </w:rPr>
            </w:pPr>
            <w:r>
              <w:rPr>
                <w:szCs w:val="20"/>
              </w:rPr>
              <w:t xml:space="preserve">Captured the estimated max file size </w:t>
            </w:r>
          </w:p>
        </w:tc>
      </w:tr>
      <w:tr w:rsidR="00F02514" w14:paraId="3E6F1B03" w14:textId="77777777" w:rsidTr="00E558A3">
        <w:tc>
          <w:tcPr>
            <w:tcW w:w="1597" w:type="dxa"/>
            <w:shd w:val="clear" w:color="auto" w:fill="auto"/>
          </w:tcPr>
          <w:p w14:paraId="27DCC51D" w14:textId="30607DD0" w:rsidR="00F02514" w:rsidRDefault="00841023" w:rsidP="00CC09C5">
            <w:pPr>
              <w:spacing w:line="240" w:lineRule="atLeast"/>
              <w:rPr>
                <w:szCs w:val="20"/>
              </w:rPr>
            </w:pPr>
            <w:r>
              <w:rPr>
                <w:szCs w:val="20"/>
              </w:rPr>
              <w:t>5.4</w:t>
            </w:r>
          </w:p>
        </w:tc>
        <w:tc>
          <w:tcPr>
            <w:tcW w:w="9000" w:type="dxa"/>
            <w:shd w:val="clear" w:color="auto" w:fill="auto"/>
          </w:tcPr>
          <w:p w14:paraId="7167F74A" w14:textId="70A5C326" w:rsidR="00841023" w:rsidRPr="00934C1A" w:rsidRDefault="00934C1A" w:rsidP="00CC09C5">
            <w:pPr>
              <w:pStyle w:val="Heading2"/>
              <w:keepNext w:val="0"/>
              <w:numPr>
                <w:ilvl w:val="0"/>
                <w:numId w:val="0"/>
              </w:numPr>
              <w:spacing w:before="0" w:after="0" w:line="240" w:lineRule="atLeast"/>
              <w:ind w:left="360" w:hanging="360"/>
              <w:outlineLvl w:val="1"/>
              <w:rPr>
                <w:b w:val="0"/>
                <w:bCs w:val="0"/>
                <w:sz w:val="20"/>
                <w:szCs w:val="20"/>
              </w:rPr>
            </w:pPr>
            <w:bookmarkStart w:id="5679" w:name="_Toc105779519"/>
            <w:r>
              <w:rPr>
                <w:b w:val="0"/>
                <w:bCs w:val="0"/>
                <w:sz w:val="20"/>
                <w:szCs w:val="20"/>
              </w:rPr>
              <w:t xml:space="preserve">Reworded section </w:t>
            </w:r>
            <w:r w:rsidR="00841023" w:rsidRPr="00934C1A">
              <w:rPr>
                <w:b w:val="0"/>
                <w:bCs w:val="0"/>
                <w:sz w:val="20"/>
                <w:szCs w:val="20"/>
              </w:rPr>
              <w:t>ANC Mic x (Enable/ Disable ANC Microphones)</w:t>
            </w:r>
            <w:bookmarkEnd w:id="5679"/>
          </w:p>
          <w:p w14:paraId="5B82A7E0" w14:textId="77777777" w:rsidR="00F02514" w:rsidRDefault="00F02514" w:rsidP="00CC09C5">
            <w:pPr>
              <w:spacing w:line="240" w:lineRule="atLeast"/>
              <w:rPr>
                <w:szCs w:val="20"/>
              </w:rPr>
            </w:pPr>
          </w:p>
        </w:tc>
      </w:tr>
      <w:tr w:rsidR="00594904" w14:paraId="59F54BE3" w14:textId="77777777" w:rsidTr="00E558A3">
        <w:tc>
          <w:tcPr>
            <w:tcW w:w="1597" w:type="dxa"/>
            <w:shd w:val="clear" w:color="auto" w:fill="auto"/>
          </w:tcPr>
          <w:p w14:paraId="6F51BC9B" w14:textId="3A9F9D7C" w:rsidR="00594904" w:rsidRDefault="00594904" w:rsidP="00CC09C5">
            <w:pPr>
              <w:spacing w:line="240" w:lineRule="atLeast"/>
              <w:rPr>
                <w:szCs w:val="20"/>
              </w:rPr>
            </w:pPr>
            <w:r>
              <w:rPr>
                <w:szCs w:val="20"/>
              </w:rPr>
              <w:t>6.2.2.2</w:t>
            </w:r>
          </w:p>
        </w:tc>
        <w:tc>
          <w:tcPr>
            <w:tcW w:w="9000" w:type="dxa"/>
            <w:shd w:val="clear" w:color="auto" w:fill="auto"/>
          </w:tcPr>
          <w:p w14:paraId="2DBD8071" w14:textId="77777777" w:rsid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p>
        </w:tc>
      </w:tr>
      <w:tr w:rsidR="00594904" w14:paraId="310A953B" w14:textId="77777777" w:rsidTr="00E558A3">
        <w:tc>
          <w:tcPr>
            <w:tcW w:w="1597" w:type="dxa"/>
            <w:shd w:val="clear" w:color="auto" w:fill="auto"/>
          </w:tcPr>
          <w:p w14:paraId="00FC66B9" w14:textId="18696E39" w:rsidR="00594904" w:rsidRDefault="00594904" w:rsidP="00CC09C5">
            <w:pPr>
              <w:spacing w:line="240" w:lineRule="atLeast"/>
              <w:rPr>
                <w:szCs w:val="20"/>
              </w:rPr>
            </w:pPr>
            <w:r>
              <w:rPr>
                <w:szCs w:val="20"/>
              </w:rPr>
              <w:t>8.1</w:t>
            </w:r>
          </w:p>
        </w:tc>
        <w:tc>
          <w:tcPr>
            <w:tcW w:w="9000" w:type="dxa"/>
            <w:shd w:val="clear" w:color="auto" w:fill="auto"/>
          </w:tcPr>
          <w:p w14:paraId="6DFD7F53" w14:textId="1FB641D2" w:rsidR="00594904" w:rsidRP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bookmarkStart w:id="5680" w:name="_Toc105779520"/>
            <w:r w:rsidRPr="00594904">
              <w:rPr>
                <w:b w:val="0"/>
                <w:bCs w:val="0"/>
                <w:sz w:val="20"/>
                <w:szCs w:val="22"/>
              </w:rPr>
              <w:t>Updated the allowable PDC audio path latency</w:t>
            </w:r>
            <w:bookmarkEnd w:id="5680"/>
          </w:p>
        </w:tc>
      </w:tr>
      <w:tr w:rsidR="00594904" w14:paraId="1A129C1F" w14:textId="77777777" w:rsidTr="00E558A3">
        <w:tc>
          <w:tcPr>
            <w:tcW w:w="1597" w:type="dxa"/>
            <w:shd w:val="clear" w:color="auto" w:fill="auto"/>
          </w:tcPr>
          <w:p w14:paraId="5B0368A4" w14:textId="2E07E936" w:rsidR="00594904" w:rsidRDefault="00594904" w:rsidP="00CC09C5">
            <w:pPr>
              <w:spacing w:line="240" w:lineRule="atLeast"/>
              <w:rPr>
                <w:szCs w:val="20"/>
              </w:rPr>
            </w:pPr>
            <w:r>
              <w:rPr>
                <w:szCs w:val="20"/>
              </w:rPr>
              <w:t>8.2</w:t>
            </w:r>
          </w:p>
        </w:tc>
        <w:tc>
          <w:tcPr>
            <w:tcW w:w="9000" w:type="dxa"/>
            <w:shd w:val="clear" w:color="auto" w:fill="auto"/>
          </w:tcPr>
          <w:p w14:paraId="2CD247A0" w14:textId="008A80E2" w:rsid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bookmarkStart w:id="5681" w:name="_Toc105779521"/>
            <w:r w:rsidRPr="00594904">
              <w:rPr>
                <w:b w:val="0"/>
                <w:bCs w:val="0"/>
                <w:sz w:val="20"/>
                <w:szCs w:val="22"/>
              </w:rPr>
              <w:t>A</w:t>
            </w:r>
            <w:r>
              <w:rPr>
                <w:b w:val="0"/>
                <w:bCs w:val="0"/>
                <w:sz w:val="20"/>
                <w:szCs w:val="22"/>
              </w:rPr>
              <w:t>dded reference to A</w:t>
            </w:r>
            <w:r w:rsidRPr="00594904">
              <w:rPr>
                <w:b w:val="0"/>
                <w:bCs w:val="0"/>
                <w:sz w:val="20"/>
                <w:szCs w:val="22"/>
              </w:rPr>
              <w:t>NC Mic Input Config</w:t>
            </w:r>
            <w:bookmarkEnd w:id="5681"/>
          </w:p>
        </w:tc>
      </w:tr>
      <w:tr w:rsidR="00594904" w14:paraId="6571162C" w14:textId="77777777" w:rsidTr="00E558A3">
        <w:tc>
          <w:tcPr>
            <w:tcW w:w="1597" w:type="dxa"/>
            <w:shd w:val="clear" w:color="auto" w:fill="auto"/>
          </w:tcPr>
          <w:p w14:paraId="50542D91" w14:textId="5C7EFD6C" w:rsidR="00594904" w:rsidRDefault="00594904" w:rsidP="00CC09C5">
            <w:pPr>
              <w:spacing w:line="240" w:lineRule="atLeast"/>
              <w:rPr>
                <w:szCs w:val="20"/>
              </w:rPr>
            </w:pPr>
            <w:r>
              <w:rPr>
                <w:szCs w:val="20"/>
              </w:rPr>
              <w:t>9</w:t>
            </w:r>
          </w:p>
        </w:tc>
        <w:tc>
          <w:tcPr>
            <w:tcW w:w="9000" w:type="dxa"/>
            <w:shd w:val="clear" w:color="auto" w:fill="auto"/>
          </w:tcPr>
          <w:p w14:paraId="4864FE00" w14:textId="0ECCEF3B" w:rsid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bookmarkStart w:id="5682" w:name="_Toc105779522"/>
            <w:r>
              <w:rPr>
                <w:b w:val="0"/>
                <w:bCs w:val="0"/>
                <w:sz w:val="20"/>
                <w:szCs w:val="20"/>
              </w:rPr>
              <w:t>Removed table 9 and added reference to the Master VIN list that captures all relevant information</w:t>
            </w:r>
            <w:bookmarkEnd w:id="5682"/>
          </w:p>
        </w:tc>
      </w:tr>
      <w:tr w:rsidR="00594904" w14:paraId="09AC479F" w14:textId="77777777" w:rsidTr="00E558A3">
        <w:tc>
          <w:tcPr>
            <w:tcW w:w="1597" w:type="dxa"/>
            <w:shd w:val="clear" w:color="auto" w:fill="auto"/>
          </w:tcPr>
          <w:p w14:paraId="73DB8407" w14:textId="0500AF11" w:rsidR="00594904" w:rsidRDefault="00594904" w:rsidP="00CC09C5">
            <w:pPr>
              <w:spacing w:line="240" w:lineRule="atLeast"/>
              <w:rPr>
                <w:szCs w:val="20"/>
              </w:rPr>
            </w:pPr>
            <w:r>
              <w:rPr>
                <w:szCs w:val="20"/>
              </w:rPr>
              <w:t>11.1.1</w:t>
            </w:r>
          </w:p>
        </w:tc>
        <w:tc>
          <w:tcPr>
            <w:tcW w:w="9000" w:type="dxa"/>
            <w:shd w:val="clear" w:color="auto" w:fill="auto"/>
          </w:tcPr>
          <w:p w14:paraId="47650637" w14:textId="5DF9F869" w:rsidR="00594904" w:rsidRP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bookmarkStart w:id="5683" w:name="_Toc105779523"/>
            <w:r w:rsidRPr="00594904">
              <w:rPr>
                <w:b w:val="0"/>
                <w:bCs w:val="0"/>
                <w:sz w:val="20"/>
                <w:szCs w:val="20"/>
              </w:rPr>
              <w:t>CAN signal/VIN latency – updated the overall allowable end to end latency should not exceed</w:t>
            </w:r>
            <w:r>
              <w:rPr>
                <w:b w:val="0"/>
                <w:bCs w:val="0"/>
                <w:sz w:val="20"/>
                <w:szCs w:val="20"/>
              </w:rPr>
              <w:t xml:space="preserve"> </w:t>
            </w:r>
            <w:r w:rsidRPr="00594904">
              <w:rPr>
                <w:b w:val="0"/>
                <w:bCs w:val="0"/>
                <w:sz w:val="20"/>
                <w:szCs w:val="20"/>
              </w:rPr>
              <w:t>20ms</w:t>
            </w:r>
            <w:bookmarkEnd w:id="5683"/>
          </w:p>
        </w:tc>
      </w:tr>
      <w:tr w:rsidR="00594904" w14:paraId="03B9BEE9" w14:textId="77777777" w:rsidTr="00E558A3">
        <w:tc>
          <w:tcPr>
            <w:tcW w:w="1597" w:type="dxa"/>
            <w:shd w:val="clear" w:color="auto" w:fill="auto"/>
          </w:tcPr>
          <w:p w14:paraId="261874BA" w14:textId="0C7A0F82" w:rsidR="00594904" w:rsidRDefault="00867709" w:rsidP="00CC09C5">
            <w:pPr>
              <w:spacing w:line="240" w:lineRule="atLeast"/>
              <w:rPr>
                <w:szCs w:val="20"/>
              </w:rPr>
            </w:pPr>
            <w:r>
              <w:rPr>
                <w:szCs w:val="20"/>
              </w:rPr>
              <w:t>12</w:t>
            </w:r>
          </w:p>
        </w:tc>
        <w:tc>
          <w:tcPr>
            <w:tcW w:w="9000" w:type="dxa"/>
            <w:shd w:val="clear" w:color="auto" w:fill="auto"/>
          </w:tcPr>
          <w:p w14:paraId="1342C62F" w14:textId="41B19D82" w:rsidR="00594904" w:rsidRPr="00867709" w:rsidRDefault="00867709" w:rsidP="00CC09C5">
            <w:pPr>
              <w:pStyle w:val="Heading2"/>
              <w:keepNext w:val="0"/>
              <w:numPr>
                <w:ilvl w:val="0"/>
                <w:numId w:val="0"/>
              </w:numPr>
              <w:spacing w:before="0" w:after="0" w:line="240" w:lineRule="atLeast"/>
              <w:ind w:left="360" w:hanging="360"/>
              <w:outlineLvl w:val="1"/>
              <w:rPr>
                <w:b w:val="0"/>
                <w:bCs w:val="0"/>
                <w:sz w:val="20"/>
                <w:szCs w:val="20"/>
              </w:rPr>
            </w:pPr>
            <w:bookmarkStart w:id="5684" w:name="_Toc105779524"/>
            <w:r w:rsidRPr="00867709">
              <w:rPr>
                <w:b w:val="0"/>
                <w:bCs w:val="0"/>
                <w:sz w:val="20"/>
                <w:szCs w:val="20"/>
              </w:rPr>
              <w:t>Added information “Periodic reads of all of the derived VINs that are part of the Master VIN list”</w:t>
            </w:r>
            <w:bookmarkEnd w:id="5684"/>
          </w:p>
        </w:tc>
      </w:tr>
      <w:tr w:rsidR="00594904" w14:paraId="7193A1CB" w14:textId="77777777" w:rsidTr="00E558A3">
        <w:tc>
          <w:tcPr>
            <w:tcW w:w="1597" w:type="dxa"/>
            <w:shd w:val="clear" w:color="auto" w:fill="auto"/>
          </w:tcPr>
          <w:p w14:paraId="79848E80" w14:textId="7ADA3065" w:rsidR="00594904" w:rsidRDefault="006879C7" w:rsidP="00CC09C5">
            <w:pPr>
              <w:spacing w:line="240" w:lineRule="atLeast"/>
              <w:rPr>
                <w:szCs w:val="20"/>
              </w:rPr>
            </w:pPr>
            <w:r>
              <w:rPr>
                <w:szCs w:val="20"/>
              </w:rPr>
              <w:t>12.1</w:t>
            </w:r>
          </w:p>
        </w:tc>
        <w:tc>
          <w:tcPr>
            <w:tcW w:w="9000" w:type="dxa"/>
            <w:shd w:val="clear" w:color="auto" w:fill="auto"/>
          </w:tcPr>
          <w:p w14:paraId="6D5BB09E" w14:textId="2128CFB2" w:rsidR="00594904" w:rsidRDefault="006879C7" w:rsidP="00CC09C5">
            <w:pPr>
              <w:pStyle w:val="Heading2"/>
              <w:keepNext w:val="0"/>
              <w:numPr>
                <w:ilvl w:val="0"/>
                <w:numId w:val="0"/>
              </w:numPr>
              <w:spacing w:before="0" w:after="0" w:line="240" w:lineRule="atLeast"/>
              <w:ind w:left="360" w:hanging="360"/>
              <w:outlineLvl w:val="1"/>
              <w:rPr>
                <w:b w:val="0"/>
                <w:bCs w:val="0"/>
                <w:sz w:val="20"/>
                <w:szCs w:val="20"/>
              </w:rPr>
            </w:pPr>
            <w:bookmarkStart w:id="5685" w:name="_Toc105779525"/>
            <w:r>
              <w:rPr>
                <w:b w:val="0"/>
                <w:bCs w:val="0"/>
                <w:sz w:val="20"/>
                <w:szCs w:val="20"/>
              </w:rPr>
              <w:t>Updated section configuration impact on host reads of library</w:t>
            </w:r>
            <w:bookmarkEnd w:id="5685"/>
          </w:p>
        </w:tc>
      </w:tr>
      <w:tr w:rsidR="00594904" w14:paraId="5EA2F83A" w14:textId="77777777" w:rsidTr="00E558A3">
        <w:tc>
          <w:tcPr>
            <w:tcW w:w="1597" w:type="dxa"/>
            <w:shd w:val="clear" w:color="auto" w:fill="auto"/>
          </w:tcPr>
          <w:p w14:paraId="747135DD" w14:textId="1DC48C38" w:rsidR="00594904" w:rsidRDefault="006879C7" w:rsidP="00CC09C5">
            <w:pPr>
              <w:spacing w:line="240" w:lineRule="atLeast"/>
              <w:rPr>
                <w:szCs w:val="20"/>
              </w:rPr>
            </w:pPr>
            <w:r>
              <w:rPr>
                <w:szCs w:val="20"/>
              </w:rPr>
              <w:t>12.3</w:t>
            </w:r>
          </w:p>
        </w:tc>
        <w:tc>
          <w:tcPr>
            <w:tcW w:w="9000" w:type="dxa"/>
            <w:shd w:val="clear" w:color="auto" w:fill="auto"/>
          </w:tcPr>
          <w:p w14:paraId="362C5AC5" w14:textId="60FE982E" w:rsidR="00594904" w:rsidRDefault="006879C7" w:rsidP="00CC09C5">
            <w:pPr>
              <w:pStyle w:val="Heading2"/>
              <w:keepNext w:val="0"/>
              <w:numPr>
                <w:ilvl w:val="0"/>
                <w:numId w:val="0"/>
              </w:numPr>
              <w:spacing w:before="0" w:after="0" w:line="240" w:lineRule="atLeast"/>
              <w:ind w:left="360" w:hanging="360"/>
              <w:outlineLvl w:val="1"/>
              <w:rPr>
                <w:b w:val="0"/>
                <w:bCs w:val="0"/>
                <w:sz w:val="20"/>
                <w:szCs w:val="20"/>
              </w:rPr>
            </w:pPr>
            <w:bookmarkStart w:id="5686" w:name="_Toc105779526"/>
            <w:r>
              <w:rPr>
                <w:b w:val="0"/>
                <w:bCs w:val="0"/>
                <w:sz w:val="20"/>
                <w:szCs w:val="20"/>
              </w:rPr>
              <w:t>Updated section ANC enable/disable status</w:t>
            </w:r>
            <w:bookmarkEnd w:id="5686"/>
          </w:p>
        </w:tc>
      </w:tr>
      <w:tr w:rsidR="00594904" w14:paraId="69848E2F" w14:textId="77777777" w:rsidTr="00E558A3">
        <w:tc>
          <w:tcPr>
            <w:tcW w:w="1597" w:type="dxa"/>
            <w:shd w:val="clear" w:color="auto" w:fill="auto"/>
          </w:tcPr>
          <w:p w14:paraId="3C5BED2C" w14:textId="60339127" w:rsidR="00594904" w:rsidRDefault="006879C7" w:rsidP="00CC09C5">
            <w:pPr>
              <w:spacing w:line="240" w:lineRule="atLeast"/>
              <w:rPr>
                <w:szCs w:val="20"/>
              </w:rPr>
            </w:pPr>
            <w:r>
              <w:rPr>
                <w:szCs w:val="20"/>
              </w:rPr>
              <w:t>12.4</w:t>
            </w:r>
          </w:p>
        </w:tc>
        <w:tc>
          <w:tcPr>
            <w:tcW w:w="9000" w:type="dxa"/>
            <w:shd w:val="clear" w:color="auto" w:fill="auto"/>
          </w:tcPr>
          <w:p w14:paraId="2DA68D39" w14:textId="26C00E99" w:rsidR="00594904" w:rsidRDefault="006879C7" w:rsidP="00CC09C5">
            <w:pPr>
              <w:pStyle w:val="Heading2"/>
              <w:keepNext w:val="0"/>
              <w:numPr>
                <w:ilvl w:val="0"/>
                <w:numId w:val="0"/>
              </w:numPr>
              <w:spacing w:before="0" w:after="0" w:line="240" w:lineRule="atLeast"/>
              <w:ind w:left="360" w:hanging="360"/>
              <w:outlineLvl w:val="1"/>
              <w:rPr>
                <w:b w:val="0"/>
                <w:bCs w:val="0"/>
                <w:sz w:val="20"/>
                <w:szCs w:val="20"/>
              </w:rPr>
            </w:pPr>
            <w:bookmarkStart w:id="5687" w:name="_Toc105779527"/>
            <w:r>
              <w:rPr>
                <w:b w:val="0"/>
                <w:bCs w:val="0"/>
                <w:sz w:val="20"/>
                <w:szCs w:val="20"/>
              </w:rPr>
              <w:t>Updated section PS enable/disable status</w:t>
            </w:r>
            <w:bookmarkEnd w:id="5687"/>
          </w:p>
        </w:tc>
      </w:tr>
      <w:tr w:rsidR="00594904" w14:paraId="18190BCC" w14:textId="77777777" w:rsidTr="00E558A3">
        <w:tc>
          <w:tcPr>
            <w:tcW w:w="1597" w:type="dxa"/>
            <w:shd w:val="clear" w:color="auto" w:fill="auto"/>
          </w:tcPr>
          <w:p w14:paraId="472175C4" w14:textId="23F663DC" w:rsidR="00594904" w:rsidRDefault="006879C7" w:rsidP="00CC09C5">
            <w:pPr>
              <w:spacing w:line="240" w:lineRule="atLeast"/>
              <w:rPr>
                <w:szCs w:val="20"/>
              </w:rPr>
            </w:pPr>
            <w:r>
              <w:rPr>
                <w:szCs w:val="20"/>
              </w:rPr>
              <w:t>13.1</w:t>
            </w:r>
          </w:p>
        </w:tc>
        <w:tc>
          <w:tcPr>
            <w:tcW w:w="9000" w:type="dxa"/>
            <w:shd w:val="clear" w:color="auto" w:fill="auto"/>
          </w:tcPr>
          <w:p w14:paraId="69AFCB59" w14:textId="7DC31ED9" w:rsidR="00594904" w:rsidRDefault="00E50A97" w:rsidP="00CC09C5">
            <w:pPr>
              <w:pStyle w:val="Heading2"/>
              <w:keepNext w:val="0"/>
              <w:numPr>
                <w:ilvl w:val="0"/>
                <w:numId w:val="0"/>
              </w:numPr>
              <w:spacing w:before="0" w:after="0" w:line="240" w:lineRule="atLeast"/>
              <w:ind w:left="360" w:hanging="360"/>
              <w:outlineLvl w:val="1"/>
              <w:rPr>
                <w:b w:val="0"/>
                <w:bCs w:val="0"/>
                <w:sz w:val="20"/>
                <w:szCs w:val="20"/>
              </w:rPr>
            </w:pPr>
            <w:bookmarkStart w:id="5688" w:name="_Toc105779528"/>
            <w:r>
              <w:rPr>
                <w:b w:val="0"/>
                <w:bCs w:val="0"/>
                <w:sz w:val="20"/>
                <w:szCs w:val="20"/>
              </w:rPr>
              <w:t>Updated section enable/disable PS via HMI selection</w:t>
            </w:r>
            <w:bookmarkEnd w:id="5688"/>
          </w:p>
        </w:tc>
      </w:tr>
      <w:tr w:rsidR="00594904" w14:paraId="40958700" w14:textId="77777777" w:rsidTr="00E558A3">
        <w:tc>
          <w:tcPr>
            <w:tcW w:w="1597" w:type="dxa"/>
            <w:shd w:val="clear" w:color="auto" w:fill="auto"/>
          </w:tcPr>
          <w:p w14:paraId="66A7F4EA" w14:textId="3FCF4B93" w:rsidR="00594904" w:rsidRDefault="00E50A97" w:rsidP="00CC09C5">
            <w:pPr>
              <w:spacing w:line="240" w:lineRule="atLeast"/>
              <w:rPr>
                <w:szCs w:val="20"/>
              </w:rPr>
            </w:pPr>
            <w:r>
              <w:rPr>
                <w:szCs w:val="20"/>
              </w:rPr>
              <w:t>13.1.2</w:t>
            </w:r>
          </w:p>
        </w:tc>
        <w:tc>
          <w:tcPr>
            <w:tcW w:w="9000" w:type="dxa"/>
            <w:shd w:val="clear" w:color="auto" w:fill="auto"/>
          </w:tcPr>
          <w:p w14:paraId="546BA493" w14:textId="4C76C031" w:rsidR="00594904" w:rsidRDefault="00E50A97" w:rsidP="00CC09C5">
            <w:pPr>
              <w:pStyle w:val="Heading2"/>
              <w:keepNext w:val="0"/>
              <w:numPr>
                <w:ilvl w:val="0"/>
                <w:numId w:val="0"/>
              </w:numPr>
              <w:spacing w:before="0" w:after="0" w:line="240" w:lineRule="atLeast"/>
              <w:ind w:left="360" w:hanging="360"/>
              <w:outlineLvl w:val="1"/>
              <w:rPr>
                <w:b w:val="0"/>
                <w:bCs w:val="0"/>
                <w:sz w:val="20"/>
                <w:szCs w:val="20"/>
              </w:rPr>
            </w:pPr>
            <w:bookmarkStart w:id="5689" w:name="_Toc105779529"/>
            <w:r>
              <w:rPr>
                <w:b w:val="0"/>
                <w:bCs w:val="0"/>
                <w:sz w:val="20"/>
                <w:szCs w:val="20"/>
              </w:rPr>
              <w:t>SPSS would need to cover</w:t>
            </w:r>
            <w:bookmarkEnd w:id="5689"/>
          </w:p>
        </w:tc>
      </w:tr>
      <w:tr w:rsidR="00594904" w14:paraId="54D4BAA2" w14:textId="77777777" w:rsidTr="00E558A3">
        <w:tc>
          <w:tcPr>
            <w:tcW w:w="1597" w:type="dxa"/>
            <w:shd w:val="clear" w:color="auto" w:fill="auto"/>
          </w:tcPr>
          <w:p w14:paraId="41055189" w14:textId="303F7F72" w:rsidR="00594904" w:rsidRDefault="00E50A97" w:rsidP="00CC09C5">
            <w:pPr>
              <w:spacing w:line="240" w:lineRule="atLeast"/>
              <w:rPr>
                <w:szCs w:val="20"/>
              </w:rPr>
            </w:pPr>
            <w:r>
              <w:rPr>
                <w:szCs w:val="20"/>
              </w:rPr>
              <w:t>13.1.3</w:t>
            </w:r>
          </w:p>
        </w:tc>
        <w:tc>
          <w:tcPr>
            <w:tcW w:w="9000" w:type="dxa"/>
            <w:shd w:val="clear" w:color="auto" w:fill="auto"/>
          </w:tcPr>
          <w:p w14:paraId="0415D68E" w14:textId="7F11082B" w:rsidR="00594904" w:rsidRDefault="00E50A97" w:rsidP="00CC09C5">
            <w:pPr>
              <w:pStyle w:val="Heading2"/>
              <w:keepNext w:val="0"/>
              <w:numPr>
                <w:ilvl w:val="0"/>
                <w:numId w:val="0"/>
              </w:numPr>
              <w:spacing w:before="0" w:after="0" w:line="240" w:lineRule="atLeast"/>
              <w:ind w:left="360" w:hanging="360"/>
              <w:outlineLvl w:val="1"/>
              <w:rPr>
                <w:b w:val="0"/>
                <w:bCs w:val="0"/>
                <w:sz w:val="20"/>
                <w:szCs w:val="20"/>
              </w:rPr>
            </w:pPr>
            <w:bookmarkStart w:id="5690" w:name="_Toc105779530"/>
            <w:r>
              <w:rPr>
                <w:b w:val="0"/>
                <w:bCs w:val="0"/>
                <w:sz w:val="20"/>
                <w:szCs w:val="20"/>
              </w:rPr>
              <w:t>SPSS would need to cover</w:t>
            </w:r>
            <w:bookmarkEnd w:id="5690"/>
          </w:p>
        </w:tc>
      </w:tr>
      <w:tr w:rsidR="00594904" w14:paraId="017DC4BB" w14:textId="77777777" w:rsidTr="00E558A3">
        <w:tc>
          <w:tcPr>
            <w:tcW w:w="1597" w:type="dxa"/>
            <w:shd w:val="clear" w:color="auto" w:fill="auto"/>
          </w:tcPr>
          <w:p w14:paraId="4D5445EA" w14:textId="251A3AF3" w:rsidR="00594904" w:rsidRDefault="00E50A97" w:rsidP="00CC09C5">
            <w:pPr>
              <w:spacing w:line="240" w:lineRule="atLeast"/>
              <w:rPr>
                <w:szCs w:val="20"/>
              </w:rPr>
            </w:pPr>
            <w:r>
              <w:rPr>
                <w:szCs w:val="20"/>
              </w:rPr>
              <w:t>13.2.2</w:t>
            </w:r>
          </w:p>
        </w:tc>
        <w:tc>
          <w:tcPr>
            <w:tcW w:w="9000" w:type="dxa"/>
            <w:shd w:val="clear" w:color="auto" w:fill="auto"/>
          </w:tcPr>
          <w:p w14:paraId="350AFC4C" w14:textId="58764BC1" w:rsidR="00594904" w:rsidRDefault="00E50A97" w:rsidP="00CC09C5">
            <w:pPr>
              <w:pStyle w:val="Heading2"/>
              <w:keepNext w:val="0"/>
              <w:numPr>
                <w:ilvl w:val="0"/>
                <w:numId w:val="0"/>
              </w:numPr>
              <w:spacing w:before="0" w:after="0" w:line="240" w:lineRule="atLeast"/>
              <w:ind w:left="360" w:hanging="360"/>
              <w:outlineLvl w:val="1"/>
              <w:rPr>
                <w:b w:val="0"/>
                <w:bCs w:val="0"/>
                <w:sz w:val="20"/>
                <w:szCs w:val="20"/>
              </w:rPr>
            </w:pPr>
            <w:bookmarkStart w:id="5691" w:name="_Toc105779531"/>
            <w:r>
              <w:rPr>
                <w:b w:val="0"/>
                <w:bCs w:val="0"/>
                <w:sz w:val="20"/>
                <w:szCs w:val="20"/>
              </w:rPr>
              <w:t>SPSS would need to cover</w:t>
            </w:r>
            <w:bookmarkEnd w:id="5691"/>
          </w:p>
        </w:tc>
      </w:tr>
      <w:tr w:rsidR="00594904" w14:paraId="77C37CB2" w14:textId="77777777" w:rsidTr="00E558A3">
        <w:tc>
          <w:tcPr>
            <w:tcW w:w="1597" w:type="dxa"/>
            <w:shd w:val="clear" w:color="auto" w:fill="auto"/>
          </w:tcPr>
          <w:p w14:paraId="34AD15ED" w14:textId="77777777" w:rsidR="00594904" w:rsidRDefault="00594904" w:rsidP="00CC09C5">
            <w:pPr>
              <w:spacing w:line="240" w:lineRule="atLeast"/>
              <w:rPr>
                <w:szCs w:val="20"/>
              </w:rPr>
            </w:pPr>
          </w:p>
        </w:tc>
        <w:tc>
          <w:tcPr>
            <w:tcW w:w="9000" w:type="dxa"/>
            <w:shd w:val="clear" w:color="auto" w:fill="auto"/>
          </w:tcPr>
          <w:p w14:paraId="6F2EF6EB" w14:textId="77777777" w:rsid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p>
        </w:tc>
      </w:tr>
      <w:tr w:rsidR="00594904" w14:paraId="1C75B09E" w14:textId="77777777" w:rsidTr="00E558A3">
        <w:tc>
          <w:tcPr>
            <w:tcW w:w="1597" w:type="dxa"/>
            <w:shd w:val="clear" w:color="auto" w:fill="auto"/>
          </w:tcPr>
          <w:p w14:paraId="16B08E61" w14:textId="181D4F58" w:rsidR="00594904" w:rsidRPr="009729EA" w:rsidRDefault="009729EA" w:rsidP="00CC09C5">
            <w:pPr>
              <w:spacing w:line="240" w:lineRule="atLeast"/>
              <w:rPr>
                <w:b/>
                <w:bCs/>
                <w:szCs w:val="20"/>
              </w:rPr>
            </w:pPr>
            <w:ins w:id="5692" w:author="Arun Saminathan" w:date="2022-04-08T09:47:00Z">
              <w:r w:rsidRPr="009729EA">
                <w:rPr>
                  <w:b/>
                  <w:bCs/>
                  <w:szCs w:val="20"/>
                </w:rPr>
                <w:t xml:space="preserve">1.5 </w:t>
              </w:r>
            </w:ins>
            <w:ins w:id="5693" w:author="Arun Saminathan" w:date="2022-04-08T09:48:00Z">
              <w:r w:rsidRPr="009729EA">
                <w:rPr>
                  <w:b/>
                  <w:bCs/>
                  <w:szCs w:val="20"/>
                </w:rPr>
                <w:t>Draft</w:t>
              </w:r>
            </w:ins>
          </w:p>
        </w:tc>
        <w:tc>
          <w:tcPr>
            <w:tcW w:w="9000" w:type="dxa"/>
            <w:shd w:val="clear" w:color="auto" w:fill="auto"/>
          </w:tcPr>
          <w:p w14:paraId="0E52E05B" w14:textId="77777777" w:rsidR="00594904" w:rsidRPr="009729EA" w:rsidRDefault="00594904" w:rsidP="00CC09C5">
            <w:pPr>
              <w:pStyle w:val="Heading2"/>
              <w:keepNext w:val="0"/>
              <w:numPr>
                <w:ilvl w:val="0"/>
                <w:numId w:val="0"/>
              </w:numPr>
              <w:spacing w:before="0" w:after="0" w:line="240" w:lineRule="atLeast"/>
              <w:ind w:left="360" w:hanging="360"/>
              <w:outlineLvl w:val="1"/>
              <w:rPr>
                <w:sz w:val="20"/>
                <w:szCs w:val="20"/>
              </w:rPr>
            </w:pPr>
          </w:p>
        </w:tc>
      </w:tr>
      <w:tr w:rsidR="00594904" w14:paraId="2AF4C81A" w14:textId="77777777" w:rsidTr="00E558A3">
        <w:tc>
          <w:tcPr>
            <w:tcW w:w="1597" w:type="dxa"/>
            <w:shd w:val="clear" w:color="auto" w:fill="auto"/>
          </w:tcPr>
          <w:p w14:paraId="35731442" w14:textId="48BA1362" w:rsidR="00594904" w:rsidRDefault="009729EA" w:rsidP="00CC09C5">
            <w:pPr>
              <w:spacing w:line="240" w:lineRule="atLeast"/>
              <w:rPr>
                <w:szCs w:val="20"/>
              </w:rPr>
            </w:pPr>
            <w:ins w:id="5694" w:author="Arun Saminathan" w:date="2022-04-08T09:48:00Z">
              <w:r>
                <w:rPr>
                  <w:szCs w:val="20"/>
                </w:rPr>
                <w:t>14.1</w:t>
              </w:r>
            </w:ins>
          </w:p>
        </w:tc>
        <w:tc>
          <w:tcPr>
            <w:tcW w:w="9000" w:type="dxa"/>
            <w:shd w:val="clear" w:color="auto" w:fill="auto"/>
          </w:tcPr>
          <w:p w14:paraId="1ADCFD79" w14:textId="76A89F40" w:rsidR="00594904" w:rsidRDefault="005E3E1D" w:rsidP="00CC09C5">
            <w:pPr>
              <w:pStyle w:val="Heading2"/>
              <w:keepNext w:val="0"/>
              <w:numPr>
                <w:ilvl w:val="0"/>
                <w:numId w:val="0"/>
              </w:numPr>
              <w:spacing w:before="0" w:after="0" w:line="240" w:lineRule="atLeast"/>
              <w:ind w:left="360" w:hanging="360"/>
              <w:outlineLvl w:val="1"/>
              <w:rPr>
                <w:b w:val="0"/>
                <w:bCs w:val="0"/>
                <w:sz w:val="20"/>
                <w:szCs w:val="20"/>
              </w:rPr>
            </w:pPr>
            <w:bookmarkStart w:id="5695" w:name="_Toc105779532"/>
            <w:ins w:id="5696" w:author="Arun Saminathan" w:date="2022-04-08T11:41:00Z">
              <w:r>
                <w:rPr>
                  <w:b w:val="0"/>
                  <w:bCs w:val="0"/>
                  <w:sz w:val="20"/>
                  <w:szCs w:val="20"/>
                </w:rPr>
                <w:t>Updated DID #s and DTC #</w:t>
              </w:r>
            </w:ins>
            <w:ins w:id="5697" w:author="Arun Saminathan" w:date="2022-04-08T11:42:00Z">
              <w:r>
                <w:rPr>
                  <w:b w:val="0"/>
                  <w:bCs w:val="0"/>
                  <w:sz w:val="20"/>
                  <w:szCs w:val="20"/>
                </w:rPr>
                <w:t>s for all parameters</w:t>
              </w:r>
            </w:ins>
            <w:bookmarkEnd w:id="5695"/>
          </w:p>
        </w:tc>
      </w:tr>
      <w:tr w:rsidR="00594904" w14:paraId="19D4D810" w14:textId="77777777" w:rsidTr="00E558A3">
        <w:tc>
          <w:tcPr>
            <w:tcW w:w="1597" w:type="dxa"/>
            <w:shd w:val="clear" w:color="auto" w:fill="auto"/>
          </w:tcPr>
          <w:p w14:paraId="7EA9F570" w14:textId="541860D5" w:rsidR="00594904" w:rsidRDefault="00460C21" w:rsidP="00CC09C5">
            <w:pPr>
              <w:spacing w:line="240" w:lineRule="atLeast"/>
              <w:rPr>
                <w:szCs w:val="20"/>
              </w:rPr>
            </w:pPr>
            <w:ins w:id="5698" w:author="Arun Saminathan" w:date="2022-04-08T11:42:00Z">
              <w:r>
                <w:rPr>
                  <w:szCs w:val="20"/>
                </w:rPr>
                <w:t xml:space="preserve">6.2 </w:t>
              </w:r>
            </w:ins>
          </w:p>
        </w:tc>
        <w:tc>
          <w:tcPr>
            <w:tcW w:w="9000" w:type="dxa"/>
            <w:shd w:val="clear" w:color="auto" w:fill="auto"/>
          </w:tcPr>
          <w:p w14:paraId="5939CF5C" w14:textId="5A1423EB" w:rsidR="00594904" w:rsidRDefault="00460C21" w:rsidP="00CC09C5">
            <w:pPr>
              <w:pStyle w:val="Heading2"/>
              <w:keepNext w:val="0"/>
              <w:numPr>
                <w:ilvl w:val="0"/>
                <w:numId w:val="0"/>
              </w:numPr>
              <w:spacing w:before="0" w:after="0" w:line="240" w:lineRule="atLeast"/>
              <w:ind w:left="360" w:hanging="360"/>
              <w:outlineLvl w:val="1"/>
              <w:rPr>
                <w:b w:val="0"/>
                <w:bCs w:val="0"/>
                <w:sz w:val="20"/>
                <w:szCs w:val="20"/>
              </w:rPr>
            </w:pPr>
            <w:bookmarkStart w:id="5699" w:name="_Toc105779533"/>
            <w:ins w:id="5700" w:author="Arun Saminathan" w:date="2022-04-08T11:42:00Z">
              <w:r>
                <w:rPr>
                  <w:b w:val="0"/>
                  <w:bCs w:val="0"/>
                  <w:sz w:val="20"/>
                  <w:szCs w:val="20"/>
                </w:rPr>
                <w:t>Rewor</w:t>
              </w:r>
            </w:ins>
            <w:ins w:id="5701" w:author="Arun Saminathan" w:date="2022-04-08T11:43:00Z">
              <w:r>
                <w:rPr>
                  <w:b w:val="0"/>
                  <w:bCs w:val="0"/>
                  <w:sz w:val="20"/>
                  <w:szCs w:val="20"/>
                </w:rPr>
                <w:t>ded Time to first audio section</w:t>
              </w:r>
            </w:ins>
            <w:bookmarkEnd w:id="5699"/>
          </w:p>
        </w:tc>
      </w:tr>
      <w:tr w:rsidR="00594904" w14:paraId="02254F34" w14:textId="77777777" w:rsidTr="00E558A3">
        <w:tc>
          <w:tcPr>
            <w:tcW w:w="1597" w:type="dxa"/>
            <w:shd w:val="clear" w:color="auto" w:fill="auto"/>
          </w:tcPr>
          <w:p w14:paraId="0E856A78" w14:textId="2878A739" w:rsidR="00594904" w:rsidRDefault="00594904" w:rsidP="00CC09C5">
            <w:pPr>
              <w:spacing w:line="240" w:lineRule="atLeast"/>
              <w:rPr>
                <w:szCs w:val="20"/>
              </w:rPr>
            </w:pPr>
          </w:p>
        </w:tc>
        <w:tc>
          <w:tcPr>
            <w:tcW w:w="9000" w:type="dxa"/>
            <w:shd w:val="clear" w:color="auto" w:fill="auto"/>
          </w:tcPr>
          <w:p w14:paraId="2F5244C7" w14:textId="6422DCAC" w:rsidR="00594904" w:rsidRPr="00811E0F" w:rsidRDefault="00594904" w:rsidP="00CC09C5">
            <w:pPr>
              <w:spacing w:line="240" w:lineRule="atLeast"/>
            </w:pPr>
          </w:p>
        </w:tc>
      </w:tr>
      <w:tr w:rsidR="00594904" w14:paraId="73F941C8" w14:textId="77777777" w:rsidTr="00E558A3">
        <w:tc>
          <w:tcPr>
            <w:tcW w:w="1597" w:type="dxa"/>
            <w:shd w:val="clear" w:color="auto" w:fill="auto"/>
          </w:tcPr>
          <w:p w14:paraId="0517F3B9" w14:textId="56D4A568" w:rsidR="00594904" w:rsidRDefault="00594904" w:rsidP="00CC09C5">
            <w:pPr>
              <w:spacing w:line="240" w:lineRule="atLeast"/>
              <w:rPr>
                <w:szCs w:val="20"/>
              </w:rPr>
            </w:pPr>
          </w:p>
        </w:tc>
        <w:tc>
          <w:tcPr>
            <w:tcW w:w="9000" w:type="dxa"/>
            <w:shd w:val="clear" w:color="auto" w:fill="auto"/>
          </w:tcPr>
          <w:p w14:paraId="02EDB304" w14:textId="72A248ED" w:rsidR="00594904" w:rsidRP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p>
        </w:tc>
      </w:tr>
      <w:tr w:rsidR="00594904" w14:paraId="4F1FA9D3" w14:textId="77777777" w:rsidTr="00E558A3">
        <w:tc>
          <w:tcPr>
            <w:tcW w:w="1597" w:type="dxa"/>
            <w:shd w:val="clear" w:color="auto" w:fill="auto"/>
          </w:tcPr>
          <w:p w14:paraId="657A2159" w14:textId="1A01B024" w:rsidR="00594904" w:rsidRDefault="00594904" w:rsidP="00CC09C5">
            <w:pPr>
              <w:spacing w:line="240" w:lineRule="atLeast"/>
              <w:rPr>
                <w:szCs w:val="20"/>
              </w:rPr>
            </w:pPr>
          </w:p>
        </w:tc>
        <w:tc>
          <w:tcPr>
            <w:tcW w:w="9000" w:type="dxa"/>
            <w:shd w:val="clear" w:color="auto" w:fill="auto"/>
          </w:tcPr>
          <w:p w14:paraId="195E3B8F" w14:textId="1EE6DEE5" w:rsidR="00594904" w:rsidRDefault="00594904" w:rsidP="00CC09C5">
            <w:pPr>
              <w:pStyle w:val="Heading2"/>
              <w:keepNext w:val="0"/>
              <w:numPr>
                <w:ilvl w:val="0"/>
                <w:numId w:val="0"/>
              </w:numPr>
              <w:spacing w:before="0" w:after="0" w:line="240" w:lineRule="atLeast"/>
              <w:ind w:left="360" w:hanging="360"/>
              <w:outlineLvl w:val="1"/>
              <w:rPr>
                <w:b w:val="0"/>
                <w:bCs w:val="0"/>
                <w:sz w:val="20"/>
                <w:szCs w:val="20"/>
              </w:rPr>
            </w:pPr>
          </w:p>
        </w:tc>
      </w:tr>
    </w:tbl>
    <w:p w14:paraId="7C43C805" w14:textId="4A871088" w:rsidR="00B307AD" w:rsidRDefault="00B307AD" w:rsidP="00CC09C5">
      <w:pPr>
        <w:spacing w:line="240" w:lineRule="atLeast"/>
      </w:pPr>
    </w:p>
    <w:p w14:paraId="7510BDBA" w14:textId="07E02B96" w:rsidR="000C0B4C" w:rsidRDefault="000C0B4C" w:rsidP="00CC09C5">
      <w:pPr>
        <w:spacing w:after="200" w:line="240" w:lineRule="atLeast"/>
      </w:pPr>
    </w:p>
    <w:p w14:paraId="30974DF1" w14:textId="3DBA948E" w:rsidR="00B307AD" w:rsidRDefault="00B307AD" w:rsidP="00CC09C5">
      <w:pPr>
        <w:spacing w:after="200" w:line="240" w:lineRule="atLeast"/>
      </w:pPr>
    </w:p>
    <w:p w14:paraId="1482AFCB" w14:textId="0B639A01" w:rsidR="00B307AD" w:rsidRDefault="00B307AD" w:rsidP="00CC09C5">
      <w:pPr>
        <w:spacing w:after="200" w:line="240" w:lineRule="atLeast"/>
        <w:sectPr w:rsidR="00B307AD" w:rsidSect="00CC09C5">
          <w:headerReference w:type="default" r:id="rId31"/>
          <w:pgSz w:w="12240" w:h="15840" w:code="1"/>
          <w:pgMar w:top="720" w:right="720" w:bottom="720" w:left="720"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23558D6A" w14:textId="77777777" w:rsidR="000F6B30" w:rsidRDefault="000F6B30" w:rsidP="00CC09C5">
      <w:pPr>
        <w:pStyle w:val="NoSpacing"/>
        <w:spacing w:line="240" w:lineRule="atLeast"/>
      </w:pPr>
      <w:bookmarkStart w:id="5702" w:name="b"/>
      <w:bookmarkEnd w:id="5702"/>
    </w:p>
    <w:sectPr w:rsidR="000F6B30" w:rsidSect="00CC09C5">
      <w:pgSz w:w="12240" w:h="15840" w:code="1"/>
      <w:pgMar w:top="720" w:right="720" w:bottom="720" w:left="720"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14" w:author="Hartman, James (J.F.)" w:date="2022-01-14T14:09:00Z" w:initials="HJ(">
    <w:p w14:paraId="5A5DA621" w14:textId="51BCE785" w:rsidR="00FD45D0" w:rsidRDefault="00FD45D0">
      <w:pPr>
        <w:pStyle w:val="CommentText"/>
      </w:pPr>
      <w:r>
        <w:rPr>
          <w:rStyle w:val="CommentReference"/>
        </w:rPr>
        <w:annotationRef/>
      </w:r>
      <w:r>
        <w:t>0060</w:t>
      </w:r>
    </w:p>
  </w:comment>
  <w:comment w:id="5478" w:author="Hartman, James (J.F.) [2]" w:date="2021-11-19T12:26:00Z" w:initials="J">
    <w:p w14:paraId="34D6F36C" w14:textId="2A5737E0" w:rsidR="00FD45D0" w:rsidRDefault="00FD45D0" w:rsidP="006D21E9">
      <w:pPr>
        <w:pStyle w:val="CommentText"/>
      </w:pPr>
      <w:r>
        <w:rPr>
          <w:rStyle w:val="CommentReference"/>
        </w:rPr>
        <w:annotationRef/>
      </w:r>
      <w:r>
        <w:t xml:space="preserve">0061  </w:t>
      </w:r>
    </w:p>
  </w:comment>
  <w:comment w:id="5488" w:author="Hartman, James (J.F.) [2]" w:date="2021-08-17T10:35:00Z" w:initials="J">
    <w:p w14:paraId="2D28CCDA" w14:textId="12C7F5B9" w:rsidR="00FD45D0" w:rsidRDefault="00FD45D0">
      <w:pPr>
        <w:pStyle w:val="CommentText"/>
      </w:pPr>
      <w:r>
        <w:rPr>
          <w:rStyle w:val="CommentReference"/>
        </w:rPr>
        <w:annotationRef/>
      </w:r>
      <w:r w:rsidRPr="00F11AA8">
        <w:rPr>
          <w:highlight w:val="yellow"/>
        </w:rPr>
        <w:t>Most likely replace w/ "sleep/ init" cycles, based upon the fact that key on/ off (w/o sleep) will not cause a fault to be re-evaluated.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DA621" w15:done="1"/>
  <w15:commentEx w15:paraId="34D6F36C" w15:done="0"/>
  <w15:commentEx w15:paraId="2D28C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0297" w16cex:dateUtc="2022-01-14T19:09:00Z"/>
  <w16cex:commentExtensible w16cex:durableId="25421683" w16cex:dateUtc="2021-11-19T17:26:00Z"/>
  <w16cex:commentExtensible w16cex:durableId="24C60F76" w16cex:dateUtc="2021-08-17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DA621" w16cid:durableId="258C0297"/>
  <w16cid:commentId w16cid:paraId="34D6F36C" w16cid:durableId="25421683"/>
  <w16cid:commentId w16cid:paraId="2D28CCDA" w16cid:durableId="24C60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4AD6" w14:textId="77777777" w:rsidR="00462FFF" w:rsidRDefault="00462FFF" w:rsidP="0085312A">
      <w:r>
        <w:separator/>
      </w:r>
    </w:p>
  </w:endnote>
  <w:endnote w:type="continuationSeparator" w:id="0">
    <w:p w14:paraId="1EAB7CDE" w14:textId="77777777" w:rsidR="00462FFF" w:rsidRDefault="00462FFF"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8EEAA" w14:textId="77777777" w:rsidR="00462FFF" w:rsidRDefault="00462FFF" w:rsidP="0085312A">
      <w:r>
        <w:separator/>
      </w:r>
    </w:p>
  </w:footnote>
  <w:footnote w:type="continuationSeparator" w:id="0">
    <w:p w14:paraId="7FC196DE" w14:textId="77777777" w:rsidR="00462FFF" w:rsidRDefault="00462FFF"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2590"/>
      <w:gridCol w:w="6457"/>
    </w:tblGrid>
    <w:tr w:rsidR="00FD45D0" w14:paraId="077FE8D1" w14:textId="77777777" w:rsidTr="00C22AF8">
      <w:trPr>
        <w:trHeight w:val="271"/>
      </w:trPr>
      <w:tc>
        <w:tcPr>
          <w:tcW w:w="1933" w:type="dxa"/>
          <w:tcBorders>
            <w:top w:val="single" w:sz="4" w:space="0" w:color="auto"/>
            <w:left w:val="single" w:sz="4" w:space="0" w:color="auto"/>
            <w:bottom w:val="single" w:sz="4" w:space="0" w:color="auto"/>
            <w:right w:val="single" w:sz="4" w:space="0" w:color="auto"/>
          </w:tcBorders>
          <w:vAlign w:val="center"/>
        </w:tcPr>
        <w:p w14:paraId="4018A8F2" w14:textId="77777777" w:rsidR="00FD45D0" w:rsidRDefault="00FD45D0" w:rsidP="00052156">
          <w:pPr>
            <w:pStyle w:val="Date"/>
            <w:jc w:val="center"/>
            <w:rPr>
              <w:rFonts w:ascii="Arial" w:hAnsi="Arial" w:cs="Arial"/>
            </w:rPr>
          </w:pPr>
          <w:r>
            <w:rPr>
              <w:rFonts w:ascii="Arial" w:hAnsi="Arial" w:cs="Arial"/>
              <w:noProof/>
            </w:rPr>
            <w:drawing>
              <wp:inline distT="0" distB="0" distL="0" distR="0" wp14:anchorId="1EB8DDC6" wp14:editId="3520C062">
                <wp:extent cx="676275" cy="276225"/>
                <wp:effectExtent l="0" t="0" r="9525" b="9525"/>
                <wp:docPr id="7" name="Picture 7"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0D16113A" w14:textId="77777777" w:rsidR="00FD45D0" w:rsidRDefault="00FD45D0" w:rsidP="00052156">
          <w:pPr>
            <w:autoSpaceDN w:val="0"/>
            <w:jc w:val="center"/>
            <w:rPr>
              <w:rFonts w:cs="Arial"/>
              <w:b/>
              <w:bCs/>
              <w:sz w:val="16"/>
            </w:rPr>
          </w:pPr>
          <w:r>
            <w:rPr>
              <w:rFonts w:cs="Arial"/>
              <w:b/>
              <w:bCs/>
              <w:sz w:val="16"/>
            </w:rPr>
            <w:t>Ford Motor Company</w:t>
          </w:r>
        </w:p>
      </w:tc>
      <w:tc>
        <w:tcPr>
          <w:tcW w:w="6457" w:type="dxa"/>
          <w:tcBorders>
            <w:top w:val="single" w:sz="4" w:space="0" w:color="auto"/>
            <w:left w:val="single" w:sz="4" w:space="0" w:color="auto"/>
            <w:bottom w:val="single" w:sz="4" w:space="0" w:color="auto"/>
            <w:right w:val="single" w:sz="4" w:space="0" w:color="auto"/>
          </w:tcBorders>
          <w:vAlign w:val="center"/>
        </w:tcPr>
        <w:p w14:paraId="229F9239" w14:textId="77777777" w:rsidR="00FD45D0" w:rsidRDefault="00FD45D0" w:rsidP="00052156">
          <w:pPr>
            <w:autoSpaceDN w:val="0"/>
            <w:jc w:val="right"/>
            <w:rPr>
              <w:rFonts w:cs="Arial"/>
              <w:b/>
              <w:sz w:val="16"/>
              <w:szCs w:val="16"/>
            </w:rPr>
          </w:pPr>
          <w:r>
            <w:rPr>
              <w:rFonts w:cs="Arial"/>
              <w:b/>
              <w:sz w:val="16"/>
              <w:szCs w:val="16"/>
            </w:rPr>
            <w:t>Subsystem Part Specific Specification</w:t>
          </w:r>
        </w:p>
        <w:p w14:paraId="5EB9585E" w14:textId="77777777" w:rsidR="00FD45D0" w:rsidRDefault="00FD45D0" w:rsidP="00052156">
          <w:pPr>
            <w:autoSpaceDN w:val="0"/>
            <w:jc w:val="right"/>
            <w:rPr>
              <w:rFonts w:cs="Arial"/>
              <w:szCs w:val="20"/>
            </w:rPr>
          </w:pPr>
          <w:r>
            <w:rPr>
              <w:rFonts w:cs="Arial"/>
              <w:b/>
              <w:sz w:val="16"/>
              <w:szCs w:val="16"/>
            </w:rPr>
            <w:t>Engineering Specification</w:t>
          </w:r>
        </w:p>
      </w:tc>
    </w:tr>
  </w:tbl>
  <w:sdt>
    <w:sdtPr>
      <w:id w:val="188647315"/>
      <w:docPartObj>
        <w:docPartGallery w:val="Watermarks"/>
        <w:docPartUnique/>
      </w:docPartObj>
    </w:sdtPr>
    <w:sdtEndPr/>
    <w:sdtContent>
      <w:p w14:paraId="51134529" w14:textId="77777777" w:rsidR="00FD45D0" w:rsidRPr="000D1DC3" w:rsidRDefault="00462FFF" w:rsidP="000D1DC3">
        <w:pPr>
          <w:pStyle w:val="Header"/>
          <w:tabs>
            <w:tab w:val="clear" w:pos="4320"/>
            <w:tab w:val="clear" w:pos="8640"/>
            <w:tab w:val="left" w:pos="2520"/>
          </w:tabs>
        </w:pPr>
        <w:r>
          <w:rPr>
            <w:noProof/>
          </w:rPr>
          <w:pict w14:anchorId="2696E3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2590"/>
      <w:gridCol w:w="6457"/>
    </w:tblGrid>
    <w:tr w:rsidR="00FD45D0" w14:paraId="4D7DB35E" w14:textId="77777777" w:rsidTr="00C22AF8">
      <w:trPr>
        <w:trHeight w:val="271"/>
      </w:trPr>
      <w:tc>
        <w:tcPr>
          <w:tcW w:w="1933" w:type="dxa"/>
          <w:tcBorders>
            <w:top w:val="single" w:sz="4" w:space="0" w:color="auto"/>
            <w:left w:val="single" w:sz="4" w:space="0" w:color="auto"/>
            <w:bottom w:val="single" w:sz="4" w:space="0" w:color="auto"/>
            <w:right w:val="single" w:sz="4" w:space="0" w:color="auto"/>
          </w:tcBorders>
          <w:vAlign w:val="center"/>
        </w:tcPr>
        <w:p w14:paraId="024A3FF0" w14:textId="77777777" w:rsidR="00FD45D0" w:rsidRDefault="00FD45D0" w:rsidP="00052156">
          <w:pPr>
            <w:pStyle w:val="Date"/>
            <w:jc w:val="center"/>
            <w:rPr>
              <w:rFonts w:ascii="Arial" w:hAnsi="Arial" w:cs="Arial"/>
            </w:rPr>
          </w:pPr>
          <w:r>
            <w:rPr>
              <w:rFonts w:ascii="Arial" w:hAnsi="Arial" w:cs="Arial"/>
              <w:noProof/>
            </w:rPr>
            <w:drawing>
              <wp:inline distT="0" distB="0" distL="0" distR="0" wp14:anchorId="5D50776E" wp14:editId="7302A328">
                <wp:extent cx="676275" cy="276225"/>
                <wp:effectExtent l="0" t="0" r="9525" b="9525"/>
                <wp:docPr id="4" name="Picture 4"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5837A2E" w14:textId="77777777" w:rsidR="00FD45D0" w:rsidRDefault="00FD45D0" w:rsidP="00052156">
          <w:pPr>
            <w:autoSpaceDN w:val="0"/>
            <w:jc w:val="center"/>
            <w:rPr>
              <w:rFonts w:cs="Arial"/>
              <w:b/>
              <w:bCs/>
              <w:sz w:val="16"/>
            </w:rPr>
          </w:pPr>
          <w:r>
            <w:rPr>
              <w:rFonts w:cs="Arial"/>
              <w:b/>
              <w:bCs/>
              <w:sz w:val="16"/>
            </w:rPr>
            <w:t>Ford Motor Company</w:t>
          </w:r>
        </w:p>
      </w:tc>
      <w:tc>
        <w:tcPr>
          <w:tcW w:w="6457" w:type="dxa"/>
          <w:tcBorders>
            <w:top w:val="single" w:sz="4" w:space="0" w:color="auto"/>
            <w:left w:val="single" w:sz="4" w:space="0" w:color="auto"/>
            <w:bottom w:val="single" w:sz="4" w:space="0" w:color="auto"/>
            <w:right w:val="single" w:sz="4" w:space="0" w:color="auto"/>
          </w:tcBorders>
          <w:vAlign w:val="center"/>
        </w:tcPr>
        <w:p w14:paraId="4FF3260E" w14:textId="77777777" w:rsidR="00FD45D0" w:rsidRDefault="00FD45D0" w:rsidP="00052156">
          <w:pPr>
            <w:autoSpaceDN w:val="0"/>
            <w:jc w:val="right"/>
            <w:rPr>
              <w:rFonts w:cs="Arial"/>
              <w:b/>
              <w:sz w:val="16"/>
              <w:szCs w:val="16"/>
            </w:rPr>
          </w:pPr>
          <w:r>
            <w:rPr>
              <w:rFonts w:cs="Arial"/>
              <w:b/>
              <w:sz w:val="16"/>
              <w:szCs w:val="16"/>
            </w:rPr>
            <w:t>Subsystem Part Specific Specification</w:t>
          </w:r>
        </w:p>
        <w:p w14:paraId="3E07D4DB" w14:textId="77777777" w:rsidR="00FD45D0" w:rsidRDefault="00FD45D0" w:rsidP="00052156">
          <w:pPr>
            <w:autoSpaceDN w:val="0"/>
            <w:jc w:val="right"/>
            <w:rPr>
              <w:rFonts w:cs="Arial"/>
              <w:szCs w:val="20"/>
            </w:rPr>
          </w:pPr>
          <w:r>
            <w:rPr>
              <w:rFonts w:cs="Arial"/>
              <w:b/>
              <w:sz w:val="16"/>
              <w:szCs w:val="16"/>
            </w:rPr>
            <w:t>Engineering Specification</w:t>
          </w:r>
        </w:p>
      </w:tc>
    </w:tr>
  </w:tbl>
  <w:sdt>
    <w:sdtPr>
      <w:id w:val="620047609"/>
      <w:docPartObj>
        <w:docPartGallery w:val="Watermarks"/>
        <w:docPartUnique/>
      </w:docPartObj>
    </w:sdtPr>
    <w:sdtEndPr/>
    <w:sdtContent>
      <w:p w14:paraId="6A5706DF" w14:textId="77777777" w:rsidR="00FD45D0" w:rsidRPr="000D1DC3" w:rsidRDefault="00462FFF" w:rsidP="000D1DC3">
        <w:pPr>
          <w:pStyle w:val="Header"/>
          <w:tabs>
            <w:tab w:val="clear" w:pos="4320"/>
            <w:tab w:val="clear" w:pos="8640"/>
            <w:tab w:val="left" w:pos="2520"/>
          </w:tabs>
        </w:pPr>
        <w:r>
          <w:rPr>
            <w:noProof/>
          </w:rPr>
          <w:pict w14:anchorId="144050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6"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932D11"/>
    <w:multiLevelType w:val="hybridMultilevel"/>
    <w:tmpl w:val="6294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A24C9B"/>
    <w:multiLevelType w:val="hybridMultilevel"/>
    <w:tmpl w:val="B7D268CC"/>
    <w:lvl w:ilvl="0" w:tplc="723274A8">
      <w:start w:val="7"/>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6A6B40"/>
    <w:multiLevelType w:val="hybridMultilevel"/>
    <w:tmpl w:val="73028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742B03"/>
    <w:multiLevelType w:val="hybridMultilevel"/>
    <w:tmpl w:val="7E3C22B2"/>
    <w:lvl w:ilvl="0" w:tplc="723274A8">
      <w:start w:val="9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636CC"/>
    <w:multiLevelType w:val="hybridMultilevel"/>
    <w:tmpl w:val="CC4E7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F809D2"/>
    <w:multiLevelType w:val="hybridMultilevel"/>
    <w:tmpl w:val="BBE8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ED2CFC"/>
    <w:multiLevelType w:val="hybridMultilevel"/>
    <w:tmpl w:val="544E9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A64D7D"/>
    <w:multiLevelType w:val="hybridMultilevel"/>
    <w:tmpl w:val="0BDE8398"/>
    <w:lvl w:ilvl="0" w:tplc="723274A8">
      <w:start w:val="9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EF3A2C"/>
    <w:multiLevelType w:val="hybridMultilevel"/>
    <w:tmpl w:val="BE4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E1B0F"/>
    <w:multiLevelType w:val="hybridMultilevel"/>
    <w:tmpl w:val="A77E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306B23"/>
    <w:multiLevelType w:val="hybridMultilevel"/>
    <w:tmpl w:val="91FA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937CCF"/>
    <w:multiLevelType w:val="hybridMultilevel"/>
    <w:tmpl w:val="DFB81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134CA"/>
    <w:multiLevelType w:val="hybridMultilevel"/>
    <w:tmpl w:val="A8A40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77F80"/>
    <w:multiLevelType w:val="hybridMultilevel"/>
    <w:tmpl w:val="576A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F314E8"/>
    <w:multiLevelType w:val="hybridMultilevel"/>
    <w:tmpl w:val="92DC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5643E5"/>
    <w:multiLevelType w:val="hybridMultilevel"/>
    <w:tmpl w:val="AFB0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8A607E"/>
    <w:multiLevelType w:val="hybridMultilevel"/>
    <w:tmpl w:val="FDDA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3E5702"/>
    <w:multiLevelType w:val="hybridMultilevel"/>
    <w:tmpl w:val="722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37CBF"/>
    <w:multiLevelType w:val="hybridMultilevel"/>
    <w:tmpl w:val="EF481D30"/>
    <w:lvl w:ilvl="0" w:tplc="723274A8">
      <w:start w:val="9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F1884"/>
    <w:multiLevelType w:val="hybridMultilevel"/>
    <w:tmpl w:val="52F6406C"/>
    <w:lvl w:ilvl="0" w:tplc="723274A8">
      <w:start w:val="9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F06B9F"/>
    <w:multiLevelType w:val="hybridMultilevel"/>
    <w:tmpl w:val="E08A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124C22"/>
    <w:multiLevelType w:val="hybridMultilevel"/>
    <w:tmpl w:val="18E0A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73689"/>
    <w:multiLevelType w:val="hybridMultilevel"/>
    <w:tmpl w:val="BCB62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6E6038"/>
    <w:multiLevelType w:val="hybridMultilevel"/>
    <w:tmpl w:val="00B43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4A5240"/>
    <w:multiLevelType w:val="hybridMultilevel"/>
    <w:tmpl w:val="4CBA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E34D55"/>
    <w:multiLevelType w:val="hybridMultilevel"/>
    <w:tmpl w:val="D7B253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05153"/>
    <w:multiLevelType w:val="hybridMultilevel"/>
    <w:tmpl w:val="244CD05A"/>
    <w:lvl w:ilvl="0" w:tplc="723274A8">
      <w:start w:val="9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F5413E"/>
    <w:multiLevelType w:val="hybridMultilevel"/>
    <w:tmpl w:val="5C00C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F50299"/>
    <w:multiLevelType w:val="hybridMultilevel"/>
    <w:tmpl w:val="75CEE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BA70A6"/>
    <w:multiLevelType w:val="hybridMultilevel"/>
    <w:tmpl w:val="2164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282888"/>
    <w:multiLevelType w:val="multilevel"/>
    <w:tmpl w:val="837CCE92"/>
    <w:lvl w:ilvl="0">
      <w:start w:val="1"/>
      <w:numFmt w:val="decimal"/>
      <w:pStyle w:val="Heading1"/>
      <w:lvlText w:val="%1"/>
      <w:lvlJc w:val="left"/>
      <w:pPr>
        <w:ind w:left="720" w:hanging="360"/>
      </w:pPr>
      <w:rPr>
        <w:rFonts w:ascii="Arial" w:hAnsi="Arial" w:cs="Times New Roman" w:hint="default"/>
        <w:sz w:val="28"/>
      </w:rPr>
    </w:lvl>
    <w:lvl w:ilvl="1">
      <w:start w:val="1"/>
      <w:numFmt w:val="decimal"/>
      <w:pStyle w:val="Heading2"/>
      <w:lvlText w:val="%1.%2"/>
      <w:lvlJc w:val="left"/>
      <w:pPr>
        <w:ind w:left="7830" w:hanging="360"/>
      </w:pPr>
      <w:rPr>
        <w:rFonts w:hint="default"/>
      </w:rPr>
    </w:lvl>
    <w:lvl w:ilvl="2">
      <w:start w:val="1"/>
      <w:numFmt w:val="decimal"/>
      <w:pStyle w:val="Heading3"/>
      <w:lvlText w:val="%1.%2.%3."/>
      <w:lvlJc w:val="left"/>
      <w:pPr>
        <w:ind w:left="4410" w:hanging="360"/>
      </w:pPr>
      <w:rPr>
        <w:rFonts w:hint="default"/>
      </w:rPr>
    </w:lvl>
    <w:lvl w:ilvl="3">
      <w:start w:val="1"/>
      <w:numFmt w:val="decimal"/>
      <w:pStyle w:val="Heading4"/>
      <w:lvlText w:val="%1.%2.%3.%4."/>
      <w:lvlJc w:val="left"/>
      <w:pPr>
        <w:ind w:left="1281" w:hanging="360"/>
      </w:pPr>
      <w:rPr>
        <w:rFonts w:hint="default"/>
      </w:rPr>
    </w:lvl>
    <w:lvl w:ilvl="4">
      <w:start w:val="1"/>
      <w:numFmt w:val="decimal"/>
      <w:pStyle w:val="Heading5"/>
      <w:lvlText w:val="%1.%2.%3.%4.%5."/>
      <w:lvlJc w:val="left"/>
      <w:pPr>
        <w:ind w:left="1468" w:hanging="360"/>
      </w:pPr>
      <w:rPr>
        <w:rFonts w:hint="default"/>
      </w:rPr>
    </w:lvl>
    <w:lvl w:ilvl="5">
      <w:start w:val="1"/>
      <w:numFmt w:val="decimal"/>
      <w:lvlText w:val="%1.%2.%3.%4.%5.%6."/>
      <w:lvlJc w:val="left"/>
      <w:pPr>
        <w:ind w:left="1655" w:hanging="360"/>
      </w:pPr>
      <w:rPr>
        <w:rFonts w:hint="default"/>
      </w:rPr>
    </w:lvl>
    <w:lvl w:ilvl="6">
      <w:start w:val="1"/>
      <w:numFmt w:val="decimal"/>
      <w:lvlText w:val="%1.%2.%3.%4.%5.%6.%7."/>
      <w:lvlJc w:val="left"/>
      <w:pPr>
        <w:ind w:left="1842" w:hanging="360"/>
      </w:pPr>
      <w:rPr>
        <w:rFonts w:hint="default"/>
      </w:rPr>
    </w:lvl>
    <w:lvl w:ilvl="7">
      <w:start w:val="1"/>
      <w:numFmt w:val="decimal"/>
      <w:lvlText w:val="%1.%2.%3.%4.%5.%6.%7.%8."/>
      <w:lvlJc w:val="left"/>
      <w:pPr>
        <w:ind w:left="2029" w:hanging="360"/>
      </w:pPr>
      <w:rPr>
        <w:rFonts w:hint="default"/>
      </w:rPr>
    </w:lvl>
    <w:lvl w:ilvl="8">
      <w:start w:val="1"/>
      <w:numFmt w:val="decimal"/>
      <w:lvlText w:val="%1.%2.%3.%4.%5.%6.%7.%8.%9."/>
      <w:lvlJc w:val="left"/>
      <w:pPr>
        <w:ind w:left="2216" w:hanging="360"/>
      </w:pPr>
      <w:rPr>
        <w:rFonts w:hint="default"/>
      </w:rPr>
    </w:lvl>
  </w:abstractNum>
  <w:abstractNum w:abstractNumId="36" w15:restartNumberingAfterBreak="0">
    <w:nsid w:val="6DFD4959"/>
    <w:multiLevelType w:val="hybridMultilevel"/>
    <w:tmpl w:val="43604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26006"/>
    <w:multiLevelType w:val="multilevel"/>
    <w:tmpl w:val="E02E016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8" w15:restartNumberingAfterBreak="0">
    <w:nsid w:val="7CD36DCD"/>
    <w:multiLevelType w:val="hybridMultilevel"/>
    <w:tmpl w:val="5EC6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67563"/>
    <w:multiLevelType w:val="hybridMultilevel"/>
    <w:tmpl w:val="591CE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
  </w:num>
  <w:num w:numId="3">
    <w:abstractNumId w:val="3"/>
  </w:num>
  <w:num w:numId="4">
    <w:abstractNumId w:val="2"/>
  </w:num>
  <w:num w:numId="5">
    <w:abstractNumId w:val="1"/>
  </w:num>
  <w:num w:numId="6">
    <w:abstractNumId w:val="0"/>
  </w:num>
  <w:num w:numId="7">
    <w:abstractNumId w:val="35"/>
  </w:num>
  <w:num w:numId="8">
    <w:abstractNumId w:val="22"/>
  </w:num>
  <w:num w:numId="9">
    <w:abstractNumId w:val="29"/>
  </w:num>
  <w:num w:numId="10">
    <w:abstractNumId w:val="28"/>
  </w:num>
  <w:num w:numId="11">
    <w:abstractNumId w:val="9"/>
  </w:num>
  <w:num w:numId="12">
    <w:abstractNumId w:val="38"/>
  </w:num>
  <w:num w:numId="13">
    <w:abstractNumId w:val="20"/>
  </w:num>
  <w:num w:numId="14">
    <w:abstractNumId w:val="16"/>
  </w:num>
  <w:num w:numId="15">
    <w:abstractNumId w:val="26"/>
  </w:num>
  <w:num w:numId="16">
    <w:abstractNumId w:val="39"/>
  </w:num>
  <w:num w:numId="17">
    <w:abstractNumId w:val="32"/>
  </w:num>
  <w:num w:numId="18">
    <w:abstractNumId w:val="7"/>
  </w:num>
  <w:num w:numId="19">
    <w:abstractNumId w:val="11"/>
  </w:num>
  <w:num w:numId="20">
    <w:abstractNumId w:val="30"/>
  </w:num>
  <w:num w:numId="21">
    <w:abstractNumId w:val="27"/>
  </w:num>
  <w:num w:numId="22">
    <w:abstractNumId w:val="17"/>
  </w:num>
  <w:num w:numId="23">
    <w:abstractNumId w:val="14"/>
  </w:num>
  <w:num w:numId="24">
    <w:abstractNumId w:val="19"/>
  </w:num>
  <w:num w:numId="25">
    <w:abstractNumId w:val="15"/>
  </w:num>
  <w:num w:numId="26">
    <w:abstractNumId w:val="34"/>
  </w:num>
  <w:num w:numId="27">
    <w:abstractNumId w:val="23"/>
  </w:num>
  <w:num w:numId="28">
    <w:abstractNumId w:val="24"/>
  </w:num>
  <w:num w:numId="29">
    <w:abstractNumId w:val="6"/>
  </w:num>
  <w:num w:numId="30">
    <w:abstractNumId w:val="5"/>
  </w:num>
  <w:num w:numId="31">
    <w:abstractNumId w:val="13"/>
  </w:num>
  <w:num w:numId="32">
    <w:abstractNumId w:val="10"/>
  </w:num>
  <w:num w:numId="33">
    <w:abstractNumId w:val="25"/>
  </w:num>
  <w:num w:numId="34">
    <w:abstractNumId w:val="18"/>
  </w:num>
  <w:num w:numId="35">
    <w:abstractNumId w:val="8"/>
  </w:num>
  <w:num w:numId="36">
    <w:abstractNumId w:val="12"/>
  </w:num>
  <w:num w:numId="37">
    <w:abstractNumId w:val="31"/>
  </w:num>
  <w:num w:numId="38">
    <w:abstractNumId w:val="33"/>
  </w:num>
  <w:num w:numId="39">
    <w:abstractNumId w:val="36"/>
  </w:num>
  <w:num w:numId="40">
    <w:abstractNumId w:val="21"/>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inathan, Arun (A.)">
    <w15:presenceInfo w15:providerId="AD" w15:userId="S::ASAMINAT@ford.com::a14a48c2-92d7-4b64-bda7-be80c5515322"/>
  </w15:person>
  <w15:person w15:author="Arun">
    <w15:presenceInfo w15:providerId="AD" w15:userId="S::ASAMINAT@ford.com::a14a48c2-92d7-4b64-bda7-be80c5515322"/>
  </w15:person>
  <w15:person w15:author="Arun Saminathan">
    <w15:presenceInfo w15:providerId="AD" w15:userId="S::ASAMINAT@ford.com::a14a48c2-92d7-4b64-bda7-be80c5515322"/>
  </w15:person>
  <w15:person w15:author="Podhorsky, Milan (M.)">
    <w15:presenceInfo w15:providerId="AD" w15:userId="S::MPODHORS@ford.com::90bd73f3-4f3d-47b2-a38d-2f14faaa95c2"/>
  </w15:person>
  <w15:person w15:author="Wang, Xue (X.)">
    <w15:presenceInfo w15:providerId="AD" w15:userId="S::XWANG338@ford.com::db542956-71e5-4f30-9d5d-f82df0fa4947"/>
  </w15:person>
  <w15:person w15:author="Hartman, James (J.F.)">
    <w15:presenceInfo w15:providerId="AD" w15:userId="S::jhartm12@ford.com::5969c9f1-8abb-471c-a835-59d186a9ab59"/>
  </w15:person>
  <w15:person w15:author="Hartman, James (J.F.) [2]">
    <w15:presenceInfo w15:providerId="AD" w15:userId="S-1-5-21-1078229911-1189946983-1225219381-208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bordersDoNotSurroundHeader/>
  <w:bordersDoNotSurroundFooter/>
  <w:hideGrammaticalErrors/>
  <w:proofState w:spelling="clean" w:grammar="clean"/>
  <w:trackRevisions/>
  <w:doNotTrackFormatting/>
  <w:documentProtection w:edit="comments" w:enforcement="0"/>
  <w:defaultTabStop w:val="360"/>
  <w:characterSpacingControl w:val="doNotCompress"/>
  <w:hdrShapeDefaults>
    <o:shapedefaults v:ext="edit" spidmax="2050">
      <v:textbox inset="5.85pt,.7pt,5.85pt,.7pt"/>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7EA"/>
    <w:rsid w:val="00001205"/>
    <w:rsid w:val="000016B8"/>
    <w:rsid w:val="00001841"/>
    <w:rsid w:val="000019DD"/>
    <w:rsid w:val="00001AEC"/>
    <w:rsid w:val="00001B00"/>
    <w:rsid w:val="00001C38"/>
    <w:rsid w:val="00001E4E"/>
    <w:rsid w:val="00002084"/>
    <w:rsid w:val="00003818"/>
    <w:rsid w:val="00003EFF"/>
    <w:rsid w:val="00003FA7"/>
    <w:rsid w:val="000048FF"/>
    <w:rsid w:val="00004962"/>
    <w:rsid w:val="000053DD"/>
    <w:rsid w:val="00005686"/>
    <w:rsid w:val="00005929"/>
    <w:rsid w:val="00005C06"/>
    <w:rsid w:val="00005ED9"/>
    <w:rsid w:val="00005F26"/>
    <w:rsid w:val="000063DA"/>
    <w:rsid w:val="00006A55"/>
    <w:rsid w:val="00007A46"/>
    <w:rsid w:val="000109BD"/>
    <w:rsid w:val="00011170"/>
    <w:rsid w:val="000111B9"/>
    <w:rsid w:val="000112CB"/>
    <w:rsid w:val="00011862"/>
    <w:rsid w:val="00011902"/>
    <w:rsid w:val="0001198F"/>
    <w:rsid w:val="000119F5"/>
    <w:rsid w:val="00011AA8"/>
    <w:rsid w:val="00012753"/>
    <w:rsid w:val="00012850"/>
    <w:rsid w:val="000129DB"/>
    <w:rsid w:val="00012A9D"/>
    <w:rsid w:val="00012BFC"/>
    <w:rsid w:val="00012CD4"/>
    <w:rsid w:val="00012FC7"/>
    <w:rsid w:val="00013349"/>
    <w:rsid w:val="0001391D"/>
    <w:rsid w:val="000139B1"/>
    <w:rsid w:val="00013AC6"/>
    <w:rsid w:val="00013D4D"/>
    <w:rsid w:val="00014905"/>
    <w:rsid w:val="00014F31"/>
    <w:rsid w:val="000150C3"/>
    <w:rsid w:val="00015467"/>
    <w:rsid w:val="00015692"/>
    <w:rsid w:val="000160EF"/>
    <w:rsid w:val="000162FE"/>
    <w:rsid w:val="00016998"/>
    <w:rsid w:val="00016B17"/>
    <w:rsid w:val="00016C33"/>
    <w:rsid w:val="00017100"/>
    <w:rsid w:val="0001734C"/>
    <w:rsid w:val="00017C13"/>
    <w:rsid w:val="0002024F"/>
    <w:rsid w:val="0002079A"/>
    <w:rsid w:val="00020967"/>
    <w:rsid w:val="00021650"/>
    <w:rsid w:val="00021E3C"/>
    <w:rsid w:val="00021E55"/>
    <w:rsid w:val="00021F73"/>
    <w:rsid w:val="00021F90"/>
    <w:rsid w:val="00022243"/>
    <w:rsid w:val="00022A12"/>
    <w:rsid w:val="00022F59"/>
    <w:rsid w:val="0002346F"/>
    <w:rsid w:val="00023C4E"/>
    <w:rsid w:val="00023D16"/>
    <w:rsid w:val="0002469B"/>
    <w:rsid w:val="000255B8"/>
    <w:rsid w:val="0002577B"/>
    <w:rsid w:val="00026417"/>
    <w:rsid w:val="0002752D"/>
    <w:rsid w:val="000275D7"/>
    <w:rsid w:val="00027842"/>
    <w:rsid w:val="000300A3"/>
    <w:rsid w:val="000305E0"/>
    <w:rsid w:val="00030B79"/>
    <w:rsid w:val="0003134D"/>
    <w:rsid w:val="000313B1"/>
    <w:rsid w:val="000313C9"/>
    <w:rsid w:val="00031495"/>
    <w:rsid w:val="00031652"/>
    <w:rsid w:val="00031985"/>
    <w:rsid w:val="00031EEB"/>
    <w:rsid w:val="000325F8"/>
    <w:rsid w:val="000326DE"/>
    <w:rsid w:val="000327A5"/>
    <w:rsid w:val="00032D14"/>
    <w:rsid w:val="000337A9"/>
    <w:rsid w:val="00033A19"/>
    <w:rsid w:val="00033E9A"/>
    <w:rsid w:val="00034D87"/>
    <w:rsid w:val="00034FFC"/>
    <w:rsid w:val="000354E6"/>
    <w:rsid w:val="000354F1"/>
    <w:rsid w:val="0003554F"/>
    <w:rsid w:val="00035894"/>
    <w:rsid w:val="0003624D"/>
    <w:rsid w:val="00036B0B"/>
    <w:rsid w:val="00036C49"/>
    <w:rsid w:val="00036E31"/>
    <w:rsid w:val="00036ED2"/>
    <w:rsid w:val="00037736"/>
    <w:rsid w:val="00037B26"/>
    <w:rsid w:val="00040857"/>
    <w:rsid w:val="000408CA"/>
    <w:rsid w:val="00040E6C"/>
    <w:rsid w:val="00041286"/>
    <w:rsid w:val="00041461"/>
    <w:rsid w:val="00041CE8"/>
    <w:rsid w:val="00041F6D"/>
    <w:rsid w:val="000422FE"/>
    <w:rsid w:val="000425AC"/>
    <w:rsid w:val="00042E7B"/>
    <w:rsid w:val="00043C7B"/>
    <w:rsid w:val="00044C0F"/>
    <w:rsid w:val="00044CE4"/>
    <w:rsid w:val="00045276"/>
    <w:rsid w:val="000458C1"/>
    <w:rsid w:val="00045C85"/>
    <w:rsid w:val="00046260"/>
    <w:rsid w:val="00046741"/>
    <w:rsid w:val="00046BAB"/>
    <w:rsid w:val="00046CDE"/>
    <w:rsid w:val="00046D6D"/>
    <w:rsid w:val="00047C1B"/>
    <w:rsid w:val="000503A2"/>
    <w:rsid w:val="0005092D"/>
    <w:rsid w:val="00050A07"/>
    <w:rsid w:val="00050B1D"/>
    <w:rsid w:val="000511AB"/>
    <w:rsid w:val="00051269"/>
    <w:rsid w:val="00051CB2"/>
    <w:rsid w:val="00051CE4"/>
    <w:rsid w:val="00052156"/>
    <w:rsid w:val="000528C6"/>
    <w:rsid w:val="00052F8B"/>
    <w:rsid w:val="00053093"/>
    <w:rsid w:val="0005321D"/>
    <w:rsid w:val="00053761"/>
    <w:rsid w:val="00053810"/>
    <w:rsid w:val="000538AD"/>
    <w:rsid w:val="00054C7A"/>
    <w:rsid w:val="00054CB4"/>
    <w:rsid w:val="0005537F"/>
    <w:rsid w:val="000553A4"/>
    <w:rsid w:val="000562E2"/>
    <w:rsid w:val="0005670D"/>
    <w:rsid w:val="000571AF"/>
    <w:rsid w:val="000572E8"/>
    <w:rsid w:val="00057A66"/>
    <w:rsid w:val="00060937"/>
    <w:rsid w:val="0006116B"/>
    <w:rsid w:val="000611F2"/>
    <w:rsid w:val="000617B0"/>
    <w:rsid w:val="00061B72"/>
    <w:rsid w:val="00061DCB"/>
    <w:rsid w:val="0006380E"/>
    <w:rsid w:val="000641CE"/>
    <w:rsid w:val="00064577"/>
    <w:rsid w:val="00064842"/>
    <w:rsid w:val="000648BF"/>
    <w:rsid w:val="00064CE5"/>
    <w:rsid w:val="0006553A"/>
    <w:rsid w:val="00065599"/>
    <w:rsid w:val="00065A32"/>
    <w:rsid w:val="00066229"/>
    <w:rsid w:val="000668E7"/>
    <w:rsid w:val="00066DB8"/>
    <w:rsid w:val="000677A7"/>
    <w:rsid w:val="00067890"/>
    <w:rsid w:val="00067AFF"/>
    <w:rsid w:val="00067ED5"/>
    <w:rsid w:val="000702DD"/>
    <w:rsid w:val="0007033D"/>
    <w:rsid w:val="000703E2"/>
    <w:rsid w:val="000705DD"/>
    <w:rsid w:val="00071BEC"/>
    <w:rsid w:val="00071F60"/>
    <w:rsid w:val="00072351"/>
    <w:rsid w:val="00072705"/>
    <w:rsid w:val="00072793"/>
    <w:rsid w:val="000727DD"/>
    <w:rsid w:val="00072A60"/>
    <w:rsid w:val="00072AB8"/>
    <w:rsid w:val="0007348C"/>
    <w:rsid w:val="00074D13"/>
    <w:rsid w:val="00074D70"/>
    <w:rsid w:val="00074D71"/>
    <w:rsid w:val="00074E68"/>
    <w:rsid w:val="000752C8"/>
    <w:rsid w:val="00075735"/>
    <w:rsid w:val="00075774"/>
    <w:rsid w:val="00075857"/>
    <w:rsid w:val="00075B34"/>
    <w:rsid w:val="00075BE3"/>
    <w:rsid w:val="0007637E"/>
    <w:rsid w:val="000765B1"/>
    <w:rsid w:val="000767DF"/>
    <w:rsid w:val="00076D89"/>
    <w:rsid w:val="000773C1"/>
    <w:rsid w:val="00077433"/>
    <w:rsid w:val="00077987"/>
    <w:rsid w:val="00077A7A"/>
    <w:rsid w:val="00077B07"/>
    <w:rsid w:val="00077B2C"/>
    <w:rsid w:val="00077F61"/>
    <w:rsid w:val="00080379"/>
    <w:rsid w:val="000803CA"/>
    <w:rsid w:val="000803F2"/>
    <w:rsid w:val="0008045A"/>
    <w:rsid w:val="00080592"/>
    <w:rsid w:val="00080E50"/>
    <w:rsid w:val="00080FE8"/>
    <w:rsid w:val="000810C6"/>
    <w:rsid w:val="0008247F"/>
    <w:rsid w:val="00082522"/>
    <w:rsid w:val="000825BB"/>
    <w:rsid w:val="00082CC0"/>
    <w:rsid w:val="000830EF"/>
    <w:rsid w:val="00083254"/>
    <w:rsid w:val="000836C7"/>
    <w:rsid w:val="00084800"/>
    <w:rsid w:val="00085542"/>
    <w:rsid w:val="000863BD"/>
    <w:rsid w:val="000875EA"/>
    <w:rsid w:val="00087BFE"/>
    <w:rsid w:val="00087D55"/>
    <w:rsid w:val="00090D7B"/>
    <w:rsid w:val="00090F62"/>
    <w:rsid w:val="00091BC0"/>
    <w:rsid w:val="00091BEF"/>
    <w:rsid w:val="00091EA7"/>
    <w:rsid w:val="00091EF7"/>
    <w:rsid w:val="00092627"/>
    <w:rsid w:val="00092B45"/>
    <w:rsid w:val="00092D1C"/>
    <w:rsid w:val="00093998"/>
    <w:rsid w:val="000939CD"/>
    <w:rsid w:val="00093A28"/>
    <w:rsid w:val="00093D30"/>
    <w:rsid w:val="00093EB9"/>
    <w:rsid w:val="00094834"/>
    <w:rsid w:val="00094977"/>
    <w:rsid w:val="00094B6F"/>
    <w:rsid w:val="00094B84"/>
    <w:rsid w:val="00094E81"/>
    <w:rsid w:val="00095536"/>
    <w:rsid w:val="00095F4B"/>
    <w:rsid w:val="00096086"/>
    <w:rsid w:val="000962A4"/>
    <w:rsid w:val="00096428"/>
    <w:rsid w:val="00096470"/>
    <w:rsid w:val="00096812"/>
    <w:rsid w:val="00096C50"/>
    <w:rsid w:val="00097D5A"/>
    <w:rsid w:val="000A004A"/>
    <w:rsid w:val="000A06B1"/>
    <w:rsid w:val="000A06C2"/>
    <w:rsid w:val="000A076B"/>
    <w:rsid w:val="000A0D40"/>
    <w:rsid w:val="000A1001"/>
    <w:rsid w:val="000A2156"/>
    <w:rsid w:val="000A21CA"/>
    <w:rsid w:val="000A23B2"/>
    <w:rsid w:val="000A2509"/>
    <w:rsid w:val="000A33C5"/>
    <w:rsid w:val="000A348E"/>
    <w:rsid w:val="000A376D"/>
    <w:rsid w:val="000A49FA"/>
    <w:rsid w:val="000A52D8"/>
    <w:rsid w:val="000A59F6"/>
    <w:rsid w:val="000A5F70"/>
    <w:rsid w:val="000A6010"/>
    <w:rsid w:val="000A63AE"/>
    <w:rsid w:val="000A66AB"/>
    <w:rsid w:val="000A66D6"/>
    <w:rsid w:val="000A6EFD"/>
    <w:rsid w:val="000A6F62"/>
    <w:rsid w:val="000A70AD"/>
    <w:rsid w:val="000A74E6"/>
    <w:rsid w:val="000A7538"/>
    <w:rsid w:val="000A7559"/>
    <w:rsid w:val="000A76CA"/>
    <w:rsid w:val="000A7A75"/>
    <w:rsid w:val="000A7D2E"/>
    <w:rsid w:val="000B0062"/>
    <w:rsid w:val="000B097D"/>
    <w:rsid w:val="000B0C1F"/>
    <w:rsid w:val="000B0FF0"/>
    <w:rsid w:val="000B117A"/>
    <w:rsid w:val="000B1A35"/>
    <w:rsid w:val="000B1C79"/>
    <w:rsid w:val="000B2BAD"/>
    <w:rsid w:val="000B2BDA"/>
    <w:rsid w:val="000B3221"/>
    <w:rsid w:val="000B335F"/>
    <w:rsid w:val="000B3EDB"/>
    <w:rsid w:val="000B4823"/>
    <w:rsid w:val="000B497E"/>
    <w:rsid w:val="000B5119"/>
    <w:rsid w:val="000B5368"/>
    <w:rsid w:val="000B5FCF"/>
    <w:rsid w:val="000B6394"/>
    <w:rsid w:val="000B652B"/>
    <w:rsid w:val="000B66C9"/>
    <w:rsid w:val="000B6A03"/>
    <w:rsid w:val="000B6B2D"/>
    <w:rsid w:val="000B6DEB"/>
    <w:rsid w:val="000B713D"/>
    <w:rsid w:val="000B7444"/>
    <w:rsid w:val="000B7A94"/>
    <w:rsid w:val="000C0B4C"/>
    <w:rsid w:val="000C0B58"/>
    <w:rsid w:val="000C12B6"/>
    <w:rsid w:val="000C1742"/>
    <w:rsid w:val="000C1B35"/>
    <w:rsid w:val="000C1E96"/>
    <w:rsid w:val="000C1FAB"/>
    <w:rsid w:val="000C2055"/>
    <w:rsid w:val="000C24CB"/>
    <w:rsid w:val="000C292F"/>
    <w:rsid w:val="000C2D29"/>
    <w:rsid w:val="000C34AA"/>
    <w:rsid w:val="000C3842"/>
    <w:rsid w:val="000C3F7A"/>
    <w:rsid w:val="000C4076"/>
    <w:rsid w:val="000C524C"/>
    <w:rsid w:val="000C544C"/>
    <w:rsid w:val="000C5A17"/>
    <w:rsid w:val="000C6A4A"/>
    <w:rsid w:val="000C760F"/>
    <w:rsid w:val="000C7C6E"/>
    <w:rsid w:val="000C7F57"/>
    <w:rsid w:val="000D06F0"/>
    <w:rsid w:val="000D1002"/>
    <w:rsid w:val="000D1328"/>
    <w:rsid w:val="000D13E0"/>
    <w:rsid w:val="000D1654"/>
    <w:rsid w:val="000D1AAC"/>
    <w:rsid w:val="000D1DC3"/>
    <w:rsid w:val="000D2311"/>
    <w:rsid w:val="000D279E"/>
    <w:rsid w:val="000D27D6"/>
    <w:rsid w:val="000D3025"/>
    <w:rsid w:val="000D31AB"/>
    <w:rsid w:val="000D3404"/>
    <w:rsid w:val="000D3782"/>
    <w:rsid w:val="000D395C"/>
    <w:rsid w:val="000D48CC"/>
    <w:rsid w:val="000D4946"/>
    <w:rsid w:val="000D4DF3"/>
    <w:rsid w:val="000D4E08"/>
    <w:rsid w:val="000D5141"/>
    <w:rsid w:val="000D5259"/>
    <w:rsid w:val="000D6207"/>
    <w:rsid w:val="000D6251"/>
    <w:rsid w:val="000D63B9"/>
    <w:rsid w:val="000D64B6"/>
    <w:rsid w:val="000D66C1"/>
    <w:rsid w:val="000D6E66"/>
    <w:rsid w:val="000D6FEF"/>
    <w:rsid w:val="000D7089"/>
    <w:rsid w:val="000D7575"/>
    <w:rsid w:val="000E052B"/>
    <w:rsid w:val="000E140D"/>
    <w:rsid w:val="000E2AB1"/>
    <w:rsid w:val="000E3097"/>
    <w:rsid w:val="000E3169"/>
    <w:rsid w:val="000E3650"/>
    <w:rsid w:val="000E42EE"/>
    <w:rsid w:val="000E4426"/>
    <w:rsid w:val="000E54B6"/>
    <w:rsid w:val="000E5590"/>
    <w:rsid w:val="000E5750"/>
    <w:rsid w:val="000E5F2E"/>
    <w:rsid w:val="000E67C7"/>
    <w:rsid w:val="000E7317"/>
    <w:rsid w:val="000E743C"/>
    <w:rsid w:val="000E7DE9"/>
    <w:rsid w:val="000F057E"/>
    <w:rsid w:val="000F07AD"/>
    <w:rsid w:val="000F0B2C"/>
    <w:rsid w:val="000F0DE7"/>
    <w:rsid w:val="000F12D2"/>
    <w:rsid w:val="000F1B32"/>
    <w:rsid w:val="000F1BC5"/>
    <w:rsid w:val="000F2105"/>
    <w:rsid w:val="000F2264"/>
    <w:rsid w:val="000F2471"/>
    <w:rsid w:val="000F531B"/>
    <w:rsid w:val="000F54C1"/>
    <w:rsid w:val="000F5764"/>
    <w:rsid w:val="000F5895"/>
    <w:rsid w:val="000F5DFF"/>
    <w:rsid w:val="000F63E3"/>
    <w:rsid w:val="000F6B30"/>
    <w:rsid w:val="000F7E94"/>
    <w:rsid w:val="00100072"/>
    <w:rsid w:val="001001E1"/>
    <w:rsid w:val="001008FF"/>
    <w:rsid w:val="001013CB"/>
    <w:rsid w:val="0010177B"/>
    <w:rsid w:val="00103711"/>
    <w:rsid w:val="00103B34"/>
    <w:rsid w:val="00103BD3"/>
    <w:rsid w:val="001042EE"/>
    <w:rsid w:val="001046B6"/>
    <w:rsid w:val="001049D2"/>
    <w:rsid w:val="00104AFF"/>
    <w:rsid w:val="00104B50"/>
    <w:rsid w:val="00104CA7"/>
    <w:rsid w:val="00105076"/>
    <w:rsid w:val="001052F4"/>
    <w:rsid w:val="00105727"/>
    <w:rsid w:val="00105C0A"/>
    <w:rsid w:val="001064C7"/>
    <w:rsid w:val="001068CE"/>
    <w:rsid w:val="00106A94"/>
    <w:rsid w:val="00106D8D"/>
    <w:rsid w:val="00107612"/>
    <w:rsid w:val="00107A13"/>
    <w:rsid w:val="00107E2C"/>
    <w:rsid w:val="00110859"/>
    <w:rsid w:val="001108B5"/>
    <w:rsid w:val="00110BFA"/>
    <w:rsid w:val="00110CEC"/>
    <w:rsid w:val="00110E54"/>
    <w:rsid w:val="00110F66"/>
    <w:rsid w:val="00111363"/>
    <w:rsid w:val="00111383"/>
    <w:rsid w:val="0011178E"/>
    <w:rsid w:val="001117F5"/>
    <w:rsid w:val="00112D54"/>
    <w:rsid w:val="001137B7"/>
    <w:rsid w:val="00113981"/>
    <w:rsid w:val="001143EE"/>
    <w:rsid w:val="0011441C"/>
    <w:rsid w:val="001144C8"/>
    <w:rsid w:val="00114BD4"/>
    <w:rsid w:val="00114ECF"/>
    <w:rsid w:val="0011528F"/>
    <w:rsid w:val="00115A71"/>
    <w:rsid w:val="00115B01"/>
    <w:rsid w:val="00115D4C"/>
    <w:rsid w:val="00115E9B"/>
    <w:rsid w:val="00115F44"/>
    <w:rsid w:val="001166CB"/>
    <w:rsid w:val="00116D59"/>
    <w:rsid w:val="00116F84"/>
    <w:rsid w:val="00117C51"/>
    <w:rsid w:val="00117D6C"/>
    <w:rsid w:val="00117E48"/>
    <w:rsid w:val="00117FE9"/>
    <w:rsid w:val="001201B6"/>
    <w:rsid w:val="0012042E"/>
    <w:rsid w:val="00121ACB"/>
    <w:rsid w:val="00121E0A"/>
    <w:rsid w:val="00121F57"/>
    <w:rsid w:val="00123690"/>
    <w:rsid w:val="00123900"/>
    <w:rsid w:val="0012392C"/>
    <w:rsid w:val="00123C64"/>
    <w:rsid w:val="0012474F"/>
    <w:rsid w:val="00124D13"/>
    <w:rsid w:val="00125923"/>
    <w:rsid w:val="00125DF3"/>
    <w:rsid w:val="00126587"/>
    <w:rsid w:val="001266D9"/>
    <w:rsid w:val="00126E41"/>
    <w:rsid w:val="00127B88"/>
    <w:rsid w:val="00130629"/>
    <w:rsid w:val="00130DCC"/>
    <w:rsid w:val="001311A1"/>
    <w:rsid w:val="001314C1"/>
    <w:rsid w:val="001318C5"/>
    <w:rsid w:val="00131A85"/>
    <w:rsid w:val="00131B8E"/>
    <w:rsid w:val="00131BC0"/>
    <w:rsid w:val="001322C7"/>
    <w:rsid w:val="00132580"/>
    <w:rsid w:val="00132CF0"/>
    <w:rsid w:val="001331DC"/>
    <w:rsid w:val="001333D3"/>
    <w:rsid w:val="00133D34"/>
    <w:rsid w:val="00133ED6"/>
    <w:rsid w:val="00134234"/>
    <w:rsid w:val="001342F2"/>
    <w:rsid w:val="001347AE"/>
    <w:rsid w:val="001348F5"/>
    <w:rsid w:val="001353EA"/>
    <w:rsid w:val="00135DBD"/>
    <w:rsid w:val="0013605B"/>
    <w:rsid w:val="00136320"/>
    <w:rsid w:val="001407C5"/>
    <w:rsid w:val="00140A8E"/>
    <w:rsid w:val="001415C4"/>
    <w:rsid w:val="00141603"/>
    <w:rsid w:val="00141732"/>
    <w:rsid w:val="001417C5"/>
    <w:rsid w:val="00141F79"/>
    <w:rsid w:val="00142104"/>
    <w:rsid w:val="00142771"/>
    <w:rsid w:val="00142D8B"/>
    <w:rsid w:val="00143516"/>
    <w:rsid w:val="0014389F"/>
    <w:rsid w:val="00143ACE"/>
    <w:rsid w:val="00143B37"/>
    <w:rsid w:val="00143F3B"/>
    <w:rsid w:val="00144D92"/>
    <w:rsid w:val="001451B0"/>
    <w:rsid w:val="001453CE"/>
    <w:rsid w:val="0014558F"/>
    <w:rsid w:val="00145598"/>
    <w:rsid w:val="00145888"/>
    <w:rsid w:val="001459A0"/>
    <w:rsid w:val="00145C6A"/>
    <w:rsid w:val="00146A91"/>
    <w:rsid w:val="00146CA3"/>
    <w:rsid w:val="00146DD1"/>
    <w:rsid w:val="00146DDE"/>
    <w:rsid w:val="001477AE"/>
    <w:rsid w:val="00147F27"/>
    <w:rsid w:val="0015022D"/>
    <w:rsid w:val="00150A2A"/>
    <w:rsid w:val="00150A70"/>
    <w:rsid w:val="0015107B"/>
    <w:rsid w:val="0015110D"/>
    <w:rsid w:val="00151537"/>
    <w:rsid w:val="001516B4"/>
    <w:rsid w:val="00151ED4"/>
    <w:rsid w:val="00152758"/>
    <w:rsid w:val="001528AA"/>
    <w:rsid w:val="0015290F"/>
    <w:rsid w:val="00152A6F"/>
    <w:rsid w:val="00152DE6"/>
    <w:rsid w:val="0015378A"/>
    <w:rsid w:val="00153B28"/>
    <w:rsid w:val="00153FFD"/>
    <w:rsid w:val="00154112"/>
    <w:rsid w:val="00154580"/>
    <w:rsid w:val="001546CB"/>
    <w:rsid w:val="00154793"/>
    <w:rsid w:val="001552D0"/>
    <w:rsid w:val="0015561A"/>
    <w:rsid w:val="00155779"/>
    <w:rsid w:val="00156329"/>
    <w:rsid w:val="00156494"/>
    <w:rsid w:val="001564EA"/>
    <w:rsid w:val="0015694B"/>
    <w:rsid w:val="00157018"/>
    <w:rsid w:val="00157118"/>
    <w:rsid w:val="001571C6"/>
    <w:rsid w:val="001578F2"/>
    <w:rsid w:val="001579A5"/>
    <w:rsid w:val="0016024A"/>
    <w:rsid w:val="00160B0B"/>
    <w:rsid w:val="00160BE1"/>
    <w:rsid w:val="00160C5E"/>
    <w:rsid w:val="00160DCE"/>
    <w:rsid w:val="00161282"/>
    <w:rsid w:val="00161CE2"/>
    <w:rsid w:val="0016242D"/>
    <w:rsid w:val="00162950"/>
    <w:rsid w:val="00162DA3"/>
    <w:rsid w:val="001630B2"/>
    <w:rsid w:val="00164087"/>
    <w:rsid w:val="001652F9"/>
    <w:rsid w:val="0016566B"/>
    <w:rsid w:val="00165B2D"/>
    <w:rsid w:val="00165FCE"/>
    <w:rsid w:val="001660C8"/>
    <w:rsid w:val="00166366"/>
    <w:rsid w:val="001669B7"/>
    <w:rsid w:val="00166BFC"/>
    <w:rsid w:val="0016724A"/>
    <w:rsid w:val="0016762F"/>
    <w:rsid w:val="00167AE7"/>
    <w:rsid w:val="00167E36"/>
    <w:rsid w:val="00170285"/>
    <w:rsid w:val="00170F9D"/>
    <w:rsid w:val="00171284"/>
    <w:rsid w:val="0017150F"/>
    <w:rsid w:val="00171D8F"/>
    <w:rsid w:val="00172491"/>
    <w:rsid w:val="00172A4B"/>
    <w:rsid w:val="00172F52"/>
    <w:rsid w:val="0017377D"/>
    <w:rsid w:val="00173F66"/>
    <w:rsid w:val="0017402B"/>
    <w:rsid w:val="0017405C"/>
    <w:rsid w:val="001742A0"/>
    <w:rsid w:val="00174834"/>
    <w:rsid w:val="001750F1"/>
    <w:rsid w:val="00175343"/>
    <w:rsid w:val="00175986"/>
    <w:rsid w:val="00175C7A"/>
    <w:rsid w:val="00175EBD"/>
    <w:rsid w:val="00176120"/>
    <w:rsid w:val="001765B4"/>
    <w:rsid w:val="00176AA6"/>
    <w:rsid w:val="00176C80"/>
    <w:rsid w:val="0017701A"/>
    <w:rsid w:val="001775EE"/>
    <w:rsid w:val="0017762F"/>
    <w:rsid w:val="00177916"/>
    <w:rsid w:val="00177B23"/>
    <w:rsid w:val="00180115"/>
    <w:rsid w:val="00180A41"/>
    <w:rsid w:val="00180BEB"/>
    <w:rsid w:val="001810C1"/>
    <w:rsid w:val="00181171"/>
    <w:rsid w:val="0018124C"/>
    <w:rsid w:val="00182AF0"/>
    <w:rsid w:val="00182BEC"/>
    <w:rsid w:val="00182C76"/>
    <w:rsid w:val="00183346"/>
    <w:rsid w:val="0018356E"/>
    <w:rsid w:val="00184C51"/>
    <w:rsid w:val="001852E2"/>
    <w:rsid w:val="001858F1"/>
    <w:rsid w:val="00185936"/>
    <w:rsid w:val="00185DEF"/>
    <w:rsid w:val="00186167"/>
    <w:rsid w:val="0018691E"/>
    <w:rsid w:val="00186DF4"/>
    <w:rsid w:val="00186EAD"/>
    <w:rsid w:val="001872AE"/>
    <w:rsid w:val="0019001F"/>
    <w:rsid w:val="00190BE3"/>
    <w:rsid w:val="00190D63"/>
    <w:rsid w:val="001915EA"/>
    <w:rsid w:val="00191AF0"/>
    <w:rsid w:val="00192D32"/>
    <w:rsid w:val="00193463"/>
    <w:rsid w:val="001935D4"/>
    <w:rsid w:val="00193794"/>
    <w:rsid w:val="0019379C"/>
    <w:rsid w:val="00193877"/>
    <w:rsid w:val="00193B64"/>
    <w:rsid w:val="00193BF4"/>
    <w:rsid w:val="00193F35"/>
    <w:rsid w:val="0019493A"/>
    <w:rsid w:val="00194EB1"/>
    <w:rsid w:val="001953BB"/>
    <w:rsid w:val="00195BF6"/>
    <w:rsid w:val="00195CFE"/>
    <w:rsid w:val="00195F78"/>
    <w:rsid w:val="0019600E"/>
    <w:rsid w:val="00196221"/>
    <w:rsid w:val="00196360"/>
    <w:rsid w:val="001965C5"/>
    <w:rsid w:val="001966CF"/>
    <w:rsid w:val="00197DFD"/>
    <w:rsid w:val="001A0847"/>
    <w:rsid w:val="001A0E0D"/>
    <w:rsid w:val="001A179F"/>
    <w:rsid w:val="001A17DF"/>
    <w:rsid w:val="001A1AE4"/>
    <w:rsid w:val="001A1B78"/>
    <w:rsid w:val="001A28EB"/>
    <w:rsid w:val="001A2FD0"/>
    <w:rsid w:val="001A3250"/>
    <w:rsid w:val="001A36E0"/>
    <w:rsid w:val="001A3931"/>
    <w:rsid w:val="001A39CF"/>
    <w:rsid w:val="001A3D14"/>
    <w:rsid w:val="001A3F43"/>
    <w:rsid w:val="001A40A2"/>
    <w:rsid w:val="001A4124"/>
    <w:rsid w:val="001A415E"/>
    <w:rsid w:val="001A4453"/>
    <w:rsid w:val="001A5005"/>
    <w:rsid w:val="001A51B0"/>
    <w:rsid w:val="001A5227"/>
    <w:rsid w:val="001A54BA"/>
    <w:rsid w:val="001A56D1"/>
    <w:rsid w:val="001A5705"/>
    <w:rsid w:val="001A57E2"/>
    <w:rsid w:val="001A62A7"/>
    <w:rsid w:val="001A6644"/>
    <w:rsid w:val="001A6903"/>
    <w:rsid w:val="001A757B"/>
    <w:rsid w:val="001A76F3"/>
    <w:rsid w:val="001A7C6B"/>
    <w:rsid w:val="001A7EA3"/>
    <w:rsid w:val="001B001C"/>
    <w:rsid w:val="001B07AA"/>
    <w:rsid w:val="001B0A97"/>
    <w:rsid w:val="001B0E23"/>
    <w:rsid w:val="001B0F9A"/>
    <w:rsid w:val="001B0FDB"/>
    <w:rsid w:val="001B122F"/>
    <w:rsid w:val="001B1407"/>
    <w:rsid w:val="001B190A"/>
    <w:rsid w:val="001B198A"/>
    <w:rsid w:val="001B199C"/>
    <w:rsid w:val="001B1C81"/>
    <w:rsid w:val="001B1F78"/>
    <w:rsid w:val="001B2CE6"/>
    <w:rsid w:val="001B2F4F"/>
    <w:rsid w:val="001B35A2"/>
    <w:rsid w:val="001B3C7B"/>
    <w:rsid w:val="001B3E12"/>
    <w:rsid w:val="001B47F2"/>
    <w:rsid w:val="001B49EE"/>
    <w:rsid w:val="001B4BE1"/>
    <w:rsid w:val="001B57F4"/>
    <w:rsid w:val="001B5E8B"/>
    <w:rsid w:val="001B6122"/>
    <w:rsid w:val="001B65E8"/>
    <w:rsid w:val="001B6671"/>
    <w:rsid w:val="001B67D6"/>
    <w:rsid w:val="001B6907"/>
    <w:rsid w:val="001B69DC"/>
    <w:rsid w:val="001B7227"/>
    <w:rsid w:val="001B796E"/>
    <w:rsid w:val="001C023D"/>
    <w:rsid w:val="001C0884"/>
    <w:rsid w:val="001C09E8"/>
    <w:rsid w:val="001C0DF1"/>
    <w:rsid w:val="001C0EBB"/>
    <w:rsid w:val="001C1B0A"/>
    <w:rsid w:val="001C237D"/>
    <w:rsid w:val="001C268E"/>
    <w:rsid w:val="001C284A"/>
    <w:rsid w:val="001C2C59"/>
    <w:rsid w:val="001C3916"/>
    <w:rsid w:val="001C4633"/>
    <w:rsid w:val="001C4656"/>
    <w:rsid w:val="001C47F7"/>
    <w:rsid w:val="001C4C83"/>
    <w:rsid w:val="001C50D6"/>
    <w:rsid w:val="001C59B3"/>
    <w:rsid w:val="001C614E"/>
    <w:rsid w:val="001C6757"/>
    <w:rsid w:val="001C6BDC"/>
    <w:rsid w:val="001C6FD3"/>
    <w:rsid w:val="001C728D"/>
    <w:rsid w:val="001C7649"/>
    <w:rsid w:val="001C7723"/>
    <w:rsid w:val="001D08FF"/>
    <w:rsid w:val="001D1490"/>
    <w:rsid w:val="001D14B4"/>
    <w:rsid w:val="001D14BE"/>
    <w:rsid w:val="001D1A24"/>
    <w:rsid w:val="001D1E0C"/>
    <w:rsid w:val="001D1E57"/>
    <w:rsid w:val="001D1F87"/>
    <w:rsid w:val="001D3200"/>
    <w:rsid w:val="001D445E"/>
    <w:rsid w:val="001D4E4A"/>
    <w:rsid w:val="001D5C39"/>
    <w:rsid w:val="001D5C52"/>
    <w:rsid w:val="001D5F1D"/>
    <w:rsid w:val="001D641D"/>
    <w:rsid w:val="001D668A"/>
    <w:rsid w:val="001D6A64"/>
    <w:rsid w:val="001D6A8B"/>
    <w:rsid w:val="001D6CD4"/>
    <w:rsid w:val="001D6DEB"/>
    <w:rsid w:val="001D6E84"/>
    <w:rsid w:val="001D7023"/>
    <w:rsid w:val="001D7273"/>
    <w:rsid w:val="001D73B0"/>
    <w:rsid w:val="001D77A4"/>
    <w:rsid w:val="001D7DDA"/>
    <w:rsid w:val="001E0275"/>
    <w:rsid w:val="001E05AA"/>
    <w:rsid w:val="001E08E6"/>
    <w:rsid w:val="001E0A9C"/>
    <w:rsid w:val="001E18EE"/>
    <w:rsid w:val="001E1FCB"/>
    <w:rsid w:val="001E24D8"/>
    <w:rsid w:val="001E2AF7"/>
    <w:rsid w:val="001E363B"/>
    <w:rsid w:val="001E3E14"/>
    <w:rsid w:val="001E4729"/>
    <w:rsid w:val="001E5059"/>
    <w:rsid w:val="001E5BF1"/>
    <w:rsid w:val="001E5EA3"/>
    <w:rsid w:val="001E5EBA"/>
    <w:rsid w:val="001E6014"/>
    <w:rsid w:val="001E64E3"/>
    <w:rsid w:val="001E6A46"/>
    <w:rsid w:val="001E6BE5"/>
    <w:rsid w:val="001E7414"/>
    <w:rsid w:val="001E76E8"/>
    <w:rsid w:val="001E7B78"/>
    <w:rsid w:val="001E7BDA"/>
    <w:rsid w:val="001F04F3"/>
    <w:rsid w:val="001F0693"/>
    <w:rsid w:val="001F0D7B"/>
    <w:rsid w:val="001F145C"/>
    <w:rsid w:val="001F1768"/>
    <w:rsid w:val="001F2461"/>
    <w:rsid w:val="001F31C1"/>
    <w:rsid w:val="001F369A"/>
    <w:rsid w:val="001F3D12"/>
    <w:rsid w:val="001F4A4F"/>
    <w:rsid w:val="001F4BD6"/>
    <w:rsid w:val="001F50B5"/>
    <w:rsid w:val="001F5ACA"/>
    <w:rsid w:val="001F650A"/>
    <w:rsid w:val="001F6721"/>
    <w:rsid w:val="001F6998"/>
    <w:rsid w:val="001F755C"/>
    <w:rsid w:val="001F764B"/>
    <w:rsid w:val="0020070C"/>
    <w:rsid w:val="00200CDF"/>
    <w:rsid w:val="002019CA"/>
    <w:rsid w:val="00201EF0"/>
    <w:rsid w:val="00202024"/>
    <w:rsid w:val="00203472"/>
    <w:rsid w:val="002034F6"/>
    <w:rsid w:val="00204654"/>
    <w:rsid w:val="002049EE"/>
    <w:rsid w:val="00205A57"/>
    <w:rsid w:val="00205F9F"/>
    <w:rsid w:val="00205FC6"/>
    <w:rsid w:val="0020608B"/>
    <w:rsid w:val="00206846"/>
    <w:rsid w:val="00206E5A"/>
    <w:rsid w:val="00207777"/>
    <w:rsid w:val="0021019F"/>
    <w:rsid w:val="0021052C"/>
    <w:rsid w:val="00210C96"/>
    <w:rsid w:val="002113A2"/>
    <w:rsid w:val="0021213C"/>
    <w:rsid w:val="002129EB"/>
    <w:rsid w:val="00212A17"/>
    <w:rsid w:val="0021353D"/>
    <w:rsid w:val="00213741"/>
    <w:rsid w:val="00213B98"/>
    <w:rsid w:val="00214841"/>
    <w:rsid w:val="0021490A"/>
    <w:rsid w:val="00214B25"/>
    <w:rsid w:val="00214F67"/>
    <w:rsid w:val="002152BB"/>
    <w:rsid w:val="00216012"/>
    <w:rsid w:val="002166AC"/>
    <w:rsid w:val="00217426"/>
    <w:rsid w:val="00217A16"/>
    <w:rsid w:val="00217E08"/>
    <w:rsid w:val="00220440"/>
    <w:rsid w:val="002207B3"/>
    <w:rsid w:val="0022255F"/>
    <w:rsid w:val="00223144"/>
    <w:rsid w:val="002231C8"/>
    <w:rsid w:val="002239CF"/>
    <w:rsid w:val="00223DEC"/>
    <w:rsid w:val="00223E70"/>
    <w:rsid w:val="00224726"/>
    <w:rsid w:val="00224FF1"/>
    <w:rsid w:val="0022500A"/>
    <w:rsid w:val="002251AA"/>
    <w:rsid w:val="00225315"/>
    <w:rsid w:val="0022552C"/>
    <w:rsid w:val="00225BB5"/>
    <w:rsid w:val="00225EF0"/>
    <w:rsid w:val="00226156"/>
    <w:rsid w:val="002265C5"/>
    <w:rsid w:val="00226842"/>
    <w:rsid w:val="00226C24"/>
    <w:rsid w:val="002274D9"/>
    <w:rsid w:val="002277F9"/>
    <w:rsid w:val="00227BC6"/>
    <w:rsid w:val="00227E6A"/>
    <w:rsid w:val="00230299"/>
    <w:rsid w:val="002305BD"/>
    <w:rsid w:val="002305E0"/>
    <w:rsid w:val="00230605"/>
    <w:rsid w:val="00230CC4"/>
    <w:rsid w:val="0023266C"/>
    <w:rsid w:val="0023277B"/>
    <w:rsid w:val="002328F9"/>
    <w:rsid w:val="00232D8F"/>
    <w:rsid w:val="00233126"/>
    <w:rsid w:val="00233523"/>
    <w:rsid w:val="00233BAC"/>
    <w:rsid w:val="00234329"/>
    <w:rsid w:val="00234842"/>
    <w:rsid w:val="00234FAE"/>
    <w:rsid w:val="002351E2"/>
    <w:rsid w:val="00235E43"/>
    <w:rsid w:val="00236026"/>
    <w:rsid w:val="0023629C"/>
    <w:rsid w:val="00236934"/>
    <w:rsid w:val="002369FD"/>
    <w:rsid w:val="00236A48"/>
    <w:rsid w:val="00236AB5"/>
    <w:rsid w:val="00236FD7"/>
    <w:rsid w:val="00237345"/>
    <w:rsid w:val="002379F4"/>
    <w:rsid w:val="0024013E"/>
    <w:rsid w:val="0024044C"/>
    <w:rsid w:val="00240674"/>
    <w:rsid w:val="00240877"/>
    <w:rsid w:val="00240B76"/>
    <w:rsid w:val="002420FF"/>
    <w:rsid w:val="00242118"/>
    <w:rsid w:val="0024216B"/>
    <w:rsid w:val="0024272C"/>
    <w:rsid w:val="00242D69"/>
    <w:rsid w:val="0024316B"/>
    <w:rsid w:val="0024351E"/>
    <w:rsid w:val="00243A1C"/>
    <w:rsid w:val="00243D42"/>
    <w:rsid w:val="0024418A"/>
    <w:rsid w:val="002441B6"/>
    <w:rsid w:val="0024427C"/>
    <w:rsid w:val="00244B07"/>
    <w:rsid w:val="00244EF5"/>
    <w:rsid w:val="00245367"/>
    <w:rsid w:val="00245C2A"/>
    <w:rsid w:val="00245F07"/>
    <w:rsid w:val="00246571"/>
    <w:rsid w:val="00246740"/>
    <w:rsid w:val="00246AD9"/>
    <w:rsid w:val="00246B12"/>
    <w:rsid w:val="00246CF4"/>
    <w:rsid w:val="00246DC6"/>
    <w:rsid w:val="002471AA"/>
    <w:rsid w:val="00247B2F"/>
    <w:rsid w:val="00250030"/>
    <w:rsid w:val="002505E5"/>
    <w:rsid w:val="00250D96"/>
    <w:rsid w:val="002516BC"/>
    <w:rsid w:val="00251D14"/>
    <w:rsid w:val="002521EF"/>
    <w:rsid w:val="00252415"/>
    <w:rsid w:val="00252633"/>
    <w:rsid w:val="00252C62"/>
    <w:rsid w:val="002538D2"/>
    <w:rsid w:val="002538E7"/>
    <w:rsid w:val="002541F0"/>
    <w:rsid w:val="00254C33"/>
    <w:rsid w:val="00254D8E"/>
    <w:rsid w:val="002555D2"/>
    <w:rsid w:val="00255869"/>
    <w:rsid w:val="002566C4"/>
    <w:rsid w:val="002566C9"/>
    <w:rsid w:val="002600FF"/>
    <w:rsid w:val="0026149F"/>
    <w:rsid w:val="002614D0"/>
    <w:rsid w:val="0026163F"/>
    <w:rsid w:val="00261947"/>
    <w:rsid w:val="00262240"/>
    <w:rsid w:val="00262F95"/>
    <w:rsid w:val="0026335F"/>
    <w:rsid w:val="00263EC1"/>
    <w:rsid w:val="00264B40"/>
    <w:rsid w:val="0026544F"/>
    <w:rsid w:val="00265569"/>
    <w:rsid w:val="002656FE"/>
    <w:rsid w:val="00265EEF"/>
    <w:rsid w:val="00266C5C"/>
    <w:rsid w:val="002676D5"/>
    <w:rsid w:val="00267B97"/>
    <w:rsid w:val="00267C5F"/>
    <w:rsid w:val="002701E7"/>
    <w:rsid w:val="002707CA"/>
    <w:rsid w:val="002711DC"/>
    <w:rsid w:val="002715CC"/>
    <w:rsid w:val="002717E5"/>
    <w:rsid w:val="00271C1E"/>
    <w:rsid w:val="00271F89"/>
    <w:rsid w:val="00272001"/>
    <w:rsid w:val="002721E1"/>
    <w:rsid w:val="0027239F"/>
    <w:rsid w:val="002724C1"/>
    <w:rsid w:val="002725FA"/>
    <w:rsid w:val="00273870"/>
    <w:rsid w:val="002740FF"/>
    <w:rsid w:val="00274178"/>
    <w:rsid w:val="002741A2"/>
    <w:rsid w:val="0027456F"/>
    <w:rsid w:val="00274681"/>
    <w:rsid w:val="00274AA8"/>
    <w:rsid w:val="002752D5"/>
    <w:rsid w:val="002756F3"/>
    <w:rsid w:val="00275B1B"/>
    <w:rsid w:val="00275F15"/>
    <w:rsid w:val="002761E2"/>
    <w:rsid w:val="00276359"/>
    <w:rsid w:val="002763F8"/>
    <w:rsid w:val="00276431"/>
    <w:rsid w:val="002764F2"/>
    <w:rsid w:val="0027755C"/>
    <w:rsid w:val="0027761F"/>
    <w:rsid w:val="0027798F"/>
    <w:rsid w:val="0028002B"/>
    <w:rsid w:val="00280282"/>
    <w:rsid w:val="002806C1"/>
    <w:rsid w:val="00280A09"/>
    <w:rsid w:val="00280D25"/>
    <w:rsid w:val="00280F91"/>
    <w:rsid w:val="00280FDF"/>
    <w:rsid w:val="00281DCF"/>
    <w:rsid w:val="0028239C"/>
    <w:rsid w:val="00282A0A"/>
    <w:rsid w:val="00282B6D"/>
    <w:rsid w:val="0028390D"/>
    <w:rsid w:val="002841B3"/>
    <w:rsid w:val="002841D8"/>
    <w:rsid w:val="00285475"/>
    <w:rsid w:val="002864C6"/>
    <w:rsid w:val="00286CF5"/>
    <w:rsid w:val="002872E0"/>
    <w:rsid w:val="00287342"/>
    <w:rsid w:val="00287781"/>
    <w:rsid w:val="002877DD"/>
    <w:rsid w:val="00287EA7"/>
    <w:rsid w:val="00287F70"/>
    <w:rsid w:val="00290327"/>
    <w:rsid w:val="002913CD"/>
    <w:rsid w:val="00291406"/>
    <w:rsid w:val="00291B92"/>
    <w:rsid w:val="00291ECB"/>
    <w:rsid w:val="00291FED"/>
    <w:rsid w:val="00293A36"/>
    <w:rsid w:val="00293C18"/>
    <w:rsid w:val="00293E00"/>
    <w:rsid w:val="002941F9"/>
    <w:rsid w:val="00294307"/>
    <w:rsid w:val="0029443C"/>
    <w:rsid w:val="002950FB"/>
    <w:rsid w:val="002966B7"/>
    <w:rsid w:val="00296CCA"/>
    <w:rsid w:val="00296D1E"/>
    <w:rsid w:val="00297643"/>
    <w:rsid w:val="00297869"/>
    <w:rsid w:val="00297C70"/>
    <w:rsid w:val="00297F0E"/>
    <w:rsid w:val="002A0295"/>
    <w:rsid w:val="002A1EB3"/>
    <w:rsid w:val="002A3475"/>
    <w:rsid w:val="002A3812"/>
    <w:rsid w:val="002A3866"/>
    <w:rsid w:val="002A3D8F"/>
    <w:rsid w:val="002A3D91"/>
    <w:rsid w:val="002A44EF"/>
    <w:rsid w:val="002A4BA1"/>
    <w:rsid w:val="002A51BC"/>
    <w:rsid w:val="002A5387"/>
    <w:rsid w:val="002A53A1"/>
    <w:rsid w:val="002A5517"/>
    <w:rsid w:val="002A557D"/>
    <w:rsid w:val="002A5643"/>
    <w:rsid w:val="002A5AC2"/>
    <w:rsid w:val="002A5B52"/>
    <w:rsid w:val="002A5CF4"/>
    <w:rsid w:val="002A6332"/>
    <w:rsid w:val="002A641B"/>
    <w:rsid w:val="002A660E"/>
    <w:rsid w:val="002A68A9"/>
    <w:rsid w:val="002A6CE2"/>
    <w:rsid w:val="002A776F"/>
    <w:rsid w:val="002A7E55"/>
    <w:rsid w:val="002B075A"/>
    <w:rsid w:val="002B0B48"/>
    <w:rsid w:val="002B0B86"/>
    <w:rsid w:val="002B0F43"/>
    <w:rsid w:val="002B126F"/>
    <w:rsid w:val="002B2056"/>
    <w:rsid w:val="002B2369"/>
    <w:rsid w:val="002B2408"/>
    <w:rsid w:val="002B2DE8"/>
    <w:rsid w:val="002B2F3A"/>
    <w:rsid w:val="002B32E0"/>
    <w:rsid w:val="002B3312"/>
    <w:rsid w:val="002B3640"/>
    <w:rsid w:val="002B36C6"/>
    <w:rsid w:val="002B36F9"/>
    <w:rsid w:val="002B3C97"/>
    <w:rsid w:val="002B42DD"/>
    <w:rsid w:val="002B4482"/>
    <w:rsid w:val="002B4988"/>
    <w:rsid w:val="002B4B1D"/>
    <w:rsid w:val="002B555A"/>
    <w:rsid w:val="002B5666"/>
    <w:rsid w:val="002B57D0"/>
    <w:rsid w:val="002B5CCD"/>
    <w:rsid w:val="002B68C8"/>
    <w:rsid w:val="002B6A9B"/>
    <w:rsid w:val="002B6DE0"/>
    <w:rsid w:val="002B6FB1"/>
    <w:rsid w:val="002B7379"/>
    <w:rsid w:val="002B7644"/>
    <w:rsid w:val="002B7A3A"/>
    <w:rsid w:val="002B7CEC"/>
    <w:rsid w:val="002B7E84"/>
    <w:rsid w:val="002B7EE3"/>
    <w:rsid w:val="002C0812"/>
    <w:rsid w:val="002C0E26"/>
    <w:rsid w:val="002C17D0"/>
    <w:rsid w:val="002C18B2"/>
    <w:rsid w:val="002C1B55"/>
    <w:rsid w:val="002C2062"/>
    <w:rsid w:val="002C243B"/>
    <w:rsid w:val="002C29B2"/>
    <w:rsid w:val="002C37AA"/>
    <w:rsid w:val="002C3A40"/>
    <w:rsid w:val="002C3C87"/>
    <w:rsid w:val="002C3EF4"/>
    <w:rsid w:val="002C4AFD"/>
    <w:rsid w:val="002C51D9"/>
    <w:rsid w:val="002C61B7"/>
    <w:rsid w:val="002C642D"/>
    <w:rsid w:val="002C6811"/>
    <w:rsid w:val="002C68CA"/>
    <w:rsid w:val="002C6EFB"/>
    <w:rsid w:val="002C6F40"/>
    <w:rsid w:val="002C7147"/>
    <w:rsid w:val="002C7451"/>
    <w:rsid w:val="002C758D"/>
    <w:rsid w:val="002C7676"/>
    <w:rsid w:val="002C7769"/>
    <w:rsid w:val="002C7C15"/>
    <w:rsid w:val="002D0670"/>
    <w:rsid w:val="002D1541"/>
    <w:rsid w:val="002D15C4"/>
    <w:rsid w:val="002D1BC2"/>
    <w:rsid w:val="002D1C56"/>
    <w:rsid w:val="002D1D41"/>
    <w:rsid w:val="002D1EDC"/>
    <w:rsid w:val="002D2079"/>
    <w:rsid w:val="002D2343"/>
    <w:rsid w:val="002D28D7"/>
    <w:rsid w:val="002D3393"/>
    <w:rsid w:val="002D37A3"/>
    <w:rsid w:val="002D3A85"/>
    <w:rsid w:val="002D3F05"/>
    <w:rsid w:val="002D44D3"/>
    <w:rsid w:val="002D492E"/>
    <w:rsid w:val="002D4DCD"/>
    <w:rsid w:val="002D52A9"/>
    <w:rsid w:val="002D5B67"/>
    <w:rsid w:val="002D5BED"/>
    <w:rsid w:val="002D6071"/>
    <w:rsid w:val="002D65C9"/>
    <w:rsid w:val="002D6B06"/>
    <w:rsid w:val="002D7222"/>
    <w:rsid w:val="002D787D"/>
    <w:rsid w:val="002D7938"/>
    <w:rsid w:val="002E0079"/>
    <w:rsid w:val="002E00E2"/>
    <w:rsid w:val="002E0388"/>
    <w:rsid w:val="002E0BCB"/>
    <w:rsid w:val="002E0C4D"/>
    <w:rsid w:val="002E0D7D"/>
    <w:rsid w:val="002E1A6E"/>
    <w:rsid w:val="002E1C18"/>
    <w:rsid w:val="002E1F68"/>
    <w:rsid w:val="002E22F2"/>
    <w:rsid w:val="002E2B84"/>
    <w:rsid w:val="002E310D"/>
    <w:rsid w:val="002E3FD2"/>
    <w:rsid w:val="002E43E6"/>
    <w:rsid w:val="002E457B"/>
    <w:rsid w:val="002E485E"/>
    <w:rsid w:val="002E4A9C"/>
    <w:rsid w:val="002E4C47"/>
    <w:rsid w:val="002E4C75"/>
    <w:rsid w:val="002E4D7B"/>
    <w:rsid w:val="002E57DC"/>
    <w:rsid w:val="002E5B77"/>
    <w:rsid w:val="002E6ACC"/>
    <w:rsid w:val="002E7001"/>
    <w:rsid w:val="002E74B2"/>
    <w:rsid w:val="002F010A"/>
    <w:rsid w:val="002F0583"/>
    <w:rsid w:val="002F0D84"/>
    <w:rsid w:val="002F1856"/>
    <w:rsid w:val="002F1CE3"/>
    <w:rsid w:val="002F21FA"/>
    <w:rsid w:val="002F2562"/>
    <w:rsid w:val="002F28B8"/>
    <w:rsid w:val="002F29F3"/>
    <w:rsid w:val="002F2B4F"/>
    <w:rsid w:val="002F2DB2"/>
    <w:rsid w:val="002F3CDC"/>
    <w:rsid w:val="002F4393"/>
    <w:rsid w:val="002F5197"/>
    <w:rsid w:val="002F5C38"/>
    <w:rsid w:val="002F5CC4"/>
    <w:rsid w:val="002F5D48"/>
    <w:rsid w:val="002F6B21"/>
    <w:rsid w:val="002F6CD7"/>
    <w:rsid w:val="002F7B8D"/>
    <w:rsid w:val="002F7E71"/>
    <w:rsid w:val="002F7EA1"/>
    <w:rsid w:val="002F7F4F"/>
    <w:rsid w:val="0030004B"/>
    <w:rsid w:val="003006E6"/>
    <w:rsid w:val="003007F9"/>
    <w:rsid w:val="00300C86"/>
    <w:rsid w:val="00301449"/>
    <w:rsid w:val="00301A57"/>
    <w:rsid w:val="003022BB"/>
    <w:rsid w:val="003022EC"/>
    <w:rsid w:val="00302485"/>
    <w:rsid w:val="00302ED4"/>
    <w:rsid w:val="003031E8"/>
    <w:rsid w:val="0030331B"/>
    <w:rsid w:val="0030389C"/>
    <w:rsid w:val="003038A7"/>
    <w:rsid w:val="00304ED7"/>
    <w:rsid w:val="00305BBA"/>
    <w:rsid w:val="003060D2"/>
    <w:rsid w:val="00306ACB"/>
    <w:rsid w:val="00307E6D"/>
    <w:rsid w:val="003100F3"/>
    <w:rsid w:val="003104E2"/>
    <w:rsid w:val="00310E16"/>
    <w:rsid w:val="00310F5B"/>
    <w:rsid w:val="00311F13"/>
    <w:rsid w:val="00312359"/>
    <w:rsid w:val="0031298B"/>
    <w:rsid w:val="00312B91"/>
    <w:rsid w:val="00312EA0"/>
    <w:rsid w:val="00312FC0"/>
    <w:rsid w:val="00313DCC"/>
    <w:rsid w:val="00314542"/>
    <w:rsid w:val="0031465A"/>
    <w:rsid w:val="00314789"/>
    <w:rsid w:val="00314D77"/>
    <w:rsid w:val="00315093"/>
    <w:rsid w:val="00315529"/>
    <w:rsid w:val="0031603D"/>
    <w:rsid w:val="00316259"/>
    <w:rsid w:val="0031625C"/>
    <w:rsid w:val="00317074"/>
    <w:rsid w:val="003174D5"/>
    <w:rsid w:val="00317534"/>
    <w:rsid w:val="003178A2"/>
    <w:rsid w:val="00317EBF"/>
    <w:rsid w:val="00320561"/>
    <w:rsid w:val="0032057E"/>
    <w:rsid w:val="003212E0"/>
    <w:rsid w:val="003215F8"/>
    <w:rsid w:val="003218C3"/>
    <w:rsid w:val="00321DAC"/>
    <w:rsid w:val="0032228A"/>
    <w:rsid w:val="003227D2"/>
    <w:rsid w:val="0032281C"/>
    <w:rsid w:val="00322917"/>
    <w:rsid w:val="00322D86"/>
    <w:rsid w:val="0032305D"/>
    <w:rsid w:val="0032312F"/>
    <w:rsid w:val="0032342B"/>
    <w:rsid w:val="003236ED"/>
    <w:rsid w:val="00323B45"/>
    <w:rsid w:val="003244A7"/>
    <w:rsid w:val="0032454C"/>
    <w:rsid w:val="00324B46"/>
    <w:rsid w:val="003251E6"/>
    <w:rsid w:val="00325C78"/>
    <w:rsid w:val="00326975"/>
    <w:rsid w:val="00326F48"/>
    <w:rsid w:val="00327913"/>
    <w:rsid w:val="00327B2D"/>
    <w:rsid w:val="00330796"/>
    <w:rsid w:val="003316F7"/>
    <w:rsid w:val="00331CCD"/>
    <w:rsid w:val="00331FAC"/>
    <w:rsid w:val="0033206B"/>
    <w:rsid w:val="00332F40"/>
    <w:rsid w:val="0033318E"/>
    <w:rsid w:val="00335033"/>
    <w:rsid w:val="003354D0"/>
    <w:rsid w:val="00335512"/>
    <w:rsid w:val="00335750"/>
    <w:rsid w:val="003359C9"/>
    <w:rsid w:val="003365BB"/>
    <w:rsid w:val="0033664E"/>
    <w:rsid w:val="003371D1"/>
    <w:rsid w:val="00337E21"/>
    <w:rsid w:val="003405AD"/>
    <w:rsid w:val="00340AAF"/>
    <w:rsid w:val="00340AC4"/>
    <w:rsid w:val="00340B4B"/>
    <w:rsid w:val="00340BF4"/>
    <w:rsid w:val="00340CDD"/>
    <w:rsid w:val="003410A5"/>
    <w:rsid w:val="003412CF"/>
    <w:rsid w:val="003416B6"/>
    <w:rsid w:val="003419CB"/>
    <w:rsid w:val="00341C38"/>
    <w:rsid w:val="0034244F"/>
    <w:rsid w:val="00342DB7"/>
    <w:rsid w:val="00343023"/>
    <w:rsid w:val="00343D7A"/>
    <w:rsid w:val="0034480A"/>
    <w:rsid w:val="00345862"/>
    <w:rsid w:val="00345FA2"/>
    <w:rsid w:val="0034635B"/>
    <w:rsid w:val="00346433"/>
    <w:rsid w:val="00346F07"/>
    <w:rsid w:val="0034723C"/>
    <w:rsid w:val="003475CB"/>
    <w:rsid w:val="003508FE"/>
    <w:rsid w:val="00350E93"/>
    <w:rsid w:val="0035106A"/>
    <w:rsid w:val="00351A85"/>
    <w:rsid w:val="0035252A"/>
    <w:rsid w:val="003529C6"/>
    <w:rsid w:val="00352A48"/>
    <w:rsid w:val="00353004"/>
    <w:rsid w:val="003540D8"/>
    <w:rsid w:val="00354BD2"/>
    <w:rsid w:val="00355462"/>
    <w:rsid w:val="00355F3D"/>
    <w:rsid w:val="0035605C"/>
    <w:rsid w:val="0035643F"/>
    <w:rsid w:val="00356A70"/>
    <w:rsid w:val="00356A73"/>
    <w:rsid w:val="003573ED"/>
    <w:rsid w:val="00360ED7"/>
    <w:rsid w:val="00361376"/>
    <w:rsid w:val="003614AD"/>
    <w:rsid w:val="00361D9D"/>
    <w:rsid w:val="00361DF9"/>
    <w:rsid w:val="00362386"/>
    <w:rsid w:val="00362933"/>
    <w:rsid w:val="00363234"/>
    <w:rsid w:val="00363425"/>
    <w:rsid w:val="0036436D"/>
    <w:rsid w:val="00364913"/>
    <w:rsid w:val="00364F52"/>
    <w:rsid w:val="00364F5C"/>
    <w:rsid w:val="00365325"/>
    <w:rsid w:val="0036537A"/>
    <w:rsid w:val="003656CC"/>
    <w:rsid w:val="00366D73"/>
    <w:rsid w:val="0036710E"/>
    <w:rsid w:val="00367255"/>
    <w:rsid w:val="0037022B"/>
    <w:rsid w:val="00370567"/>
    <w:rsid w:val="003709FB"/>
    <w:rsid w:val="00370AFB"/>
    <w:rsid w:val="00370CB9"/>
    <w:rsid w:val="00371275"/>
    <w:rsid w:val="00371437"/>
    <w:rsid w:val="0037160B"/>
    <w:rsid w:val="0037187D"/>
    <w:rsid w:val="00371F13"/>
    <w:rsid w:val="003726AA"/>
    <w:rsid w:val="003726C5"/>
    <w:rsid w:val="0037272F"/>
    <w:rsid w:val="003732A6"/>
    <w:rsid w:val="0037368B"/>
    <w:rsid w:val="00374057"/>
    <w:rsid w:val="0037483C"/>
    <w:rsid w:val="00374AC5"/>
    <w:rsid w:val="003751D1"/>
    <w:rsid w:val="003759B2"/>
    <w:rsid w:val="00375AE3"/>
    <w:rsid w:val="00375E19"/>
    <w:rsid w:val="00375EAC"/>
    <w:rsid w:val="003764CA"/>
    <w:rsid w:val="00376682"/>
    <w:rsid w:val="003768C7"/>
    <w:rsid w:val="003769F5"/>
    <w:rsid w:val="00380448"/>
    <w:rsid w:val="003804F4"/>
    <w:rsid w:val="0038069E"/>
    <w:rsid w:val="00380E4A"/>
    <w:rsid w:val="00380E9D"/>
    <w:rsid w:val="00380F81"/>
    <w:rsid w:val="00381386"/>
    <w:rsid w:val="003815ED"/>
    <w:rsid w:val="00381835"/>
    <w:rsid w:val="00381A56"/>
    <w:rsid w:val="00381A69"/>
    <w:rsid w:val="00381AE8"/>
    <w:rsid w:val="00381DF7"/>
    <w:rsid w:val="003820A3"/>
    <w:rsid w:val="003820B2"/>
    <w:rsid w:val="0038213E"/>
    <w:rsid w:val="003826BC"/>
    <w:rsid w:val="003827FC"/>
    <w:rsid w:val="00382C92"/>
    <w:rsid w:val="00382FE5"/>
    <w:rsid w:val="00382FE7"/>
    <w:rsid w:val="003830F4"/>
    <w:rsid w:val="0038313B"/>
    <w:rsid w:val="00383A45"/>
    <w:rsid w:val="00383CED"/>
    <w:rsid w:val="00383E7E"/>
    <w:rsid w:val="003858A1"/>
    <w:rsid w:val="0038597F"/>
    <w:rsid w:val="00385D12"/>
    <w:rsid w:val="00385D56"/>
    <w:rsid w:val="003863E8"/>
    <w:rsid w:val="0038643E"/>
    <w:rsid w:val="00386A95"/>
    <w:rsid w:val="003874CD"/>
    <w:rsid w:val="00387BF8"/>
    <w:rsid w:val="00387E48"/>
    <w:rsid w:val="00390884"/>
    <w:rsid w:val="00390905"/>
    <w:rsid w:val="00390E56"/>
    <w:rsid w:val="00391178"/>
    <w:rsid w:val="00391242"/>
    <w:rsid w:val="0039151F"/>
    <w:rsid w:val="003917A1"/>
    <w:rsid w:val="0039204A"/>
    <w:rsid w:val="003943C4"/>
    <w:rsid w:val="003947EE"/>
    <w:rsid w:val="00395163"/>
    <w:rsid w:val="0039533C"/>
    <w:rsid w:val="0039546B"/>
    <w:rsid w:val="003958FC"/>
    <w:rsid w:val="0039602A"/>
    <w:rsid w:val="003961BB"/>
    <w:rsid w:val="003972C5"/>
    <w:rsid w:val="00397BC0"/>
    <w:rsid w:val="00397CAD"/>
    <w:rsid w:val="00397E5F"/>
    <w:rsid w:val="00397FBD"/>
    <w:rsid w:val="003A017F"/>
    <w:rsid w:val="003A03F1"/>
    <w:rsid w:val="003A04FF"/>
    <w:rsid w:val="003A0E7C"/>
    <w:rsid w:val="003A12FF"/>
    <w:rsid w:val="003A1C0C"/>
    <w:rsid w:val="003A1EEB"/>
    <w:rsid w:val="003A2882"/>
    <w:rsid w:val="003A30E2"/>
    <w:rsid w:val="003A39CC"/>
    <w:rsid w:val="003A39ED"/>
    <w:rsid w:val="003A39F5"/>
    <w:rsid w:val="003A44BB"/>
    <w:rsid w:val="003A5188"/>
    <w:rsid w:val="003A5608"/>
    <w:rsid w:val="003A5A50"/>
    <w:rsid w:val="003A5D2D"/>
    <w:rsid w:val="003A5FF0"/>
    <w:rsid w:val="003A6694"/>
    <w:rsid w:val="003A6CB6"/>
    <w:rsid w:val="003A6E94"/>
    <w:rsid w:val="003A7AB5"/>
    <w:rsid w:val="003A7C57"/>
    <w:rsid w:val="003B0288"/>
    <w:rsid w:val="003B0572"/>
    <w:rsid w:val="003B0727"/>
    <w:rsid w:val="003B0A78"/>
    <w:rsid w:val="003B0CAC"/>
    <w:rsid w:val="003B0D0D"/>
    <w:rsid w:val="003B1257"/>
    <w:rsid w:val="003B1A2B"/>
    <w:rsid w:val="003B1F27"/>
    <w:rsid w:val="003B2756"/>
    <w:rsid w:val="003B2DC6"/>
    <w:rsid w:val="003B2FAF"/>
    <w:rsid w:val="003B3256"/>
    <w:rsid w:val="003B3CC9"/>
    <w:rsid w:val="003B3E89"/>
    <w:rsid w:val="003B4098"/>
    <w:rsid w:val="003B4A9B"/>
    <w:rsid w:val="003B4EA4"/>
    <w:rsid w:val="003B5D66"/>
    <w:rsid w:val="003B68DC"/>
    <w:rsid w:val="003B6F08"/>
    <w:rsid w:val="003B72C9"/>
    <w:rsid w:val="003B72D6"/>
    <w:rsid w:val="003B75F9"/>
    <w:rsid w:val="003C0C76"/>
    <w:rsid w:val="003C10C2"/>
    <w:rsid w:val="003C161D"/>
    <w:rsid w:val="003C267F"/>
    <w:rsid w:val="003C3B3F"/>
    <w:rsid w:val="003C3B63"/>
    <w:rsid w:val="003C43EE"/>
    <w:rsid w:val="003C4823"/>
    <w:rsid w:val="003C4E94"/>
    <w:rsid w:val="003C5126"/>
    <w:rsid w:val="003C5736"/>
    <w:rsid w:val="003C5F8F"/>
    <w:rsid w:val="003C6538"/>
    <w:rsid w:val="003C6782"/>
    <w:rsid w:val="003C6A36"/>
    <w:rsid w:val="003C7098"/>
    <w:rsid w:val="003D034F"/>
    <w:rsid w:val="003D0AAB"/>
    <w:rsid w:val="003D0BC1"/>
    <w:rsid w:val="003D0E76"/>
    <w:rsid w:val="003D0FF9"/>
    <w:rsid w:val="003D12EB"/>
    <w:rsid w:val="003D1357"/>
    <w:rsid w:val="003D19D9"/>
    <w:rsid w:val="003D3099"/>
    <w:rsid w:val="003D3D47"/>
    <w:rsid w:val="003D437E"/>
    <w:rsid w:val="003D4834"/>
    <w:rsid w:val="003D4F99"/>
    <w:rsid w:val="003D52F0"/>
    <w:rsid w:val="003D5BDA"/>
    <w:rsid w:val="003D61FF"/>
    <w:rsid w:val="003D622F"/>
    <w:rsid w:val="003D641F"/>
    <w:rsid w:val="003D674B"/>
    <w:rsid w:val="003D7428"/>
    <w:rsid w:val="003D7F5B"/>
    <w:rsid w:val="003E06D9"/>
    <w:rsid w:val="003E1143"/>
    <w:rsid w:val="003E169F"/>
    <w:rsid w:val="003E1866"/>
    <w:rsid w:val="003E1C95"/>
    <w:rsid w:val="003E1D69"/>
    <w:rsid w:val="003E1E46"/>
    <w:rsid w:val="003E1FC2"/>
    <w:rsid w:val="003E229D"/>
    <w:rsid w:val="003E23EC"/>
    <w:rsid w:val="003E245F"/>
    <w:rsid w:val="003E2A94"/>
    <w:rsid w:val="003E303B"/>
    <w:rsid w:val="003E30ED"/>
    <w:rsid w:val="003E34DA"/>
    <w:rsid w:val="003E34EA"/>
    <w:rsid w:val="003E376E"/>
    <w:rsid w:val="003E3780"/>
    <w:rsid w:val="003E477C"/>
    <w:rsid w:val="003E4965"/>
    <w:rsid w:val="003E4F71"/>
    <w:rsid w:val="003E53C3"/>
    <w:rsid w:val="003E5448"/>
    <w:rsid w:val="003E5A3A"/>
    <w:rsid w:val="003E70C5"/>
    <w:rsid w:val="003E7B79"/>
    <w:rsid w:val="003F05DA"/>
    <w:rsid w:val="003F0968"/>
    <w:rsid w:val="003F0B2C"/>
    <w:rsid w:val="003F1672"/>
    <w:rsid w:val="003F17D3"/>
    <w:rsid w:val="003F1AEE"/>
    <w:rsid w:val="003F1FAC"/>
    <w:rsid w:val="003F2DB2"/>
    <w:rsid w:val="003F2EC4"/>
    <w:rsid w:val="004007D8"/>
    <w:rsid w:val="004008CA"/>
    <w:rsid w:val="00400DA5"/>
    <w:rsid w:val="00400DF1"/>
    <w:rsid w:val="0040104B"/>
    <w:rsid w:val="004014BF"/>
    <w:rsid w:val="004014E1"/>
    <w:rsid w:val="00401F57"/>
    <w:rsid w:val="004027C6"/>
    <w:rsid w:val="004027FE"/>
    <w:rsid w:val="00402C77"/>
    <w:rsid w:val="00403288"/>
    <w:rsid w:val="0040334D"/>
    <w:rsid w:val="0040352F"/>
    <w:rsid w:val="00403A90"/>
    <w:rsid w:val="00404080"/>
    <w:rsid w:val="0040409D"/>
    <w:rsid w:val="0040493B"/>
    <w:rsid w:val="00404AE0"/>
    <w:rsid w:val="00405005"/>
    <w:rsid w:val="00405699"/>
    <w:rsid w:val="004059D3"/>
    <w:rsid w:val="00405ADE"/>
    <w:rsid w:val="00405F99"/>
    <w:rsid w:val="0040627A"/>
    <w:rsid w:val="00406378"/>
    <w:rsid w:val="004063F2"/>
    <w:rsid w:val="0040647E"/>
    <w:rsid w:val="00406654"/>
    <w:rsid w:val="0040671A"/>
    <w:rsid w:val="00406CF1"/>
    <w:rsid w:val="0040736B"/>
    <w:rsid w:val="0041046D"/>
    <w:rsid w:val="00410B16"/>
    <w:rsid w:val="00410B88"/>
    <w:rsid w:val="0041173E"/>
    <w:rsid w:val="004119E1"/>
    <w:rsid w:val="00411A18"/>
    <w:rsid w:val="0041221A"/>
    <w:rsid w:val="00412973"/>
    <w:rsid w:val="00412C3D"/>
    <w:rsid w:val="004132CC"/>
    <w:rsid w:val="00413632"/>
    <w:rsid w:val="00413742"/>
    <w:rsid w:val="00413EFB"/>
    <w:rsid w:val="0041404C"/>
    <w:rsid w:val="00414ACB"/>
    <w:rsid w:val="00414DF6"/>
    <w:rsid w:val="0041532A"/>
    <w:rsid w:val="004153E2"/>
    <w:rsid w:val="00415683"/>
    <w:rsid w:val="00415838"/>
    <w:rsid w:val="00416575"/>
    <w:rsid w:val="00417AEA"/>
    <w:rsid w:val="00417FB5"/>
    <w:rsid w:val="00417FCA"/>
    <w:rsid w:val="0042018B"/>
    <w:rsid w:val="00420C37"/>
    <w:rsid w:val="004216E5"/>
    <w:rsid w:val="00421A4B"/>
    <w:rsid w:val="00421AFD"/>
    <w:rsid w:val="00422B7C"/>
    <w:rsid w:val="0042328A"/>
    <w:rsid w:val="0042332F"/>
    <w:rsid w:val="00424137"/>
    <w:rsid w:val="004243F1"/>
    <w:rsid w:val="00424849"/>
    <w:rsid w:val="004249FA"/>
    <w:rsid w:val="00425829"/>
    <w:rsid w:val="004259D2"/>
    <w:rsid w:val="004268BB"/>
    <w:rsid w:val="00427409"/>
    <w:rsid w:val="0042762F"/>
    <w:rsid w:val="00427C21"/>
    <w:rsid w:val="0043068A"/>
    <w:rsid w:val="00431E21"/>
    <w:rsid w:val="00431E9A"/>
    <w:rsid w:val="004323F8"/>
    <w:rsid w:val="0043248A"/>
    <w:rsid w:val="00432842"/>
    <w:rsid w:val="00433493"/>
    <w:rsid w:val="0043353D"/>
    <w:rsid w:val="004335A9"/>
    <w:rsid w:val="00433613"/>
    <w:rsid w:val="00433749"/>
    <w:rsid w:val="00433BCF"/>
    <w:rsid w:val="00434720"/>
    <w:rsid w:val="00435BB8"/>
    <w:rsid w:val="00435F91"/>
    <w:rsid w:val="00436758"/>
    <w:rsid w:val="004367F4"/>
    <w:rsid w:val="004374D7"/>
    <w:rsid w:val="004400EC"/>
    <w:rsid w:val="004402EA"/>
    <w:rsid w:val="00440B11"/>
    <w:rsid w:val="00440B89"/>
    <w:rsid w:val="00441015"/>
    <w:rsid w:val="00441460"/>
    <w:rsid w:val="004414ED"/>
    <w:rsid w:val="00441500"/>
    <w:rsid w:val="00441789"/>
    <w:rsid w:val="00441ADC"/>
    <w:rsid w:val="00441F4D"/>
    <w:rsid w:val="004421B3"/>
    <w:rsid w:val="004427EE"/>
    <w:rsid w:val="00442914"/>
    <w:rsid w:val="0044369B"/>
    <w:rsid w:val="004440B4"/>
    <w:rsid w:val="004443CF"/>
    <w:rsid w:val="0044450D"/>
    <w:rsid w:val="00444AC1"/>
    <w:rsid w:val="00444B3C"/>
    <w:rsid w:val="00444FD8"/>
    <w:rsid w:val="00445FD0"/>
    <w:rsid w:val="00446816"/>
    <w:rsid w:val="0044687F"/>
    <w:rsid w:val="00446986"/>
    <w:rsid w:val="00446AB6"/>
    <w:rsid w:val="00446FEF"/>
    <w:rsid w:val="004470F2"/>
    <w:rsid w:val="004473C2"/>
    <w:rsid w:val="00447415"/>
    <w:rsid w:val="0044795D"/>
    <w:rsid w:val="00447D0F"/>
    <w:rsid w:val="0045048C"/>
    <w:rsid w:val="00450A17"/>
    <w:rsid w:val="0045139F"/>
    <w:rsid w:val="00451820"/>
    <w:rsid w:val="0045252D"/>
    <w:rsid w:val="0045284B"/>
    <w:rsid w:val="004529A2"/>
    <w:rsid w:val="004529C1"/>
    <w:rsid w:val="00452C27"/>
    <w:rsid w:val="00452D0A"/>
    <w:rsid w:val="00454A1A"/>
    <w:rsid w:val="00454B34"/>
    <w:rsid w:val="00454C79"/>
    <w:rsid w:val="004558A5"/>
    <w:rsid w:val="004559F8"/>
    <w:rsid w:val="00455D9E"/>
    <w:rsid w:val="00455F61"/>
    <w:rsid w:val="00456352"/>
    <w:rsid w:val="004563C6"/>
    <w:rsid w:val="00456703"/>
    <w:rsid w:val="00456897"/>
    <w:rsid w:val="00457527"/>
    <w:rsid w:val="00457B1A"/>
    <w:rsid w:val="00460796"/>
    <w:rsid w:val="0046084E"/>
    <w:rsid w:val="004608FC"/>
    <w:rsid w:val="00460AE9"/>
    <w:rsid w:val="00460BD5"/>
    <w:rsid w:val="00460C21"/>
    <w:rsid w:val="004610E6"/>
    <w:rsid w:val="00461D08"/>
    <w:rsid w:val="004623B6"/>
    <w:rsid w:val="004623F3"/>
    <w:rsid w:val="0046264F"/>
    <w:rsid w:val="00462FFF"/>
    <w:rsid w:val="0046341B"/>
    <w:rsid w:val="00463955"/>
    <w:rsid w:val="00463B76"/>
    <w:rsid w:val="00464377"/>
    <w:rsid w:val="0046461B"/>
    <w:rsid w:val="00464F87"/>
    <w:rsid w:val="00465071"/>
    <w:rsid w:val="004650E4"/>
    <w:rsid w:val="004652A3"/>
    <w:rsid w:val="004655BE"/>
    <w:rsid w:val="004658EA"/>
    <w:rsid w:val="004665C8"/>
    <w:rsid w:val="00466D00"/>
    <w:rsid w:val="004672B0"/>
    <w:rsid w:val="00467738"/>
    <w:rsid w:val="00467D8B"/>
    <w:rsid w:val="0047000A"/>
    <w:rsid w:val="00470207"/>
    <w:rsid w:val="00470527"/>
    <w:rsid w:val="00470C48"/>
    <w:rsid w:val="00470F9B"/>
    <w:rsid w:val="004711C1"/>
    <w:rsid w:val="004716DF"/>
    <w:rsid w:val="00471CC7"/>
    <w:rsid w:val="00472023"/>
    <w:rsid w:val="00472E1E"/>
    <w:rsid w:val="00472ECC"/>
    <w:rsid w:val="004731A8"/>
    <w:rsid w:val="004738BB"/>
    <w:rsid w:val="00473C73"/>
    <w:rsid w:val="00473DD1"/>
    <w:rsid w:val="0047489A"/>
    <w:rsid w:val="00474953"/>
    <w:rsid w:val="0047520A"/>
    <w:rsid w:val="00475B35"/>
    <w:rsid w:val="00475F81"/>
    <w:rsid w:val="00476B75"/>
    <w:rsid w:val="004770B4"/>
    <w:rsid w:val="004776B2"/>
    <w:rsid w:val="004777F2"/>
    <w:rsid w:val="004779EC"/>
    <w:rsid w:val="00477AC9"/>
    <w:rsid w:val="00477C5E"/>
    <w:rsid w:val="00480B0A"/>
    <w:rsid w:val="0048133C"/>
    <w:rsid w:val="004822E6"/>
    <w:rsid w:val="0048310F"/>
    <w:rsid w:val="00483655"/>
    <w:rsid w:val="00483970"/>
    <w:rsid w:val="00483C08"/>
    <w:rsid w:val="00484176"/>
    <w:rsid w:val="0048464D"/>
    <w:rsid w:val="00484D91"/>
    <w:rsid w:val="004856B8"/>
    <w:rsid w:val="0048581F"/>
    <w:rsid w:val="00486830"/>
    <w:rsid w:val="00486A20"/>
    <w:rsid w:val="004872C0"/>
    <w:rsid w:val="0049081C"/>
    <w:rsid w:val="00490AC9"/>
    <w:rsid w:val="00490CAE"/>
    <w:rsid w:val="0049123F"/>
    <w:rsid w:val="00491908"/>
    <w:rsid w:val="00491BBB"/>
    <w:rsid w:val="00491ED4"/>
    <w:rsid w:val="004922BD"/>
    <w:rsid w:val="00492309"/>
    <w:rsid w:val="004924ED"/>
    <w:rsid w:val="00492559"/>
    <w:rsid w:val="004931B2"/>
    <w:rsid w:val="0049497B"/>
    <w:rsid w:val="0049505D"/>
    <w:rsid w:val="00495773"/>
    <w:rsid w:val="00495DC1"/>
    <w:rsid w:val="0049607A"/>
    <w:rsid w:val="004965C9"/>
    <w:rsid w:val="004969F2"/>
    <w:rsid w:val="00497B29"/>
    <w:rsid w:val="004A03D6"/>
    <w:rsid w:val="004A0723"/>
    <w:rsid w:val="004A145F"/>
    <w:rsid w:val="004A18F3"/>
    <w:rsid w:val="004A19BD"/>
    <w:rsid w:val="004A26E0"/>
    <w:rsid w:val="004A2ABE"/>
    <w:rsid w:val="004A2ED3"/>
    <w:rsid w:val="004A2F75"/>
    <w:rsid w:val="004A3286"/>
    <w:rsid w:val="004A32D7"/>
    <w:rsid w:val="004A33CE"/>
    <w:rsid w:val="004A3BBC"/>
    <w:rsid w:val="004A443B"/>
    <w:rsid w:val="004A5A8E"/>
    <w:rsid w:val="004A5EED"/>
    <w:rsid w:val="004A69C6"/>
    <w:rsid w:val="004A6DA6"/>
    <w:rsid w:val="004A73A6"/>
    <w:rsid w:val="004A7663"/>
    <w:rsid w:val="004A7729"/>
    <w:rsid w:val="004B0005"/>
    <w:rsid w:val="004B08F6"/>
    <w:rsid w:val="004B10F7"/>
    <w:rsid w:val="004B1C29"/>
    <w:rsid w:val="004B1D87"/>
    <w:rsid w:val="004B1E65"/>
    <w:rsid w:val="004B20DC"/>
    <w:rsid w:val="004B29C1"/>
    <w:rsid w:val="004B3176"/>
    <w:rsid w:val="004B4834"/>
    <w:rsid w:val="004B5014"/>
    <w:rsid w:val="004B52A8"/>
    <w:rsid w:val="004B555C"/>
    <w:rsid w:val="004B56DF"/>
    <w:rsid w:val="004B57AA"/>
    <w:rsid w:val="004B5800"/>
    <w:rsid w:val="004B5845"/>
    <w:rsid w:val="004B5A11"/>
    <w:rsid w:val="004B5AD8"/>
    <w:rsid w:val="004B5B6B"/>
    <w:rsid w:val="004B5C11"/>
    <w:rsid w:val="004B5D21"/>
    <w:rsid w:val="004B6109"/>
    <w:rsid w:val="004B6432"/>
    <w:rsid w:val="004B6609"/>
    <w:rsid w:val="004B6B63"/>
    <w:rsid w:val="004B72A9"/>
    <w:rsid w:val="004B7322"/>
    <w:rsid w:val="004B7D97"/>
    <w:rsid w:val="004C0238"/>
    <w:rsid w:val="004C070E"/>
    <w:rsid w:val="004C07B9"/>
    <w:rsid w:val="004C07DC"/>
    <w:rsid w:val="004C0DC1"/>
    <w:rsid w:val="004C1298"/>
    <w:rsid w:val="004C3AE5"/>
    <w:rsid w:val="004C432D"/>
    <w:rsid w:val="004C4667"/>
    <w:rsid w:val="004C5849"/>
    <w:rsid w:val="004C5BF8"/>
    <w:rsid w:val="004C60BD"/>
    <w:rsid w:val="004C6274"/>
    <w:rsid w:val="004C74B7"/>
    <w:rsid w:val="004C750C"/>
    <w:rsid w:val="004C787B"/>
    <w:rsid w:val="004C7D73"/>
    <w:rsid w:val="004D0149"/>
    <w:rsid w:val="004D0697"/>
    <w:rsid w:val="004D0DF5"/>
    <w:rsid w:val="004D16CE"/>
    <w:rsid w:val="004D2301"/>
    <w:rsid w:val="004D25A1"/>
    <w:rsid w:val="004D27B6"/>
    <w:rsid w:val="004D342B"/>
    <w:rsid w:val="004D3A5E"/>
    <w:rsid w:val="004D5154"/>
    <w:rsid w:val="004D62CA"/>
    <w:rsid w:val="004D7253"/>
    <w:rsid w:val="004D75AF"/>
    <w:rsid w:val="004D75C6"/>
    <w:rsid w:val="004D7B0B"/>
    <w:rsid w:val="004D7F67"/>
    <w:rsid w:val="004E0338"/>
    <w:rsid w:val="004E0441"/>
    <w:rsid w:val="004E143E"/>
    <w:rsid w:val="004E1744"/>
    <w:rsid w:val="004E1CDD"/>
    <w:rsid w:val="004E215F"/>
    <w:rsid w:val="004E2534"/>
    <w:rsid w:val="004E312C"/>
    <w:rsid w:val="004E35BB"/>
    <w:rsid w:val="004E3698"/>
    <w:rsid w:val="004E4AEE"/>
    <w:rsid w:val="004E4FFB"/>
    <w:rsid w:val="004E61D1"/>
    <w:rsid w:val="004E66C0"/>
    <w:rsid w:val="004E6889"/>
    <w:rsid w:val="004E68AD"/>
    <w:rsid w:val="004E7D00"/>
    <w:rsid w:val="004E7D0C"/>
    <w:rsid w:val="004F0275"/>
    <w:rsid w:val="004F1156"/>
    <w:rsid w:val="004F1445"/>
    <w:rsid w:val="004F1858"/>
    <w:rsid w:val="004F1CF4"/>
    <w:rsid w:val="004F2446"/>
    <w:rsid w:val="004F2FEB"/>
    <w:rsid w:val="004F331C"/>
    <w:rsid w:val="004F35F9"/>
    <w:rsid w:val="004F4354"/>
    <w:rsid w:val="004F4B39"/>
    <w:rsid w:val="004F5231"/>
    <w:rsid w:val="004F526A"/>
    <w:rsid w:val="004F5282"/>
    <w:rsid w:val="004F52B2"/>
    <w:rsid w:val="004F5C5B"/>
    <w:rsid w:val="004F5D0E"/>
    <w:rsid w:val="004F5D9A"/>
    <w:rsid w:val="004F5FB2"/>
    <w:rsid w:val="004F682D"/>
    <w:rsid w:val="004F6BE7"/>
    <w:rsid w:val="004F7039"/>
    <w:rsid w:val="004F7060"/>
    <w:rsid w:val="004F7301"/>
    <w:rsid w:val="004F794C"/>
    <w:rsid w:val="004F7EF9"/>
    <w:rsid w:val="0050091B"/>
    <w:rsid w:val="00500FE2"/>
    <w:rsid w:val="00501216"/>
    <w:rsid w:val="005016EC"/>
    <w:rsid w:val="00501EDE"/>
    <w:rsid w:val="005020EF"/>
    <w:rsid w:val="005024EA"/>
    <w:rsid w:val="005025D5"/>
    <w:rsid w:val="00502E45"/>
    <w:rsid w:val="0050302D"/>
    <w:rsid w:val="005031AC"/>
    <w:rsid w:val="005031FE"/>
    <w:rsid w:val="0050335C"/>
    <w:rsid w:val="00504E2C"/>
    <w:rsid w:val="00506179"/>
    <w:rsid w:val="00506268"/>
    <w:rsid w:val="00506C05"/>
    <w:rsid w:val="00506C44"/>
    <w:rsid w:val="00506C56"/>
    <w:rsid w:val="00507884"/>
    <w:rsid w:val="005078A6"/>
    <w:rsid w:val="00511874"/>
    <w:rsid w:val="00512107"/>
    <w:rsid w:val="00512129"/>
    <w:rsid w:val="0051240D"/>
    <w:rsid w:val="0051283A"/>
    <w:rsid w:val="0051385F"/>
    <w:rsid w:val="00513CD5"/>
    <w:rsid w:val="005141C0"/>
    <w:rsid w:val="0051421F"/>
    <w:rsid w:val="005142EE"/>
    <w:rsid w:val="005142F5"/>
    <w:rsid w:val="00514BB0"/>
    <w:rsid w:val="00514FC7"/>
    <w:rsid w:val="005155DA"/>
    <w:rsid w:val="00515AE7"/>
    <w:rsid w:val="00515F1A"/>
    <w:rsid w:val="00516603"/>
    <w:rsid w:val="005169E1"/>
    <w:rsid w:val="0052021D"/>
    <w:rsid w:val="00520514"/>
    <w:rsid w:val="005207EB"/>
    <w:rsid w:val="00520AA6"/>
    <w:rsid w:val="00520FC1"/>
    <w:rsid w:val="00522099"/>
    <w:rsid w:val="0052245A"/>
    <w:rsid w:val="0052264A"/>
    <w:rsid w:val="00523546"/>
    <w:rsid w:val="0052391E"/>
    <w:rsid w:val="00523B33"/>
    <w:rsid w:val="00523C9C"/>
    <w:rsid w:val="0052412E"/>
    <w:rsid w:val="005241ED"/>
    <w:rsid w:val="00524BEC"/>
    <w:rsid w:val="005262BE"/>
    <w:rsid w:val="0052673F"/>
    <w:rsid w:val="005271CD"/>
    <w:rsid w:val="005272C5"/>
    <w:rsid w:val="005273A6"/>
    <w:rsid w:val="005273EF"/>
    <w:rsid w:val="005276C0"/>
    <w:rsid w:val="0052786A"/>
    <w:rsid w:val="00527C4E"/>
    <w:rsid w:val="005301AA"/>
    <w:rsid w:val="00530292"/>
    <w:rsid w:val="005302C5"/>
    <w:rsid w:val="0053088E"/>
    <w:rsid w:val="00530C8E"/>
    <w:rsid w:val="005315E9"/>
    <w:rsid w:val="0053168B"/>
    <w:rsid w:val="0053207D"/>
    <w:rsid w:val="005320F0"/>
    <w:rsid w:val="00532167"/>
    <w:rsid w:val="0053228E"/>
    <w:rsid w:val="00532408"/>
    <w:rsid w:val="00532481"/>
    <w:rsid w:val="00532633"/>
    <w:rsid w:val="00532DD5"/>
    <w:rsid w:val="005333BB"/>
    <w:rsid w:val="005344A8"/>
    <w:rsid w:val="00534B53"/>
    <w:rsid w:val="00534CBD"/>
    <w:rsid w:val="00534D94"/>
    <w:rsid w:val="00535271"/>
    <w:rsid w:val="00535F8C"/>
    <w:rsid w:val="005360EA"/>
    <w:rsid w:val="0053637B"/>
    <w:rsid w:val="00536398"/>
    <w:rsid w:val="005367E0"/>
    <w:rsid w:val="0053695C"/>
    <w:rsid w:val="005378E3"/>
    <w:rsid w:val="005378EA"/>
    <w:rsid w:val="00537DED"/>
    <w:rsid w:val="0054009A"/>
    <w:rsid w:val="00541386"/>
    <w:rsid w:val="00541A84"/>
    <w:rsid w:val="00541F47"/>
    <w:rsid w:val="005425A5"/>
    <w:rsid w:val="0054313A"/>
    <w:rsid w:val="005435AC"/>
    <w:rsid w:val="00543B1B"/>
    <w:rsid w:val="00543D94"/>
    <w:rsid w:val="005444BA"/>
    <w:rsid w:val="00544722"/>
    <w:rsid w:val="00544A79"/>
    <w:rsid w:val="00544A9A"/>
    <w:rsid w:val="00544C6C"/>
    <w:rsid w:val="00544D87"/>
    <w:rsid w:val="00544F39"/>
    <w:rsid w:val="00545013"/>
    <w:rsid w:val="0054505D"/>
    <w:rsid w:val="00546869"/>
    <w:rsid w:val="00546943"/>
    <w:rsid w:val="00546B92"/>
    <w:rsid w:val="00547357"/>
    <w:rsid w:val="005501E8"/>
    <w:rsid w:val="005503F9"/>
    <w:rsid w:val="005505F0"/>
    <w:rsid w:val="00550956"/>
    <w:rsid w:val="0055109E"/>
    <w:rsid w:val="0055111A"/>
    <w:rsid w:val="005517E9"/>
    <w:rsid w:val="00551EAC"/>
    <w:rsid w:val="00551EF4"/>
    <w:rsid w:val="005522C3"/>
    <w:rsid w:val="00552D18"/>
    <w:rsid w:val="00552D1E"/>
    <w:rsid w:val="0055333B"/>
    <w:rsid w:val="00553696"/>
    <w:rsid w:val="00553F60"/>
    <w:rsid w:val="005541CD"/>
    <w:rsid w:val="00554BBC"/>
    <w:rsid w:val="00554C36"/>
    <w:rsid w:val="0055551A"/>
    <w:rsid w:val="00555667"/>
    <w:rsid w:val="005559D2"/>
    <w:rsid w:val="00555E73"/>
    <w:rsid w:val="00556800"/>
    <w:rsid w:val="005569D5"/>
    <w:rsid w:val="0055702D"/>
    <w:rsid w:val="0055746E"/>
    <w:rsid w:val="00557698"/>
    <w:rsid w:val="00557A83"/>
    <w:rsid w:val="00557B76"/>
    <w:rsid w:val="0056040D"/>
    <w:rsid w:val="005618BA"/>
    <w:rsid w:val="00561BBD"/>
    <w:rsid w:val="00561BC0"/>
    <w:rsid w:val="00561D0C"/>
    <w:rsid w:val="00562FB0"/>
    <w:rsid w:val="005631B0"/>
    <w:rsid w:val="00563E93"/>
    <w:rsid w:val="00564835"/>
    <w:rsid w:val="00564879"/>
    <w:rsid w:val="00564A06"/>
    <w:rsid w:val="00564CB3"/>
    <w:rsid w:val="00564F26"/>
    <w:rsid w:val="00565258"/>
    <w:rsid w:val="005652BF"/>
    <w:rsid w:val="005654B5"/>
    <w:rsid w:val="005654BF"/>
    <w:rsid w:val="00565782"/>
    <w:rsid w:val="00565A7B"/>
    <w:rsid w:val="00565CB3"/>
    <w:rsid w:val="00565F18"/>
    <w:rsid w:val="00566019"/>
    <w:rsid w:val="005662D3"/>
    <w:rsid w:val="0056705F"/>
    <w:rsid w:val="00567DF4"/>
    <w:rsid w:val="0057001F"/>
    <w:rsid w:val="00570582"/>
    <w:rsid w:val="005706BE"/>
    <w:rsid w:val="00570A0E"/>
    <w:rsid w:val="00571297"/>
    <w:rsid w:val="00571A21"/>
    <w:rsid w:val="00571B85"/>
    <w:rsid w:val="00571D68"/>
    <w:rsid w:val="00572377"/>
    <w:rsid w:val="00572964"/>
    <w:rsid w:val="0057297D"/>
    <w:rsid w:val="0057305C"/>
    <w:rsid w:val="00573207"/>
    <w:rsid w:val="005734F6"/>
    <w:rsid w:val="0057361A"/>
    <w:rsid w:val="00574AB6"/>
    <w:rsid w:val="005750F9"/>
    <w:rsid w:val="0057583B"/>
    <w:rsid w:val="005758C1"/>
    <w:rsid w:val="00575B09"/>
    <w:rsid w:val="00575B3A"/>
    <w:rsid w:val="00575D0A"/>
    <w:rsid w:val="00576253"/>
    <w:rsid w:val="0057628E"/>
    <w:rsid w:val="00576FD4"/>
    <w:rsid w:val="005775CE"/>
    <w:rsid w:val="00577865"/>
    <w:rsid w:val="005778D6"/>
    <w:rsid w:val="00577FE9"/>
    <w:rsid w:val="00580AF7"/>
    <w:rsid w:val="005811C8"/>
    <w:rsid w:val="0058164C"/>
    <w:rsid w:val="00581DE7"/>
    <w:rsid w:val="005827DC"/>
    <w:rsid w:val="00582939"/>
    <w:rsid w:val="005839ED"/>
    <w:rsid w:val="00583AF9"/>
    <w:rsid w:val="00583FF0"/>
    <w:rsid w:val="00584217"/>
    <w:rsid w:val="00584450"/>
    <w:rsid w:val="00585909"/>
    <w:rsid w:val="00585A0F"/>
    <w:rsid w:val="00585B43"/>
    <w:rsid w:val="0058641E"/>
    <w:rsid w:val="00586816"/>
    <w:rsid w:val="005868E5"/>
    <w:rsid w:val="00586A69"/>
    <w:rsid w:val="00586F13"/>
    <w:rsid w:val="005874EC"/>
    <w:rsid w:val="00587A8D"/>
    <w:rsid w:val="00587B0A"/>
    <w:rsid w:val="00590AEF"/>
    <w:rsid w:val="00590E38"/>
    <w:rsid w:val="00590EBD"/>
    <w:rsid w:val="00590F6F"/>
    <w:rsid w:val="00591812"/>
    <w:rsid w:val="00592446"/>
    <w:rsid w:val="00592CAA"/>
    <w:rsid w:val="00592D55"/>
    <w:rsid w:val="00593C91"/>
    <w:rsid w:val="00593DB8"/>
    <w:rsid w:val="00594005"/>
    <w:rsid w:val="005940AC"/>
    <w:rsid w:val="0059426E"/>
    <w:rsid w:val="00594430"/>
    <w:rsid w:val="005944B4"/>
    <w:rsid w:val="00594549"/>
    <w:rsid w:val="00594904"/>
    <w:rsid w:val="00594D8A"/>
    <w:rsid w:val="00595FF2"/>
    <w:rsid w:val="00596510"/>
    <w:rsid w:val="00597278"/>
    <w:rsid w:val="005A00C2"/>
    <w:rsid w:val="005A07EC"/>
    <w:rsid w:val="005A08B6"/>
    <w:rsid w:val="005A08C1"/>
    <w:rsid w:val="005A0A1B"/>
    <w:rsid w:val="005A0B86"/>
    <w:rsid w:val="005A0FF5"/>
    <w:rsid w:val="005A12BD"/>
    <w:rsid w:val="005A17C1"/>
    <w:rsid w:val="005A1DF0"/>
    <w:rsid w:val="005A1EEF"/>
    <w:rsid w:val="005A2025"/>
    <w:rsid w:val="005A20A8"/>
    <w:rsid w:val="005A2CFC"/>
    <w:rsid w:val="005A3D59"/>
    <w:rsid w:val="005A5336"/>
    <w:rsid w:val="005A60B8"/>
    <w:rsid w:val="005A6A46"/>
    <w:rsid w:val="005A719D"/>
    <w:rsid w:val="005A73B0"/>
    <w:rsid w:val="005A756A"/>
    <w:rsid w:val="005A7B5E"/>
    <w:rsid w:val="005A7BC4"/>
    <w:rsid w:val="005A7E4A"/>
    <w:rsid w:val="005B008F"/>
    <w:rsid w:val="005B02AD"/>
    <w:rsid w:val="005B06D1"/>
    <w:rsid w:val="005B097D"/>
    <w:rsid w:val="005B09E8"/>
    <w:rsid w:val="005B0C4C"/>
    <w:rsid w:val="005B1070"/>
    <w:rsid w:val="005B1317"/>
    <w:rsid w:val="005B1350"/>
    <w:rsid w:val="005B1624"/>
    <w:rsid w:val="005B241D"/>
    <w:rsid w:val="005B2743"/>
    <w:rsid w:val="005B2CE2"/>
    <w:rsid w:val="005B326F"/>
    <w:rsid w:val="005B327B"/>
    <w:rsid w:val="005B32B6"/>
    <w:rsid w:val="005B355F"/>
    <w:rsid w:val="005B375A"/>
    <w:rsid w:val="005B375F"/>
    <w:rsid w:val="005B39C4"/>
    <w:rsid w:val="005B3B61"/>
    <w:rsid w:val="005B4667"/>
    <w:rsid w:val="005B4A15"/>
    <w:rsid w:val="005B4A33"/>
    <w:rsid w:val="005B4AA9"/>
    <w:rsid w:val="005B4D23"/>
    <w:rsid w:val="005B4D6F"/>
    <w:rsid w:val="005B561A"/>
    <w:rsid w:val="005B57AD"/>
    <w:rsid w:val="005B5DDF"/>
    <w:rsid w:val="005B61D6"/>
    <w:rsid w:val="005B67AE"/>
    <w:rsid w:val="005B69FA"/>
    <w:rsid w:val="005B6B36"/>
    <w:rsid w:val="005B6B6D"/>
    <w:rsid w:val="005B7011"/>
    <w:rsid w:val="005B73C6"/>
    <w:rsid w:val="005B745E"/>
    <w:rsid w:val="005B7C55"/>
    <w:rsid w:val="005C0310"/>
    <w:rsid w:val="005C08A0"/>
    <w:rsid w:val="005C0F9C"/>
    <w:rsid w:val="005C1002"/>
    <w:rsid w:val="005C1010"/>
    <w:rsid w:val="005C128D"/>
    <w:rsid w:val="005C16C8"/>
    <w:rsid w:val="005C1DC9"/>
    <w:rsid w:val="005C262D"/>
    <w:rsid w:val="005C2706"/>
    <w:rsid w:val="005C2D7A"/>
    <w:rsid w:val="005C2DCF"/>
    <w:rsid w:val="005C3119"/>
    <w:rsid w:val="005C3A5C"/>
    <w:rsid w:val="005C3B58"/>
    <w:rsid w:val="005C3FC3"/>
    <w:rsid w:val="005C4840"/>
    <w:rsid w:val="005C496F"/>
    <w:rsid w:val="005C4CDF"/>
    <w:rsid w:val="005C4F27"/>
    <w:rsid w:val="005C4FCE"/>
    <w:rsid w:val="005C5317"/>
    <w:rsid w:val="005C53CD"/>
    <w:rsid w:val="005C59AC"/>
    <w:rsid w:val="005C5E63"/>
    <w:rsid w:val="005C5F18"/>
    <w:rsid w:val="005C636F"/>
    <w:rsid w:val="005C726F"/>
    <w:rsid w:val="005C7E54"/>
    <w:rsid w:val="005D0177"/>
    <w:rsid w:val="005D0DF3"/>
    <w:rsid w:val="005D1153"/>
    <w:rsid w:val="005D14AC"/>
    <w:rsid w:val="005D1743"/>
    <w:rsid w:val="005D1A1D"/>
    <w:rsid w:val="005D1F90"/>
    <w:rsid w:val="005D2202"/>
    <w:rsid w:val="005D253E"/>
    <w:rsid w:val="005D254F"/>
    <w:rsid w:val="005D27BE"/>
    <w:rsid w:val="005D3382"/>
    <w:rsid w:val="005D449A"/>
    <w:rsid w:val="005D4C57"/>
    <w:rsid w:val="005D4D49"/>
    <w:rsid w:val="005D6B0F"/>
    <w:rsid w:val="005D70E4"/>
    <w:rsid w:val="005D730E"/>
    <w:rsid w:val="005E0BCA"/>
    <w:rsid w:val="005E2B14"/>
    <w:rsid w:val="005E3E1D"/>
    <w:rsid w:val="005E3E25"/>
    <w:rsid w:val="005E4163"/>
    <w:rsid w:val="005E49BC"/>
    <w:rsid w:val="005E49D2"/>
    <w:rsid w:val="005E58F7"/>
    <w:rsid w:val="005E5BFC"/>
    <w:rsid w:val="005E5C2D"/>
    <w:rsid w:val="005E67C3"/>
    <w:rsid w:val="005E6E91"/>
    <w:rsid w:val="005E6F5F"/>
    <w:rsid w:val="005E7231"/>
    <w:rsid w:val="005E78F2"/>
    <w:rsid w:val="005E790F"/>
    <w:rsid w:val="005E7F51"/>
    <w:rsid w:val="005F0956"/>
    <w:rsid w:val="005F0D16"/>
    <w:rsid w:val="005F0E4A"/>
    <w:rsid w:val="005F12C1"/>
    <w:rsid w:val="005F16D6"/>
    <w:rsid w:val="005F1A19"/>
    <w:rsid w:val="005F1C15"/>
    <w:rsid w:val="005F20B7"/>
    <w:rsid w:val="005F2EFA"/>
    <w:rsid w:val="005F3009"/>
    <w:rsid w:val="005F334D"/>
    <w:rsid w:val="005F3374"/>
    <w:rsid w:val="005F395D"/>
    <w:rsid w:val="005F3EB9"/>
    <w:rsid w:val="005F40C4"/>
    <w:rsid w:val="005F4144"/>
    <w:rsid w:val="005F4398"/>
    <w:rsid w:val="005F4399"/>
    <w:rsid w:val="005F43F2"/>
    <w:rsid w:val="005F51E4"/>
    <w:rsid w:val="005F538B"/>
    <w:rsid w:val="005F60E1"/>
    <w:rsid w:val="005F66C3"/>
    <w:rsid w:val="005F6C0C"/>
    <w:rsid w:val="005F6C97"/>
    <w:rsid w:val="005F6E9D"/>
    <w:rsid w:val="005F75AA"/>
    <w:rsid w:val="005F77E9"/>
    <w:rsid w:val="005F78BD"/>
    <w:rsid w:val="005F7A11"/>
    <w:rsid w:val="005F7BD3"/>
    <w:rsid w:val="006000AF"/>
    <w:rsid w:val="006001E0"/>
    <w:rsid w:val="006005AC"/>
    <w:rsid w:val="006041B9"/>
    <w:rsid w:val="00604516"/>
    <w:rsid w:val="006045EF"/>
    <w:rsid w:val="006048FD"/>
    <w:rsid w:val="00604918"/>
    <w:rsid w:val="00604C4C"/>
    <w:rsid w:val="00604D10"/>
    <w:rsid w:val="00604D5F"/>
    <w:rsid w:val="0060533F"/>
    <w:rsid w:val="006054E4"/>
    <w:rsid w:val="00605AA0"/>
    <w:rsid w:val="00605CB2"/>
    <w:rsid w:val="006062BA"/>
    <w:rsid w:val="006062F5"/>
    <w:rsid w:val="00606AA3"/>
    <w:rsid w:val="00607943"/>
    <w:rsid w:val="006100DA"/>
    <w:rsid w:val="006105A2"/>
    <w:rsid w:val="00610A1D"/>
    <w:rsid w:val="00610A33"/>
    <w:rsid w:val="00611844"/>
    <w:rsid w:val="00611F0C"/>
    <w:rsid w:val="0061203B"/>
    <w:rsid w:val="006130C8"/>
    <w:rsid w:val="00613181"/>
    <w:rsid w:val="00613841"/>
    <w:rsid w:val="00613FA1"/>
    <w:rsid w:val="006143BF"/>
    <w:rsid w:val="00614421"/>
    <w:rsid w:val="00614648"/>
    <w:rsid w:val="00614C75"/>
    <w:rsid w:val="00614CB2"/>
    <w:rsid w:val="00615B85"/>
    <w:rsid w:val="00615CA6"/>
    <w:rsid w:val="00616384"/>
    <w:rsid w:val="006165CB"/>
    <w:rsid w:val="006166CB"/>
    <w:rsid w:val="00616D4B"/>
    <w:rsid w:val="0061715A"/>
    <w:rsid w:val="00617964"/>
    <w:rsid w:val="00617BF3"/>
    <w:rsid w:val="00617C4F"/>
    <w:rsid w:val="00617CD3"/>
    <w:rsid w:val="00620386"/>
    <w:rsid w:val="00620AA9"/>
    <w:rsid w:val="00620BB4"/>
    <w:rsid w:val="00620E62"/>
    <w:rsid w:val="00621287"/>
    <w:rsid w:val="00621715"/>
    <w:rsid w:val="00621726"/>
    <w:rsid w:val="00621753"/>
    <w:rsid w:val="00621838"/>
    <w:rsid w:val="00621E8C"/>
    <w:rsid w:val="00621F4A"/>
    <w:rsid w:val="006222C4"/>
    <w:rsid w:val="00622556"/>
    <w:rsid w:val="006229E8"/>
    <w:rsid w:val="006238C5"/>
    <w:rsid w:val="006238E2"/>
    <w:rsid w:val="00624020"/>
    <w:rsid w:val="00624089"/>
    <w:rsid w:val="00624889"/>
    <w:rsid w:val="00624D92"/>
    <w:rsid w:val="00625C03"/>
    <w:rsid w:val="00625CEC"/>
    <w:rsid w:val="006276C7"/>
    <w:rsid w:val="0062777C"/>
    <w:rsid w:val="00627A4D"/>
    <w:rsid w:val="00627EDE"/>
    <w:rsid w:val="006304CF"/>
    <w:rsid w:val="00630D5F"/>
    <w:rsid w:val="00631302"/>
    <w:rsid w:val="0063189F"/>
    <w:rsid w:val="00631A4D"/>
    <w:rsid w:val="00631B54"/>
    <w:rsid w:val="00631E0C"/>
    <w:rsid w:val="0063232A"/>
    <w:rsid w:val="00632680"/>
    <w:rsid w:val="006327E2"/>
    <w:rsid w:val="0063292D"/>
    <w:rsid w:val="00632C1A"/>
    <w:rsid w:val="00632ED0"/>
    <w:rsid w:val="0063335C"/>
    <w:rsid w:val="00633776"/>
    <w:rsid w:val="00633A13"/>
    <w:rsid w:val="00633B85"/>
    <w:rsid w:val="0063442D"/>
    <w:rsid w:val="006344B4"/>
    <w:rsid w:val="006344C5"/>
    <w:rsid w:val="00634519"/>
    <w:rsid w:val="00634982"/>
    <w:rsid w:val="00634B98"/>
    <w:rsid w:val="00634CC3"/>
    <w:rsid w:val="006356D8"/>
    <w:rsid w:val="0063595F"/>
    <w:rsid w:val="00635A39"/>
    <w:rsid w:val="00635D6D"/>
    <w:rsid w:val="006366F0"/>
    <w:rsid w:val="006368E8"/>
    <w:rsid w:val="00637808"/>
    <w:rsid w:val="006378FE"/>
    <w:rsid w:val="006400CA"/>
    <w:rsid w:val="006403DA"/>
    <w:rsid w:val="0064079B"/>
    <w:rsid w:val="00642834"/>
    <w:rsid w:val="00642EC7"/>
    <w:rsid w:val="00644065"/>
    <w:rsid w:val="00644597"/>
    <w:rsid w:val="00644CC8"/>
    <w:rsid w:val="00644EC8"/>
    <w:rsid w:val="00644F3F"/>
    <w:rsid w:val="006454D0"/>
    <w:rsid w:val="006456DF"/>
    <w:rsid w:val="006458ED"/>
    <w:rsid w:val="00645A6A"/>
    <w:rsid w:val="006465C1"/>
    <w:rsid w:val="00646818"/>
    <w:rsid w:val="006477DB"/>
    <w:rsid w:val="00647D2C"/>
    <w:rsid w:val="00650534"/>
    <w:rsid w:val="006510EE"/>
    <w:rsid w:val="00652F6C"/>
    <w:rsid w:val="006530A5"/>
    <w:rsid w:val="00653170"/>
    <w:rsid w:val="00653BCF"/>
    <w:rsid w:val="00653E43"/>
    <w:rsid w:val="00654C0F"/>
    <w:rsid w:val="00654D92"/>
    <w:rsid w:val="0065533A"/>
    <w:rsid w:val="0065595B"/>
    <w:rsid w:val="00655C84"/>
    <w:rsid w:val="00657111"/>
    <w:rsid w:val="006573D9"/>
    <w:rsid w:val="0065745C"/>
    <w:rsid w:val="006576A8"/>
    <w:rsid w:val="00657EC5"/>
    <w:rsid w:val="00657EFF"/>
    <w:rsid w:val="00660126"/>
    <w:rsid w:val="006608C9"/>
    <w:rsid w:val="00660E0F"/>
    <w:rsid w:val="00661087"/>
    <w:rsid w:val="006611D5"/>
    <w:rsid w:val="00661541"/>
    <w:rsid w:val="0066191D"/>
    <w:rsid w:val="006619CB"/>
    <w:rsid w:val="00662396"/>
    <w:rsid w:val="0066248D"/>
    <w:rsid w:val="006628EF"/>
    <w:rsid w:val="00663057"/>
    <w:rsid w:val="0066319E"/>
    <w:rsid w:val="006633FB"/>
    <w:rsid w:val="006634B6"/>
    <w:rsid w:val="00663AEC"/>
    <w:rsid w:val="0066430C"/>
    <w:rsid w:val="00664419"/>
    <w:rsid w:val="006644CC"/>
    <w:rsid w:val="006649D9"/>
    <w:rsid w:val="006649FF"/>
    <w:rsid w:val="00664D77"/>
    <w:rsid w:val="006660C5"/>
    <w:rsid w:val="0066657E"/>
    <w:rsid w:val="00666647"/>
    <w:rsid w:val="00667276"/>
    <w:rsid w:val="0066736A"/>
    <w:rsid w:val="0067052E"/>
    <w:rsid w:val="00670AD3"/>
    <w:rsid w:val="00671E63"/>
    <w:rsid w:val="00672241"/>
    <w:rsid w:val="00672762"/>
    <w:rsid w:val="00672CA0"/>
    <w:rsid w:val="00673F5D"/>
    <w:rsid w:val="006740DE"/>
    <w:rsid w:val="00674975"/>
    <w:rsid w:val="00674D9D"/>
    <w:rsid w:val="00675C8B"/>
    <w:rsid w:val="00675CFD"/>
    <w:rsid w:val="0067641C"/>
    <w:rsid w:val="00676933"/>
    <w:rsid w:val="006776FE"/>
    <w:rsid w:val="00677934"/>
    <w:rsid w:val="00677A2C"/>
    <w:rsid w:val="00677DF6"/>
    <w:rsid w:val="00680B6E"/>
    <w:rsid w:val="00681170"/>
    <w:rsid w:val="006811E4"/>
    <w:rsid w:val="006832A6"/>
    <w:rsid w:val="00683BCF"/>
    <w:rsid w:val="00683D7C"/>
    <w:rsid w:val="006840E4"/>
    <w:rsid w:val="006846F1"/>
    <w:rsid w:val="006847B0"/>
    <w:rsid w:val="00684D71"/>
    <w:rsid w:val="00684F1B"/>
    <w:rsid w:val="00685197"/>
    <w:rsid w:val="006851FF"/>
    <w:rsid w:val="006852AC"/>
    <w:rsid w:val="006858DE"/>
    <w:rsid w:val="00685AF8"/>
    <w:rsid w:val="006864DD"/>
    <w:rsid w:val="00686603"/>
    <w:rsid w:val="006879C7"/>
    <w:rsid w:val="00687C8B"/>
    <w:rsid w:val="00687F42"/>
    <w:rsid w:val="006908C4"/>
    <w:rsid w:val="00690C40"/>
    <w:rsid w:val="00690CA3"/>
    <w:rsid w:val="0069152D"/>
    <w:rsid w:val="00691975"/>
    <w:rsid w:val="00691D0A"/>
    <w:rsid w:val="00691D30"/>
    <w:rsid w:val="00692673"/>
    <w:rsid w:val="0069320E"/>
    <w:rsid w:val="00693342"/>
    <w:rsid w:val="00693727"/>
    <w:rsid w:val="006938DC"/>
    <w:rsid w:val="00693E6C"/>
    <w:rsid w:val="006941E8"/>
    <w:rsid w:val="00694313"/>
    <w:rsid w:val="00694AE0"/>
    <w:rsid w:val="00695454"/>
    <w:rsid w:val="006955D7"/>
    <w:rsid w:val="0069593D"/>
    <w:rsid w:val="0069626B"/>
    <w:rsid w:val="00696B15"/>
    <w:rsid w:val="00696D08"/>
    <w:rsid w:val="00696D8B"/>
    <w:rsid w:val="006A0004"/>
    <w:rsid w:val="006A0083"/>
    <w:rsid w:val="006A0257"/>
    <w:rsid w:val="006A0521"/>
    <w:rsid w:val="006A0936"/>
    <w:rsid w:val="006A09D9"/>
    <w:rsid w:val="006A0A24"/>
    <w:rsid w:val="006A0DB8"/>
    <w:rsid w:val="006A0F7D"/>
    <w:rsid w:val="006A2054"/>
    <w:rsid w:val="006A2245"/>
    <w:rsid w:val="006A2E70"/>
    <w:rsid w:val="006A30B2"/>
    <w:rsid w:val="006A3266"/>
    <w:rsid w:val="006A3640"/>
    <w:rsid w:val="006A392C"/>
    <w:rsid w:val="006A3ECE"/>
    <w:rsid w:val="006A3EE9"/>
    <w:rsid w:val="006A4FDA"/>
    <w:rsid w:val="006A5231"/>
    <w:rsid w:val="006A546B"/>
    <w:rsid w:val="006A5712"/>
    <w:rsid w:val="006A59B7"/>
    <w:rsid w:val="006A5D86"/>
    <w:rsid w:val="006A62E3"/>
    <w:rsid w:val="006A6331"/>
    <w:rsid w:val="006A65A2"/>
    <w:rsid w:val="006A6B71"/>
    <w:rsid w:val="006A6C48"/>
    <w:rsid w:val="006A6D05"/>
    <w:rsid w:val="006A6D84"/>
    <w:rsid w:val="006A6DC7"/>
    <w:rsid w:val="006A6EDF"/>
    <w:rsid w:val="006A72B5"/>
    <w:rsid w:val="006B0614"/>
    <w:rsid w:val="006B11ED"/>
    <w:rsid w:val="006B12BC"/>
    <w:rsid w:val="006B170D"/>
    <w:rsid w:val="006B177B"/>
    <w:rsid w:val="006B1AD7"/>
    <w:rsid w:val="006B1CAF"/>
    <w:rsid w:val="006B230C"/>
    <w:rsid w:val="006B241A"/>
    <w:rsid w:val="006B2603"/>
    <w:rsid w:val="006B2629"/>
    <w:rsid w:val="006B3276"/>
    <w:rsid w:val="006B4147"/>
    <w:rsid w:val="006B4E9E"/>
    <w:rsid w:val="006B5159"/>
    <w:rsid w:val="006B5AB1"/>
    <w:rsid w:val="006B6159"/>
    <w:rsid w:val="006B6218"/>
    <w:rsid w:val="006B6E15"/>
    <w:rsid w:val="006B78DC"/>
    <w:rsid w:val="006B7C48"/>
    <w:rsid w:val="006B7ED7"/>
    <w:rsid w:val="006C0BD5"/>
    <w:rsid w:val="006C0FA6"/>
    <w:rsid w:val="006C189A"/>
    <w:rsid w:val="006C1D2D"/>
    <w:rsid w:val="006C225B"/>
    <w:rsid w:val="006C2703"/>
    <w:rsid w:val="006C2A6E"/>
    <w:rsid w:val="006C2FB1"/>
    <w:rsid w:val="006C386D"/>
    <w:rsid w:val="006C46CB"/>
    <w:rsid w:val="006C59C7"/>
    <w:rsid w:val="006C62DD"/>
    <w:rsid w:val="006C6AFC"/>
    <w:rsid w:val="006C7312"/>
    <w:rsid w:val="006D0DDB"/>
    <w:rsid w:val="006D147C"/>
    <w:rsid w:val="006D193F"/>
    <w:rsid w:val="006D21E9"/>
    <w:rsid w:val="006D2452"/>
    <w:rsid w:val="006D265C"/>
    <w:rsid w:val="006D289F"/>
    <w:rsid w:val="006D2A35"/>
    <w:rsid w:val="006D2B04"/>
    <w:rsid w:val="006D2D83"/>
    <w:rsid w:val="006D31D1"/>
    <w:rsid w:val="006D3304"/>
    <w:rsid w:val="006D35FC"/>
    <w:rsid w:val="006D36AD"/>
    <w:rsid w:val="006D3DF7"/>
    <w:rsid w:val="006D4449"/>
    <w:rsid w:val="006D45C6"/>
    <w:rsid w:val="006D49D2"/>
    <w:rsid w:val="006D4FBD"/>
    <w:rsid w:val="006D5106"/>
    <w:rsid w:val="006D5441"/>
    <w:rsid w:val="006D6C70"/>
    <w:rsid w:val="006D6EC5"/>
    <w:rsid w:val="006D714C"/>
    <w:rsid w:val="006D73EF"/>
    <w:rsid w:val="006D7582"/>
    <w:rsid w:val="006D75AF"/>
    <w:rsid w:val="006D75D7"/>
    <w:rsid w:val="006D76B0"/>
    <w:rsid w:val="006D7A24"/>
    <w:rsid w:val="006D7B98"/>
    <w:rsid w:val="006E0030"/>
    <w:rsid w:val="006E035C"/>
    <w:rsid w:val="006E0551"/>
    <w:rsid w:val="006E078B"/>
    <w:rsid w:val="006E0C3D"/>
    <w:rsid w:val="006E1436"/>
    <w:rsid w:val="006E1652"/>
    <w:rsid w:val="006E175B"/>
    <w:rsid w:val="006E1A3C"/>
    <w:rsid w:val="006E1AAB"/>
    <w:rsid w:val="006E1D0B"/>
    <w:rsid w:val="006E2684"/>
    <w:rsid w:val="006E2FF1"/>
    <w:rsid w:val="006E3182"/>
    <w:rsid w:val="006E327D"/>
    <w:rsid w:val="006E3537"/>
    <w:rsid w:val="006E3A82"/>
    <w:rsid w:val="006E41FA"/>
    <w:rsid w:val="006E43F8"/>
    <w:rsid w:val="006E4912"/>
    <w:rsid w:val="006E4C5C"/>
    <w:rsid w:val="006E5478"/>
    <w:rsid w:val="006E5499"/>
    <w:rsid w:val="006E5AB8"/>
    <w:rsid w:val="006E5AF0"/>
    <w:rsid w:val="006E5BFB"/>
    <w:rsid w:val="006E6874"/>
    <w:rsid w:val="006E6E00"/>
    <w:rsid w:val="006E72ED"/>
    <w:rsid w:val="006E75C5"/>
    <w:rsid w:val="006E7B24"/>
    <w:rsid w:val="006F030D"/>
    <w:rsid w:val="006F0D2E"/>
    <w:rsid w:val="006F0EBB"/>
    <w:rsid w:val="006F167E"/>
    <w:rsid w:val="006F16A1"/>
    <w:rsid w:val="006F1A01"/>
    <w:rsid w:val="006F1D62"/>
    <w:rsid w:val="006F4CCE"/>
    <w:rsid w:val="006F4D20"/>
    <w:rsid w:val="006F4D36"/>
    <w:rsid w:val="006F5F4F"/>
    <w:rsid w:val="006F6069"/>
    <w:rsid w:val="006F61CB"/>
    <w:rsid w:val="006F6692"/>
    <w:rsid w:val="006F7191"/>
    <w:rsid w:val="006F7A23"/>
    <w:rsid w:val="00700D8E"/>
    <w:rsid w:val="007017AA"/>
    <w:rsid w:val="007020C2"/>
    <w:rsid w:val="00702103"/>
    <w:rsid w:val="0070234D"/>
    <w:rsid w:val="00702754"/>
    <w:rsid w:val="0070360A"/>
    <w:rsid w:val="00703878"/>
    <w:rsid w:val="00703E23"/>
    <w:rsid w:val="0070434A"/>
    <w:rsid w:val="007051A7"/>
    <w:rsid w:val="00705816"/>
    <w:rsid w:val="00705BBD"/>
    <w:rsid w:val="00705CD0"/>
    <w:rsid w:val="00705F74"/>
    <w:rsid w:val="00706145"/>
    <w:rsid w:val="00706313"/>
    <w:rsid w:val="0070665E"/>
    <w:rsid w:val="00706770"/>
    <w:rsid w:val="0070688A"/>
    <w:rsid w:val="007069A5"/>
    <w:rsid w:val="00706CB8"/>
    <w:rsid w:val="0070706E"/>
    <w:rsid w:val="007121DD"/>
    <w:rsid w:val="007122E2"/>
    <w:rsid w:val="007126D5"/>
    <w:rsid w:val="00712BFA"/>
    <w:rsid w:val="00712CFB"/>
    <w:rsid w:val="00712E8D"/>
    <w:rsid w:val="00712F0D"/>
    <w:rsid w:val="0071302E"/>
    <w:rsid w:val="007132BC"/>
    <w:rsid w:val="00713D24"/>
    <w:rsid w:val="00714110"/>
    <w:rsid w:val="00714A40"/>
    <w:rsid w:val="0071544F"/>
    <w:rsid w:val="00715D85"/>
    <w:rsid w:val="00715E9A"/>
    <w:rsid w:val="007163AE"/>
    <w:rsid w:val="007163D2"/>
    <w:rsid w:val="00716C4C"/>
    <w:rsid w:val="00717A3C"/>
    <w:rsid w:val="00717A7D"/>
    <w:rsid w:val="00717DCE"/>
    <w:rsid w:val="0072022B"/>
    <w:rsid w:val="00720385"/>
    <w:rsid w:val="007204DC"/>
    <w:rsid w:val="0072092A"/>
    <w:rsid w:val="007216A3"/>
    <w:rsid w:val="00721781"/>
    <w:rsid w:val="0072257B"/>
    <w:rsid w:val="007227EC"/>
    <w:rsid w:val="007230E8"/>
    <w:rsid w:val="007231FD"/>
    <w:rsid w:val="0072379F"/>
    <w:rsid w:val="00723B0C"/>
    <w:rsid w:val="00723EE1"/>
    <w:rsid w:val="00723F2D"/>
    <w:rsid w:val="0072433E"/>
    <w:rsid w:val="0072456A"/>
    <w:rsid w:val="0072564A"/>
    <w:rsid w:val="007257B8"/>
    <w:rsid w:val="00725F5F"/>
    <w:rsid w:val="00726072"/>
    <w:rsid w:val="0072643E"/>
    <w:rsid w:val="007269C6"/>
    <w:rsid w:val="007272A4"/>
    <w:rsid w:val="00727372"/>
    <w:rsid w:val="007278E7"/>
    <w:rsid w:val="00727E31"/>
    <w:rsid w:val="00730625"/>
    <w:rsid w:val="00730FD2"/>
    <w:rsid w:val="00731524"/>
    <w:rsid w:val="00731682"/>
    <w:rsid w:val="007316B2"/>
    <w:rsid w:val="00732065"/>
    <w:rsid w:val="00732422"/>
    <w:rsid w:val="00732D84"/>
    <w:rsid w:val="00733665"/>
    <w:rsid w:val="007336BA"/>
    <w:rsid w:val="0073378D"/>
    <w:rsid w:val="00733BB8"/>
    <w:rsid w:val="00734439"/>
    <w:rsid w:val="007346FD"/>
    <w:rsid w:val="00734A37"/>
    <w:rsid w:val="00734D9E"/>
    <w:rsid w:val="00734E7A"/>
    <w:rsid w:val="00735A43"/>
    <w:rsid w:val="00735DFB"/>
    <w:rsid w:val="00735EC3"/>
    <w:rsid w:val="00735F0A"/>
    <w:rsid w:val="007363E8"/>
    <w:rsid w:val="00736723"/>
    <w:rsid w:val="00736FEB"/>
    <w:rsid w:val="007370D5"/>
    <w:rsid w:val="00737C13"/>
    <w:rsid w:val="00737D58"/>
    <w:rsid w:val="0074000F"/>
    <w:rsid w:val="0074005A"/>
    <w:rsid w:val="007400B9"/>
    <w:rsid w:val="007407A6"/>
    <w:rsid w:val="007408BE"/>
    <w:rsid w:val="0074127B"/>
    <w:rsid w:val="007414E8"/>
    <w:rsid w:val="00741A50"/>
    <w:rsid w:val="00742DDE"/>
    <w:rsid w:val="00742F3C"/>
    <w:rsid w:val="007432A6"/>
    <w:rsid w:val="0074391D"/>
    <w:rsid w:val="00743982"/>
    <w:rsid w:val="00743B12"/>
    <w:rsid w:val="00743BE5"/>
    <w:rsid w:val="007442D4"/>
    <w:rsid w:val="00744EDA"/>
    <w:rsid w:val="00745CDE"/>
    <w:rsid w:val="00745E4F"/>
    <w:rsid w:val="0074667B"/>
    <w:rsid w:val="007468E0"/>
    <w:rsid w:val="00747811"/>
    <w:rsid w:val="00750638"/>
    <w:rsid w:val="00750AC1"/>
    <w:rsid w:val="0075174D"/>
    <w:rsid w:val="007519EE"/>
    <w:rsid w:val="00751A30"/>
    <w:rsid w:val="00751FBB"/>
    <w:rsid w:val="00752678"/>
    <w:rsid w:val="007526B9"/>
    <w:rsid w:val="007529CD"/>
    <w:rsid w:val="00752A38"/>
    <w:rsid w:val="00752A3A"/>
    <w:rsid w:val="007532A8"/>
    <w:rsid w:val="0075418B"/>
    <w:rsid w:val="0075487F"/>
    <w:rsid w:val="007548B9"/>
    <w:rsid w:val="00754E05"/>
    <w:rsid w:val="00755282"/>
    <w:rsid w:val="0075532D"/>
    <w:rsid w:val="007558DF"/>
    <w:rsid w:val="00755931"/>
    <w:rsid w:val="0075593F"/>
    <w:rsid w:val="00755A05"/>
    <w:rsid w:val="00755C70"/>
    <w:rsid w:val="007565F6"/>
    <w:rsid w:val="00756BCC"/>
    <w:rsid w:val="00757846"/>
    <w:rsid w:val="00757BFB"/>
    <w:rsid w:val="00760619"/>
    <w:rsid w:val="00760B5F"/>
    <w:rsid w:val="00760B69"/>
    <w:rsid w:val="007611EE"/>
    <w:rsid w:val="007616D4"/>
    <w:rsid w:val="00761B91"/>
    <w:rsid w:val="00762014"/>
    <w:rsid w:val="007625D2"/>
    <w:rsid w:val="0076401A"/>
    <w:rsid w:val="00764C0A"/>
    <w:rsid w:val="00764E8D"/>
    <w:rsid w:val="0076504F"/>
    <w:rsid w:val="00765B73"/>
    <w:rsid w:val="00765C45"/>
    <w:rsid w:val="00766588"/>
    <w:rsid w:val="007665FE"/>
    <w:rsid w:val="00766A14"/>
    <w:rsid w:val="00767627"/>
    <w:rsid w:val="00767890"/>
    <w:rsid w:val="00767BF7"/>
    <w:rsid w:val="00770284"/>
    <w:rsid w:val="007706D4"/>
    <w:rsid w:val="00771525"/>
    <w:rsid w:val="00771BA5"/>
    <w:rsid w:val="007724EF"/>
    <w:rsid w:val="0077287F"/>
    <w:rsid w:val="00772D69"/>
    <w:rsid w:val="00772EE0"/>
    <w:rsid w:val="007730BE"/>
    <w:rsid w:val="00774DE6"/>
    <w:rsid w:val="00775FBC"/>
    <w:rsid w:val="00776368"/>
    <w:rsid w:val="0077663F"/>
    <w:rsid w:val="00777543"/>
    <w:rsid w:val="00777996"/>
    <w:rsid w:val="00777E58"/>
    <w:rsid w:val="00780B10"/>
    <w:rsid w:val="0078141E"/>
    <w:rsid w:val="00781989"/>
    <w:rsid w:val="00781DAA"/>
    <w:rsid w:val="00781DEA"/>
    <w:rsid w:val="00782BFA"/>
    <w:rsid w:val="00783B5B"/>
    <w:rsid w:val="00783D60"/>
    <w:rsid w:val="00784806"/>
    <w:rsid w:val="007851A3"/>
    <w:rsid w:val="00786164"/>
    <w:rsid w:val="0078740A"/>
    <w:rsid w:val="00787617"/>
    <w:rsid w:val="0079024B"/>
    <w:rsid w:val="00790D3B"/>
    <w:rsid w:val="00791576"/>
    <w:rsid w:val="0079278C"/>
    <w:rsid w:val="0079280B"/>
    <w:rsid w:val="00792DF5"/>
    <w:rsid w:val="00792F08"/>
    <w:rsid w:val="007937D1"/>
    <w:rsid w:val="00793A35"/>
    <w:rsid w:val="007950CA"/>
    <w:rsid w:val="0079545D"/>
    <w:rsid w:val="007960F5"/>
    <w:rsid w:val="007962D2"/>
    <w:rsid w:val="0079666A"/>
    <w:rsid w:val="00796B8C"/>
    <w:rsid w:val="00796FE6"/>
    <w:rsid w:val="00797405"/>
    <w:rsid w:val="00797723"/>
    <w:rsid w:val="007A02C6"/>
    <w:rsid w:val="007A0D44"/>
    <w:rsid w:val="007A1960"/>
    <w:rsid w:val="007A1BAE"/>
    <w:rsid w:val="007A23D4"/>
    <w:rsid w:val="007A283B"/>
    <w:rsid w:val="007A2B37"/>
    <w:rsid w:val="007A2D8E"/>
    <w:rsid w:val="007A2E78"/>
    <w:rsid w:val="007A3548"/>
    <w:rsid w:val="007A3E80"/>
    <w:rsid w:val="007A41C1"/>
    <w:rsid w:val="007A4284"/>
    <w:rsid w:val="007A461F"/>
    <w:rsid w:val="007A464A"/>
    <w:rsid w:val="007A46E4"/>
    <w:rsid w:val="007A4928"/>
    <w:rsid w:val="007A49FB"/>
    <w:rsid w:val="007A5152"/>
    <w:rsid w:val="007A523D"/>
    <w:rsid w:val="007A53C7"/>
    <w:rsid w:val="007A6049"/>
    <w:rsid w:val="007A6342"/>
    <w:rsid w:val="007A6393"/>
    <w:rsid w:val="007A6416"/>
    <w:rsid w:val="007A6B85"/>
    <w:rsid w:val="007A7120"/>
    <w:rsid w:val="007A71F4"/>
    <w:rsid w:val="007A7948"/>
    <w:rsid w:val="007B01EF"/>
    <w:rsid w:val="007B19E2"/>
    <w:rsid w:val="007B2393"/>
    <w:rsid w:val="007B2646"/>
    <w:rsid w:val="007B283B"/>
    <w:rsid w:val="007B28EF"/>
    <w:rsid w:val="007B2FC7"/>
    <w:rsid w:val="007B3F17"/>
    <w:rsid w:val="007B4579"/>
    <w:rsid w:val="007B4AD3"/>
    <w:rsid w:val="007B4C27"/>
    <w:rsid w:val="007B4D88"/>
    <w:rsid w:val="007B6BA0"/>
    <w:rsid w:val="007C11BE"/>
    <w:rsid w:val="007C16F6"/>
    <w:rsid w:val="007C1875"/>
    <w:rsid w:val="007C18D6"/>
    <w:rsid w:val="007C195A"/>
    <w:rsid w:val="007C221A"/>
    <w:rsid w:val="007C265B"/>
    <w:rsid w:val="007C2C46"/>
    <w:rsid w:val="007C3593"/>
    <w:rsid w:val="007C3A3E"/>
    <w:rsid w:val="007C48A8"/>
    <w:rsid w:val="007C4D5A"/>
    <w:rsid w:val="007C57D6"/>
    <w:rsid w:val="007C57DF"/>
    <w:rsid w:val="007C5ABC"/>
    <w:rsid w:val="007C5E67"/>
    <w:rsid w:val="007C60E3"/>
    <w:rsid w:val="007C6EA1"/>
    <w:rsid w:val="007C720D"/>
    <w:rsid w:val="007C723E"/>
    <w:rsid w:val="007C7B97"/>
    <w:rsid w:val="007C7DF4"/>
    <w:rsid w:val="007D008A"/>
    <w:rsid w:val="007D0A6E"/>
    <w:rsid w:val="007D0B6B"/>
    <w:rsid w:val="007D0C3A"/>
    <w:rsid w:val="007D0DCC"/>
    <w:rsid w:val="007D0DF2"/>
    <w:rsid w:val="007D0EAD"/>
    <w:rsid w:val="007D1501"/>
    <w:rsid w:val="007D2AD6"/>
    <w:rsid w:val="007D2B32"/>
    <w:rsid w:val="007D3A44"/>
    <w:rsid w:val="007D4CB0"/>
    <w:rsid w:val="007D4CDD"/>
    <w:rsid w:val="007D58D6"/>
    <w:rsid w:val="007D5AA5"/>
    <w:rsid w:val="007D610E"/>
    <w:rsid w:val="007D6EF2"/>
    <w:rsid w:val="007D6FA3"/>
    <w:rsid w:val="007D7A1C"/>
    <w:rsid w:val="007D7B47"/>
    <w:rsid w:val="007E0A57"/>
    <w:rsid w:val="007E0B78"/>
    <w:rsid w:val="007E12A6"/>
    <w:rsid w:val="007E190E"/>
    <w:rsid w:val="007E3988"/>
    <w:rsid w:val="007E3B61"/>
    <w:rsid w:val="007E459C"/>
    <w:rsid w:val="007E562D"/>
    <w:rsid w:val="007E5E9E"/>
    <w:rsid w:val="007E61B9"/>
    <w:rsid w:val="007E6507"/>
    <w:rsid w:val="007E672F"/>
    <w:rsid w:val="007E700D"/>
    <w:rsid w:val="007E7604"/>
    <w:rsid w:val="007E772B"/>
    <w:rsid w:val="007E7FE2"/>
    <w:rsid w:val="007F0BC4"/>
    <w:rsid w:val="007F13C8"/>
    <w:rsid w:val="007F1991"/>
    <w:rsid w:val="007F1A88"/>
    <w:rsid w:val="007F1DE8"/>
    <w:rsid w:val="007F2079"/>
    <w:rsid w:val="007F2451"/>
    <w:rsid w:val="007F25DC"/>
    <w:rsid w:val="007F278E"/>
    <w:rsid w:val="007F2AD3"/>
    <w:rsid w:val="007F3512"/>
    <w:rsid w:val="007F37A8"/>
    <w:rsid w:val="007F381B"/>
    <w:rsid w:val="007F385C"/>
    <w:rsid w:val="007F3ED1"/>
    <w:rsid w:val="007F43F9"/>
    <w:rsid w:val="007F4B41"/>
    <w:rsid w:val="007F4F45"/>
    <w:rsid w:val="007F537B"/>
    <w:rsid w:val="007F595A"/>
    <w:rsid w:val="007F6440"/>
    <w:rsid w:val="007F64A9"/>
    <w:rsid w:val="007F6DE4"/>
    <w:rsid w:val="007F6E7E"/>
    <w:rsid w:val="007F7228"/>
    <w:rsid w:val="007F7FD0"/>
    <w:rsid w:val="008003DB"/>
    <w:rsid w:val="008003FD"/>
    <w:rsid w:val="008008B9"/>
    <w:rsid w:val="008009CF"/>
    <w:rsid w:val="00800D31"/>
    <w:rsid w:val="00801171"/>
    <w:rsid w:val="00801328"/>
    <w:rsid w:val="00801E2A"/>
    <w:rsid w:val="008022FD"/>
    <w:rsid w:val="00802524"/>
    <w:rsid w:val="008032C6"/>
    <w:rsid w:val="00803356"/>
    <w:rsid w:val="008036C9"/>
    <w:rsid w:val="00804109"/>
    <w:rsid w:val="0080450E"/>
    <w:rsid w:val="00804D96"/>
    <w:rsid w:val="0080520E"/>
    <w:rsid w:val="0080543B"/>
    <w:rsid w:val="00805551"/>
    <w:rsid w:val="0080566C"/>
    <w:rsid w:val="00805BCD"/>
    <w:rsid w:val="008068EC"/>
    <w:rsid w:val="008069A6"/>
    <w:rsid w:val="00806B61"/>
    <w:rsid w:val="00806D38"/>
    <w:rsid w:val="00807A3C"/>
    <w:rsid w:val="00807D79"/>
    <w:rsid w:val="00810A04"/>
    <w:rsid w:val="00811160"/>
    <w:rsid w:val="00811E0F"/>
    <w:rsid w:val="00811E52"/>
    <w:rsid w:val="00811FE6"/>
    <w:rsid w:val="00812072"/>
    <w:rsid w:val="008121C9"/>
    <w:rsid w:val="00812DBE"/>
    <w:rsid w:val="00813679"/>
    <w:rsid w:val="008137B2"/>
    <w:rsid w:val="00814242"/>
    <w:rsid w:val="00814337"/>
    <w:rsid w:val="00815330"/>
    <w:rsid w:val="008157C3"/>
    <w:rsid w:val="00815944"/>
    <w:rsid w:val="008161BF"/>
    <w:rsid w:val="0081648E"/>
    <w:rsid w:val="00816499"/>
    <w:rsid w:val="0081680E"/>
    <w:rsid w:val="00816912"/>
    <w:rsid w:val="00816C5E"/>
    <w:rsid w:val="00816E8D"/>
    <w:rsid w:val="008170E1"/>
    <w:rsid w:val="0081716B"/>
    <w:rsid w:val="0081751C"/>
    <w:rsid w:val="008175F6"/>
    <w:rsid w:val="00821321"/>
    <w:rsid w:val="008216AF"/>
    <w:rsid w:val="008216D6"/>
    <w:rsid w:val="008217DD"/>
    <w:rsid w:val="0082249A"/>
    <w:rsid w:val="008229D6"/>
    <w:rsid w:val="00822D1C"/>
    <w:rsid w:val="0082366E"/>
    <w:rsid w:val="008239C1"/>
    <w:rsid w:val="00823B0B"/>
    <w:rsid w:val="00823F1B"/>
    <w:rsid w:val="0082466E"/>
    <w:rsid w:val="00824C1D"/>
    <w:rsid w:val="00824FE8"/>
    <w:rsid w:val="0082540C"/>
    <w:rsid w:val="008257D9"/>
    <w:rsid w:val="00825908"/>
    <w:rsid w:val="00826275"/>
    <w:rsid w:val="0082681B"/>
    <w:rsid w:val="00826A84"/>
    <w:rsid w:val="00826B5F"/>
    <w:rsid w:val="00826CC4"/>
    <w:rsid w:val="008278AD"/>
    <w:rsid w:val="00830107"/>
    <w:rsid w:val="0083039D"/>
    <w:rsid w:val="00830472"/>
    <w:rsid w:val="008308AD"/>
    <w:rsid w:val="00830D70"/>
    <w:rsid w:val="00830DAF"/>
    <w:rsid w:val="00830DDB"/>
    <w:rsid w:val="0083144A"/>
    <w:rsid w:val="00831ADA"/>
    <w:rsid w:val="0083265B"/>
    <w:rsid w:val="00832C4F"/>
    <w:rsid w:val="00833474"/>
    <w:rsid w:val="008335BF"/>
    <w:rsid w:val="008335E9"/>
    <w:rsid w:val="008336BB"/>
    <w:rsid w:val="00833F62"/>
    <w:rsid w:val="00834F0D"/>
    <w:rsid w:val="00834FD5"/>
    <w:rsid w:val="00835ED1"/>
    <w:rsid w:val="0083673A"/>
    <w:rsid w:val="0083690E"/>
    <w:rsid w:val="00836A9C"/>
    <w:rsid w:val="00836B05"/>
    <w:rsid w:val="00836DB4"/>
    <w:rsid w:val="008375E6"/>
    <w:rsid w:val="008379BD"/>
    <w:rsid w:val="00840362"/>
    <w:rsid w:val="008409E6"/>
    <w:rsid w:val="00840A22"/>
    <w:rsid w:val="00840C9E"/>
    <w:rsid w:val="00841023"/>
    <w:rsid w:val="00841259"/>
    <w:rsid w:val="00841E3C"/>
    <w:rsid w:val="00841F69"/>
    <w:rsid w:val="00842B86"/>
    <w:rsid w:val="00842FF8"/>
    <w:rsid w:val="008435F3"/>
    <w:rsid w:val="00843673"/>
    <w:rsid w:val="00843807"/>
    <w:rsid w:val="008439CE"/>
    <w:rsid w:val="008439DF"/>
    <w:rsid w:val="00843AD8"/>
    <w:rsid w:val="00843BE8"/>
    <w:rsid w:val="00843FF7"/>
    <w:rsid w:val="00844379"/>
    <w:rsid w:val="00844D72"/>
    <w:rsid w:val="00844F6F"/>
    <w:rsid w:val="00845592"/>
    <w:rsid w:val="00845A7A"/>
    <w:rsid w:val="00845DEB"/>
    <w:rsid w:val="008460A7"/>
    <w:rsid w:val="0084675F"/>
    <w:rsid w:val="008467F7"/>
    <w:rsid w:val="00846C10"/>
    <w:rsid w:val="00846E48"/>
    <w:rsid w:val="00847775"/>
    <w:rsid w:val="00847C5E"/>
    <w:rsid w:val="00850ED3"/>
    <w:rsid w:val="008510CA"/>
    <w:rsid w:val="0085116A"/>
    <w:rsid w:val="008516BB"/>
    <w:rsid w:val="00851E57"/>
    <w:rsid w:val="00852041"/>
    <w:rsid w:val="00852435"/>
    <w:rsid w:val="00852485"/>
    <w:rsid w:val="0085290F"/>
    <w:rsid w:val="0085312A"/>
    <w:rsid w:val="00853137"/>
    <w:rsid w:val="008538EC"/>
    <w:rsid w:val="00853E28"/>
    <w:rsid w:val="008546C8"/>
    <w:rsid w:val="00854AF2"/>
    <w:rsid w:val="00854D4E"/>
    <w:rsid w:val="0085595B"/>
    <w:rsid w:val="00855CAC"/>
    <w:rsid w:val="0085666F"/>
    <w:rsid w:val="00856C3D"/>
    <w:rsid w:val="00857526"/>
    <w:rsid w:val="00861136"/>
    <w:rsid w:val="0086243B"/>
    <w:rsid w:val="008624AB"/>
    <w:rsid w:val="0086317D"/>
    <w:rsid w:val="008631AE"/>
    <w:rsid w:val="00863FE1"/>
    <w:rsid w:val="00864198"/>
    <w:rsid w:val="00864699"/>
    <w:rsid w:val="00864D89"/>
    <w:rsid w:val="0086510D"/>
    <w:rsid w:val="008653F7"/>
    <w:rsid w:val="00865916"/>
    <w:rsid w:val="00866691"/>
    <w:rsid w:val="00866B5A"/>
    <w:rsid w:val="00866EF5"/>
    <w:rsid w:val="00866F42"/>
    <w:rsid w:val="00866F8C"/>
    <w:rsid w:val="00867709"/>
    <w:rsid w:val="00867710"/>
    <w:rsid w:val="00867BF1"/>
    <w:rsid w:val="00867DEF"/>
    <w:rsid w:val="00870555"/>
    <w:rsid w:val="008707C4"/>
    <w:rsid w:val="008710BA"/>
    <w:rsid w:val="00871B6A"/>
    <w:rsid w:val="00872D24"/>
    <w:rsid w:val="0087339B"/>
    <w:rsid w:val="008734B8"/>
    <w:rsid w:val="008734D2"/>
    <w:rsid w:val="008736D8"/>
    <w:rsid w:val="0087398E"/>
    <w:rsid w:val="00873AB0"/>
    <w:rsid w:val="00874E7A"/>
    <w:rsid w:val="008752CB"/>
    <w:rsid w:val="00876167"/>
    <w:rsid w:val="00876297"/>
    <w:rsid w:val="00876671"/>
    <w:rsid w:val="00876690"/>
    <w:rsid w:val="00876C16"/>
    <w:rsid w:val="00876EB7"/>
    <w:rsid w:val="00877027"/>
    <w:rsid w:val="008771E4"/>
    <w:rsid w:val="008776E0"/>
    <w:rsid w:val="00877956"/>
    <w:rsid w:val="00877EC6"/>
    <w:rsid w:val="0088003E"/>
    <w:rsid w:val="00880960"/>
    <w:rsid w:val="00881033"/>
    <w:rsid w:val="008810B0"/>
    <w:rsid w:val="00881B6B"/>
    <w:rsid w:val="00881D20"/>
    <w:rsid w:val="008820AB"/>
    <w:rsid w:val="008820C3"/>
    <w:rsid w:val="008823A2"/>
    <w:rsid w:val="008829C3"/>
    <w:rsid w:val="00882AAF"/>
    <w:rsid w:val="00882B9B"/>
    <w:rsid w:val="00882FDA"/>
    <w:rsid w:val="00883345"/>
    <w:rsid w:val="008838A2"/>
    <w:rsid w:val="008843B6"/>
    <w:rsid w:val="00885511"/>
    <w:rsid w:val="0088566F"/>
    <w:rsid w:val="00885677"/>
    <w:rsid w:val="00885696"/>
    <w:rsid w:val="0088603B"/>
    <w:rsid w:val="00886381"/>
    <w:rsid w:val="008864C9"/>
    <w:rsid w:val="00887EA3"/>
    <w:rsid w:val="00890006"/>
    <w:rsid w:val="00890332"/>
    <w:rsid w:val="0089142A"/>
    <w:rsid w:val="00891709"/>
    <w:rsid w:val="00891A50"/>
    <w:rsid w:val="00891B0C"/>
    <w:rsid w:val="00892DF7"/>
    <w:rsid w:val="00894295"/>
    <w:rsid w:val="00894E83"/>
    <w:rsid w:val="00895155"/>
    <w:rsid w:val="00895A13"/>
    <w:rsid w:val="00895A7F"/>
    <w:rsid w:val="00895CE6"/>
    <w:rsid w:val="00895EF0"/>
    <w:rsid w:val="0089603F"/>
    <w:rsid w:val="00896179"/>
    <w:rsid w:val="0089634A"/>
    <w:rsid w:val="00896C0D"/>
    <w:rsid w:val="00896FF4"/>
    <w:rsid w:val="00897820"/>
    <w:rsid w:val="00897D00"/>
    <w:rsid w:val="008A0FF7"/>
    <w:rsid w:val="008A12A2"/>
    <w:rsid w:val="008A1390"/>
    <w:rsid w:val="008A158B"/>
    <w:rsid w:val="008A22F9"/>
    <w:rsid w:val="008A296A"/>
    <w:rsid w:val="008A308D"/>
    <w:rsid w:val="008A41B7"/>
    <w:rsid w:val="008A4761"/>
    <w:rsid w:val="008A4F76"/>
    <w:rsid w:val="008A5212"/>
    <w:rsid w:val="008A545A"/>
    <w:rsid w:val="008A55C1"/>
    <w:rsid w:val="008A55E4"/>
    <w:rsid w:val="008A5607"/>
    <w:rsid w:val="008B06FF"/>
    <w:rsid w:val="008B0EC7"/>
    <w:rsid w:val="008B0F37"/>
    <w:rsid w:val="008B0F55"/>
    <w:rsid w:val="008B18E9"/>
    <w:rsid w:val="008B1E41"/>
    <w:rsid w:val="008B279D"/>
    <w:rsid w:val="008B2A6B"/>
    <w:rsid w:val="008B2C5F"/>
    <w:rsid w:val="008B44B2"/>
    <w:rsid w:val="008B51FF"/>
    <w:rsid w:val="008B5627"/>
    <w:rsid w:val="008B56DF"/>
    <w:rsid w:val="008B5A92"/>
    <w:rsid w:val="008B5B39"/>
    <w:rsid w:val="008B67B6"/>
    <w:rsid w:val="008B6AC5"/>
    <w:rsid w:val="008B6B77"/>
    <w:rsid w:val="008B6DB4"/>
    <w:rsid w:val="008B75CF"/>
    <w:rsid w:val="008B76A8"/>
    <w:rsid w:val="008B79C3"/>
    <w:rsid w:val="008B7C4D"/>
    <w:rsid w:val="008C0181"/>
    <w:rsid w:val="008C061B"/>
    <w:rsid w:val="008C16A6"/>
    <w:rsid w:val="008C2041"/>
    <w:rsid w:val="008C2153"/>
    <w:rsid w:val="008C2215"/>
    <w:rsid w:val="008C27BD"/>
    <w:rsid w:val="008C3006"/>
    <w:rsid w:val="008C3908"/>
    <w:rsid w:val="008C4367"/>
    <w:rsid w:val="008C4623"/>
    <w:rsid w:val="008C468F"/>
    <w:rsid w:val="008C4CDD"/>
    <w:rsid w:val="008C52E6"/>
    <w:rsid w:val="008C5FA4"/>
    <w:rsid w:val="008C61F1"/>
    <w:rsid w:val="008C6411"/>
    <w:rsid w:val="008C6A28"/>
    <w:rsid w:val="008C7393"/>
    <w:rsid w:val="008C75AE"/>
    <w:rsid w:val="008C7AC2"/>
    <w:rsid w:val="008C7ED1"/>
    <w:rsid w:val="008D085E"/>
    <w:rsid w:val="008D0AD4"/>
    <w:rsid w:val="008D10FD"/>
    <w:rsid w:val="008D181C"/>
    <w:rsid w:val="008D18F9"/>
    <w:rsid w:val="008D1C0E"/>
    <w:rsid w:val="008D1C1A"/>
    <w:rsid w:val="008D1E1E"/>
    <w:rsid w:val="008D28AE"/>
    <w:rsid w:val="008D2AC3"/>
    <w:rsid w:val="008D3D49"/>
    <w:rsid w:val="008D3D5B"/>
    <w:rsid w:val="008D416F"/>
    <w:rsid w:val="008D4336"/>
    <w:rsid w:val="008D4749"/>
    <w:rsid w:val="008D4992"/>
    <w:rsid w:val="008D5A00"/>
    <w:rsid w:val="008D6445"/>
    <w:rsid w:val="008D6BE1"/>
    <w:rsid w:val="008D7798"/>
    <w:rsid w:val="008D7EC7"/>
    <w:rsid w:val="008E1045"/>
    <w:rsid w:val="008E1E04"/>
    <w:rsid w:val="008E248A"/>
    <w:rsid w:val="008E2E0C"/>
    <w:rsid w:val="008E30E1"/>
    <w:rsid w:val="008E3425"/>
    <w:rsid w:val="008E3D40"/>
    <w:rsid w:val="008E3E1D"/>
    <w:rsid w:val="008E453D"/>
    <w:rsid w:val="008E45A4"/>
    <w:rsid w:val="008E55F1"/>
    <w:rsid w:val="008E6573"/>
    <w:rsid w:val="008E65F6"/>
    <w:rsid w:val="008E6710"/>
    <w:rsid w:val="008E6A26"/>
    <w:rsid w:val="008E6D9F"/>
    <w:rsid w:val="008E72D1"/>
    <w:rsid w:val="008E74F1"/>
    <w:rsid w:val="008E7758"/>
    <w:rsid w:val="008E7ED1"/>
    <w:rsid w:val="008E7F7B"/>
    <w:rsid w:val="008F029B"/>
    <w:rsid w:val="008F0436"/>
    <w:rsid w:val="008F0485"/>
    <w:rsid w:val="008F10FC"/>
    <w:rsid w:val="008F110B"/>
    <w:rsid w:val="008F1A91"/>
    <w:rsid w:val="008F29EB"/>
    <w:rsid w:val="008F2D12"/>
    <w:rsid w:val="008F2E0A"/>
    <w:rsid w:val="008F2E13"/>
    <w:rsid w:val="008F3799"/>
    <w:rsid w:val="008F3A19"/>
    <w:rsid w:val="008F3D19"/>
    <w:rsid w:val="008F4BA5"/>
    <w:rsid w:val="008F5552"/>
    <w:rsid w:val="008F572B"/>
    <w:rsid w:val="008F5F6F"/>
    <w:rsid w:val="008F6497"/>
    <w:rsid w:val="008F6F9A"/>
    <w:rsid w:val="008F7ABD"/>
    <w:rsid w:val="008F7D8F"/>
    <w:rsid w:val="008F7EF7"/>
    <w:rsid w:val="0090055E"/>
    <w:rsid w:val="009014F0"/>
    <w:rsid w:val="00901687"/>
    <w:rsid w:val="0090176F"/>
    <w:rsid w:val="00901FF2"/>
    <w:rsid w:val="00901FFE"/>
    <w:rsid w:val="0090238F"/>
    <w:rsid w:val="00902834"/>
    <w:rsid w:val="00902F63"/>
    <w:rsid w:val="00903016"/>
    <w:rsid w:val="0090355B"/>
    <w:rsid w:val="0090438D"/>
    <w:rsid w:val="00904869"/>
    <w:rsid w:val="00904B81"/>
    <w:rsid w:val="00904C1E"/>
    <w:rsid w:val="00904C4E"/>
    <w:rsid w:val="0090514D"/>
    <w:rsid w:val="00905462"/>
    <w:rsid w:val="009059E3"/>
    <w:rsid w:val="00905F12"/>
    <w:rsid w:val="00906364"/>
    <w:rsid w:val="00906460"/>
    <w:rsid w:val="00906661"/>
    <w:rsid w:val="009067AA"/>
    <w:rsid w:val="00906C6B"/>
    <w:rsid w:val="00906EBC"/>
    <w:rsid w:val="009077CB"/>
    <w:rsid w:val="00907A92"/>
    <w:rsid w:val="00907D6F"/>
    <w:rsid w:val="00907F37"/>
    <w:rsid w:val="009102D9"/>
    <w:rsid w:val="00910488"/>
    <w:rsid w:val="00911101"/>
    <w:rsid w:val="0091159A"/>
    <w:rsid w:val="00911A35"/>
    <w:rsid w:val="00911EED"/>
    <w:rsid w:val="00912005"/>
    <w:rsid w:val="00912332"/>
    <w:rsid w:val="009127CD"/>
    <w:rsid w:val="00912971"/>
    <w:rsid w:val="009138D4"/>
    <w:rsid w:val="00915608"/>
    <w:rsid w:val="0091592E"/>
    <w:rsid w:val="0091598C"/>
    <w:rsid w:val="00915FF3"/>
    <w:rsid w:val="00916161"/>
    <w:rsid w:val="0091748D"/>
    <w:rsid w:val="009179C5"/>
    <w:rsid w:val="009200CB"/>
    <w:rsid w:val="00921684"/>
    <w:rsid w:val="009220A3"/>
    <w:rsid w:val="00922245"/>
    <w:rsid w:val="0092262F"/>
    <w:rsid w:val="00922E1B"/>
    <w:rsid w:val="00923826"/>
    <w:rsid w:val="00923DF9"/>
    <w:rsid w:val="00924223"/>
    <w:rsid w:val="00924611"/>
    <w:rsid w:val="0092524C"/>
    <w:rsid w:val="00925937"/>
    <w:rsid w:val="00925BE5"/>
    <w:rsid w:val="009260F5"/>
    <w:rsid w:val="0092622D"/>
    <w:rsid w:val="00926A0A"/>
    <w:rsid w:val="00926DC8"/>
    <w:rsid w:val="00926DC9"/>
    <w:rsid w:val="00926E06"/>
    <w:rsid w:val="009274F3"/>
    <w:rsid w:val="00927B91"/>
    <w:rsid w:val="00930F5B"/>
    <w:rsid w:val="00931179"/>
    <w:rsid w:val="00931500"/>
    <w:rsid w:val="009325A4"/>
    <w:rsid w:val="009330E1"/>
    <w:rsid w:val="0093362A"/>
    <w:rsid w:val="00933C61"/>
    <w:rsid w:val="00934561"/>
    <w:rsid w:val="00934C1A"/>
    <w:rsid w:val="00934E5B"/>
    <w:rsid w:val="00934F4D"/>
    <w:rsid w:val="0093553E"/>
    <w:rsid w:val="009356F5"/>
    <w:rsid w:val="00935719"/>
    <w:rsid w:val="009360D3"/>
    <w:rsid w:val="0093628D"/>
    <w:rsid w:val="00936A4B"/>
    <w:rsid w:val="00936A9F"/>
    <w:rsid w:val="009373B8"/>
    <w:rsid w:val="00940120"/>
    <w:rsid w:val="0094109F"/>
    <w:rsid w:val="00941464"/>
    <w:rsid w:val="00941575"/>
    <w:rsid w:val="009417B6"/>
    <w:rsid w:val="009426F0"/>
    <w:rsid w:val="009428B8"/>
    <w:rsid w:val="0094293A"/>
    <w:rsid w:val="00942E70"/>
    <w:rsid w:val="00943351"/>
    <w:rsid w:val="00943CBF"/>
    <w:rsid w:val="009442EA"/>
    <w:rsid w:val="00944ECB"/>
    <w:rsid w:val="009459C0"/>
    <w:rsid w:val="00945E45"/>
    <w:rsid w:val="00946846"/>
    <w:rsid w:val="009503AA"/>
    <w:rsid w:val="009505A4"/>
    <w:rsid w:val="00950884"/>
    <w:rsid w:val="009519D2"/>
    <w:rsid w:val="00951BAD"/>
    <w:rsid w:val="00951BFB"/>
    <w:rsid w:val="00951C81"/>
    <w:rsid w:val="00951D2D"/>
    <w:rsid w:val="00952A93"/>
    <w:rsid w:val="00953534"/>
    <w:rsid w:val="00953701"/>
    <w:rsid w:val="009537C9"/>
    <w:rsid w:val="00953B61"/>
    <w:rsid w:val="00953FD7"/>
    <w:rsid w:val="0095415A"/>
    <w:rsid w:val="00955E34"/>
    <w:rsid w:val="009566F5"/>
    <w:rsid w:val="00956B9A"/>
    <w:rsid w:val="00956FAF"/>
    <w:rsid w:val="009570BD"/>
    <w:rsid w:val="00957267"/>
    <w:rsid w:val="0096069C"/>
    <w:rsid w:val="00960D85"/>
    <w:rsid w:val="009611A3"/>
    <w:rsid w:val="009618F6"/>
    <w:rsid w:val="00961B85"/>
    <w:rsid w:val="00961BCE"/>
    <w:rsid w:val="00961CD9"/>
    <w:rsid w:val="00961FD5"/>
    <w:rsid w:val="00962260"/>
    <w:rsid w:val="009629ED"/>
    <w:rsid w:val="00962A07"/>
    <w:rsid w:val="00962A3C"/>
    <w:rsid w:val="00962D17"/>
    <w:rsid w:val="00963112"/>
    <w:rsid w:val="0096330B"/>
    <w:rsid w:val="00963541"/>
    <w:rsid w:val="0096411A"/>
    <w:rsid w:val="00964342"/>
    <w:rsid w:val="009643F2"/>
    <w:rsid w:val="009646B5"/>
    <w:rsid w:val="00965945"/>
    <w:rsid w:val="00965A8B"/>
    <w:rsid w:val="00965BB2"/>
    <w:rsid w:val="00965CC8"/>
    <w:rsid w:val="00966061"/>
    <w:rsid w:val="00966F36"/>
    <w:rsid w:val="0096739D"/>
    <w:rsid w:val="00967ECF"/>
    <w:rsid w:val="00967FF1"/>
    <w:rsid w:val="00970056"/>
    <w:rsid w:val="0097017E"/>
    <w:rsid w:val="009707CC"/>
    <w:rsid w:val="00971156"/>
    <w:rsid w:val="00971513"/>
    <w:rsid w:val="00971A8D"/>
    <w:rsid w:val="00971AF1"/>
    <w:rsid w:val="00971DF4"/>
    <w:rsid w:val="00971F32"/>
    <w:rsid w:val="00971FB1"/>
    <w:rsid w:val="00971FDF"/>
    <w:rsid w:val="009727F6"/>
    <w:rsid w:val="009729EA"/>
    <w:rsid w:val="00972D02"/>
    <w:rsid w:val="00972EE5"/>
    <w:rsid w:val="009731C0"/>
    <w:rsid w:val="00973F76"/>
    <w:rsid w:val="00973FDC"/>
    <w:rsid w:val="009740B6"/>
    <w:rsid w:val="009752CE"/>
    <w:rsid w:val="00975499"/>
    <w:rsid w:val="00975A34"/>
    <w:rsid w:val="00975A50"/>
    <w:rsid w:val="00975C3E"/>
    <w:rsid w:val="009764B7"/>
    <w:rsid w:val="0097684B"/>
    <w:rsid w:val="00976ADB"/>
    <w:rsid w:val="0097713A"/>
    <w:rsid w:val="0097794A"/>
    <w:rsid w:val="00977C85"/>
    <w:rsid w:val="0098000C"/>
    <w:rsid w:val="00980971"/>
    <w:rsid w:val="00981137"/>
    <w:rsid w:val="00981985"/>
    <w:rsid w:val="00981ABF"/>
    <w:rsid w:val="00981B99"/>
    <w:rsid w:val="009820FE"/>
    <w:rsid w:val="0098230F"/>
    <w:rsid w:val="00982591"/>
    <w:rsid w:val="00983017"/>
    <w:rsid w:val="009830EE"/>
    <w:rsid w:val="0098320D"/>
    <w:rsid w:val="00983793"/>
    <w:rsid w:val="009837C2"/>
    <w:rsid w:val="009838E4"/>
    <w:rsid w:val="00984E9F"/>
    <w:rsid w:val="00986F1A"/>
    <w:rsid w:val="00986FDE"/>
    <w:rsid w:val="00987820"/>
    <w:rsid w:val="009879B4"/>
    <w:rsid w:val="00987AF7"/>
    <w:rsid w:val="00987CBC"/>
    <w:rsid w:val="009901F0"/>
    <w:rsid w:val="00990474"/>
    <w:rsid w:val="0099094F"/>
    <w:rsid w:val="00990A99"/>
    <w:rsid w:val="00990DB8"/>
    <w:rsid w:val="00991577"/>
    <w:rsid w:val="00991D11"/>
    <w:rsid w:val="00991D1D"/>
    <w:rsid w:val="00992076"/>
    <w:rsid w:val="0099220D"/>
    <w:rsid w:val="00992622"/>
    <w:rsid w:val="009927D2"/>
    <w:rsid w:val="00992825"/>
    <w:rsid w:val="00992C7A"/>
    <w:rsid w:val="00992C91"/>
    <w:rsid w:val="00992FFB"/>
    <w:rsid w:val="00994293"/>
    <w:rsid w:val="00994706"/>
    <w:rsid w:val="00994C20"/>
    <w:rsid w:val="0099528D"/>
    <w:rsid w:val="00995367"/>
    <w:rsid w:val="009959BB"/>
    <w:rsid w:val="00995C2F"/>
    <w:rsid w:val="00996E82"/>
    <w:rsid w:val="0099748B"/>
    <w:rsid w:val="009979D5"/>
    <w:rsid w:val="00997B44"/>
    <w:rsid w:val="00997D89"/>
    <w:rsid w:val="009A024F"/>
    <w:rsid w:val="009A043B"/>
    <w:rsid w:val="009A095B"/>
    <w:rsid w:val="009A0967"/>
    <w:rsid w:val="009A0B84"/>
    <w:rsid w:val="009A103C"/>
    <w:rsid w:val="009A2477"/>
    <w:rsid w:val="009A2581"/>
    <w:rsid w:val="009A262B"/>
    <w:rsid w:val="009A31C7"/>
    <w:rsid w:val="009A33C2"/>
    <w:rsid w:val="009A3B0A"/>
    <w:rsid w:val="009A423E"/>
    <w:rsid w:val="009A42A5"/>
    <w:rsid w:val="009A44C5"/>
    <w:rsid w:val="009A4945"/>
    <w:rsid w:val="009A5556"/>
    <w:rsid w:val="009A6693"/>
    <w:rsid w:val="009A6CCD"/>
    <w:rsid w:val="009A7128"/>
    <w:rsid w:val="009A728C"/>
    <w:rsid w:val="009A75A6"/>
    <w:rsid w:val="009A769C"/>
    <w:rsid w:val="009A79FF"/>
    <w:rsid w:val="009A7B4E"/>
    <w:rsid w:val="009A7C7A"/>
    <w:rsid w:val="009B0178"/>
    <w:rsid w:val="009B0310"/>
    <w:rsid w:val="009B0478"/>
    <w:rsid w:val="009B10FF"/>
    <w:rsid w:val="009B1640"/>
    <w:rsid w:val="009B188D"/>
    <w:rsid w:val="009B1C33"/>
    <w:rsid w:val="009B1FA6"/>
    <w:rsid w:val="009B3281"/>
    <w:rsid w:val="009B3831"/>
    <w:rsid w:val="009B3886"/>
    <w:rsid w:val="009B39A3"/>
    <w:rsid w:val="009B3CFB"/>
    <w:rsid w:val="009B4302"/>
    <w:rsid w:val="009B46D6"/>
    <w:rsid w:val="009B46FC"/>
    <w:rsid w:val="009B4792"/>
    <w:rsid w:val="009B4E34"/>
    <w:rsid w:val="009B51FB"/>
    <w:rsid w:val="009B56F4"/>
    <w:rsid w:val="009B578D"/>
    <w:rsid w:val="009B5A27"/>
    <w:rsid w:val="009B68E3"/>
    <w:rsid w:val="009B7650"/>
    <w:rsid w:val="009B7E75"/>
    <w:rsid w:val="009C01FB"/>
    <w:rsid w:val="009C068C"/>
    <w:rsid w:val="009C0DC4"/>
    <w:rsid w:val="009C0EF9"/>
    <w:rsid w:val="009C1158"/>
    <w:rsid w:val="009C1395"/>
    <w:rsid w:val="009C16E9"/>
    <w:rsid w:val="009C1A1D"/>
    <w:rsid w:val="009C1DCB"/>
    <w:rsid w:val="009C28FA"/>
    <w:rsid w:val="009C29E9"/>
    <w:rsid w:val="009C331A"/>
    <w:rsid w:val="009C3CAF"/>
    <w:rsid w:val="009C4125"/>
    <w:rsid w:val="009C4524"/>
    <w:rsid w:val="009C4B39"/>
    <w:rsid w:val="009C4EC5"/>
    <w:rsid w:val="009C56FB"/>
    <w:rsid w:val="009C6520"/>
    <w:rsid w:val="009C6F14"/>
    <w:rsid w:val="009C7247"/>
    <w:rsid w:val="009C759B"/>
    <w:rsid w:val="009C7607"/>
    <w:rsid w:val="009C78FC"/>
    <w:rsid w:val="009C7BD8"/>
    <w:rsid w:val="009D0429"/>
    <w:rsid w:val="009D08CD"/>
    <w:rsid w:val="009D0E44"/>
    <w:rsid w:val="009D0E87"/>
    <w:rsid w:val="009D11B7"/>
    <w:rsid w:val="009D1D46"/>
    <w:rsid w:val="009D1E6A"/>
    <w:rsid w:val="009D295A"/>
    <w:rsid w:val="009D2AF1"/>
    <w:rsid w:val="009D2BB7"/>
    <w:rsid w:val="009D303B"/>
    <w:rsid w:val="009D36FE"/>
    <w:rsid w:val="009D3C28"/>
    <w:rsid w:val="009D4120"/>
    <w:rsid w:val="009D41AC"/>
    <w:rsid w:val="009D5598"/>
    <w:rsid w:val="009D55AE"/>
    <w:rsid w:val="009D597E"/>
    <w:rsid w:val="009D5D83"/>
    <w:rsid w:val="009D62AD"/>
    <w:rsid w:val="009D6B10"/>
    <w:rsid w:val="009D7365"/>
    <w:rsid w:val="009D7CC5"/>
    <w:rsid w:val="009D7CD2"/>
    <w:rsid w:val="009E04C9"/>
    <w:rsid w:val="009E0BC4"/>
    <w:rsid w:val="009E0D12"/>
    <w:rsid w:val="009E0F49"/>
    <w:rsid w:val="009E100E"/>
    <w:rsid w:val="009E13B3"/>
    <w:rsid w:val="009E1A26"/>
    <w:rsid w:val="009E3135"/>
    <w:rsid w:val="009E3568"/>
    <w:rsid w:val="009E3A4D"/>
    <w:rsid w:val="009E40F6"/>
    <w:rsid w:val="009E598F"/>
    <w:rsid w:val="009E6924"/>
    <w:rsid w:val="009E6B3D"/>
    <w:rsid w:val="009E6C48"/>
    <w:rsid w:val="009E6F8B"/>
    <w:rsid w:val="009E7367"/>
    <w:rsid w:val="009E7372"/>
    <w:rsid w:val="009E74F6"/>
    <w:rsid w:val="009E757D"/>
    <w:rsid w:val="009E7FEE"/>
    <w:rsid w:val="009F0290"/>
    <w:rsid w:val="009F068A"/>
    <w:rsid w:val="009F0F2C"/>
    <w:rsid w:val="009F1544"/>
    <w:rsid w:val="009F155B"/>
    <w:rsid w:val="009F15DD"/>
    <w:rsid w:val="009F1EAC"/>
    <w:rsid w:val="009F1ED5"/>
    <w:rsid w:val="009F2032"/>
    <w:rsid w:val="009F203D"/>
    <w:rsid w:val="009F21BC"/>
    <w:rsid w:val="009F36A1"/>
    <w:rsid w:val="009F3947"/>
    <w:rsid w:val="009F3B35"/>
    <w:rsid w:val="009F3BEC"/>
    <w:rsid w:val="009F3E00"/>
    <w:rsid w:val="009F41BF"/>
    <w:rsid w:val="009F4354"/>
    <w:rsid w:val="009F4FD9"/>
    <w:rsid w:val="009F5696"/>
    <w:rsid w:val="009F576B"/>
    <w:rsid w:val="009F5BCC"/>
    <w:rsid w:val="009F65A9"/>
    <w:rsid w:val="009F67AF"/>
    <w:rsid w:val="009F6A3E"/>
    <w:rsid w:val="009F6E4D"/>
    <w:rsid w:val="009F7788"/>
    <w:rsid w:val="009F78BB"/>
    <w:rsid w:val="00A00E27"/>
    <w:rsid w:val="00A00F59"/>
    <w:rsid w:val="00A0195C"/>
    <w:rsid w:val="00A01D07"/>
    <w:rsid w:val="00A023A4"/>
    <w:rsid w:val="00A026BD"/>
    <w:rsid w:val="00A036BB"/>
    <w:rsid w:val="00A03C75"/>
    <w:rsid w:val="00A04B13"/>
    <w:rsid w:val="00A055B7"/>
    <w:rsid w:val="00A05692"/>
    <w:rsid w:val="00A06116"/>
    <w:rsid w:val="00A063C7"/>
    <w:rsid w:val="00A06A84"/>
    <w:rsid w:val="00A07720"/>
    <w:rsid w:val="00A0781C"/>
    <w:rsid w:val="00A07B89"/>
    <w:rsid w:val="00A07EC8"/>
    <w:rsid w:val="00A1085B"/>
    <w:rsid w:val="00A110F4"/>
    <w:rsid w:val="00A11524"/>
    <w:rsid w:val="00A1253C"/>
    <w:rsid w:val="00A12E73"/>
    <w:rsid w:val="00A12EC6"/>
    <w:rsid w:val="00A1336A"/>
    <w:rsid w:val="00A1336D"/>
    <w:rsid w:val="00A13865"/>
    <w:rsid w:val="00A13F45"/>
    <w:rsid w:val="00A14366"/>
    <w:rsid w:val="00A146F7"/>
    <w:rsid w:val="00A14833"/>
    <w:rsid w:val="00A151CC"/>
    <w:rsid w:val="00A1596B"/>
    <w:rsid w:val="00A16F4A"/>
    <w:rsid w:val="00A1775D"/>
    <w:rsid w:val="00A17BC9"/>
    <w:rsid w:val="00A17DF9"/>
    <w:rsid w:val="00A20043"/>
    <w:rsid w:val="00A2133E"/>
    <w:rsid w:val="00A22944"/>
    <w:rsid w:val="00A23116"/>
    <w:rsid w:val="00A23242"/>
    <w:rsid w:val="00A23369"/>
    <w:rsid w:val="00A236D5"/>
    <w:rsid w:val="00A2408D"/>
    <w:rsid w:val="00A2462C"/>
    <w:rsid w:val="00A25EDC"/>
    <w:rsid w:val="00A260C4"/>
    <w:rsid w:val="00A2637A"/>
    <w:rsid w:val="00A263F3"/>
    <w:rsid w:val="00A26421"/>
    <w:rsid w:val="00A26CE8"/>
    <w:rsid w:val="00A26DA0"/>
    <w:rsid w:val="00A27039"/>
    <w:rsid w:val="00A27151"/>
    <w:rsid w:val="00A27903"/>
    <w:rsid w:val="00A27CD1"/>
    <w:rsid w:val="00A307E3"/>
    <w:rsid w:val="00A30B25"/>
    <w:rsid w:val="00A313A0"/>
    <w:rsid w:val="00A313DB"/>
    <w:rsid w:val="00A315F2"/>
    <w:rsid w:val="00A31B10"/>
    <w:rsid w:val="00A31C15"/>
    <w:rsid w:val="00A31CC7"/>
    <w:rsid w:val="00A31DF2"/>
    <w:rsid w:val="00A3212F"/>
    <w:rsid w:val="00A32461"/>
    <w:rsid w:val="00A32E8D"/>
    <w:rsid w:val="00A3318A"/>
    <w:rsid w:val="00A33231"/>
    <w:rsid w:val="00A33528"/>
    <w:rsid w:val="00A336A6"/>
    <w:rsid w:val="00A33B5D"/>
    <w:rsid w:val="00A34120"/>
    <w:rsid w:val="00A3450C"/>
    <w:rsid w:val="00A34D17"/>
    <w:rsid w:val="00A35182"/>
    <w:rsid w:val="00A357A3"/>
    <w:rsid w:val="00A35935"/>
    <w:rsid w:val="00A35F76"/>
    <w:rsid w:val="00A35FD0"/>
    <w:rsid w:val="00A3606E"/>
    <w:rsid w:val="00A36386"/>
    <w:rsid w:val="00A36584"/>
    <w:rsid w:val="00A36C53"/>
    <w:rsid w:val="00A3769D"/>
    <w:rsid w:val="00A37F75"/>
    <w:rsid w:val="00A40107"/>
    <w:rsid w:val="00A402F6"/>
    <w:rsid w:val="00A4082F"/>
    <w:rsid w:val="00A40C64"/>
    <w:rsid w:val="00A412F8"/>
    <w:rsid w:val="00A418D4"/>
    <w:rsid w:val="00A42032"/>
    <w:rsid w:val="00A42274"/>
    <w:rsid w:val="00A42B39"/>
    <w:rsid w:val="00A42B50"/>
    <w:rsid w:val="00A42D86"/>
    <w:rsid w:val="00A43799"/>
    <w:rsid w:val="00A43E78"/>
    <w:rsid w:val="00A441AC"/>
    <w:rsid w:val="00A444D7"/>
    <w:rsid w:val="00A44787"/>
    <w:rsid w:val="00A44C38"/>
    <w:rsid w:val="00A44C3E"/>
    <w:rsid w:val="00A45072"/>
    <w:rsid w:val="00A4595B"/>
    <w:rsid w:val="00A45D51"/>
    <w:rsid w:val="00A46081"/>
    <w:rsid w:val="00A46504"/>
    <w:rsid w:val="00A46EC4"/>
    <w:rsid w:val="00A4757F"/>
    <w:rsid w:val="00A475D4"/>
    <w:rsid w:val="00A477D8"/>
    <w:rsid w:val="00A50960"/>
    <w:rsid w:val="00A50A13"/>
    <w:rsid w:val="00A50CD6"/>
    <w:rsid w:val="00A51020"/>
    <w:rsid w:val="00A51A81"/>
    <w:rsid w:val="00A51A9A"/>
    <w:rsid w:val="00A51FC6"/>
    <w:rsid w:val="00A524BB"/>
    <w:rsid w:val="00A52740"/>
    <w:rsid w:val="00A52942"/>
    <w:rsid w:val="00A52BCD"/>
    <w:rsid w:val="00A52DF4"/>
    <w:rsid w:val="00A53642"/>
    <w:rsid w:val="00A539CC"/>
    <w:rsid w:val="00A541B9"/>
    <w:rsid w:val="00A543EB"/>
    <w:rsid w:val="00A5478B"/>
    <w:rsid w:val="00A54CB7"/>
    <w:rsid w:val="00A54FC1"/>
    <w:rsid w:val="00A5511A"/>
    <w:rsid w:val="00A55474"/>
    <w:rsid w:val="00A554C5"/>
    <w:rsid w:val="00A55573"/>
    <w:rsid w:val="00A556A7"/>
    <w:rsid w:val="00A56141"/>
    <w:rsid w:val="00A562F4"/>
    <w:rsid w:val="00A56463"/>
    <w:rsid w:val="00A56796"/>
    <w:rsid w:val="00A56C2F"/>
    <w:rsid w:val="00A574BF"/>
    <w:rsid w:val="00A57F2A"/>
    <w:rsid w:val="00A60BB1"/>
    <w:rsid w:val="00A614D8"/>
    <w:rsid w:val="00A6165D"/>
    <w:rsid w:val="00A62883"/>
    <w:rsid w:val="00A62C0F"/>
    <w:rsid w:val="00A62CC3"/>
    <w:rsid w:val="00A63293"/>
    <w:rsid w:val="00A632B7"/>
    <w:rsid w:val="00A633F8"/>
    <w:rsid w:val="00A641F9"/>
    <w:rsid w:val="00A647A8"/>
    <w:rsid w:val="00A64C74"/>
    <w:rsid w:val="00A64E34"/>
    <w:rsid w:val="00A65291"/>
    <w:rsid w:val="00A6539C"/>
    <w:rsid w:val="00A65F6C"/>
    <w:rsid w:val="00A667C2"/>
    <w:rsid w:val="00A67213"/>
    <w:rsid w:val="00A67B37"/>
    <w:rsid w:val="00A67D59"/>
    <w:rsid w:val="00A700A1"/>
    <w:rsid w:val="00A70BDA"/>
    <w:rsid w:val="00A71BDC"/>
    <w:rsid w:val="00A72994"/>
    <w:rsid w:val="00A72C09"/>
    <w:rsid w:val="00A735B4"/>
    <w:rsid w:val="00A73920"/>
    <w:rsid w:val="00A73E36"/>
    <w:rsid w:val="00A73F0D"/>
    <w:rsid w:val="00A74090"/>
    <w:rsid w:val="00A74259"/>
    <w:rsid w:val="00A74285"/>
    <w:rsid w:val="00A745EB"/>
    <w:rsid w:val="00A75E55"/>
    <w:rsid w:val="00A761EF"/>
    <w:rsid w:val="00A764B2"/>
    <w:rsid w:val="00A76BB9"/>
    <w:rsid w:val="00A76C3D"/>
    <w:rsid w:val="00A77EF6"/>
    <w:rsid w:val="00A80AC6"/>
    <w:rsid w:val="00A80ACC"/>
    <w:rsid w:val="00A814BF"/>
    <w:rsid w:val="00A81906"/>
    <w:rsid w:val="00A81ACB"/>
    <w:rsid w:val="00A81CA4"/>
    <w:rsid w:val="00A81DCD"/>
    <w:rsid w:val="00A8300F"/>
    <w:rsid w:val="00A83816"/>
    <w:rsid w:val="00A8460D"/>
    <w:rsid w:val="00A84B24"/>
    <w:rsid w:val="00A850D3"/>
    <w:rsid w:val="00A850EF"/>
    <w:rsid w:val="00A8513B"/>
    <w:rsid w:val="00A85973"/>
    <w:rsid w:val="00A85A07"/>
    <w:rsid w:val="00A86587"/>
    <w:rsid w:val="00A87082"/>
    <w:rsid w:val="00A870DD"/>
    <w:rsid w:val="00A877A5"/>
    <w:rsid w:val="00A903E2"/>
    <w:rsid w:val="00A9063E"/>
    <w:rsid w:val="00A90B0C"/>
    <w:rsid w:val="00A9151C"/>
    <w:rsid w:val="00A91526"/>
    <w:rsid w:val="00A9155E"/>
    <w:rsid w:val="00A91AAD"/>
    <w:rsid w:val="00A92C6A"/>
    <w:rsid w:val="00A92E82"/>
    <w:rsid w:val="00A93313"/>
    <w:rsid w:val="00A93389"/>
    <w:rsid w:val="00A93E76"/>
    <w:rsid w:val="00A941A7"/>
    <w:rsid w:val="00A9433B"/>
    <w:rsid w:val="00A949EB"/>
    <w:rsid w:val="00A9556D"/>
    <w:rsid w:val="00A96E06"/>
    <w:rsid w:val="00A97BB6"/>
    <w:rsid w:val="00A97FCD"/>
    <w:rsid w:val="00AA0076"/>
    <w:rsid w:val="00AA065D"/>
    <w:rsid w:val="00AA1846"/>
    <w:rsid w:val="00AA1FAE"/>
    <w:rsid w:val="00AA2292"/>
    <w:rsid w:val="00AA232C"/>
    <w:rsid w:val="00AA2C17"/>
    <w:rsid w:val="00AA31A6"/>
    <w:rsid w:val="00AA497F"/>
    <w:rsid w:val="00AA5067"/>
    <w:rsid w:val="00AA5A67"/>
    <w:rsid w:val="00AA62AE"/>
    <w:rsid w:val="00AA6712"/>
    <w:rsid w:val="00AA7283"/>
    <w:rsid w:val="00AA731A"/>
    <w:rsid w:val="00AA7528"/>
    <w:rsid w:val="00AA7790"/>
    <w:rsid w:val="00AA7830"/>
    <w:rsid w:val="00AA7D55"/>
    <w:rsid w:val="00AB0176"/>
    <w:rsid w:val="00AB02F3"/>
    <w:rsid w:val="00AB0320"/>
    <w:rsid w:val="00AB066C"/>
    <w:rsid w:val="00AB0AEE"/>
    <w:rsid w:val="00AB163D"/>
    <w:rsid w:val="00AB183D"/>
    <w:rsid w:val="00AB1946"/>
    <w:rsid w:val="00AB1F03"/>
    <w:rsid w:val="00AB24A6"/>
    <w:rsid w:val="00AB2661"/>
    <w:rsid w:val="00AB2D65"/>
    <w:rsid w:val="00AB3333"/>
    <w:rsid w:val="00AB378A"/>
    <w:rsid w:val="00AB40FD"/>
    <w:rsid w:val="00AB473E"/>
    <w:rsid w:val="00AB4863"/>
    <w:rsid w:val="00AB4D78"/>
    <w:rsid w:val="00AB5B16"/>
    <w:rsid w:val="00AB5F28"/>
    <w:rsid w:val="00AB6CFA"/>
    <w:rsid w:val="00AB77F6"/>
    <w:rsid w:val="00AB7954"/>
    <w:rsid w:val="00AB7AD3"/>
    <w:rsid w:val="00AB7D01"/>
    <w:rsid w:val="00AC0365"/>
    <w:rsid w:val="00AC042F"/>
    <w:rsid w:val="00AC067C"/>
    <w:rsid w:val="00AC0730"/>
    <w:rsid w:val="00AC17D0"/>
    <w:rsid w:val="00AC1CE0"/>
    <w:rsid w:val="00AC1CE9"/>
    <w:rsid w:val="00AC222B"/>
    <w:rsid w:val="00AC28F8"/>
    <w:rsid w:val="00AC3473"/>
    <w:rsid w:val="00AC34FE"/>
    <w:rsid w:val="00AC35A1"/>
    <w:rsid w:val="00AC3755"/>
    <w:rsid w:val="00AC3C0E"/>
    <w:rsid w:val="00AC3ECB"/>
    <w:rsid w:val="00AC3F87"/>
    <w:rsid w:val="00AC4CDD"/>
    <w:rsid w:val="00AC57F4"/>
    <w:rsid w:val="00AC5808"/>
    <w:rsid w:val="00AC6E48"/>
    <w:rsid w:val="00AC6F0F"/>
    <w:rsid w:val="00AC7085"/>
    <w:rsid w:val="00AC7353"/>
    <w:rsid w:val="00AD05EA"/>
    <w:rsid w:val="00AD0C1F"/>
    <w:rsid w:val="00AD1033"/>
    <w:rsid w:val="00AD13F1"/>
    <w:rsid w:val="00AD1863"/>
    <w:rsid w:val="00AD2033"/>
    <w:rsid w:val="00AD23CC"/>
    <w:rsid w:val="00AD2E1F"/>
    <w:rsid w:val="00AD2FC8"/>
    <w:rsid w:val="00AD3802"/>
    <w:rsid w:val="00AD3971"/>
    <w:rsid w:val="00AD397F"/>
    <w:rsid w:val="00AD3B4E"/>
    <w:rsid w:val="00AD405E"/>
    <w:rsid w:val="00AD449C"/>
    <w:rsid w:val="00AD524B"/>
    <w:rsid w:val="00AD59CD"/>
    <w:rsid w:val="00AD5B68"/>
    <w:rsid w:val="00AD5EA6"/>
    <w:rsid w:val="00AD60A1"/>
    <w:rsid w:val="00AD6123"/>
    <w:rsid w:val="00AD6D34"/>
    <w:rsid w:val="00AD6DFE"/>
    <w:rsid w:val="00AD6FF3"/>
    <w:rsid w:val="00AD7210"/>
    <w:rsid w:val="00AD74B8"/>
    <w:rsid w:val="00AD76E8"/>
    <w:rsid w:val="00AE0026"/>
    <w:rsid w:val="00AE02C1"/>
    <w:rsid w:val="00AE1212"/>
    <w:rsid w:val="00AE1B00"/>
    <w:rsid w:val="00AE2022"/>
    <w:rsid w:val="00AE21DF"/>
    <w:rsid w:val="00AE2463"/>
    <w:rsid w:val="00AE2852"/>
    <w:rsid w:val="00AE2A75"/>
    <w:rsid w:val="00AE366A"/>
    <w:rsid w:val="00AE3BB1"/>
    <w:rsid w:val="00AE4088"/>
    <w:rsid w:val="00AE4151"/>
    <w:rsid w:val="00AE438C"/>
    <w:rsid w:val="00AE45A3"/>
    <w:rsid w:val="00AE47B3"/>
    <w:rsid w:val="00AE47E7"/>
    <w:rsid w:val="00AE53DF"/>
    <w:rsid w:val="00AE58FD"/>
    <w:rsid w:val="00AE5EC0"/>
    <w:rsid w:val="00AE62F8"/>
    <w:rsid w:val="00AE6FCD"/>
    <w:rsid w:val="00AE7289"/>
    <w:rsid w:val="00AE75A9"/>
    <w:rsid w:val="00AE7D16"/>
    <w:rsid w:val="00AE7E0C"/>
    <w:rsid w:val="00AE7E7D"/>
    <w:rsid w:val="00AE7FEF"/>
    <w:rsid w:val="00AF09BF"/>
    <w:rsid w:val="00AF1297"/>
    <w:rsid w:val="00AF222A"/>
    <w:rsid w:val="00AF225B"/>
    <w:rsid w:val="00AF2546"/>
    <w:rsid w:val="00AF298F"/>
    <w:rsid w:val="00AF31CC"/>
    <w:rsid w:val="00AF360B"/>
    <w:rsid w:val="00AF37D2"/>
    <w:rsid w:val="00AF3E2A"/>
    <w:rsid w:val="00AF409C"/>
    <w:rsid w:val="00AF48F9"/>
    <w:rsid w:val="00AF4F5E"/>
    <w:rsid w:val="00AF5202"/>
    <w:rsid w:val="00AF59E4"/>
    <w:rsid w:val="00AF6283"/>
    <w:rsid w:val="00AF6285"/>
    <w:rsid w:val="00AF681C"/>
    <w:rsid w:val="00AF6CD1"/>
    <w:rsid w:val="00AF6D28"/>
    <w:rsid w:val="00AF6DEB"/>
    <w:rsid w:val="00AF78B5"/>
    <w:rsid w:val="00AF7A8B"/>
    <w:rsid w:val="00AF7D69"/>
    <w:rsid w:val="00B006AD"/>
    <w:rsid w:val="00B006E0"/>
    <w:rsid w:val="00B00750"/>
    <w:rsid w:val="00B0082A"/>
    <w:rsid w:val="00B00CF6"/>
    <w:rsid w:val="00B01234"/>
    <w:rsid w:val="00B01EAC"/>
    <w:rsid w:val="00B0221E"/>
    <w:rsid w:val="00B022C0"/>
    <w:rsid w:val="00B03111"/>
    <w:rsid w:val="00B03374"/>
    <w:rsid w:val="00B03A92"/>
    <w:rsid w:val="00B03C66"/>
    <w:rsid w:val="00B03E8B"/>
    <w:rsid w:val="00B040FE"/>
    <w:rsid w:val="00B04364"/>
    <w:rsid w:val="00B04716"/>
    <w:rsid w:val="00B04AA1"/>
    <w:rsid w:val="00B04B2D"/>
    <w:rsid w:val="00B04E5A"/>
    <w:rsid w:val="00B05013"/>
    <w:rsid w:val="00B05936"/>
    <w:rsid w:val="00B05B8C"/>
    <w:rsid w:val="00B05EB4"/>
    <w:rsid w:val="00B061F4"/>
    <w:rsid w:val="00B064CA"/>
    <w:rsid w:val="00B068AB"/>
    <w:rsid w:val="00B072F2"/>
    <w:rsid w:val="00B077D6"/>
    <w:rsid w:val="00B103EF"/>
    <w:rsid w:val="00B10847"/>
    <w:rsid w:val="00B116F7"/>
    <w:rsid w:val="00B11873"/>
    <w:rsid w:val="00B11C8C"/>
    <w:rsid w:val="00B121F2"/>
    <w:rsid w:val="00B123CE"/>
    <w:rsid w:val="00B12C25"/>
    <w:rsid w:val="00B12F9F"/>
    <w:rsid w:val="00B12FF4"/>
    <w:rsid w:val="00B13357"/>
    <w:rsid w:val="00B1415B"/>
    <w:rsid w:val="00B1437A"/>
    <w:rsid w:val="00B144C8"/>
    <w:rsid w:val="00B14788"/>
    <w:rsid w:val="00B151D2"/>
    <w:rsid w:val="00B159A3"/>
    <w:rsid w:val="00B1681A"/>
    <w:rsid w:val="00B17895"/>
    <w:rsid w:val="00B17B6E"/>
    <w:rsid w:val="00B17FD1"/>
    <w:rsid w:val="00B205F7"/>
    <w:rsid w:val="00B211EE"/>
    <w:rsid w:val="00B21312"/>
    <w:rsid w:val="00B21380"/>
    <w:rsid w:val="00B22254"/>
    <w:rsid w:val="00B224E4"/>
    <w:rsid w:val="00B22864"/>
    <w:rsid w:val="00B22A02"/>
    <w:rsid w:val="00B230F6"/>
    <w:rsid w:val="00B23677"/>
    <w:rsid w:val="00B23CFA"/>
    <w:rsid w:val="00B23E4B"/>
    <w:rsid w:val="00B242C7"/>
    <w:rsid w:val="00B24DAF"/>
    <w:rsid w:val="00B24FE6"/>
    <w:rsid w:val="00B2524C"/>
    <w:rsid w:val="00B25399"/>
    <w:rsid w:val="00B254FD"/>
    <w:rsid w:val="00B25625"/>
    <w:rsid w:val="00B2592A"/>
    <w:rsid w:val="00B271AB"/>
    <w:rsid w:val="00B27E32"/>
    <w:rsid w:val="00B302C3"/>
    <w:rsid w:val="00B3057D"/>
    <w:rsid w:val="00B307AD"/>
    <w:rsid w:val="00B30848"/>
    <w:rsid w:val="00B30A45"/>
    <w:rsid w:val="00B31041"/>
    <w:rsid w:val="00B310A8"/>
    <w:rsid w:val="00B31986"/>
    <w:rsid w:val="00B31A53"/>
    <w:rsid w:val="00B31DA2"/>
    <w:rsid w:val="00B31E72"/>
    <w:rsid w:val="00B33205"/>
    <w:rsid w:val="00B33829"/>
    <w:rsid w:val="00B338BA"/>
    <w:rsid w:val="00B34D3A"/>
    <w:rsid w:val="00B350A0"/>
    <w:rsid w:val="00B35F77"/>
    <w:rsid w:val="00B3613F"/>
    <w:rsid w:val="00B36F39"/>
    <w:rsid w:val="00B37150"/>
    <w:rsid w:val="00B371C4"/>
    <w:rsid w:val="00B37AF2"/>
    <w:rsid w:val="00B37BF7"/>
    <w:rsid w:val="00B37EF1"/>
    <w:rsid w:val="00B404FB"/>
    <w:rsid w:val="00B407DD"/>
    <w:rsid w:val="00B4087F"/>
    <w:rsid w:val="00B40CDE"/>
    <w:rsid w:val="00B40DE1"/>
    <w:rsid w:val="00B41740"/>
    <w:rsid w:val="00B41878"/>
    <w:rsid w:val="00B4189E"/>
    <w:rsid w:val="00B41D90"/>
    <w:rsid w:val="00B42005"/>
    <w:rsid w:val="00B42C27"/>
    <w:rsid w:val="00B42EE5"/>
    <w:rsid w:val="00B43206"/>
    <w:rsid w:val="00B43617"/>
    <w:rsid w:val="00B4364C"/>
    <w:rsid w:val="00B4447B"/>
    <w:rsid w:val="00B448A1"/>
    <w:rsid w:val="00B44964"/>
    <w:rsid w:val="00B4532E"/>
    <w:rsid w:val="00B4545B"/>
    <w:rsid w:val="00B46241"/>
    <w:rsid w:val="00B4676A"/>
    <w:rsid w:val="00B46A20"/>
    <w:rsid w:val="00B46A4D"/>
    <w:rsid w:val="00B46E52"/>
    <w:rsid w:val="00B4701D"/>
    <w:rsid w:val="00B4744D"/>
    <w:rsid w:val="00B47625"/>
    <w:rsid w:val="00B4768F"/>
    <w:rsid w:val="00B479EB"/>
    <w:rsid w:val="00B509B0"/>
    <w:rsid w:val="00B51300"/>
    <w:rsid w:val="00B51397"/>
    <w:rsid w:val="00B51719"/>
    <w:rsid w:val="00B51912"/>
    <w:rsid w:val="00B51BAF"/>
    <w:rsid w:val="00B51DE3"/>
    <w:rsid w:val="00B52318"/>
    <w:rsid w:val="00B52DA2"/>
    <w:rsid w:val="00B53293"/>
    <w:rsid w:val="00B53E50"/>
    <w:rsid w:val="00B5416E"/>
    <w:rsid w:val="00B54239"/>
    <w:rsid w:val="00B54BB8"/>
    <w:rsid w:val="00B54FB4"/>
    <w:rsid w:val="00B555DC"/>
    <w:rsid w:val="00B559B5"/>
    <w:rsid w:val="00B55E07"/>
    <w:rsid w:val="00B56731"/>
    <w:rsid w:val="00B569F4"/>
    <w:rsid w:val="00B574B0"/>
    <w:rsid w:val="00B57AF5"/>
    <w:rsid w:val="00B6013E"/>
    <w:rsid w:val="00B61355"/>
    <w:rsid w:val="00B61823"/>
    <w:rsid w:val="00B61982"/>
    <w:rsid w:val="00B63080"/>
    <w:rsid w:val="00B6362E"/>
    <w:rsid w:val="00B63DEA"/>
    <w:rsid w:val="00B6412B"/>
    <w:rsid w:val="00B648C1"/>
    <w:rsid w:val="00B64A43"/>
    <w:rsid w:val="00B64AE1"/>
    <w:rsid w:val="00B64BAB"/>
    <w:rsid w:val="00B64D16"/>
    <w:rsid w:val="00B6540A"/>
    <w:rsid w:val="00B65598"/>
    <w:rsid w:val="00B659AC"/>
    <w:rsid w:val="00B66D1F"/>
    <w:rsid w:val="00B67103"/>
    <w:rsid w:val="00B67148"/>
    <w:rsid w:val="00B700E0"/>
    <w:rsid w:val="00B705F4"/>
    <w:rsid w:val="00B70CB6"/>
    <w:rsid w:val="00B70F8B"/>
    <w:rsid w:val="00B71C8C"/>
    <w:rsid w:val="00B71CF5"/>
    <w:rsid w:val="00B71FCB"/>
    <w:rsid w:val="00B7220B"/>
    <w:rsid w:val="00B728F2"/>
    <w:rsid w:val="00B72B6A"/>
    <w:rsid w:val="00B7318E"/>
    <w:rsid w:val="00B738E5"/>
    <w:rsid w:val="00B73E8F"/>
    <w:rsid w:val="00B742A9"/>
    <w:rsid w:val="00B74F81"/>
    <w:rsid w:val="00B75194"/>
    <w:rsid w:val="00B755F1"/>
    <w:rsid w:val="00B75688"/>
    <w:rsid w:val="00B75A1D"/>
    <w:rsid w:val="00B75CF4"/>
    <w:rsid w:val="00B760F5"/>
    <w:rsid w:val="00B763C5"/>
    <w:rsid w:val="00B76E10"/>
    <w:rsid w:val="00B77733"/>
    <w:rsid w:val="00B777FC"/>
    <w:rsid w:val="00B80153"/>
    <w:rsid w:val="00B8070B"/>
    <w:rsid w:val="00B8082A"/>
    <w:rsid w:val="00B80A59"/>
    <w:rsid w:val="00B80DBC"/>
    <w:rsid w:val="00B811CD"/>
    <w:rsid w:val="00B81599"/>
    <w:rsid w:val="00B817FF"/>
    <w:rsid w:val="00B8278D"/>
    <w:rsid w:val="00B83158"/>
    <w:rsid w:val="00B83670"/>
    <w:rsid w:val="00B83DE6"/>
    <w:rsid w:val="00B845A2"/>
    <w:rsid w:val="00B84FFB"/>
    <w:rsid w:val="00B85810"/>
    <w:rsid w:val="00B85F36"/>
    <w:rsid w:val="00B86251"/>
    <w:rsid w:val="00B868E1"/>
    <w:rsid w:val="00B86B03"/>
    <w:rsid w:val="00B87A86"/>
    <w:rsid w:val="00B87CD8"/>
    <w:rsid w:val="00B9037C"/>
    <w:rsid w:val="00B906AB"/>
    <w:rsid w:val="00B9073F"/>
    <w:rsid w:val="00B90966"/>
    <w:rsid w:val="00B90969"/>
    <w:rsid w:val="00B90988"/>
    <w:rsid w:val="00B90ADC"/>
    <w:rsid w:val="00B90D0B"/>
    <w:rsid w:val="00B91404"/>
    <w:rsid w:val="00B91A9B"/>
    <w:rsid w:val="00B91E00"/>
    <w:rsid w:val="00B921BE"/>
    <w:rsid w:val="00B92E00"/>
    <w:rsid w:val="00B93257"/>
    <w:rsid w:val="00B9457D"/>
    <w:rsid w:val="00B94802"/>
    <w:rsid w:val="00B94D3F"/>
    <w:rsid w:val="00B94E26"/>
    <w:rsid w:val="00B951B0"/>
    <w:rsid w:val="00B952CE"/>
    <w:rsid w:val="00B95C15"/>
    <w:rsid w:val="00B96554"/>
    <w:rsid w:val="00B96926"/>
    <w:rsid w:val="00B96F4C"/>
    <w:rsid w:val="00B97AE2"/>
    <w:rsid w:val="00B97F72"/>
    <w:rsid w:val="00BA0798"/>
    <w:rsid w:val="00BA11EC"/>
    <w:rsid w:val="00BA2213"/>
    <w:rsid w:val="00BA3167"/>
    <w:rsid w:val="00BA334A"/>
    <w:rsid w:val="00BA39AB"/>
    <w:rsid w:val="00BA3B61"/>
    <w:rsid w:val="00BA4C11"/>
    <w:rsid w:val="00BA513C"/>
    <w:rsid w:val="00BA597E"/>
    <w:rsid w:val="00BB01B3"/>
    <w:rsid w:val="00BB02ED"/>
    <w:rsid w:val="00BB0EA0"/>
    <w:rsid w:val="00BB1212"/>
    <w:rsid w:val="00BB132C"/>
    <w:rsid w:val="00BB1335"/>
    <w:rsid w:val="00BB14D4"/>
    <w:rsid w:val="00BB191F"/>
    <w:rsid w:val="00BB1A0A"/>
    <w:rsid w:val="00BB1C54"/>
    <w:rsid w:val="00BB2798"/>
    <w:rsid w:val="00BB2823"/>
    <w:rsid w:val="00BB2871"/>
    <w:rsid w:val="00BB28AF"/>
    <w:rsid w:val="00BB2C86"/>
    <w:rsid w:val="00BB3094"/>
    <w:rsid w:val="00BB3333"/>
    <w:rsid w:val="00BB3612"/>
    <w:rsid w:val="00BB3A57"/>
    <w:rsid w:val="00BB3EDB"/>
    <w:rsid w:val="00BB5209"/>
    <w:rsid w:val="00BB5724"/>
    <w:rsid w:val="00BB57F3"/>
    <w:rsid w:val="00BB5F31"/>
    <w:rsid w:val="00BB6EDC"/>
    <w:rsid w:val="00BB7476"/>
    <w:rsid w:val="00BB75CB"/>
    <w:rsid w:val="00BB788F"/>
    <w:rsid w:val="00BB7C58"/>
    <w:rsid w:val="00BC08D0"/>
    <w:rsid w:val="00BC0B50"/>
    <w:rsid w:val="00BC107C"/>
    <w:rsid w:val="00BC108E"/>
    <w:rsid w:val="00BC10A4"/>
    <w:rsid w:val="00BC3A15"/>
    <w:rsid w:val="00BC3A51"/>
    <w:rsid w:val="00BC3F63"/>
    <w:rsid w:val="00BC42EB"/>
    <w:rsid w:val="00BC4CBE"/>
    <w:rsid w:val="00BC5449"/>
    <w:rsid w:val="00BC544A"/>
    <w:rsid w:val="00BC5A26"/>
    <w:rsid w:val="00BC6274"/>
    <w:rsid w:val="00BC6B11"/>
    <w:rsid w:val="00BC6F39"/>
    <w:rsid w:val="00BC7137"/>
    <w:rsid w:val="00BC77E3"/>
    <w:rsid w:val="00BD0410"/>
    <w:rsid w:val="00BD08EA"/>
    <w:rsid w:val="00BD09F2"/>
    <w:rsid w:val="00BD0A2D"/>
    <w:rsid w:val="00BD0EC5"/>
    <w:rsid w:val="00BD0FDC"/>
    <w:rsid w:val="00BD177F"/>
    <w:rsid w:val="00BD1ED8"/>
    <w:rsid w:val="00BD22EF"/>
    <w:rsid w:val="00BD2B9D"/>
    <w:rsid w:val="00BD312D"/>
    <w:rsid w:val="00BD35F9"/>
    <w:rsid w:val="00BD378C"/>
    <w:rsid w:val="00BD37E1"/>
    <w:rsid w:val="00BD459A"/>
    <w:rsid w:val="00BD4F88"/>
    <w:rsid w:val="00BD5B88"/>
    <w:rsid w:val="00BD5E66"/>
    <w:rsid w:val="00BD5FE5"/>
    <w:rsid w:val="00BD65E2"/>
    <w:rsid w:val="00BD6EA7"/>
    <w:rsid w:val="00BD6F27"/>
    <w:rsid w:val="00BD7523"/>
    <w:rsid w:val="00BD77E1"/>
    <w:rsid w:val="00BD77FA"/>
    <w:rsid w:val="00BD7E40"/>
    <w:rsid w:val="00BE0966"/>
    <w:rsid w:val="00BE0994"/>
    <w:rsid w:val="00BE0E58"/>
    <w:rsid w:val="00BE15C2"/>
    <w:rsid w:val="00BE17F4"/>
    <w:rsid w:val="00BE1A8D"/>
    <w:rsid w:val="00BE1BB9"/>
    <w:rsid w:val="00BE1F65"/>
    <w:rsid w:val="00BE212C"/>
    <w:rsid w:val="00BE246F"/>
    <w:rsid w:val="00BE2E8F"/>
    <w:rsid w:val="00BE32A1"/>
    <w:rsid w:val="00BE3466"/>
    <w:rsid w:val="00BE3AE3"/>
    <w:rsid w:val="00BE3C11"/>
    <w:rsid w:val="00BE4B10"/>
    <w:rsid w:val="00BE4DCF"/>
    <w:rsid w:val="00BE5375"/>
    <w:rsid w:val="00BE591B"/>
    <w:rsid w:val="00BE6297"/>
    <w:rsid w:val="00BE639C"/>
    <w:rsid w:val="00BE70E3"/>
    <w:rsid w:val="00BE7712"/>
    <w:rsid w:val="00BE7745"/>
    <w:rsid w:val="00BF0AB6"/>
    <w:rsid w:val="00BF1054"/>
    <w:rsid w:val="00BF13B8"/>
    <w:rsid w:val="00BF18A6"/>
    <w:rsid w:val="00BF1B6E"/>
    <w:rsid w:val="00BF1B9A"/>
    <w:rsid w:val="00BF22BD"/>
    <w:rsid w:val="00BF28DA"/>
    <w:rsid w:val="00BF3223"/>
    <w:rsid w:val="00BF3867"/>
    <w:rsid w:val="00BF3C15"/>
    <w:rsid w:val="00BF3DDF"/>
    <w:rsid w:val="00BF4648"/>
    <w:rsid w:val="00BF4C06"/>
    <w:rsid w:val="00BF5AA1"/>
    <w:rsid w:val="00BF5E9D"/>
    <w:rsid w:val="00BF64F3"/>
    <w:rsid w:val="00BF69D0"/>
    <w:rsid w:val="00BF6D0F"/>
    <w:rsid w:val="00BF6E78"/>
    <w:rsid w:val="00BF6FFC"/>
    <w:rsid w:val="00BF720C"/>
    <w:rsid w:val="00BF7414"/>
    <w:rsid w:val="00C0075D"/>
    <w:rsid w:val="00C0086A"/>
    <w:rsid w:val="00C00B97"/>
    <w:rsid w:val="00C00C83"/>
    <w:rsid w:val="00C012CF"/>
    <w:rsid w:val="00C016B0"/>
    <w:rsid w:val="00C0173C"/>
    <w:rsid w:val="00C01807"/>
    <w:rsid w:val="00C0196D"/>
    <w:rsid w:val="00C019AB"/>
    <w:rsid w:val="00C01C98"/>
    <w:rsid w:val="00C02A8F"/>
    <w:rsid w:val="00C02BA3"/>
    <w:rsid w:val="00C03387"/>
    <w:rsid w:val="00C03AB1"/>
    <w:rsid w:val="00C03D83"/>
    <w:rsid w:val="00C044FD"/>
    <w:rsid w:val="00C048BB"/>
    <w:rsid w:val="00C048FE"/>
    <w:rsid w:val="00C0492E"/>
    <w:rsid w:val="00C049DC"/>
    <w:rsid w:val="00C04D05"/>
    <w:rsid w:val="00C04D9F"/>
    <w:rsid w:val="00C05293"/>
    <w:rsid w:val="00C06078"/>
    <w:rsid w:val="00C061F3"/>
    <w:rsid w:val="00C062CB"/>
    <w:rsid w:val="00C067D0"/>
    <w:rsid w:val="00C06BB7"/>
    <w:rsid w:val="00C06E18"/>
    <w:rsid w:val="00C07B62"/>
    <w:rsid w:val="00C07F18"/>
    <w:rsid w:val="00C102A2"/>
    <w:rsid w:val="00C10806"/>
    <w:rsid w:val="00C1198F"/>
    <w:rsid w:val="00C12AC5"/>
    <w:rsid w:val="00C13304"/>
    <w:rsid w:val="00C144A2"/>
    <w:rsid w:val="00C144E1"/>
    <w:rsid w:val="00C1483C"/>
    <w:rsid w:val="00C14E87"/>
    <w:rsid w:val="00C15061"/>
    <w:rsid w:val="00C150BB"/>
    <w:rsid w:val="00C15D3D"/>
    <w:rsid w:val="00C1612F"/>
    <w:rsid w:val="00C16459"/>
    <w:rsid w:val="00C16661"/>
    <w:rsid w:val="00C1730D"/>
    <w:rsid w:val="00C179E9"/>
    <w:rsid w:val="00C17BED"/>
    <w:rsid w:val="00C17ECB"/>
    <w:rsid w:val="00C20225"/>
    <w:rsid w:val="00C2069A"/>
    <w:rsid w:val="00C21672"/>
    <w:rsid w:val="00C2181D"/>
    <w:rsid w:val="00C22222"/>
    <w:rsid w:val="00C223A1"/>
    <w:rsid w:val="00C22863"/>
    <w:rsid w:val="00C22AF8"/>
    <w:rsid w:val="00C22B08"/>
    <w:rsid w:val="00C23315"/>
    <w:rsid w:val="00C23468"/>
    <w:rsid w:val="00C237C3"/>
    <w:rsid w:val="00C23BC2"/>
    <w:rsid w:val="00C243FE"/>
    <w:rsid w:val="00C2476B"/>
    <w:rsid w:val="00C24E64"/>
    <w:rsid w:val="00C2522B"/>
    <w:rsid w:val="00C255FB"/>
    <w:rsid w:val="00C25F6C"/>
    <w:rsid w:val="00C26134"/>
    <w:rsid w:val="00C2795A"/>
    <w:rsid w:val="00C301C5"/>
    <w:rsid w:val="00C301E8"/>
    <w:rsid w:val="00C3085E"/>
    <w:rsid w:val="00C30BF9"/>
    <w:rsid w:val="00C316E5"/>
    <w:rsid w:val="00C31B2D"/>
    <w:rsid w:val="00C32293"/>
    <w:rsid w:val="00C32703"/>
    <w:rsid w:val="00C3296A"/>
    <w:rsid w:val="00C32A4F"/>
    <w:rsid w:val="00C32B29"/>
    <w:rsid w:val="00C32BCA"/>
    <w:rsid w:val="00C32C36"/>
    <w:rsid w:val="00C33170"/>
    <w:rsid w:val="00C33347"/>
    <w:rsid w:val="00C33647"/>
    <w:rsid w:val="00C33C71"/>
    <w:rsid w:val="00C33FA9"/>
    <w:rsid w:val="00C34B6B"/>
    <w:rsid w:val="00C3524E"/>
    <w:rsid w:val="00C35794"/>
    <w:rsid w:val="00C3653D"/>
    <w:rsid w:val="00C36B78"/>
    <w:rsid w:val="00C36EDF"/>
    <w:rsid w:val="00C36FE4"/>
    <w:rsid w:val="00C3795F"/>
    <w:rsid w:val="00C40037"/>
    <w:rsid w:val="00C402B9"/>
    <w:rsid w:val="00C40627"/>
    <w:rsid w:val="00C40AE3"/>
    <w:rsid w:val="00C40C08"/>
    <w:rsid w:val="00C4107A"/>
    <w:rsid w:val="00C41EC3"/>
    <w:rsid w:val="00C42045"/>
    <w:rsid w:val="00C42245"/>
    <w:rsid w:val="00C423EB"/>
    <w:rsid w:val="00C42566"/>
    <w:rsid w:val="00C4257B"/>
    <w:rsid w:val="00C425DD"/>
    <w:rsid w:val="00C42AE7"/>
    <w:rsid w:val="00C43218"/>
    <w:rsid w:val="00C432B9"/>
    <w:rsid w:val="00C44019"/>
    <w:rsid w:val="00C4520B"/>
    <w:rsid w:val="00C457D4"/>
    <w:rsid w:val="00C4599E"/>
    <w:rsid w:val="00C45FB9"/>
    <w:rsid w:val="00C46991"/>
    <w:rsid w:val="00C47114"/>
    <w:rsid w:val="00C472D0"/>
    <w:rsid w:val="00C4772D"/>
    <w:rsid w:val="00C47D81"/>
    <w:rsid w:val="00C47FB8"/>
    <w:rsid w:val="00C50309"/>
    <w:rsid w:val="00C50333"/>
    <w:rsid w:val="00C5074D"/>
    <w:rsid w:val="00C507BE"/>
    <w:rsid w:val="00C50938"/>
    <w:rsid w:val="00C50B61"/>
    <w:rsid w:val="00C50F85"/>
    <w:rsid w:val="00C5137C"/>
    <w:rsid w:val="00C51627"/>
    <w:rsid w:val="00C51CC6"/>
    <w:rsid w:val="00C51D00"/>
    <w:rsid w:val="00C5233A"/>
    <w:rsid w:val="00C526ED"/>
    <w:rsid w:val="00C52D8D"/>
    <w:rsid w:val="00C5393B"/>
    <w:rsid w:val="00C53C71"/>
    <w:rsid w:val="00C540C5"/>
    <w:rsid w:val="00C5427B"/>
    <w:rsid w:val="00C542F9"/>
    <w:rsid w:val="00C54502"/>
    <w:rsid w:val="00C54A1F"/>
    <w:rsid w:val="00C54A4A"/>
    <w:rsid w:val="00C56777"/>
    <w:rsid w:val="00C56BEF"/>
    <w:rsid w:val="00C56C89"/>
    <w:rsid w:val="00C56FFD"/>
    <w:rsid w:val="00C5793A"/>
    <w:rsid w:val="00C607F0"/>
    <w:rsid w:val="00C6284E"/>
    <w:rsid w:val="00C62DF2"/>
    <w:rsid w:val="00C62FB4"/>
    <w:rsid w:val="00C63282"/>
    <w:rsid w:val="00C63AAD"/>
    <w:rsid w:val="00C64067"/>
    <w:rsid w:val="00C64457"/>
    <w:rsid w:val="00C64742"/>
    <w:rsid w:val="00C647D9"/>
    <w:rsid w:val="00C649AE"/>
    <w:rsid w:val="00C64AD7"/>
    <w:rsid w:val="00C65307"/>
    <w:rsid w:val="00C65BDA"/>
    <w:rsid w:val="00C66090"/>
    <w:rsid w:val="00C66C6C"/>
    <w:rsid w:val="00C66EC5"/>
    <w:rsid w:val="00C67E05"/>
    <w:rsid w:val="00C7003A"/>
    <w:rsid w:val="00C70C87"/>
    <w:rsid w:val="00C70F0A"/>
    <w:rsid w:val="00C71219"/>
    <w:rsid w:val="00C72452"/>
    <w:rsid w:val="00C739C9"/>
    <w:rsid w:val="00C74333"/>
    <w:rsid w:val="00C747F0"/>
    <w:rsid w:val="00C74C12"/>
    <w:rsid w:val="00C74D17"/>
    <w:rsid w:val="00C75913"/>
    <w:rsid w:val="00C7653E"/>
    <w:rsid w:val="00C76584"/>
    <w:rsid w:val="00C76BEA"/>
    <w:rsid w:val="00C770FB"/>
    <w:rsid w:val="00C775C9"/>
    <w:rsid w:val="00C77EFC"/>
    <w:rsid w:val="00C80473"/>
    <w:rsid w:val="00C80A59"/>
    <w:rsid w:val="00C81033"/>
    <w:rsid w:val="00C8142F"/>
    <w:rsid w:val="00C817A5"/>
    <w:rsid w:val="00C81FC4"/>
    <w:rsid w:val="00C82FA8"/>
    <w:rsid w:val="00C83389"/>
    <w:rsid w:val="00C83D43"/>
    <w:rsid w:val="00C8588A"/>
    <w:rsid w:val="00C85B07"/>
    <w:rsid w:val="00C8796B"/>
    <w:rsid w:val="00C87BA2"/>
    <w:rsid w:val="00C9018E"/>
    <w:rsid w:val="00C911E2"/>
    <w:rsid w:val="00C92E59"/>
    <w:rsid w:val="00C92F2B"/>
    <w:rsid w:val="00C930F1"/>
    <w:rsid w:val="00C931AE"/>
    <w:rsid w:val="00C935CB"/>
    <w:rsid w:val="00C93F8F"/>
    <w:rsid w:val="00C94269"/>
    <w:rsid w:val="00C94BC7"/>
    <w:rsid w:val="00C95620"/>
    <w:rsid w:val="00C959CD"/>
    <w:rsid w:val="00C95FF4"/>
    <w:rsid w:val="00C9647A"/>
    <w:rsid w:val="00C9699E"/>
    <w:rsid w:val="00C97527"/>
    <w:rsid w:val="00C9785A"/>
    <w:rsid w:val="00C979A3"/>
    <w:rsid w:val="00CA04A8"/>
    <w:rsid w:val="00CA0A96"/>
    <w:rsid w:val="00CA0C25"/>
    <w:rsid w:val="00CA1C47"/>
    <w:rsid w:val="00CA2173"/>
    <w:rsid w:val="00CA2700"/>
    <w:rsid w:val="00CA28C8"/>
    <w:rsid w:val="00CA2A69"/>
    <w:rsid w:val="00CA2D40"/>
    <w:rsid w:val="00CA2F66"/>
    <w:rsid w:val="00CA40B4"/>
    <w:rsid w:val="00CA45F7"/>
    <w:rsid w:val="00CA48D2"/>
    <w:rsid w:val="00CA5327"/>
    <w:rsid w:val="00CA55F3"/>
    <w:rsid w:val="00CA5631"/>
    <w:rsid w:val="00CA5691"/>
    <w:rsid w:val="00CA5F0B"/>
    <w:rsid w:val="00CA6849"/>
    <w:rsid w:val="00CA6D08"/>
    <w:rsid w:val="00CA78FA"/>
    <w:rsid w:val="00CB009F"/>
    <w:rsid w:val="00CB0A3C"/>
    <w:rsid w:val="00CB149F"/>
    <w:rsid w:val="00CB1D14"/>
    <w:rsid w:val="00CB2E05"/>
    <w:rsid w:val="00CB35DD"/>
    <w:rsid w:val="00CB37CE"/>
    <w:rsid w:val="00CB4A60"/>
    <w:rsid w:val="00CB4C61"/>
    <w:rsid w:val="00CB568A"/>
    <w:rsid w:val="00CB5BE7"/>
    <w:rsid w:val="00CB6359"/>
    <w:rsid w:val="00CB65CE"/>
    <w:rsid w:val="00CB6A7D"/>
    <w:rsid w:val="00CB6C32"/>
    <w:rsid w:val="00CB707A"/>
    <w:rsid w:val="00CB710B"/>
    <w:rsid w:val="00CB761E"/>
    <w:rsid w:val="00CB77A5"/>
    <w:rsid w:val="00CB7873"/>
    <w:rsid w:val="00CB7B02"/>
    <w:rsid w:val="00CB7BD9"/>
    <w:rsid w:val="00CB7C1D"/>
    <w:rsid w:val="00CC01B7"/>
    <w:rsid w:val="00CC0581"/>
    <w:rsid w:val="00CC064B"/>
    <w:rsid w:val="00CC09C5"/>
    <w:rsid w:val="00CC0A4E"/>
    <w:rsid w:val="00CC0C79"/>
    <w:rsid w:val="00CC11AC"/>
    <w:rsid w:val="00CC1B24"/>
    <w:rsid w:val="00CC1F2A"/>
    <w:rsid w:val="00CC21BA"/>
    <w:rsid w:val="00CC247B"/>
    <w:rsid w:val="00CC24A3"/>
    <w:rsid w:val="00CC282D"/>
    <w:rsid w:val="00CC2963"/>
    <w:rsid w:val="00CC33BD"/>
    <w:rsid w:val="00CC366A"/>
    <w:rsid w:val="00CC3E73"/>
    <w:rsid w:val="00CC4CA7"/>
    <w:rsid w:val="00CC519C"/>
    <w:rsid w:val="00CC523B"/>
    <w:rsid w:val="00CC5C8E"/>
    <w:rsid w:val="00CC5E00"/>
    <w:rsid w:val="00CC62E2"/>
    <w:rsid w:val="00CC635C"/>
    <w:rsid w:val="00CC69B9"/>
    <w:rsid w:val="00CC6D5D"/>
    <w:rsid w:val="00CC6EF8"/>
    <w:rsid w:val="00CC731F"/>
    <w:rsid w:val="00CC76CC"/>
    <w:rsid w:val="00CC794B"/>
    <w:rsid w:val="00CD1277"/>
    <w:rsid w:val="00CD1491"/>
    <w:rsid w:val="00CD16E5"/>
    <w:rsid w:val="00CD260F"/>
    <w:rsid w:val="00CD266C"/>
    <w:rsid w:val="00CD2F0B"/>
    <w:rsid w:val="00CD2F2C"/>
    <w:rsid w:val="00CD30B9"/>
    <w:rsid w:val="00CD3349"/>
    <w:rsid w:val="00CD3649"/>
    <w:rsid w:val="00CD3CAC"/>
    <w:rsid w:val="00CD3EE5"/>
    <w:rsid w:val="00CD4BC8"/>
    <w:rsid w:val="00CD4BEF"/>
    <w:rsid w:val="00CD508C"/>
    <w:rsid w:val="00CD556D"/>
    <w:rsid w:val="00CD58DE"/>
    <w:rsid w:val="00CD667B"/>
    <w:rsid w:val="00CD66A6"/>
    <w:rsid w:val="00CD7092"/>
    <w:rsid w:val="00CD71B2"/>
    <w:rsid w:val="00CD7205"/>
    <w:rsid w:val="00CD7ECA"/>
    <w:rsid w:val="00CD7F12"/>
    <w:rsid w:val="00CE0A2D"/>
    <w:rsid w:val="00CE0C87"/>
    <w:rsid w:val="00CE132E"/>
    <w:rsid w:val="00CE1354"/>
    <w:rsid w:val="00CE1C69"/>
    <w:rsid w:val="00CE2DAA"/>
    <w:rsid w:val="00CE30D7"/>
    <w:rsid w:val="00CE342D"/>
    <w:rsid w:val="00CE343A"/>
    <w:rsid w:val="00CE3CAD"/>
    <w:rsid w:val="00CE486C"/>
    <w:rsid w:val="00CE4ACE"/>
    <w:rsid w:val="00CE63C3"/>
    <w:rsid w:val="00CE6797"/>
    <w:rsid w:val="00CE7189"/>
    <w:rsid w:val="00CE7A30"/>
    <w:rsid w:val="00CF05BA"/>
    <w:rsid w:val="00CF05F3"/>
    <w:rsid w:val="00CF08E0"/>
    <w:rsid w:val="00CF0B0F"/>
    <w:rsid w:val="00CF0BC7"/>
    <w:rsid w:val="00CF1111"/>
    <w:rsid w:val="00CF2065"/>
    <w:rsid w:val="00CF2747"/>
    <w:rsid w:val="00CF2754"/>
    <w:rsid w:val="00CF29BA"/>
    <w:rsid w:val="00CF29CC"/>
    <w:rsid w:val="00CF31F2"/>
    <w:rsid w:val="00CF3B46"/>
    <w:rsid w:val="00CF427C"/>
    <w:rsid w:val="00CF66F7"/>
    <w:rsid w:val="00CF67CD"/>
    <w:rsid w:val="00CF6941"/>
    <w:rsid w:val="00CF6EEF"/>
    <w:rsid w:val="00CF6FE3"/>
    <w:rsid w:val="00CF7495"/>
    <w:rsid w:val="00CF772C"/>
    <w:rsid w:val="00D00472"/>
    <w:rsid w:val="00D006E8"/>
    <w:rsid w:val="00D00966"/>
    <w:rsid w:val="00D00E31"/>
    <w:rsid w:val="00D010D7"/>
    <w:rsid w:val="00D0119F"/>
    <w:rsid w:val="00D016C3"/>
    <w:rsid w:val="00D01727"/>
    <w:rsid w:val="00D02223"/>
    <w:rsid w:val="00D0234D"/>
    <w:rsid w:val="00D026D9"/>
    <w:rsid w:val="00D02947"/>
    <w:rsid w:val="00D032C1"/>
    <w:rsid w:val="00D035E5"/>
    <w:rsid w:val="00D03973"/>
    <w:rsid w:val="00D0397E"/>
    <w:rsid w:val="00D04089"/>
    <w:rsid w:val="00D048E9"/>
    <w:rsid w:val="00D05FC5"/>
    <w:rsid w:val="00D070E8"/>
    <w:rsid w:val="00D077F7"/>
    <w:rsid w:val="00D0797E"/>
    <w:rsid w:val="00D07CB1"/>
    <w:rsid w:val="00D1111A"/>
    <w:rsid w:val="00D114E2"/>
    <w:rsid w:val="00D118FD"/>
    <w:rsid w:val="00D12B9A"/>
    <w:rsid w:val="00D12CC7"/>
    <w:rsid w:val="00D12D36"/>
    <w:rsid w:val="00D12EC8"/>
    <w:rsid w:val="00D12F95"/>
    <w:rsid w:val="00D12FB1"/>
    <w:rsid w:val="00D13023"/>
    <w:rsid w:val="00D13426"/>
    <w:rsid w:val="00D139D8"/>
    <w:rsid w:val="00D14AB6"/>
    <w:rsid w:val="00D14B60"/>
    <w:rsid w:val="00D1517D"/>
    <w:rsid w:val="00D1587A"/>
    <w:rsid w:val="00D16C2A"/>
    <w:rsid w:val="00D176A2"/>
    <w:rsid w:val="00D17E4C"/>
    <w:rsid w:val="00D17F76"/>
    <w:rsid w:val="00D20077"/>
    <w:rsid w:val="00D20C3A"/>
    <w:rsid w:val="00D212FA"/>
    <w:rsid w:val="00D214EF"/>
    <w:rsid w:val="00D21B10"/>
    <w:rsid w:val="00D224A1"/>
    <w:rsid w:val="00D22951"/>
    <w:rsid w:val="00D22A93"/>
    <w:rsid w:val="00D22DA7"/>
    <w:rsid w:val="00D22EBC"/>
    <w:rsid w:val="00D2321D"/>
    <w:rsid w:val="00D234EE"/>
    <w:rsid w:val="00D23C75"/>
    <w:rsid w:val="00D248E1"/>
    <w:rsid w:val="00D24BD0"/>
    <w:rsid w:val="00D25888"/>
    <w:rsid w:val="00D26B01"/>
    <w:rsid w:val="00D26D7A"/>
    <w:rsid w:val="00D26EF2"/>
    <w:rsid w:val="00D271BB"/>
    <w:rsid w:val="00D27768"/>
    <w:rsid w:val="00D27874"/>
    <w:rsid w:val="00D27DE8"/>
    <w:rsid w:val="00D30BB8"/>
    <w:rsid w:val="00D31221"/>
    <w:rsid w:val="00D312FE"/>
    <w:rsid w:val="00D31698"/>
    <w:rsid w:val="00D31982"/>
    <w:rsid w:val="00D31CCB"/>
    <w:rsid w:val="00D3210F"/>
    <w:rsid w:val="00D33E01"/>
    <w:rsid w:val="00D33E2F"/>
    <w:rsid w:val="00D33E33"/>
    <w:rsid w:val="00D34006"/>
    <w:rsid w:val="00D34878"/>
    <w:rsid w:val="00D34D23"/>
    <w:rsid w:val="00D34FCA"/>
    <w:rsid w:val="00D35924"/>
    <w:rsid w:val="00D35A7E"/>
    <w:rsid w:val="00D35C40"/>
    <w:rsid w:val="00D36012"/>
    <w:rsid w:val="00D36DDF"/>
    <w:rsid w:val="00D36E64"/>
    <w:rsid w:val="00D370CC"/>
    <w:rsid w:val="00D4030C"/>
    <w:rsid w:val="00D40409"/>
    <w:rsid w:val="00D41416"/>
    <w:rsid w:val="00D414BF"/>
    <w:rsid w:val="00D41AA0"/>
    <w:rsid w:val="00D41D1F"/>
    <w:rsid w:val="00D41FCE"/>
    <w:rsid w:val="00D422E5"/>
    <w:rsid w:val="00D42677"/>
    <w:rsid w:val="00D42EDB"/>
    <w:rsid w:val="00D43C32"/>
    <w:rsid w:val="00D443F5"/>
    <w:rsid w:val="00D44534"/>
    <w:rsid w:val="00D44A38"/>
    <w:rsid w:val="00D45241"/>
    <w:rsid w:val="00D457DF"/>
    <w:rsid w:val="00D45CBB"/>
    <w:rsid w:val="00D45EFE"/>
    <w:rsid w:val="00D470A1"/>
    <w:rsid w:val="00D4714B"/>
    <w:rsid w:val="00D47379"/>
    <w:rsid w:val="00D4763F"/>
    <w:rsid w:val="00D47D44"/>
    <w:rsid w:val="00D47D49"/>
    <w:rsid w:val="00D51BFC"/>
    <w:rsid w:val="00D52490"/>
    <w:rsid w:val="00D52A27"/>
    <w:rsid w:val="00D53174"/>
    <w:rsid w:val="00D534F5"/>
    <w:rsid w:val="00D5595B"/>
    <w:rsid w:val="00D55967"/>
    <w:rsid w:val="00D55F47"/>
    <w:rsid w:val="00D56175"/>
    <w:rsid w:val="00D56273"/>
    <w:rsid w:val="00D563CD"/>
    <w:rsid w:val="00D565D6"/>
    <w:rsid w:val="00D5696A"/>
    <w:rsid w:val="00D5697F"/>
    <w:rsid w:val="00D574C9"/>
    <w:rsid w:val="00D57947"/>
    <w:rsid w:val="00D57A70"/>
    <w:rsid w:val="00D57CB5"/>
    <w:rsid w:val="00D60179"/>
    <w:rsid w:val="00D60438"/>
    <w:rsid w:val="00D60BB8"/>
    <w:rsid w:val="00D60E90"/>
    <w:rsid w:val="00D61012"/>
    <w:rsid w:val="00D612DD"/>
    <w:rsid w:val="00D6188A"/>
    <w:rsid w:val="00D619EA"/>
    <w:rsid w:val="00D61E93"/>
    <w:rsid w:val="00D63123"/>
    <w:rsid w:val="00D633B7"/>
    <w:rsid w:val="00D633BA"/>
    <w:rsid w:val="00D63B58"/>
    <w:rsid w:val="00D64F57"/>
    <w:rsid w:val="00D65699"/>
    <w:rsid w:val="00D6581C"/>
    <w:rsid w:val="00D658F1"/>
    <w:rsid w:val="00D65A7D"/>
    <w:rsid w:val="00D6613F"/>
    <w:rsid w:val="00D6659C"/>
    <w:rsid w:val="00D6705C"/>
    <w:rsid w:val="00D678C6"/>
    <w:rsid w:val="00D70AC5"/>
    <w:rsid w:val="00D713D5"/>
    <w:rsid w:val="00D71421"/>
    <w:rsid w:val="00D71595"/>
    <w:rsid w:val="00D715EF"/>
    <w:rsid w:val="00D71A5C"/>
    <w:rsid w:val="00D71EA0"/>
    <w:rsid w:val="00D724AC"/>
    <w:rsid w:val="00D73360"/>
    <w:rsid w:val="00D73B9A"/>
    <w:rsid w:val="00D73BA1"/>
    <w:rsid w:val="00D740FD"/>
    <w:rsid w:val="00D74685"/>
    <w:rsid w:val="00D749C3"/>
    <w:rsid w:val="00D74C3C"/>
    <w:rsid w:val="00D74E08"/>
    <w:rsid w:val="00D75EC5"/>
    <w:rsid w:val="00D760F3"/>
    <w:rsid w:val="00D76A4B"/>
    <w:rsid w:val="00D77726"/>
    <w:rsid w:val="00D803C5"/>
    <w:rsid w:val="00D80BC5"/>
    <w:rsid w:val="00D81DD0"/>
    <w:rsid w:val="00D82CEC"/>
    <w:rsid w:val="00D83CA9"/>
    <w:rsid w:val="00D83DEA"/>
    <w:rsid w:val="00D8447F"/>
    <w:rsid w:val="00D8515C"/>
    <w:rsid w:val="00D85B3C"/>
    <w:rsid w:val="00D85E08"/>
    <w:rsid w:val="00D85F5E"/>
    <w:rsid w:val="00D866BB"/>
    <w:rsid w:val="00D86D78"/>
    <w:rsid w:val="00D87020"/>
    <w:rsid w:val="00D8727D"/>
    <w:rsid w:val="00D87A1E"/>
    <w:rsid w:val="00D87BBC"/>
    <w:rsid w:val="00D90931"/>
    <w:rsid w:val="00D90A69"/>
    <w:rsid w:val="00D91DDE"/>
    <w:rsid w:val="00D9218E"/>
    <w:rsid w:val="00D92C42"/>
    <w:rsid w:val="00D92EB0"/>
    <w:rsid w:val="00D93480"/>
    <w:rsid w:val="00D93513"/>
    <w:rsid w:val="00D93C3D"/>
    <w:rsid w:val="00D943A1"/>
    <w:rsid w:val="00D943CE"/>
    <w:rsid w:val="00D946A8"/>
    <w:rsid w:val="00D94762"/>
    <w:rsid w:val="00D94D3F"/>
    <w:rsid w:val="00D955D2"/>
    <w:rsid w:val="00D95FFF"/>
    <w:rsid w:val="00D96073"/>
    <w:rsid w:val="00D96103"/>
    <w:rsid w:val="00D96402"/>
    <w:rsid w:val="00D96F20"/>
    <w:rsid w:val="00D97CB9"/>
    <w:rsid w:val="00D97EBF"/>
    <w:rsid w:val="00DA06B3"/>
    <w:rsid w:val="00DA0E5C"/>
    <w:rsid w:val="00DA10DC"/>
    <w:rsid w:val="00DA132F"/>
    <w:rsid w:val="00DA1D9C"/>
    <w:rsid w:val="00DA2C35"/>
    <w:rsid w:val="00DA3AFE"/>
    <w:rsid w:val="00DA3CA4"/>
    <w:rsid w:val="00DA4279"/>
    <w:rsid w:val="00DA4F92"/>
    <w:rsid w:val="00DA50A9"/>
    <w:rsid w:val="00DA521F"/>
    <w:rsid w:val="00DA53EE"/>
    <w:rsid w:val="00DA5A8B"/>
    <w:rsid w:val="00DA5AD8"/>
    <w:rsid w:val="00DA5E21"/>
    <w:rsid w:val="00DA5F36"/>
    <w:rsid w:val="00DA615B"/>
    <w:rsid w:val="00DA61B0"/>
    <w:rsid w:val="00DA6481"/>
    <w:rsid w:val="00DA6CFE"/>
    <w:rsid w:val="00DA748A"/>
    <w:rsid w:val="00DA7F09"/>
    <w:rsid w:val="00DA7F5D"/>
    <w:rsid w:val="00DB00FB"/>
    <w:rsid w:val="00DB027D"/>
    <w:rsid w:val="00DB02CF"/>
    <w:rsid w:val="00DB02E3"/>
    <w:rsid w:val="00DB0F8A"/>
    <w:rsid w:val="00DB1783"/>
    <w:rsid w:val="00DB17FE"/>
    <w:rsid w:val="00DB19FE"/>
    <w:rsid w:val="00DB1EDC"/>
    <w:rsid w:val="00DB2584"/>
    <w:rsid w:val="00DB2DA7"/>
    <w:rsid w:val="00DB3709"/>
    <w:rsid w:val="00DB3C33"/>
    <w:rsid w:val="00DB41D2"/>
    <w:rsid w:val="00DB47B8"/>
    <w:rsid w:val="00DB4BC5"/>
    <w:rsid w:val="00DB4C28"/>
    <w:rsid w:val="00DB4C56"/>
    <w:rsid w:val="00DB57F0"/>
    <w:rsid w:val="00DB5C40"/>
    <w:rsid w:val="00DB6EE0"/>
    <w:rsid w:val="00DB73D7"/>
    <w:rsid w:val="00DB7502"/>
    <w:rsid w:val="00DB7DB0"/>
    <w:rsid w:val="00DB7DF3"/>
    <w:rsid w:val="00DC0AFD"/>
    <w:rsid w:val="00DC111E"/>
    <w:rsid w:val="00DC25ED"/>
    <w:rsid w:val="00DC307A"/>
    <w:rsid w:val="00DC3A37"/>
    <w:rsid w:val="00DC3B89"/>
    <w:rsid w:val="00DC3C91"/>
    <w:rsid w:val="00DC3DA2"/>
    <w:rsid w:val="00DC4B26"/>
    <w:rsid w:val="00DC4B2F"/>
    <w:rsid w:val="00DC5453"/>
    <w:rsid w:val="00DC5E60"/>
    <w:rsid w:val="00DC7527"/>
    <w:rsid w:val="00DC7C82"/>
    <w:rsid w:val="00DD01A7"/>
    <w:rsid w:val="00DD0377"/>
    <w:rsid w:val="00DD0700"/>
    <w:rsid w:val="00DD0914"/>
    <w:rsid w:val="00DD122C"/>
    <w:rsid w:val="00DD142C"/>
    <w:rsid w:val="00DD14AD"/>
    <w:rsid w:val="00DD1AED"/>
    <w:rsid w:val="00DD1E67"/>
    <w:rsid w:val="00DD2480"/>
    <w:rsid w:val="00DD27F1"/>
    <w:rsid w:val="00DD2A32"/>
    <w:rsid w:val="00DD2A7F"/>
    <w:rsid w:val="00DD2C15"/>
    <w:rsid w:val="00DD2D5B"/>
    <w:rsid w:val="00DD3244"/>
    <w:rsid w:val="00DD3298"/>
    <w:rsid w:val="00DD3345"/>
    <w:rsid w:val="00DD34A1"/>
    <w:rsid w:val="00DD36F8"/>
    <w:rsid w:val="00DD3791"/>
    <w:rsid w:val="00DD3872"/>
    <w:rsid w:val="00DD3A82"/>
    <w:rsid w:val="00DD43E4"/>
    <w:rsid w:val="00DD4B5A"/>
    <w:rsid w:val="00DD4DF4"/>
    <w:rsid w:val="00DD5024"/>
    <w:rsid w:val="00DD52A3"/>
    <w:rsid w:val="00DD5B49"/>
    <w:rsid w:val="00DD5DEE"/>
    <w:rsid w:val="00DD6000"/>
    <w:rsid w:val="00DD60B0"/>
    <w:rsid w:val="00DD6352"/>
    <w:rsid w:val="00DD784C"/>
    <w:rsid w:val="00DD7937"/>
    <w:rsid w:val="00DE01FB"/>
    <w:rsid w:val="00DE09FA"/>
    <w:rsid w:val="00DE0B5B"/>
    <w:rsid w:val="00DE0F76"/>
    <w:rsid w:val="00DE1B24"/>
    <w:rsid w:val="00DE2419"/>
    <w:rsid w:val="00DE2463"/>
    <w:rsid w:val="00DE27D3"/>
    <w:rsid w:val="00DE35BD"/>
    <w:rsid w:val="00DE36B2"/>
    <w:rsid w:val="00DE3CA9"/>
    <w:rsid w:val="00DE40CD"/>
    <w:rsid w:val="00DE42F4"/>
    <w:rsid w:val="00DE4562"/>
    <w:rsid w:val="00DE459F"/>
    <w:rsid w:val="00DE483F"/>
    <w:rsid w:val="00DE4E53"/>
    <w:rsid w:val="00DE5789"/>
    <w:rsid w:val="00DE5968"/>
    <w:rsid w:val="00DE5D3C"/>
    <w:rsid w:val="00DE6079"/>
    <w:rsid w:val="00DE7834"/>
    <w:rsid w:val="00DE78F4"/>
    <w:rsid w:val="00DE7FDB"/>
    <w:rsid w:val="00DF12F0"/>
    <w:rsid w:val="00DF1BF6"/>
    <w:rsid w:val="00DF1D5A"/>
    <w:rsid w:val="00DF1DAD"/>
    <w:rsid w:val="00DF223B"/>
    <w:rsid w:val="00DF24E4"/>
    <w:rsid w:val="00DF29D3"/>
    <w:rsid w:val="00DF3A1E"/>
    <w:rsid w:val="00DF3DA1"/>
    <w:rsid w:val="00DF402D"/>
    <w:rsid w:val="00DF43CB"/>
    <w:rsid w:val="00DF4A1C"/>
    <w:rsid w:val="00DF4B3F"/>
    <w:rsid w:val="00DF4C45"/>
    <w:rsid w:val="00DF593D"/>
    <w:rsid w:val="00DF5D59"/>
    <w:rsid w:val="00DF6D95"/>
    <w:rsid w:val="00DF6E44"/>
    <w:rsid w:val="00DF7126"/>
    <w:rsid w:val="00E0052A"/>
    <w:rsid w:val="00E00BD4"/>
    <w:rsid w:val="00E01203"/>
    <w:rsid w:val="00E014DE"/>
    <w:rsid w:val="00E01B33"/>
    <w:rsid w:val="00E02950"/>
    <w:rsid w:val="00E02AB1"/>
    <w:rsid w:val="00E03B7E"/>
    <w:rsid w:val="00E045EB"/>
    <w:rsid w:val="00E0468D"/>
    <w:rsid w:val="00E0541C"/>
    <w:rsid w:val="00E05B9E"/>
    <w:rsid w:val="00E05F28"/>
    <w:rsid w:val="00E060E5"/>
    <w:rsid w:val="00E06318"/>
    <w:rsid w:val="00E070D9"/>
    <w:rsid w:val="00E071EB"/>
    <w:rsid w:val="00E07917"/>
    <w:rsid w:val="00E07A10"/>
    <w:rsid w:val="00E10248"/>
    <w:rsid w:val="00E105CB"/>
    <w:rsid w:val="00E10726"/>
    <w:rsid w:val="00E10E1F"/>
    <w:rsid w:val="00E11227"/>
    <w:rsid w:val="00E115FE"/>
    <w:rsid w:val="00E116EE"/>
    <w:rsid w:val="00E12C98"/>
    <w:rsid w:val="00E12E3F"/>
    <w:rsid w:val="00E132E7"/>
    <w:rsid w:val="00E1360C"/>
    <w:rsid w:val="00E1378C"/>
    <w:rsid w:val="00E13959"/>
    <w:rsid w:val="00E13DBF"/>
    <w:rsid w:val="00E13F8A"/>
    <w:rsid w:val="00E157B6"/>
    <w:rsid w:val="00E158B2"/>
    <w:rsid w:val="00E15AF3"/>
    <w:rsid w:val="00E1608E"/>
    <w:rsid w:val="00E1609F"/>
    <w:rsid w:val="00E166E2"/>
    <w:rsid w:val="00E168AF"/>
    <w:rsid w:val="00E16D5E"/>
    <w:rsid w:val="00E17C1C"/>
    <w:rsid w:val="00E17CCD"/>
    <w:rsid w:val="00E2059B"/>
    <w:rsid w:val="00E20F34"/>
    <w:rsid w:val="00E21419"/>
    <w:rsid w:val="00E22110"/>
    <w:rsid w:val="00E226BA"/>
    <w:rsid w:val="00E22A4A"/>
    <w:rsid w:val="00E234DC"/>
    <w:rsid w:val="00E23AE7"/>
    <w:rsid w:val="00E2449C"/>
    <w:rsid w:val="00E24798"/>
    <w:rsid w:val="00E250E1"/>
    <w:rsid w:val="00E26204"/>
    <w:rsid w:val="00E26EBA"/>
    <w:rsid w:val="00E274A8"/>
    <w:rsid w:val="00E2762A"/>
    <w:rsid w:val="00E27DDD"/>
    <w:rsid w:val="00E30223"/>
    <w:rsid w:val="00E307A2"/>
    <w:rsid w:val="00E30BEE"/>
    <w:rsid w:val="00E3120A"/>
    <w:rsid w:val="00E316D2"/>
    <w:rsid w:val="00E316D9"/>
    <w:rsid w:val="00E3187C"/>
    <w:rsid w:val="00E31E26"/>
    <w:rsid w:val="00E3300E"/>
    <w:rsid w:val="00E358DA"/>
    <w:rsid w:val="00E3637F"/>
    <w:rsid w:val="00E37669"/>
    <w:rsid w:val="00E408DE"/>
    <w:rsid w:val="00E40B8C"/>
    <w:rsid w:val="00E410D4"/>
    <w:rsid w:val="00E41113"/>
    <w:rsid w:val="00E426BE"/>
    <w:rsid w:val="00E42726"/>
    <w:rsid w:val="00E428EE"/>
    <w:rsid w:val="00E42BC2"/>
    <w:rsid w:val="00E433C6"/>
    <w:rsid w:val="00E43DD2"/>
    <w:rsid w:val="00E442D3"/>
    <w:rsid w:val="00E4479E"/>
    <w:rsid w:val="00E459EA"/>
    <w:rsid w:val="00E45E33"/>
    <w:rsid w:val="00E4649E"/>
    <w:rsid w:val="00E4657A"/>
    <w:rsid w:val="00E465C7"/>
    <w:rsid w:val="00E46C3D"/>
    <w:rsid w:val="00E477B2"/>
    <w:rsid w:val="00E477C5"/>
    <w:rsid w:val="00E5042F"/>
    <w:rsid w:val="00E50777"/>
    <w:rsid w:val="00E50968"/>
    <w:rsid w:val="00E50978"/>
    <w:rsid w:val="00E50A97"/>
    <w:rsid w:val="00E50E29"/>
    <w:rsid w:val="00E512E7"/>
    <w:rsid w:val="00E51455"/>
    <w:rsid w:val="00E51B89"/>
    <w:rsid w:val="00E5286A"/>
    <w:rsid w:val="00E5294D"/>
    <w:rsid w:val="00E52B06"/>
    <w:rsid w:val="00E52C03"/>
    <w:rsid w:val="00E52DBB"/>
    <w:rsid w:val="00E542F4"/>
    <w:rsid w:val="00E54345"/>
    <w:rsid w:val="00E548DB"/>
    <w:rsid w:val="00E54B9C"/>
    <w:rsid w:val="00E5503F"/>
    <w:rsid w:val="00E55477"/>
    <w:rsid w:val="00E556A4"/>
    <w:rsid w:val="00E558A3"/>
    <w:rsid w:val="00E5594B"/>
    <w:rsid w:val="00E56382"/>
    <w:rsid w:val="00E5687B"/>
    <w:rsid w:val="00E576F4"/>
    <w:rsid w:val="00E6002D"/>
    <w:rsid w:val="00E60156"/>
    <w:rsid w:val="00E60553"/>
    <w:rsid w:val="00E6082C"/>
    <w:rsid w:val="00E610CA"/>
    <w:rsid w:val="00E615D8"/>
    <w:rsid w:val="00E61720"/>
    <w:rsid w:val="00E618D4"/>
    <w:rsid w:val="00E61A0E"/>
    <w:rsid w:val="00E62915"/>
    <w:rsid w:val="00E62BA8"/>
    <w:rsid w:val="00E62C8E"/>
    <w:rsid w:val="00E63140"/>
    <w:rsid w:val="00E63976"/>
    <w:rsid w:val="00E63CCD"/>
    <w:rsid w:val="00E63E96"/>
    <w:rsid w:val="00E64430"/>
    <w:rsid w:val="00E644F6"/>
    <w:rsid w:val="00E64F9E"/>
    <w:rsid w:val="00E65E78"/>
    <w:rsid w:val="00E664EF"/>
    <w:rsid w:val="00E66F47"/>
    <w:rsid w:val="00E67605"/>
    <w:rsid w:val="00E67B32"/>
    <w:rsid w:val="00E67CED"/>
    <w:rsid w:val="00E67E2E"/>
    <w:rsid w:val="00E702AF"/>
    <w:rsid w:val="00E70589"/>
    <w:rsid w:val="00E70D85"/>
    <w:rsid w:val="00E70EB0"/>
    <w:rsid w:val="00E7115B"/>
    <w:rsid w:val="00E71A64"/>
    <w:rsid w:val="00E71D2B"/>
    <w:rsid w:val="00E722FD"/>
    <w:rsid w:val="00E73110"/>
    <w:rsid w:val="00E73595"/>
    <w:rsid w:val="00E73606"/>
    <w:rsid w:val="00E73B86"/>
    <w:rsid w:val="00E74003"/>
    <w:rsid w:val="00E750BD"/>
    <w:rsid w:val="00E75226"/>
    <w:rsid w:val="00E755AA"/>
    <w:rsid w:val="00E75C72"/>
    <w:rsid w:val="00E7632D"/>
    <w:rsid w:val="00E765BA"/>
    <w:rsid w:val="00E76AB3"/>
    <w:rsid w:val="00E76DBA"/>
    <w:rsid w:val="00E76E19"/>
    <w:rsid w:val="00E7704D"/>
    <w:rsid w:val="00E7740C"/>
    <w:rsid w:val="00E77528"/>
    <w:rsid w:val="00E777F2"/>
    <w:rsid w:val="00E77A0B"/>
    <w:rsid w:val="00E77AF8"/>
    <w:rsid w:val="00E77F75"/>
    <w:rsid w:val="00E807E7"/>
    <w:rsid w:val="00E8091D"/>
    <w:rsid w:val="00E80CB8"/>
    <w:rsid w:val="00E81348"/>
    <w:rsid w:val="00E81720"/>
    <w:rsid w:val="00E81C8F"/>
    <w:rsid w:val="00E81E1F"/>
    <w:rsid w:val="00E81EDA"/>
    <w:rsid w:val="00E826AB"/>
    <w:rsid w:val="00E828EB"/>
    <w:rsid w:val="00E82C7C"/>
    <w:rsid w:val="00E83ABF"/>
    <w:rsid w:val="00E83EA8"/>
    <w:rsid w:val="00E84EFB"/>
    <w:rsid w:val="00E8518B"/>
    <w:rsid w:val="00E851D9"/>
    <w:rsid w:val="00E85A35"/>
    <w:rsid w:val="00E85B5A"/>
    <w:rsid w:val="00E85CCF"/>
    <w:rsid w:val="00E85DA6"/>
    <w:rsid w:val="00E870DF"/>
    <w:rsid w:val="00E87161"/>
    <w:rsid w:val="00E8718D"/>
    <w:rsid w:val="00E87554"/>
    <w:rsid w:val="00E87715"/>
    <w:rsid w:val="00E879DD"/>
    <w:rsid w:val="00E87D74"/>
    <w:rsid w:val="00E903A5"/>
    <w:rsid w:val="00E9047D"/>
    <w:rsid w:val="00E90616"/>
    <w:rsid w:val="00E906D9"/>
    <w:rsid w:val="00E90A65"/>
    <w:rsid w:val="00E915A1"/>
    <w:rsid w:val="00E91BF4"/>
    <w:rsid w:val="00E91D9A"/>
    <w:rsid w:val="00E920C0"/>
    <w:rsid w:val="00E92284"/>
    <w:rsid w:val="00E936B5"/>
    <w:rsid w:val="00E938D6"/>
    <w:rsid w:val="00E93A80"/>
    <w:rsid w:val="00E93D1E"/>
    <w:rsid w:val="00E9404B"/>
    <w:rsid w:val="00E941D9"/>
    <w:rsid w:val="00E9422E"/>
    <w:rsid w:val="00E94241"/>
    <w:rsid w:val="00E94D76"/>
    <w:rsid w:val="00E9634A"/>
    <w:rsid w:val="00E96D9C"/>
    <w:rsid w:val="00E96EC4"/>
    <w:rsid w:val="00E974C3"/>
    <w:rsid w:val="00E97D93"/>
    <w:rsid w:val="00E97E76"/>
    <w:rsid w:val="00E97FF9"/>
    <w:rsid w:val="00EA103E"/>
    <w:rsid w:val="00EA123D"/>
    <w:rsid w:val="00EA138C"/>
    <w:rsid w:val="00EA169A"/>
    <w:rsid w:val="00EA1881"/>
    <w:rsid w:val="00EA1F5C"/>
    <w:rsid w:val="00EA27F0"/>
    <w:rsid w:val="00EA2C85"/>
    <w:rsid w:val="00EA368C"/>
    <w:rsid w:val="00EA3E97"/>
    <w:rsid w:val="00EA3F7C"/>
    <w:rsid w:val="00EA429B"/>
    <w:rsid w:val="00EA489C"/>
    <w:rsid w:val="00EA4A77"/>
    <w:rsid w:val="00EA59B2"/>
    <w:rsid w:val="00EA59BB"/>
    <w:rsid w:val="00EA6230"/>
    <w:rsid w:val="00EA6235"/>
    <w:rsid w:val="00EA6667"/>
    <w:rsid w:val="00EA66B9"/>
    <w:rsid w:val="00EA7580"/>
    <w:rsid w:val="00EA75D2"/>
    <w:rsid w:val="00EA7D39"/>
    <w:rsid w:val="00EB00CD"/>
    <w:rsid w:val="00EB0417"/>
    <w:rsid w:val="00EB0608"/>
    <w:rsid w:val="00EB06D4"/>
    <w:rsid w:val="00EB0AC7"/>
    <w:rsid w:val="00EB0FC2"/>
    <w:rsid w:val="00EB140D"/>
    <w:rsid w:val="00EB1466"/>
    <w:rsid w:val="00EB1821"/>
    <w:rsid w:val="00EB2F4A"/>
    <w:rsid w:val="00EB2F64"/>
    <w:rsid w:val="00EB3297"/>
    <w:rsid w:val="00EB363F"/>
    <w:rsid w:val="00EB3A86"/>
    <w:rsid w:val="00EB3B1E"/>
    <w:rsid w:val="00EB3DDB"/>
    <w:rsid w:val="00EB4137"/>
    <w:rsid w:val="00EB4C2B"/>
    <w:rsid w:val="00EB4C44"/>
    <w:rsid w:val="00EB4DFA"/>
    <w:rsid w:val="00EB4E3C"/>
    <w:rsid w:val="00EB4ECE"/>
    <w:rsid w:val="00EB5697"/>
    <w:rsid w:val="00EB57FC"/>
    <w:rsid w:val="00EB68A5"/>
    <w:rsid w:val="00EB6BED"/>
    <w:rsid w:val="00EB6F10"/>
    <w:rsid w:val="00EB71F0"/>
    <w:rsid w:val="00EB724A"/>
    <w:rsid w:val="00EB76F1"/>
    <w:rsid w:val="00EB7A1F"/>
    <w:rsid w:val="00EC0523"/>
    <w:rsid w:val="00EC0B14"/>
    <w:rsid w:val="00EC0E6A"/>
    <w:rsid w:val="00EC1682"/>
    <w:rsid w:val="00EC19E2"/>
    <w:rsid w:val="00EC1A10"/>
    <w:rsid w:val="00EC1E17"/>
    <w:rsid w:val="00EC1FCE"/>
    <w:rsid w:val="00EC22AB"/>
    <w:rsid w:val="00EC24F9"/>
    <w:rsid w:val="00EC26F6"/>
    <w:rsid w:val="00EC29DD"/>
    <w:rsid w:val="00EC2F66"/>
    <w:rsid w:val="00EC2F9B"/>
    <w:rsid w:val="00EC33BA"/>
    <w:rsid w:val="00EC34FE"/>
    <w:rsid w:val="00EC3D14"/>
    <w:rsid w:val="00EC422B"/>
    <w:rsid w:val="00EC42F9"/>
    <w:rsid w:val="00EC45E1"/>
    <w:rsid w:val="00EC4B6E"/>
    <w:rsid w:val="00EC5504"/>
    <w:rsid w:val="00EC6865"/>
    <w:rsid w:val="00EC6904"/>
    <w:rsid w:val="00EC6CF9"/>
    <w:rsid w:val="00EC74B1"/>
    <w:rsid w:val="00EC7BC5"/>
    <w:rsid w:val="00EC7DDE"/>
    <w:rsid w:val="00ED00CE"/>
    <w:rsid w:val="00ED0123"/>
    <w:rsid w:val="00ED016A"/>
    <w:rsid w:val="00ED0338"/>
    <w:rsid w:val="00ED04A9"/>
    <w:rsid w:val="00ED0E44"/>
    <w:rsid w:val="00ED18AF"/>
    <w:rsid w:val="00ED1F45"/>
    <w:rsid w:val="00ED2573"/>
    <w:rsid w:val="00ED276E"/>
    <w:rsid w:val="00ED2B00"/>
    <w:rsid w:val="00ED2B2A"/>
    <w:rsid w:val="00ED2D77"/>
    <w:rsid w:val="00ED2FB8"/>
    <w:rsid w:val="00ED3DA9"/>
    <w:rsid w:val="00ED3E75"/>
    <w:rsid w:val="00ED43B3"/>
    <w:rsid w:val="00ED46DA"/>
    <w:rsid w:val="00ED4A9E"/>
    <w:rsid w:val="00ED4D0A"/>
    <w:rsid w:val="00ED50F2"/>
    <w:rsid w:val="00ED5E0F"/>
    <w:rsid w:val="00ED6BDB"/>
    <w:rsid w:val="00ED6D6E"/>
    <w:rsid w:val="00ED79E0"/>
    <w:rsid w:val="00ED7E40"/>
    <w:rsid w:val="00ED7F11"/>
    <w:rsid w:val="00ED7FA6"/>
    <w:rsid w:val="00EE007B"/>
    <w:rsid w:val="00EE061F"/>
    <w:rsid w:val="00EE06AF"/>
    <w:rsid w:val="00EE094A"/>
    <w:rsid w:val="00EE0A54"/>
    <w:rsid w:val="00EE0BE0"/>
    <w:rsid w:val="00EE12C2"/>
    <w:rsid w:val="00EE13C8"/>
    <w:rsid w:val="00EE289D"/>
    <w:rsid w:val="00EE2C6E"/>
    <w:rsid w:val="00EE2D20"/>
    <w:rsid w:val="00EE2F5F"/>
    <w:rsid w:val="00EE377D"/>
    <w:rsid w:val="00EE3828"/>
    <w:rsid w:val="00EE3D87"/>
    <w:rsid w:val="00EE3E11"/>
    <w:rsid w:val="00EE4289"/>
    <w:rsid w:val="00EE5193"/>
    <w:rsid w:val="00EE537C"/>
    <w:rsid w:val="00EE5827"/>
    <w:rsid w:val="00EE5919"/>
    <w:rsid w:val="00EE5B81"/>
    <w:rsid w:val="00EE5C42"/>
    <w:rsid w:val="00EE5E6F"/>
    <w:rsid w:val="00EE6007"/>
    <w:rsid w:val="00EE60E3"/>
    <w:rsid w:val="00EE6329"/>
    <w:rsid w:val="00EE67D1"/>
    <w:rsid w:val="00EE73AB"/>
    <w:rsid w:val="00EE740B"/>
    <w:rsid w:val="00EE7BBD"/>
    <w:rsid w:val="00EF0364"/>
    <w:rsid w:val="00EF17E2"/>
    <w:rsid w:val="00EF1E25"/>
    <w:rsid w:val="00EF1E29"/>
    <w:rsid w:val="00EF2134"/>
    <w:rsid w:val="00EF296F"/>
    <w:rsid w:val="00EF2F19"/>
    <w:rsid w:val="00EF3350"/>
    <w:rsid w:val="00EF35FB"/>
    <w:rsid w:val="00EF3925"/>
    <w:rsid w:val="00EF43B0"/>
    <w:rsid w:val="00EF4955"/>
    <w:rsid w:val="00EF49E1"/>
    <w:rsid w:val="00EF4ACD"/>
    <w:rsid w:val="00EF5481"/>
    <w:rsid w:val="00EF58F3"/>
    <w:rsid w:val="00EF5B84"/>
    <w:rsid w:val="00EF5C5C"/>
    <w:rsid w:val="00EF62D2"/>
    <w:rsid w:val="00EF6387"/>
    <w:rsid w:val="00EF653B"/>
    <w:rsid w:val="00EF6768"/>
    <w:rsid w:val="00EF6A9C"/>
    <w:rsid w:val="00EF77D7"/>
    <w:rsid w:val="00F002D4"/>
    <w:rsid w:val="00F0080D"/>
    <w:rsid w:val="00F00864"/>
    <w:rsid w:val="00F00880"/>
    <w:rsid w:val="00F00964"/>
    <w:rsid w:val="00F00A3F"/>
    <w:rsid w:val="00F00B85"/>
    <w:rsid w:val="00F011E8"/>
    <w:rsid w:val="00F013C0"/>
    <w:rsid w:val="00F018D6"/>
    <w:rsid w:val="00F01E1F"/>
    <w:rsid w:val="00F020DE"/>
    <w:rsid w:val="00F02514"/>
    <w:rsid w:val="00F027D1"/>
    <w:rsid w:val="00F030B8"/>
    <w:rsid w:val="00F03201"/>
    <w:rsid w:val="00F03793"/>
    <w:rsid w:val="00F03F53"/>
    <w:rsid w:val="00F03FC2"/>
    <w:rsid w:val="00F045EB"/>
    <w:rsid w:val="00F0465C"/>
    <w:rsid w:val="00F05121"/>
    <w:rsid w:val="00F0512A"/>
    <w:rsid w:val="00F0522C"/>
    <w:rsid w:val="00F058EC"/>
    <w:rsid w:val="00F05ED2"/>
    <w:rsid w:val="00F062A0"/>
    <w:rsid w:val="00F06499"/>
    <w:rsid w:val="00F06603"/>
    <w:rsid w:val="00F10911"/>
    <w:rsid w:val="00F10BCE"/>
    <w:rsid w:val="00F10C08"/>
    <w:rsid w:val="00F11199"/>
    <w:rsid w:val="00F11AAE"/>
    <w:rsid w:val="00F11F00"/>
    <w:rsid w:val="00F12797"/>
    <w:rsid w:val="00F1342D"/>
    <w:rsid w:val="00F135D4"/>
    <w:rsid w:val="00F13720"/>
    <w:rsid w:val="00F13845"/>
    <w:rsid w:val="00F13887"/>
    <w:rsid w:val="00F13FFC"/>
    <w:rsid w:val="00F1425B"/>
    <w:rsid w:val="00F14683"/>
    <w:rsid w:val="00F14890"/>
    <w:rsid w:val="00F14BB1"/>
    <w:rsid w:val="00F15097"/>
    <w:rsid w:val="00F1527A"/>
    <w:rsid w:val="00F156CA"/>
    <w:rsid w:val="00F157D9"/>
    <w:rsid w:val="00F158A4"/>
    <w:rsid w:val="00F15C44"/>
    <w:rsid w:val="00F15CF3"/>
    <w:rsid w:val="00F15FBF"/>
    <w:rsid w:val="00F16594"/>
    <w:rsid w:val="00F166DC"/>
    <w:rsid w:val="00F16A37"/>
    <w:rsid w:val="00F1701F"/>
    <w:rsid w:val="00F176DD"/>
    <w:rsid w:val="00F1782D"/>
    <w:rsid w:val="00F17984"/>
    <w:rsid w:val="00F17BFB"/>
    <w:rsid w:val="00F200E2"/>
    <w:rsid w:val="00F20DE9"/>
    <w:rsid w:val="00F20E28"/>
    <w:rsid w:val="00F20F91"/>
    <w:rsid w:val="00F20FAE"/>
    <w:rsid w:val="00F21003"/>
    <w:rsid w:val="00F210CF"/>
    <w:rsid w:val="00F213AA"/>
    <w:rsid w:val="00F214A6"/>
    <w:rsid w:val="00F217E2"/>
    <w:rsid w:val="00F21D25"/>
    <w:rsid w:val="00F21DC1"/>
    <w:rsid w:val="00F228D8"/>
    <w:rsid w:val="00F229CE"/>
    <w:rsid w:val="00F2312F"/>
    <w:rsid w:val="00F23C43"/>
    <w:rsid w:val="00F23ED8"/>
    <w:rsid w:val="00F244EC"/>
    <w:rsid w:val="00F25DDD"/>
    <w:rsid w:val="00F26449"/>
    <w:rsid w:val="00F266A6"/>
    <w:rsid w:val="00F26B43"/>
    <w:rsid w:val="00F26BF0"/>
    <w:rsid w:val="00F26C69"/>
    <w:rsid w:val="00F272A5"/>
    <w:rsid w:val="00F27B77"/>
    <w:rsid w:val="00F27E24"/>
    <w:rsid w:val="00F27F71"/>
    <w:rsid w:val="00F27F91"/>
    <w:rsid w:val="00F30263"/>
    <w:rsid w:val="00F30AC3"/>
    <w:rsid w:val="00F30F2A"/>
    <w:rsid w:val="00F31566"/>
    <w:rsid w:val="00F316DA"/>
    <w:rsid w:val="00F31949"/>
    <w:rsid w:val="00F31D9E"/>
    <w:rsid w:val="00F3204F"/>
    <w:rsid w:val="00F32351"/>
    <w:rsid w:val="00F32A96"/>
    <w:rsid w:val="00F3357E"/>
    <w:rsid w:val="00F33598"/>
    <w:rsid w:val="00F33777"/>
    <w:rsid w:val="00F33A97"/>
    <w:rsid w:val="00F33ECD"/>
    <w:rsid w:val="00F33EEA"/>
    <w:rsid w:val="00F34CFE"/>
    <w:rsid w:val="00F35088"/>
    <w:rsid w:val="00F35D51"/>
    <w:rsid w:val="00F3608A"/>
    <w:rsid w:val="00F36090"/>
    <w:rsid w:val="00F36437"/>
    <w:rsid w:val="00F36A05"/>
    <w:rsid w:val="00F36AF7"/>
    <w:rsid w:val="00F36C8E"/>
    <w:rsid w:val="00F36FEE"/>
    <w:rsid w:val="00F37196"/>
    <w:rsid w:val="00F3746B"/>
    <w:rsid w:val="00F3778E"/>
    <w:rsid w:val="00F40058"/>
    <w:rsid w:val="00F40143"/>
    <w:rsid w:val="00F4026E"/>
    <w:rsid w:val="00F40C6E"/>
    <w:rsid w:val="00F41D26"/>
    <w:rsid w:val="00F42057"/>
    <w:rsid w:val="00F42776"/>
    <w:rsid w:val="00F43328"/>
    <w:rsid w:val="00F43C56"/>
    <w:rsid w:val="00F447CC"/>
    <w:rsid w:val="00F4482B"/>
    <w:rsid w:val="00F44BD7"/>
    <w:rsid w:val="00F44F92"/>
    <w:rsid w:val="00F450AE"/>
    <w:rsid w:val="00F454B2"/>
    <w:rsid w:val="00F4590A"/>
    <w:rsid w:val="00F46D27"/>
    <w:rsid w:val="00F47694"/>
    <w:rsid w:val="00F4775C"/>
    <w:rsid w:val="00F47C44"/>
    <w:rsid w:val="00F47DF4"/>
    <w:rsid w:val="00F50F5C"/>
    <w:rsid w:val="00F5126A"/>
    <w:rsid w:val="00F515D4"/>
    <w:rsid w:val="00F51A77"/>
    <w:rsid w:val="00F51BA0"/>
    <w:rsid w:val="00F521B0"/>
    <w:rsid w:val="00F52210"/>
    <w:rsid w:val="00F52AB8"/>
    <w:rsid w:val="00F53015"/>
    <w:rsid w:val="00F53615"/>
    <w:rsid w:val="00F5387E"/>
    <w:rsid w:val="00F53AA3"/>
    <w:rsid w:val="00F53ED2"/>
    <w:rsid w:val="00F53F67"/>
    <w:rsid w:val="00F54889"/>
    <w:rsid w:val="00F548A4"/>
    <w:rsid w:val="00F54BE8"/>
    <w:rsid w:val="00F56EEA"/>
    <w:rsid w:val="00F57084"/>
    <w:rsid w:val="00F5719C"/>
    <w:rsid w:val="00F57A12"/>
    <w:rsid w:val="00F57D77"/>
    <w:rsid w:val="00F600F0"/>
    <w:rsid w:val="00F604B7"/>
    <w:rsid w:val="00F60AB5"/>
    <w:rsid w:val="00F6126C"/>
    <w:rsid w:val="00F6162C"/>
    <w:rsid w:val="00F627CC"/>
    <w:rsid w:val="00F627F1"/>
    <w:rsid w:val="00F6280A"/>
    <w:rsid w:val="00F62E69"/>
    <w:rsid w:val="00F62F0E"/>
    <w:rsid w:val="00F63077"/>
    <w:rsid w:val="00F6344B"/>
    <w:rsid w:val="00F63D29"/>
    <w:rsid w:val="00F641C3"/>
    <w:rsid w:val="00F644DA"/>
    <w:rsid w:val="00F648BA"/>
    <w:rsid w:val="00F64E20"/>
    <w:rsid w:val="00F65186"/>
    <w:rsid w:val="00F664ED"/>
    <w:rsid w:val="00F6679B"/>
    <w:rsid w:val="00F6696E"/>
    <w:rsid w:val="00F66C98"/>
    <w:rsid w:val="00F66E96"/>
    <w:rsid w:val="00F6708D"/>
    <w:rsid w:val="00F6722B"/>
    <w:rsid w:val="00F67F6E"/>
    <w:rsid w:val="00F70290"/>
    <w:rsid w:val="00F704F7"/>
    <w:rsid w:val="00F70537"/>
    <w:rsid w:val="00F713E9"/>
    <w:rsid w:val="00F715DC"/>
    <w:rsid w:val="00F716F9"/>
    <w:rsid w:val="00F71746"/>
    <w:rsid w:val="00F71B50"/>
    <w:rsid w:val="00F72120"/>
    <w:rsid w:val="00F723AE"/>
    <w:rsid w:val="00F72E61"/>
    <w:rsid w:val="00F7342C"/>
    <w:rsid w:val="00F73958"/>
    <w:rsid w:val="00F73B28"/>
    <w:rsid w:val="00F74726"/>
    <w:rsid w:val="00F747EF"/>
    <w:rsid w:val="00F74C2A"/>
    <w:rsid w:val="00F74F9A"/>
    <w:rsid w:val="00F75D10"/>
    <w:rsid w:val="00F75EDD"/>
    <w:rsid w:val="00F76404"/>
    <w:rsid w:val="00F76B1F"/>
    <w:rsid w:val="00F76C7C"/>
    <w:rsid w:val="00F76FF6"/>
    <w:rsid w:val="00F773D0"/>
    <w:rsid w:val="00F77A01"/>
    <w:rsid w:val="00F8032E"/>
    <w:rsid w:val="00F804FD"/>
    <w:rsid w:val="00F8095E"/>
    <w:rsid w:val="00F80FF8"/>
    <w:rsid w:val="00F810E5"/>
    <w:rsid w:val="00F822F0"/>
    <w:rsid w:val="00F8272B"/>
    <w:rsid w:val="00F82F0A"/>
    <w:rsid w:val="00F83514"/>
    <w:rsid w:val="00F83B5A"/>
    <w:rsid w:val="00F84D7C"/>
    <w:rsid w:val="00F85195"/>
    <w:rsid w:val="00F85933"/>
    <w:rsid w:val="00F85AD4"/>
    <w:rsid w:val="00F85B84"/>
    <w:rsid w:val="00F85C65"/>
    <w:rsid w:val="00F85CB0"/>
    <w:rsid w:val="00F8669C"/>
    <w:rsid w:val="00F8694F"/>
    <w:rsid w:val="00F86F74"/>
    <w:rsid w:val="00F87095"/>
    <w:rsid w:val="00F874E3"/>
    <w:rsid w:val="00F876C6"/>
    <w:rsid w:val="00F87743"/>
    <w:rsid w:val="00F878A1"/>
    <w:rsid w:val="00F87D94"/>
    <w:rsid w:val="00F90694"/>
    <w:rsid w:val="00F90BBB"/>
    <w:rsid w:val="00F90BF5"/>
    <w:rsid w:val="00F90CC0"/>
    <w:rsid w:val="00F913D7"/>
    <w:rsid w:val="00F925DF"/>
    <w:rsid w:val="00F926D4"/>
    <w:rsid w:val="00F9270D"/>
    <w:rsid w:val="00F929F3"/>
    <w:rsid w:val="00F92F8A"/>
    <w:rsid w:val="00F92FFA"/>
    <w:rsid w:val="00F93593"/>
    <w:rsid w:val="00F93650"/>
    <w:rsid w:val="00F937A1"/>
    <w:rsid w:val="00F945D5"/>
    <w:rsid w:val="00F94822"/>
    <w:rsid w:val="00F94AE2"/>
    <w:rsid w:val="00F972BE"/>
    <w:rsid w:val="00F973F0"/>
    <w:rsid w:val="00F9744C"/>
    <w:rsid w:val="00F9758A"/>
    <w:rsid w:val="00F978FA"/>
    <w:rsid w:val="00F97C92"/>
    <w:rsid w:val="00F97DF6"/>
    <w:rsid w:val="00FA04DC"/>
    <w:rsid w:val="00FA0BB5"/>
    <w:rsid w:val="00FA1262"/>
    <w:rsid w:val="00FA1613"/>
    <w:rsid w:val="00FA16C5"/>
    <w:rsid w:val="00FA1DD5"/>
    <w:rsid w:val="00FA25EE"/>
    <w:rsid w:val="00FA2D1A"/>
    <w:rsid w:val="00FA326A"/>
    <w:rsid w:val="00FA3F6F"/>
    <w:rsid w:val="00FA4575"/>
    <w:rsid w:val="00FA66D5"/>
    <w:rsid w:val="00FA679E"/>
    <w:rsid w:val="00FA6E43"/>
    <w:rsid w:val="00FA74B4"/>
    <w:rsid w:val="00FA778A"/>
    <w:rsid w:val="00FA7F80"/>
    <w:rsid w:val="00FB046C"/>
    <w:rsid w:val="00FB074D"/>
    <w:rsid w:val="00FB07EE"/>
    <w:rsid w:val="00FB0874"/>
    <w:rsid w:val="00FB0E30"/>
    <w:rsid w:val="00FB10CB"/>
    <w:rsid w:val="00FB1583"/>
    <w:rsid w:val="00FB295D"/>
    <w:rsid w:val="00FB2A3C"/>
    <w:rsid w:val="00FB2CD5"/>
    <w:rsid w:val="00FB3587"/>
    <w:rsid w:val="00FB365E"/>
    <w:rsid w:val="00FB3969"/>
    <w:rsid w:val="00FB4376"/>
    <w:rsid w:val="00FB447D"/>
    <w:rsid w:val="00FB45CF"/>
    <w:rsid w:val="00FB4D3C"/>
    <w:rsid w:val="00FB5123"/>
    <w:rsid w:val="00FB5E80"/>
    <w:rsid w:val="00FB638D"/>
    <w:rsid w:val="00FB641A"/>
    <w:rsid w:val="00FB67EE"/>
    <w:rsid w:val="00FB6BDA"/>
    <w:rsid w:val="00FB6F03"/>
    <w:rsid w:val="00FB76AA"/>
    <w:rsid w:val="00FC0350"/>
    <w:rsid w:val="00FC037F"/>
    <w:rsid w:val="00FC066D"/>
    <w:rsid w:val="00FC0897"/>
    <w:rsid w:val="00FC0AEA"/>
    <w:rsid w:val="00FC0C70"/>
    <w:rsid w:val="00FC0EB7"/>
    <w:rsid w:val="00FC102B"/>
    <w:rsid w:val="00FC10C8"/>
    <w:rsid w:val="00FC1154"/>
    <w:rsid w:val="00FC157B"/>
    <w:rsid w:val="00FC1CB8"/>
    <w:rsid w:val="00FC24B7"/>
    <w:rsid w:val="00FC26E5"/>
    <w:rsid w:val="00FC2C98"/>
    <w:rsid w:val="00FC2D52"/>
    <w:rsid w:val="00FC339E"/>
    <w:rsid w:val="00FC34BB"/>
    <w:rsid w:val="00FC3A1C"/>
    <w:rsid w:val="00FC51F7"/>
    <w:rsid w:val="00FC563D"/>
    <w:rsid w:val="00FC5B80"/>
    <w:rsid w:val="00FC5BFF"/>
    <w:rsid w:val="00FC627D"/>
    <w:rsid w:val="00FC6573"/>
    <w:rsid w:val="00FC7372"/>
    <w:rsid w:val="00FC749A"/>
    <w:rsid w:val="00FC74D9"/>
    <w:rsid w:val="00FC77DF"/>
    <w:rsid w:val="00FC7C6F"/>
    <w:rsid w:val="00FD02E1"/>
    <w:rsid w:val="00FD0BFC"/>
    <w:rsid w:val="00FD1ECB"/>
    <w:rsid w:val="00FD260E"/>
    <w:rsid w:val="00FD2991"/>
    <w:rsid w:val="00FD2DB7"/>
    <w:rsid w:val="00FD3841"/>
    <w:rsid w:val="00FD3990"/>
    <w:rsid w:val="00FD3FB9"/>
    <w:rsid w:val="00FD4514"/>
    <w:rsid w:val="00FD45D0"/>
    <w:rsid w:val="00FD4F23"/>
    <w:rsid w:val="00FD505B"/>
    <w:rsid w:val="00FD51F9"/>
    <w:rsid w:val="00FD570B"/>
    <w:rsid w:val="00FD5FF4"/>
    <w:rsid w:val="00FD6329"/>
    <w:rsid w:val="00FD651F"/>
    <w:rsid w:val="00FD659D"/>
    <w:rsid w:val="00FD7306"/>
    <w:rsid w:val="00FD7C99"/>
    <w:rsid w:val="00FE020B"/>
    <w:rsid w:val="00FE0514"/>
    <w:rsid w:val="00FE07CF"/>
    <w:rsid w:val="00FE0AFF"/>
    <w:rsid w:val="00FE18FC"/>
    <w:rsid w:val="00FE2690"/>
    <w:rsid w:val="00FE2DFA"/>
    <w:rsid w:val="00FE3EBF"/>
    <w:rsid w:val="00FE4112"/>
    <w:rsid w:val="00FE442C"/>
    <w:rsid w:val="00FE450A"/>
    <w:rsid w:val="00FE4993"/>
    <w:rsid w:val="00FE5016"/>
    <w:rsid w:val="00FE5288"/>
    <w:rsid w:val="00FE5960"/>
    <w:rsid w:val="00FE5EAC"/>
    <w:rsid w:val="00FE5F6A"/>
    <w:rsid w:val="00FE6559"/>
    <w:rsid w:val="00FE6B97"/>
    <w:rsid w:val="00FE7CE7"/>
    <w:rsid w:val="00FE7FF5"/>
    <w:rsid w:val="00FF0756"/>
    <w:rsid w:val="00FF08A1"/>
    <w:rsid w:val="00FF0C7E"/>
    <w:rsid w:val="00FF0F08"/>
    <w:rsid w:val="00FF1679"/>
    <w:rsid w:val="00FF1C56"/>
    <w:rsid w:val="00FF1DB1"/>
    <w:rsid w:val="00FF2216"/>
    <w:rsid w:val="00FF26B3"/>
    <w:rsid w:val="00FF2FDD"/>
    <w:rsid w:val="00FF324D"/>
    <w:rsid w:val="00FF330F"/>
    <w:rsid w:val="00FF3E47"/>
    <w:rsid w:val="00FF43F6"/>
    <w:rsid w:val="00FF44CA"/>
    <w:rsid w:val="00FF487A"/>
    <w:rsid w:val="00FF5358"/>
    <w:rsid w:val="00FF61F9"/>
    <w:rsid w:val="00FF77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0F846A9"/>
  <w15:docId w15:val="{6C6F8117-F48F-44F9-9575-8EB9E9656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18B"/>
    <w:pPr>
      <w:spacing w:after="0" w:line="240" w:lineRule="auto"/>
    </w:pPr>
  </w:style>
  <w:style w:type="paragraph" w:styleId="Heading1">
    <w:name w:val="heading 1"/>
    <w:basedOn w:val="Normal"/>
    <w:link w:val="Heading1Char"/>
    <w:uiPriority w:val="9"/>
    <w:qFormat/>
    <w:rsid w:val="00E316D9"/>
    <w:pPr>
      <w:numPr>
        <w:numId w:val="7"/>
      </w:numPr>
      <w:outlineLvl w:val="0"/>
    </w:pPr>
    <w:rPr>
      <w:rFonts w:eastAsia="Times New Roman"/>
      <w:b/>
      <w:bCs/>
      <w:kern w:val="36"/>
      <w:sz w:val="28"/>
      <w:szCs w:val="48"/>
    </w:rPr>
  </w:style>
  <w:style w:type="paragraph" w:styleId="Heading2">
    <w:name w:val="heading 2"/>
    <w:basedOn w:val="Normal"/>
    <w:next w:val="Normal"/>
    <w:link w:val="Heading2Char"/>
    <w:uiPriority w:val="9"/>
    <w:qFormat/>
    <w:rsid w:val="002A6CE2"/>
    <w:pPr>
      <w:keepNext/>
      <w:numPr>
        <w:ilvl w:val="1"/>
        <w:numId w:val="7"/>
      </w:numPr>
      <w:spacing w:before="240" w:after="60"/>
      <w:ind w:left="907"/>
      <w:outlineLvl w:val="1"/>
    </w:pPr>
    <w:rPr>
      <w:rFonts w:cs="Arial"/>
      <w:b/>
      <w:bCs/>
      <w:iCs/>
      <w:sz w:val="24"/>
      <w:szCs w:val="28"/>
    </w:rPr>
  </w:style>
  <w:style w:type="paragraph" w:styleId="Heading3">
    <w:name w:val="heading 3"/>
    <w:basedOn w:val="Normal"/>
    <w:next w:val="Normal"/>
    <w:link w:val="Heading3Char"/>
    <w:uiPriority w:val="9"/>
    <w:qFormat/>
    <w:rsid w:val="002A6CE2"/>
    <w:pPr>
      <w:keepNext/>
      <w:numPr>
        <w:ilvl w:val="2"/>
        <w:numId w:val="7"/>
      </w:numPr>
      <w:spacing w:before="240" w:after="60"/>
      <w:ind w:left="1094"/>
      <w:outlineLvl w:val="2"/>
    </w:pPr>
    <w:rPr>
      <w:rFonts w:cs="Arial"/>
      <w:b/>
      <w:bCs/>
      <w:szCs w:val="26"/>
    </w:rPr>
  </w:style>
  <w:style w:type="paragraph" w:styleId="Heading4">
    <w:name w:val="heading 4"/>
    <w:basedOn w:val="Normal"/>
    <w:next w:val="Normal"/>
    <w:link w:val="Heading4Char"/>
    <w:uiPriority w:val="9"/>
    <w:qFormat/>
    <w:rsid w:val="002A6CE2"/>
    <w:pPr>
      <w:keepNext/>
      <w:numPr>
        <w:ilvl w:val="3"/>
        <w:numId w:val="7"/>
      </w:numPr>
      <w:spacing w:before="240" w:after="60"/>
      <w:outlineLvl w:val="3"/>
    </w:pPr>
    <w:rPr>
      <w:b/>
      <w:bCs/>
      <w:i/>
      <w:szCs w:val="28"/>
    </w:rPr>
  </w:style>
  <w:style w:type="paragraph" w:styleId="Heading5">
    <w:name w:val="heading 5"/>
    <w:basedOn w:val="Normal"/>
    <w:next w:val="Normal"/>
    <w:link w:val="Heading5Char"/>
    <w:uiPriority w:val="9"/>
    <w:qFormat/>
    <w:rsid w:val="00C66C6C"/>
    <w:pPr>
      <w:keepNext/>
      <w:numPr>
        <w:ilvl w:val="4"/>
        <w:numId w:val="7"/>
      </w:numPr>
      <w:spacing w:before="240" w:after="60"/>
      <w:outlineLvl w:val="4"/>
    </w:pPr>
    <w:rPr>
      <w:b/>
      <w:bCs/>
      <w:iCs/>
      <w:szCs w:val="26"/>
    </w:rPr>
  </w:style>
  <w:style w:type="paragraph" w:styleId="Heading6">
    <w:name w:val="heading 6"/>
    <w:basedOn w:val="Normal"/>
    <w:next w:val="Normal"/>
    <w:link w:val="Heading6Char"/>
    <w:uiPriority w:val="9"/>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uiPriority w:val="9"/>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6D9"/>
    <w:rPr>
      <w:rFonts w:eastAsia="Times New Roman"/>
      <w:b/>
      <w:bCs/>
      <w:kern w:val="36"/>
      <w:sz w:val="28"/>
      <w:szCs w:val="48"/>
    </w:rPr>
  </w:style>
  <w:style w:type="character" w:customStyle="1" w:styleId="Heading2Char">
    <w:name w:val="Heading 2 Char"/>
    <w:basedOn w:val="DefaultParagraphFont"/>
    <w:link w:val="Heading2"/>
    <w:uiPriority w:val="9"/>
    <w:rsid w:val="002A6CE2"/>
    <w:rPr>
      <w:rFonts w:cs="Arial"/>
      <w:b/>
      <w:bCs/>
      <w:iCs/>
      <w:sz w:val="24"/>
      <w:szCs w:val="28"/>
    </w:rPr>
  </w:style>
  <w:style w:type="character" w:customStyle="1" w:styleId="Heading3Char">
    <w:name w:val="Heading 3 Char"/>
    <w:basedOn w:val="DefaultParagraphFont"/>
    <w:link w:val="Heading3"/>
    <w:uiPriority w:val="9"/>
    <w:rsid w:val="002A6CE2"/>
    <w:rPr>
      <w:rFonts w:cs="Arial"/>
      <w:b/>
      <w:bCs/>
      <w:szCs w:val="26"/>
    </w:rPr>
  </w:style>
  <w:style w:type="character" w:customStyle="1" w:styleId="Heading4Char">
    <w:name w:val="Heading 4 Char"/>
    <w:basedOn w:val="DefaultParagraphFont"/>
    <w:link w:val="Heading4"/>
    <w:uiPriority w:val="9"/>
    <w:rsid w:val="002A6CE2"/>
    <w:rPr>
      <w:b/>
      <w:bCs/>
      <w:i/>
      <w:szCs w:val="28"/>
    </w:rPr>
  </w:style>
  <w:style w:type="character" w:customStyle="1" w:styleId="Heading5Char">
    <w:name w:val="Heading 5 Char"/>
    <w:basedOn w:val="DefaultParagraphFont"/>
    <w:link w:val="Heading5"/>
    <w:uiPriority w:val="9"/>
    <w:rsid w:val="00C66C6C"/>
    <w:rPr>
      <w:b/>
      <w:bCs/>
      <w:iCs/>
      <w:szCs w:val="26"/>
    </w:rPr>
  </w:style>
  <w:style w:type="character" w:customStyle="1" w:styleId="Heading6Char">
    <w:name w:val="Heading 6 Char"/>
    <w:basedOn w:val="DefaultParagraphFont"/>
    <w:link w:val="Heading6"/>
    <w:uiPriority w:val="9"/>
    <w:rsid w:val="00C66C6C"/>
    <w:rPr>
      <w:b/>
      <w:bCs/>
      <w:szCs w:val="22"/>
    </w:rPr>
  </w:style>
  <w:style w:type="character" w:customStyle="1" w:styleId="Heading7Char">
    <w:name w:val="Heading 7 Char"/>
    <w:basedOn w:val="DefaultParagraphFont"/>
    <w:link w:val="Heading7"/>
    <w:uiPriority w:val="9"/>
    <w:rsid w:val="00C66C6C"/>
  </w:style>
  <w:style w:type="character" w:customStyle="1" w:styleId="Heading8Char">
    <w:name w:val="Heading 8 Char"/>
    <w:basedOn w:val="DefaultParagraphFont"/>
    <w:link w:val="Heading8"/>
    <w:rsid w:val="00C66C6C"/>
    <w:rPr>
      <w:i/>
      <w:iCs/>
    </w:rPr>
  </w:style>
  <w:style w:type="character" w:customStyle="1" w:styleId="Heading9Char">
    <w:name w:val="Heading 9 Char"/>
    <w:basedOn w:val="DefaultParagraphFont"/>
    <w:link w:val="Heading9"/>
    <w:rsid w:val="00C66C6C"/>
    <w:rPr>
      <w:rFonts w:cs="Arial"/>
      <w:szCs w:val="22"/>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unhideWhenUsed/>
    <w:rsid w:val="002A6CE2"/>
    <w:rPr>
      <w:sz w:val="16"/>
      <w:szCs w:val="16"/>
    </w:rPr>
  </w:style>
  <w:style w:type="paragraph" w:styleId="CommentText">
    <w:name w:val="annotation text"/>
    <w:basedOn w:val="Normal"/>
    <w:link w:val="CommentTextChar"/>
    <w:uiPriority w:val="99"/>
    <w:unhideWhenUsed/>
    <w:rsid w:val="002A6CE2"/>
  </w:style>
  <w:style w:type="character" w:customStyle="1" w:styleId="CommentTextChar">
    <w:name w:val="Comment Text Char"/>
    <w:basedOn w:val="DefaultParagraphFont"/>
    <w:link w:val="CommentText"/>
    <w:uiPriority w:val="99"/>
    <w:rsid w:val="002A6CE2"/>
    <w:rPr>
      <w:rFonts w:ascii="Arial" w:eastAsia="SimSun" w:hAnsi="Arial" w:cs="Times New Roman"/>
      <w:sz w:val="20"/>
      <w:szCs w:val="24"/>
    </w:rPr>
  </w:style>
  <w:style w:type="table" w:styleId="TableGrid">
    <w:name w:val="Table Grid"/>
    <w:basedOn w:val="TableNormal"/>
    <w:uiPriority w:val="3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6E6874"/>
    <w:pPr>
      <w:jc w:val="center"/>
    </w:pPr>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uiPriority w:val="99"/>
    <w:rsid w:val="002A6CE2"/>
    <w:rPr>
      <w:color w:val="606420"/>
      <w:u w:val="single"/>
    </w:rPr>
  </w:style>
  <w:style w:type="paragraph" w:styleId="Footer">
    <w:name w:val="footer"/>
    <w:basedOn w:val="Normal"/>
    <w:link w:val="FooterChar"/>
    <w:uiPriority w:val="99"/>
    <w:rsid w:val="002A6CE2"/>
    <w:pPr>
      <w:tabs>
        <w:tab w:val="center" w:pos="4320"/>
        <w:tab w:val="right" w:pos="8640"/>
      </w:tabs>
    </w:pPr>
  </w:style>
  <w:style w:type="character" w:customStyle="1" w:styleId="FooterChar">
    <w:name w:val="Footer Char"/>
    <w:basedOn w:val="DefaultParagraphFont"/>
    <w:link w:val="Footer"/>
    <w:uiPriority w:val="99"/>
    <w:rsid w:val="002A6CE2"/>
    <w:rPr>
      <w:rFonts w:ascii="Arial" w:eastAsia="SimSun" w:hAnsi="Arial" w:cs="Times New Roman"/>
      <w:sz w:val="20"/>
      <w:szCs w:val="24"/>
    </w:rPr>
  </w:style>
  <w:style w:type="paragraph" w:styleId="Header">
    <w:name w:val="header"/>
    <w:basedOn w:val="Normal"/>
    <w:link w:val="HeaderChar"/>
    <w:uiPriority w:val="99"/>
    <w:rsid w:val="002A6CE2"/>
    <w:pPr>
      <w:tabs>
        <w:tab w:val="center" w:pos="4320"/>
        <w:tab w:val="right" w:pos="8640"/>
      </w:tabs>
    </w:pPr>
  </w:style>
  <w:style w:type="character" w:customStyle="1" w:styleId="HeaderChar">
    <w:name w:val="Header Char"/>
    <w:basedOn w:val="DefaultParagraphFont"/>
    <w:link w:val="Header"/>
    <w:uiPriority w:val="99"/>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uiPriority w:val="99"/>
    <w:rsid w:val="002A6CE2"/>
  </w:style>
  <w:style w:type="paragraph" w:styleId="TOC1">
    <w:name w:val="toc 1"/>
    <w:basedOn w:val="Normal"/>
    <w:next w:val="Normal"/>
    <w:autoRedefine/>
    <w:uiPriority w:val="39"/>
    <w:rsid w:val="00F50F5C"/>
    <w:pPr>
      <w:tabs>
        <w:tab w:val="left" w:pos="400"/>
        <w:tab w:val="right" w:leader="dot" w:pos="11107"/>
      </w:tabs>
      <w:spacing w:before="240"/>
    </w:pPr>
    <w:rPr>
      <w:b/>
      <w:smallCaps/>
    </w:rPr>
  </w:style>
  <w:style w:type="paragraph" w:styleId="TOC2">
    <w:name w:val="toc 2"/>
    <w:basedOn w:val="Normal"/>
    <w:next w:val="Normal"/>
    <w:autoRedefine/>
    <w:uiPriority w:val="39"/>
    <w:rsid w:val="00433493"/>
    <w:pPr>
      <w:tabs>
        <w:tab w:val="left" w:pos="880"/>
        <w:tab w:val="right" w:leader="dot" w:pos="11107"/>
      </w:tabs>
      <w:spacing w:before="120"/>
      <w:ind w:left="202"/>
    </w:pPr>
    <w:rPr>
      <w:b/>
      <w:i/>
    </w:rPr>
  </w:style>
  <w:style w:type="paragraph" w:styleId="TOC3">
    <w:name w:val="toc 3"/>
    <w:basedOn w:val="Normal"/>
    <w:next w:val="Normal"/>
    <w:autoRedefine/>
    <w:uiPriority w:val="39"/>
    <w:rsid w:val="003972C5"/>
    <w:pPr>
      <w:tabs>
        <w:tab w:val="left" w:pos="1320"/>
        <w:tab w:val="right" w:leader="dot" w:pos="11107"/>
      </w:tabs>
      <w:spacing w:before="100" w:after="100"/>
      <w:ind w:left="1123" w:hanging="720"/>
    </w:pPr>
    <w:rPr>
      <w:rFonts w:cstheme="minorBidi"/>
      <w:i/>
      <w:noProof/>
      <w:szCs w:val="22"/>
    </w:r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3972C5"/>
    <w:pPr>
      <w:tabs>
        <w:tab w:val="left" w:pos="1540"/>
        <w:tab w:val="right" w:leader="dot" w:pos="11107"/>
      </w:tabs>
      <w:ind w:left="662"/>
    </w:pPr>
    <w:rPr>
      <w:rFonts w:cstheme="minorBidi"/>
      <w:i/>
      <w:szCs w:val="22"/>
    </w:rPr>
  </w:style>
  <w:style w:type="paragraph" w:styleId="TOC5">
    <w:name w:val="toc 5"/>
    <w:basedOn w:val="Normal"/>
    <w:next w:val="Normal"/>
    <w:autoRedefine/>
    <w:uiPriority w:val="39"/>
    <w:unhideWhenUsed/>
    <w:rsid w:val="00777E58"/>
    <w:pPr>
      <w:ind w:left="878"/>
    </w:pPr>
    <w:rPr>
      <w:rFonts w:cstheme="minorBidi"/>
      <w:szCs w:val="22"/>
    </w:rPr>
  </w:style>
  <w:style w:type="paragraph" w:styleId="TOC6">
    <w:name w:val="toc 6"/>
    <w:basedOn w:val="Normal"/>
    <w:next w:val="Normal"/>
    <w:autoRedefine/>
    <w:uiPriority w:val="39"/>
    <w:unhideWhenUsed/>
    <w:rsid w:val="00433493"/>
    <w:pPr>
      <w:spacing w:line="276" w:lineRule="auto"/>
      <w:ind w:left="1094"/>
    </w:pPr>
    <w:rPr>
      <w:rFonts w:cstheme="minorBidi"/>
      <w:i/>
      <w:sz w:val="18"/>
      <w:szCs w:val="22"/>
    </w:rPr>
  </w:style>
  <w:style w:type="paragraph" w:styleId="TOC7">
    <w:name w:val="toc 7"/>
    <w:basedOn w:val="Normal"/>
    <w:next w:val="Normal"/>
    <w:autoRedefine/>
    <w:uiPriority w:val="39"/>
    <w:unhideWhenUsed/>
    <w:rsid w:val="00777E58"/>
    <w:pPr>
      <w:ind w:left="1325"/>
    </w:pPr>
    <w:rPr>
      <w:rFonts w:cstheme="minorBidi"/>
      <w:sz w:val="18"/>
      <w:szCs w:val="22"/>
    </w:rPr>
  </w:style>
  <w:style w:type="paragraph" w:styleId="TOC8">
    <w:name w:val="toc 8"/>
    <w:basedOn w:val="Normal"/>
    <w:next w:val="Normal"/>
    <w:autoRedefine/>
    <w:uiPriority w:val="39"/>
    <w:unhideWhenUsed/>
    <w:rsid w:val="00F50F5C"/>
    <w:pPr>
      <w:spacing w:after="100" w:line="276" w:lineRule="auto"/>
      <w:ind w:left="1540"/>
    </w:pPr>
    <w:rPr>
      <w:rFonts w:asciiTheme="minorHAnsi" w:hAnsiTheme="minorHAnsi" w:cstheme="minorBidi"/>
      <w:sz w:val="22"/>
      <w:szCs w:val="22"/>
    </w:rPr>
  </w:style>
  <w:style w:type="paragraph" w:styleId="TOC9">
    <w:name w:val="toc 9"/>
    <w:basedOn w:val="Normal"/>
    <w:next w:val="Normal"/>
    <w:autoRedefine/>
    <w:uiPriority w:val="39"/>
    <w:unhideWhenUsed/>
    <w:rsid w:val="00F50F5C"/>
    <w:pPr>
      <w:spacing w:after="100" w:line="276" w:lineRule="auto"/>
      <w:ind w:left="1760"/>
    </w:pPr>
    <w:rPr>
      <w:rFonts w:asciiTheme="minorHAnsi" w:hAnsiTheme="minorHAnsi" w:cstheme="minorBidi"/>
      <w:sz w:val="22"/>
      <w:szCs w:val="22"/>
    </w:rPr>
  </w:style>
  <w:style w:type="paragraph" w:customStyle="1" w:styleId="a">
    <w:name w:val="ヘッダ"/>
    <w:rsid w:val="007F3ED1"/>
    <w:pPr>
      <w:spacing w:after="0" w:line="240" w:lineRule="auto"/>
      <w:jc w:val="center"/>
    </w:pPr>
    <w:rPr>
      <w:rFonts w:ascii="MS PGothic" w:eastAsia="MS PGothic" w:hAnsi="Times New Roman"/>
      <w:b/>
      <w:bCs/>
      <w:snapToGrid w:val="0"/>
      <w:szCs w:val="56"/>
    </w:rPr>
  </w:style>
  <w:style w:type="paragraph" w:styleId="CommentSubject">
    <w:name w:val="annotation subject"/>
    <w:basedOn w:val="CommentText"/>
    <w:next w:val="CommentText"/>
    <w:link w:val="CommentSubjectChar"/>
    <w:uiPriority w:val="99"/>
    <w:semiHidden/>
    <w:unhideWhenUsed/>
    <w:rsid w:val="007F3ED1"/>
    <w:pPr>
      <w:widowControl w:val="0"/>
    </w:pPr>
    <w:rPr>
      <w:rFonts w:cstheme="minorBidi"/>
      <w:b/>
      <w:bCs/>
      <w:kern w:val="2"/>
      <w:szCs w:val="22"/>
      <w:lang w:eastAsia="ja-JP"/>
    </w:rPr>
  </w:style>
  <w:style w:type="character" w:customStyle="1" w:styleId="CommentSubjectChar">
    <w:name w:val="Comment Subject Char"/>
    <w:basedOn w:val="CommentTextChar"/>
    <w:link w:val="CommentSubject"/>
    <w:uiPriority w:val="99"/>
    <w:semiHidden/>
    <w:rsid w:val="007F3ED1"/>
    <w:rPr>
      <w:rFonts w:ascii="Arial" w:eastAsia="SimSun" w:hAnsi="Arial" w:cs="Times New Roman"/>
      <w:b/>
      <w:bCs/>
      <w:kern w:val="2"/>
      <w:sz w:val="20"/>
      <w:szCs w:val="24"/>
      <w:lang w:eastAsia="ja-JP"/>
    </w:rPr>
  </w:style>
  <w:style w:type="paragraph" w:customStyle="1" w:styleId="Default">
    <w:name w:val="Default"/>
    <w:rsid w:val="007F3ED1"/>
    <w:pPr>
      <w:widowControl w:val="0"/>
      <w:autoSpaceDE w:val="0"/>
      <w:autoSpaceDN w:val="0"/>
      <w:adjustRightInd w:val="0"/>
      <w:spacing w:after="0" w:line="240" w:lineRule="auto"/>
    </w:pPr>
    <w:rPr>
      <w:rFonts w:cs="Arial"/>
      <w:color w:val="000000"/>
      <w:sz w:val="24"/>
      <w:lang w:eastAsia="ja-JP"/>
    </w:rPr>
  </w:style>
  <w:style w:type="paragraph" w:styleId="NoSpacing">
    <w:name w:val="No Spacing"/>
    <w:link w:val="NoSpacingChar"/>
    <w:uiPriority w:val="1"/>
    <w:qFormat/>
    <w:rsid w:val="007F3ED1"/>
    <w:pPr>
      <w:spacing w:after="0" w:line="240" w:lineRule="auto"/>
    </w:pPr>
  </w:style>
  <w:style w:type="character" w:customStyle="1" w:styleId="NoSpacingChar">
    <w:name w:val="No Spacing Char"/>
    <w:basedOn w:val="DefaultParagraphFont"/>
    <w:link w:val="NoSpacing"/>
    <w:uiPriority w:val="1"/>
    <w:rsid w:val="007F3ED1"/>
  </w:style>
  <w:style w:type="paragraph" w:styleId="ListParagraph">
    <w:name w:val="List Paragraph"/>
    <w:basedOn w:val="Normal"/>
    <w:uiPriority w:val="34"/>
    <w:qFormat/>
    <w:rsid w:val="007F3ED1"/>
    <w:pPr>
      <w:widowControl w:val="0"/>
      <w:ind w:leftChars="400" w:left="840"/>
    </w:pPr>
    <w:rPr>
      <w:rFonts w:cstheme="minorBidi"/>
      <w:kern w:val="2"/>
      <w:szCs w:val="22"/>
      <w:lang w:eastAsia="ja-JP"/>
    </w:rPr>
  </w:style>
  <w:style w:type="paragraph" w:customStyle="1" w:styleId="font5">
    <w:name w:val="font5"/>
    <w:basedOn w:val="Normal"/>
    <w:rsid w:val="007F3ED1"/>
    <w:pPr>
      <w:spacing w:before="100" w:beforeAutospacing="1" w:after="100" w:afterAutospacing="1"/>
    </w:pPr>
    <w:rPr>
      <w:rFonts w:ascii="MS PGothic" w:eastAsia="MS PGothic" w:hAnsi="MS PGothic" w:cs="MS PGothic"/>
      <w:sz w:val="12"/>
      <w:szCs w:val="12"/>
      <w:lang w:eastAsia="ja-JP"/>
    </w:rPr>
  </w:style>
  <w:style w:type="paragraph" w:customStyle="1" w:styleId="xl579">
    <w:name w:val="xl579"/>
    <w:basedOn w:val="Normal"/>
    <w:rsid w:val="007F3ED1"/>
    <w:pPr>
      <w:spacing w:before="100" w:beforeAutospacing="1" w:after="100" w:afterAutospacing="1"/>
      <w:textAlignment w:val="center"/>
    </w:pPr>
    <w:rPr>
      <w:rFonts w:ascii="MS PGothic" w:eastAsia="MS PGothic" w:hAnsi="MS PGothic" w:cs="MS PGothic"/>
      <w:sz w:val="24"/>
      <w:lang w:eastAsia="ja-JP"/>
    </w:rPr>
  </w:style>
  <w:style w:type="paragraph" w:customStyle="1" w:styleId="xl580">
    <w:name w:val="xl580"/>
    <w:basedOn w:val="Normal"/>
    <w:rsid w:val="007F3ED1"/>
    <w:pPr>
      <w:pBdr>
        <w:top w:val="single" w:sz="4" w:space="0" w:color="auto"/>
        <w:left w:val="single" w:sz="4" w:space="0" w:color="auto"/>
        <w:bottom w:val="single" w:sz="4" w:space="0" w:color="auto"/>
      </w:pBdr>
      <w:shd w:val="clear" w:color="000000" w:fill="D9D9D9"/>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81">
    <w:name w:val="xl581"/>
    <w:basedOn w:val="Normal"/>
    <w:rsid w:val="007F3ED1"/>
    <w:pPr>
      <w:pBdr>
        <w:top w:val="single" w:sz="4" w:space="0" w:color="auto"/>
        <w:left w:val="single" w:sz="4" w:space="0" w:color="auto"/>
      </w:pBdr>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82">
    <w:name w:val="xl582"/>
    <w:basedOn w:val="Normal"/>
    <w:rsid w:val="007F3ED1"/>
    <w:pPr>
      <w:pBdr>
        <w:top w:val="single" w:sz="4" w:space="0" w:color="auto"/>
        <w:left w:val="single" w:sz="4" w:space="0" w:color="auto"/>
        <w:bottom w:val="single" w:sz="4" w:space="0" w:color="auto"/>
      </w:pBdr>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83">
    <w:name w:val="xl583"/>
    <w:basedOn w:val="Normal"/>
    <w:rsid w:val="007F3E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84">
    <w:name w:val="xl584"/>
    <w:basedOn w:val="Normal"/>
    <w:rsid w:val="007F3ED1"/>
    <w:pPr>
      <w:pBdr>
        <w:top w:val="single" w:sz="4" w:space="0" w:color="auto"/>
        <w:bottom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85">
    <w:name w:val="xl585"/>
    <w:basedOn w:val="Normal"/>
    <w:rsid w:val="007F3ED1"/>
    <w:pPr>
      <w:pBdr>
        <w:top w:val="single" w:sz="4" w:space="0" w:color="auto"/>
        <w:left w:val="single" w:sz="4" w:space="0" w:color="auto"/>
        <w:bottom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86">
    <w:name w:val="xl586"/>
    <w:basedOn w:val="Normal"/>
    <w:rsid w:val="007F3ED1"/>
    <w:pPr>
      <w:pBdr>
        <w:top w:val="single" w:sz="4" w:space="0" w:color="auto"/>
        <w:left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87">
    <w:name w:val="xl587"/>
    <w:basedOn w:val="Normal"/>
    <w:rsid w:val="007F3ED1"/>
    <w:pPr>
      <w:pBdr>
        <w:left w:val="single" w:sz="4" w:space="0" w:color="auto"/>
        <w:bottom w:val="single" w:sz="4" w:space="0" w:color="auto"/>
      </w:pBdr>
      <w:shd w:val="clear" w:color="000000" w:fill="D9D9D9"/>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88">
    <w:name w:val="xl588"/>
    <w:basedOn w:val="Normal"/>
    <w:rsid w:val="007F3ED1"/>
    <w:pPr>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89">
    <w:name w:val="xl589"/>
    <w:basedOn w:val="Normal"/>
    <w:rsid w:val="007F3ED1"/>
    <w:pPr>
      <w:pBdr>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0">
    <w:name w:val="xl590"/>
    <w:basedOn w:val="Normal"/>
    <w:rsid w:val="007F3E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1">
    <w:name w:val="xl591"/>
    <w:basedOn w:val="Normal"/>
    <w:rsid w:val="007F3ED1"/>
    <w:pPr>
      <w:pBdr>
        <w:top w:val="single" w:sz="4" w:space="0" w:color="auto"/>
        <w:left w:val="single" w:sz="4" w:space="0" w:color="auto"/>
        <w:bottom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2">
    <w:name w:val="xl592"/>
    <w:basedOn w:val="Normal"/>
    <w:rsid w:val="007F3ED1"/>
    <w:pPr>
      <w:pBdr>
        <w:top w:val="single" w:sz="4" w:space="0" w:color="auto"/>
        <w:left w:val="single" w:sz="4" w:space="0" w:color="auto"/>
      </w:pBdr>
      <w:shd w:val="clear" w:color="000000" w:fill="D9D9D9"/>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93">
    <w:name w:val="xl593"/>
    <w:basedOn w:val="Normal"/>
    <w:rsid w:val="007F3ED1"/>
    <w:pPr>
      <w:pBdr>
        <w:top w:val="single" w:sz="4" w:space="0" w:color="auto"/>
        <w:left w:val="single" w:sz="4" w:space="0" w:color="auto"/>
        <w:bottom w:val="single" w:sz="4" w:space="0" w:color="auto"/>
      </w:pBdr>
      <w:shd w:val="clear" w:color="000000" w:fill="FFFF0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94">
    <w:name w:val="xl594"/>
    <w:basedOn w:val="Normal"/>
    <w:rsid w:val="007F3ED1"/>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5">
    <w:name w:val="xl595"/>
    <w:basedOn w:val="Normal"/>
    <w:rsid w:val="007F3ED1"/>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6">
    <w:name w:val="xl596"/>
    <w:basedOn w:val="Normal"/>
    <w:rsid w:val="007F3ED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7">
    <w:name w:val="xl597"/>
    <w:basedOn w:val="Normal"/>
    <w:rsid w:val="007F3ED1"/>
    <w:pPr>
      <w:pBdr>
        <w:top w:val="single" w:sz="4" w:space="0" w:color="auto"/>
        <w:left w:val="single" w:sz="4" w:space="0" w:color="auto"/>
        <w:bottom w:val="single" w:sz="4" w:space="0" w:color="auto"/>
      </w:pBdr>
      <w:shd w:val="clear" w:color="000000" w:fill="FFFF0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598">
    <w:name w:val="xl598"/>
    <w:basedOn w:val="Normal"/>
    <w:rsid w:val="007F3ED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599">
    <w:name w:val="xl599"/>
    <w:basedOn w:val="Normal"/>
    <w:rsid w:val="007F3ED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00">
    <w:name w:val="xl600"/>
    <w:basedOn w:val="Normal"/>
    <w:rsid w:val="007F3ED1"/>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01">
    <w:name w:val="xl601"/>
    <w:basedOn w:val="Normal"/>
    <w:rsid w:val="007F3ED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02">
    <w:name w:val="xl602"/>
    <w:basedOn w:val="Normal"/>
    <w:rsid w:val="007F3ED1"/>
    <w:pPr>
      <w:pBdr>
        <w:left w:val="single" w:sz="4" w:space="0" w:color="auto"/>
      </w:pBdr>
      <w:shd w:val="clear" w:color="000000" w:fill="D9D9D9"/>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03">
    <w:name w:val="xl603"/>
    <w:basedOn w:val="Normal"/>
    <w:rsid w:val="007F3ED1"/>
    <w:pPr>
      <w:pBdr>
        <w:top w:val="single" w:sz="4" w:space="0" w:color="auto"/>
        <w:left w:val="single" w:sz="4" w:space="0" w:color="auto"/>
        <w:bottom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04">
    <w:name w:val="xl604"/>
    <w:basedOn w:val="Normal"/>
    <w:rsid w:val="007F3E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05">
    <w:name w:val="xl605"/>
    <w:basedOn w:val="Normal"/>
    <w:rsid w:val="007F3ED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06">
    <w:name w:val="xl606"/>
    <w:basedOn w:val="Normal"/>
    <w:rsid w:val="007F3ED1"/>
    <w:pPr>
      <w:pBdr>
        <w:top w:val="single" w:sz="4" w:space="0" w:color="auto"/>
        <w:left w:val="single" w:sz="4" w:space="0" w:color="auto"/>
        <w:bottom w:val="single" w:sz="4" w:space="0" w:color="auto"/>
      </w:pBdr>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07">
    <w:name w:val="xl607"/>
    <w:basedOn w:val="Normal"/>
    <w:rsid w:val="007F3ED1"/>
    <w:pPr>
      <w:pBdr>
        <w:top w:val="single" w:sz="4" w:space="0" w:color="auto"/>
        <w:bottom w:val="single" w:sz="4" w:space="0" w:color="auto"/>
      </w:pBdr>
      <w:shd w:val="clear" w:color="000000" w:fill="D9D9D9"/>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08">
    <w:name w:val="xl608"/>
    <w:basedOn w:val="Normal"/>
    <w:rsid w:val="007F3ED1"/>
    <w:pPr>
      <w:pBdr>
        <w:top w:val="single" w:sz="4" w:space="0" w:color="auto"/>
        <w:left w:val="single" w:sz="4" w:space="0" w:color="auto"/>
      </w:pBdr>
      <w:shd w:val="clear" w:color="000000" w:fill="C5D9F1"/>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09">
    <w:name w:val="xl609"/>
    <w:basedOn w:val="Normal"/>
    <w:rsid w:val="007F3ED1"/>
    <w:pPr>
      <w:pBdr>
        <w:left w:val="single" w:sz="4" w:space="0" w:color="auto"/>
      </w:pBdr>
      <w:shd w:val="clear" w:color="000000" w:fill="C5D9F1"/>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0">
    <w:name w:val="xl610"/>
    <w:basedOn w:val="Normal"/>
    <w:rsid w:val="007F3ED1"/>
    <w:pPr>
      <w:pBdr>
        <w:left w:val="single" w:sz="4" w:space="0" w:color="auto"/>
        <w:bottom w:val="single" w:sz="4" w:space="0" w:color="auto"/>
      </w:pBdr>
      <w:shd w:val="clear" w:color="000000" w:fill="C5D9F1"/>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1">
    <w:name w:val="xl611"/>
    <w:basedOn w:val="Normal"/>
    <w:rsid w:val="007F3ED1"/>
    <w:pPr>
      <w:pBdr>
        <w:top w:val="single" w:sz="4" w:space="0" w:color="auto"/>
        <w:left w:val="single" w:sz="4" w:space="0" w:color="auto"/>
      </w:pBdr>
      <w:shd w:val="clear" w:color="000000" w:fill="F0AAE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2">
    <w:name w:val="xl612"/>
    <w:basedOn w:val="Normal"/>
    <w:rsid w:val="007F3ED1"/>
    <w:pPr>
      <w:pBdr>
        <w:left w:val="single" w:sz="4" w:space="0" w:color="auto"/>
      </w:pBdr>
      <w:shd w:val="clear" w:color="000000" w:fill="F0AAE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3">
    <w:name w:val="xl613"/>
    <w:basedOn w:val="Normal"/>
    <w:rsid w:val="007F3ED1"/>
    <w:pPr>
      <w:pBdr>
        <w:left w:val="single" w:sz="4" w:space="0" w:color="auto"/>
      </w:pBdr>
      <w:shd w:val="clear" w:color="000000" w:fill="F0AAEB"/>
      <w:spacing w:before="100" w:beforeAutospacing="1" w:after="100" w:afterAutospacing="1"/>
    </w:pPr>
    <w:rPr>
      <w:rFonts w:ascii="MS PGothic" w:eastAsia="MS PGothic" w:hAnsi="MS PGothic" w:cs="MS PGothic"/>
      <w:sz w:val="24"/>
      <w:lang w:eastAsia="ja-JP"/>
    </w:rPr>
  </w:style>
  <w:style w:type="paragraph" w:customStyle="1" w:styleId="xl614">
    <w:name w:val="xl614"/>
    <w:basedOn w:val="Normal"/>
    <w:rsid w:val="007F3ED1"/>
    <w:pPr>
      <w:pBdr>
        <w:left w:val="single" w:sz="4" w:space="0" w:color="auto"/>
        <w:bottom w:val="single" w:sz="4" w:space="0" w:color="auto"/>
      </w:pBdr>
      <w:shd w:val="clear" w:color="000000" w:fill="F0AAE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5">
    <w:name w:val="xl615"/>
    <w:basedOn w:val="Normal"/>
    <w:rsid w:val="007F3ED1"/>
    <w:pPr>
      <w:pBdr>
        <w:left w:val="single" w:sz="4" w:space="0" w:color="auto"/>
      </w:pBdr>
      <w:shd w:val="clear" w:color="000000" w:fill="FCD5B4"/>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6">
    <w:name w:val="xl616"/>
    <w:basedOn w:val="Normal"/>
    <w:rsid w:val="007F3ED1"/>
    <w:pPr>
      <w:pBdr>
        <w:left w:val="single" w:sz="4" w:space="0" w:color="auto"/>
        <w:bottom w:val="single" w:sz="4" w:space="0" w:color="auto"/>
      </w:pBdr>
      <w:shd w:val="clear" w:color="000000" w:fill="FCD5B4"/>
      <w:spacing w:before="100" w:beforeAutospacing="1" w:after="100" w:afterAutospacing="1"/>
    </w:pPr>
    <w:rPr>
      <w:rFonts w:ascii="MS PGothic" w:eastAsia="MS PGothic" w:hAnsi="MS PGothic" w:cs="MS PGothic"/>
      <w:sz w:val="24"/>
      <w:lang w:eastAsia="ja-JP"/>
    </w:rPr>
  </w:style>
  <w:style w:type="paragraph" w:customStyle="1" w:styleId="xl617">
    <w:name w:val="xl617"/>
    <w:basedOn w:val="Normal"/>
    <w:rsid w:val="007F3ED1"/>
    <w:pPr>
      <w:pBdr>
        <w:top w:val="single" w:sz="4" w:space="0" w:color="auto"/>
        <w:left w:val="single" w:sz="4" w:space="0" w:color="auto"/>
        <w:bottom w:val="single" w:sz="4" w:space="0" w:color="auto"/>
      </w:pBdr>
      <w:shd w:val="clear" w:color="000000" w:fill="FCD5B4"/>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8">
    <w:name w:val="xl618"/>
    <w:basedOn w:val="Normal"/>
    <w:rsid w:val="007F3ED1"/>
    <w:pPr>
      <w:pBdr>
        <w:top w:val="single" w:sz="4" w:space="0" w:color="auto"/>
        <w:left w:val="single" w:sz="4" w:space="0" w:color="auto"/>
        <w:bottom w:val="single" w:sz="4" w:space="0" w:color="auto"/>
      </w:pBdr>
      <w:shd w:val="clear" w:color="000000" w:fill="FCD5B4"/>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19">
    <w:name w:val="xl619"/>
    <w:basedOn w:val="Normal"/>
    <w:rsid w:val="007F3ED1"/>
    <w:pPr>
      <w:pBdr>
        <w:left w:val="single" w:sz="4" w:space="0" w:color="auto"/>
      </w:pBdr>
      <w:shd w:val="clear" w:color="000000" w:fill="FCD5B4"/>
      <w:spacing w:before="100" w:beforeAutospacing="1" w:after="100" w:afterAutospacing="1"/>
    </w:pPr>
    <w:rPr>
      <w:rFonts w:ascii="MS PGothic" w:eastAsia="MS PGothic" w:hAnsi="MS PGothic" w:cs="MS PGothic"/>
      <w:sz w:val="24"/>
      <w:lang w:eastAsia="ja-JP"/>
    </w:rPr>
  </w:style>
  <w:style w:type="paragraph" w:customStyle="1" w:styleId="xl620">
    <w:name w:val="xl620"/>
    <w:basedOn w:val="Normal"/>
    <w:rsid w:val="007F3ED1"/>
    <w:pPr>
      <w:pBdr>
        <w:left w:val="single" w:sz="4" w:space="0" w:color="auto"/>
      </w:pBdr>
      <w:shd w:val="clear" w:color="000000" w:fill="C4D79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21">
    <w:name w:val="xl621"/>
    <w:basedOn w:val="Normal"/>
    <w:rsid w:val="007F3ED1"/>
    <w:pPr>
      <w:pBdr>
        <w:left w:val="single" w:sz="4" w:space="0" w:color="auto"/>
        <w:bottom w:val="single" w:sz="4" w:space="0" w:color="auto"/>
      </w:pBdr>
      <w:shd w:val="clear" w:color="000000" w:fill="C4D79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22">
    <w:name w:val="xl622"/>
    <w:basedOn w:val="Normal"/>
    <w:rsid w:val="007F3ED1"/>
    <w:pPr>
      <w:pBdr>
        <w:top w:val="single" w:sz="4" w:space="0" w:color="auto"/>
        <w:left w:val="single" w:sz="4" w:space="0" w:color="auto"/>
      </w:pBdr>
      <w:shd w:val="clear" w:color="000000" w:fill="FCD5B4"/>
      <w:spacing w:before="100" w:beforeAutospacing="1" w:after="100" w:afterAutospacing="1"/>
    </w:pPr>
    <w:rPr>
      <w:rFonts w:ascii="MS PGothic" w:eastAsia="MS PGothic" w:hAnsi="MS PGothic" w:cs="MS PGothic"/>
      <w:sz w:val="24"/>
      <w:lang w:eastAsia="ja-JP"/>
    </w:rPr>
  </w:style>
  <w:style w:type="paragraph" w:customStyle="1" w:styleId="xl623">
    <w:name w:val="xl623"/>
    <w:basedOn w:val="Normal"/>
    <w:rsid w:val="007F3ED1"/>
    <w:pPr>
      <w:pBdr>
        <w:left w:val="single" w:sz="4" w:space="0" w:color="auto"/>
        <w:bottom w:val="single" w:sz="4" w:space="0" w:color="auto"/>
      </w:pBdr>
      <w:shd w:val="clear" w:color="000000" w:fill="FCD5B4"/>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24">
    <w:name w:val="xl624"/>
    <w:basedOn w:val="Normal"/>
    <w:rsid w:val="007F3ED1"/>
    <w:pPr>
      <w:pBdr>
        <w:top w:val="single" w:sz="4" w:space="0" w:color="auto"/>
        <w:left w:val="single" w:sz="4" w:space="0" w:color="auto"/>
        <w:bottom w:val="single" w:sz="4" w:space="0" w:color="auto"/>
      </w:pBdr>
      <w:shd w:val="clear" w:color="000000" w:fill="92D05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25">
    <w:name w:val="xl625"/>
    <w:basedOn w:val="Normal"/>
    <w:rsid w:val="007F3ED1"/>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26">
    <w:name w:val="xl626"/>
    <w:basedOn w:val="Normal"/>
    <w:rsid w:val="007F3ED1"/>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27">
    <w:name w:val="xl627"/>
    <w:basedOn w:val="Normal"/>
    <w:rsid w:val="007F3ED1"/>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28">
    <w:name w:val="xl628"/>
    <w:basedOn w:val="Normal"/>
    <w:rsid w:val="007F3E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29">
    <w:name w:val="xl629"/>
    <w:basedOn w:val="Normal"/>
    <w:rsid w:val="007F3E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30">
    <w:name w:val="xl630"/>
    <w:basedOn w:val="Normal"/>
    <w:rsid w:val="007F3ED1"/>
    <w:pPr>
      <w:pBdr>
        <w:top w:val="single" w:sz="4" w:space="0" w:color="auto"/>
        <w:left w:val="single" w:sz="4" w:space="0" w:color="auto"/>
        <w:bottom w:val="single" w:sz="4" w:space="0" w:color="auto"/>
      </w:pBdr>
      <w:shd w:val="clear" w:color="000000" w:fill="92D05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31">
    <w:name w:val="xl631"/>
    <w:basedOn w:val="Normal"/>
    <w:rsid w:val="007F3E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32">
    <w:name w:val="xl632"/>
    <w:basedOn w:val="Normal"/>
    <w:rsid w:val="007F3E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33">
    <w:name w:val="xl633"/>
    <w:basedOn w:val="Normal"/>
    <w:rsid w:val="007F3ED1"/>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34">
    <w:name w:val="xl634"/>
    <w:basedOn w:val="Normal"/>
    <w:rsid w:val="007F3ED1"/>
    <w:pPr>
      <w:pBdr>
        <w:top w:val="single" w:sz="4" w:space="0" w:color="auto"/>
        <w:left w:val="single" w:sz="4" w:space="0" w:color="auto"/>
        <w:bottom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35">
    <w:name w:val="xl635"/>
    <w:basedOn w:val="Normal"/>
    <w:rsid w:val="007F3ED1"/>
    <w:pPr>
      <w:pBdr>
        <w:top w:val="single" w:sz="4" w:space="0" w:color="auto"/>
        <w:left w:val="single" w:sz="4" w:space="0" w:color="auto"/>
      </w:pBdr>
      <w:shd w:val="clear" w:color="000000" w:fill="FCD5B4"/>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36">
    <w:name w:val="xl636"/>
    <w:basedOn w:val="Normal"/>
    <w:rsid w:val="007F3ED1"/>
    <w:pPr>
      <w:pBdr>
        <w:left w:val="single" w:sz="4" w:space="0" w:color="auto"/>
      </w:pBdr>
      <w:shd w:val="clear" w:color="000000" w:fill="B1A0C7"/>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37">
    <w:name w:val="xl637"/>
    <w:basedOn w:val="Normal"/>
    <w:rsid w:val="007F3ED1"/>
    <w:pPr>
      <w:pBdr>
        <w:left w:val="single" w:sz="4" w:space="0" w:color="auto"/>
        <w:bottom w:val="single" w:sz="4" w:space="0" w:color="auto"/>
      </w:pBdr>
      <w:shd w:val="clear" w:color="000000" w:fill="B1A0C7"/>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38">
    <w:name w:val="xl638"/>
    <w:basedOn w:val="Normal"/>
    <w:rsid w:val="007F3ED1"/>
    <w:pPr>
      <w:pBdr>
        <w:left w:val="single" w:sz="4" w:space="0" w:color="auto"/>
      </w:pBdr>
      <w:shd w:val="clear" w:color="000000" w:fill="B1A0C7"/>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39">
    <w:name w:val="xl639"/>
    <w:basedOn w:val="Normal"/>
    <w:rsid w:val="007F3ED1"/>
    <w:pPr>
      <w:pBdr>
        <w:left w:val="single" w:sz="4" w:space="0" w:color="auto"/>
        <w:bottom w:val="single" w:sz="4" w:space="0" w:color="auto"/>
      </w:pBdr>
      <w:shd w:val="clear" w:color="000000" w:fill="FFFF0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40">
    <w:name w:val="xl640"/>
    <w:basedOn w:val="Normal"/>
    <w:rsid w:val="007F3ED1"/>
    <w:pPr>
      <w:pBdr>
        <w:left w:val="single" w:sz="4" w:space="0" w:color="auto"/>
        <w:bottom w:val="single" w:sz="4" w:space="0" w:color="auto"/>
      </w:pBdr>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41">
    <w:name w:val="xl641"/>
    <w:basedOn w:val="Normal"/>
    <w:rsid w:val="007F3ED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42">
    <w:name w:val="xl642"/>
    <w:basedOn w:val="Normal"/>
    <w:rsid w:val="007F3ED1"/>
    <w:pPr>
      <w:pBdr>
        <w:top w:val="single" w:sz="4" w:space="0" w:color="auto"/>
        <w:left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43">
    <w:name w:val="xl643"/>
    <w:basedOn w:val="Normal"/>
    <w:rsid w:val="007F3ED1"/>
    <w:pPr>
      <w:pBdr>
        <w:left w:val="single" w:sz="4" w:space="0" w:color="auto"/>
        <w:bottom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44">
    <w:name w:val="xl644"/>
    <w:basedOn w:val="Normal"/>
    <w:rsid w:val="007F3ED1"/>
    <w:pPr>
      <w:pBdr>
        <w:top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45">
    <w:name w:val="xl645"/>
    <w:basedOn w:val="Normal"/>
    <w:rsid w:val="007F3ED1"/>
    <w:pPr>
      <w:pBdr>
        <w:top w:val="single" w:sz="4" w:space="0" w:color="auto"/>
        <w:bottom w:val="single" w:sz="4" w:space="0" w:color="auto"/>
      </w:pBdr>
      <w:shd w:val="clear" w:color="000000" w:fill="92D05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46">
    <w:name w:val="xl646"/>
    <w:basedOn w:val="Normal"/>
    <w:rsid w:val="007F3ED1"/>
    <w:pPr>
      <w:pBdr>
        <w:top w:val="single" w:sz="4" w:space="0" w:color="auto"/>
        <w:bottom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47">
    <w:name w:val="xl647"/>
    <w:basedOn w:val="Normal"/>
    <w:rsid w:val="007F3ED1"/>
    <w:pPr>
      <w:pBdr>
        <w:top w:val="single" w:sz="4" w:space="0" w:color="auto"/>
        <w:left w:val="single" w:sz="4" w:space="0" w:color="auto"/>
      </w:pBdr>
      <w:shd w:val="clear" w:color="000000" w:fill="C4D79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48">
    <w:name w:val="xl648"/>
    <w:basedOn w:val="Normal"/>
    <w:rsid w:val="007F3ED1"/>
    <w:pPr>
      <w:pBdr>
        <w:left w:val="single" w:sz="4" w:space="0" w:color="auto"/>
      </w:pBdr>
      <w:shd w:val="clear" w:color="000000" w:fill="C4D79B"/>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49">
    <w:name w:val="xl649"/>
    <w:basedOn w:val="Normal"/>
    <w:rsid w:val="007F3ED1"/>
    <w:pPr>
      <w:pBdr>
        <w:top w:val="single" w:sz="4" w:space="0" w:color="auto"/>
        <w:left w:val="single" w:sz="4" w:space="0" w:color="auto"/>
      </w:pBdr>
      <w:shd w:val="clear" w:color="000000" w:fill="B1A0C7"/>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50">
    <w:name w:val="xl650"/>
    <w:basedOn w:val="Normal"/>
    <w:rsid w:val="007F3ED1"/>
    <w:pPr>
      <w:pBdr>
        <w:top w:val="single" w:sz="4" w:space="0" w:color="auto"/>
        <w:left w:val="single" w:sz="4" w:space="0" w:color="auto"/>
        <w:right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1">
    <w:name w:val="xl651"/>
    <w:basedOn w:val="Normal"/>
    <w:rsid w:val="007F3ED1"/>
    <w:pPr>
      <w:pBdr>
        <w:left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4"/>
      <w:lang w:eastAsia="ja-JP"/>
    </w:rPr>
  </w:style>
  <w:style w:type="paragraph" w:customStyle="1" w:styleId="xl652">
    <w:name w:val="xl652"/>
    <w:basedOn w:val="Normal"/>
    <w:rsid w:val="007F3ED1"/>
    <w:pPr>
      <w:pBdr>
        <w:top w:val="single" w:sz="4" w:space="0" w:color="auto"/>
        <w:left w:val="single" w:sz="4" w:space="0" w:color="auto"/>
        <w:bottom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3">
    <w:name w:val="xl653"/>
    <w:basedOn w:val="Normal"/>
    <w:rsid w:val="007F3ED1"/>
    <w:pPr>
      <w:pBdr>
        <w:top w:val="single" w:sz="4" w:space="0" w:color="auto"/>
        <w:bottom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4">
    <w:name w:val="xl654"/>
    <w:basedOn w:val="Normal"/>
    <w:rsid w:val="007F3ED1"/>
    <w:pPr>
      <w:pBdr>
        <w:top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5">
    <w:name w:val="xl655"/>
    <w:basedOn w:val="Normal"/>
    <w:rsid w:val="007F3ED1"/>
    <w:pPr>
      <w:pBdr>
        <w:left w:val="single" w:sz="4" w:space="0" w:color="auto"/>
        <w:right w:val="single" w:sz="4" w:space="0" w:color="auto"/>
      </w:pBdr>
      <w:shd w:val="clear" w:color="000000" w:fill="FFFF00"/>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6">
    <w:name w:val="xl656"/>
    <w:basedOn w:val="Normal"/>
    <w:rsid w:val="007F3E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7">
    <w:name w:val="xl657"/>
    <w:basedOn w:val="Normal"/>
    <w:rsid w:val="007F3ED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8">
    <w:name w:val="xl658"/>
    <w:basedOn w:val="Normal"/>
    <w:rsid w:val="007F3ED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59">
    <w:name w:val="xl659"/>
    <w:basedOn w:val="Normal"/>
    <w:rsid w:val="007F3ED1"/>
    <w:pPr>
      <w:pBdr>
        <w:top w:val="single" w:sz="4" w:space="0" w:color="auto"/>
        <w:left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60">
    <w:name w:val="xl660"/>
    <w:basedOn w:val="Normal"/>
    <w:rsid w:val="007F3ED1"/>
    <w:pPr>
      <w:pBdr>
        <w:left w:val="single" w:sz="4" w:space="0" w:color="auto"/>
        <w:bottom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61">
    <w:name w:val="xl661"/>
    <w:basedOn w:val="Normal"/>
    <w:rsid w:val="007F3ED1"/>
    <w:pPr>
      <w:pBdr>
        <w:left w:val="single" w:sz="4" w:space="0" w:color="auto"/>
        <w:right w:val="single" w:sz="4" w:space="0" w:color="auto"/>
      </w:pBdr>
      <w:shd w:val="clear" w:color="000000" w:fill="FFFFFF"/>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62">
    <w:name w:val="xl662"/>
    <w:basedOn w:val="Normal"/>
    <w:rsid w:val="007F3ED1"/>
    <w:pPr>
      <w:pBdr>
        <w:left w:val="single" w:sz="4" w:space="0" w:color="auto"/>
        <w:right w:val="single" w:sz="4" w:space="0" w:color="auto"/>
      </w:pBdr>
      <w:spacing w:before="100" w:beforeAutospacing="1" w:after="100" w:afterAutospacing="1"/>
      <w:jc w:val="center"/>
      <w:textAlignment w:val="center"/>
    </w:pPr>
    <w:rPr>
      <w:rFonts w:ascii="MS PGothic" w:eastAsia="MS PGothic" w:hAnsi="MS PGothic" w:cs="MS PGothic"/>
      <w:sz w:val="28"/>
      <w:szCs w:val="28"/>
      <w:lang w:eastAsia="ja-JP"/>
    </w:rPr>
  </w:style>
  <w:style w:type="paragraph" w:customStyle="1" w:styleId="xl663">
    <w:name w:val="xl663"/>
    <w:basedOn w:val="Normal"/>
    <w:rsid w:val="007F3ED1"/>
    <w:pPr>
      <w:pBdr>
        <w:top w:val="single" w:sz="4" w:space="0" w:color="auto"/>
        <w:left w:val="single" w:sz="4" w:space="0" w:color="auto"/>
      </w:pBdr>
      <w:shd w:val="clear" w:color="000000" w:fill="FFFF0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64">
    <w:name w:val="xl664"/>
    <w:basedOn w:val="Normal"/>
    <w:rsid w:val="007F3ED1"/>
    <w:pPr>
      <w:pBdr>
        <w:left w:val="single" w:sz="4" w:space="0" w:color="auto"/>
        <w:bottom w:val="single" w:sz="4" w:space="0" w:color="auto"/>
      </w:pBdr>
      <w:shd w:val="clear" w:color="000000" w:fill="FFFF00"/>
      <w:spacing w:before="100" w:beforeAutospacing="1" w:after="100" w:afterAutospacing="1"/>
      <w:textAlignment w:val="center"/>
    </w:pPr>
    <w:rPr>
      <w:rFonts w:ascii="MS PGothic" w:eastAsia="MS PGothic" w:hAnsi="MS PGothic" w:cs="MS PGothic"/>
      <w:sz w:val="28"/>
      <w:szCs w:val="28"/>
      <w:lang w:eastAsia="ja-JP"/>
    </w:rPr>
  </w:style>
  <w:style w:type="paragraph" w:customStyle="1" w:styleId="xl665">
    <w:name w:val="xl665"/>
    <w:basedOn w:val="Normal"/>
    <w:rsid w:val="007F3ED1"/>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rPr>
      <w:rFonts w:ascii="MS PGothic" w:eastAsia="MS PGothic" w:hAnsi="MS PGothic" w:cs="MS PGothic"/>
      <w:color w:val="FF0000"/>
      <w:sz w:val="28"/>
      <w:szCs w:val="28"/>
      <w:lang w:eastAsia="ja-JP"/>
    </w:rPr>
  </w:style>
  <w:style w:type="paragraph" w:customStyle="1" w:styleId="xl666">
    <w:name w:val="xl666"/>
    <w:basedOn w:val="Normal"/>
    <w:rsid w:val="007F3ED1"/>
    <w:pPr>
      <w:pBdr>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MS PGothic" w:eastAsia="MS PGothic" w:hAnsi="MS PGothic" w:cs="MS PGothic"/>
      <w:sz w:val="28"/>
      <w:szCs w:val="28"/>
      <w:lang w:eastAsia="ja-JP"/>
    </w:rPr>
  </w:style>
  <w:style w:type="table" w:customStyle="1" w:styleId="1">
    <w:name w:val="表 (格子)1"/>
    <w:basedOn w:val="TableNormal"/>
    <w:next w:val="TableGrid"/>
    <w:uiPriority w:val="59"/>
    <w:rsid w:val="007F3ED1"/>
    <w:pPr>
      <w:spacing w:after="0" w:line="240" w:lineRule="auto"/>
    </w:pPr>
    <w:rPr>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F3ED1"/>
    <w:pPr>
      <w:spacing w:after="0" w:line="240" w:lineRule="auto"/>
    </w:pPr>
    <w:rPr>
      <w:kern w:val="2"/>
      <w:sz w:val="21"/>
      <w:lang w:eastAsia="ja-JP"/>
    </w:rPr>
  </w:style>
  <w:style w:type="table" w:customStyle="1" w:styleId="2">
    <w:name w:val="表 (格子)2"/>
    <w:basedOn w:val="TableNormal"/>
    <w:next w:val="TableGrid"/>
    <w:uiPriority w:val="59"/>
    <w:rsid w:val="007F3ED1"/>
    <w:pPr>
      <w:spacing w:after="0" w:line="240" w:lineRule="auto"/>
    </w:pPr>
    <w:rPr>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 (格子)3"/>
    <w:basedOn w:val="TableNormal"/>
    <w:next w:val="TableGrid"/>
    <w:uiPriority w:val="59"/>
    <w:rsid w:val="007F3ED1"/>
    <w:pPr>
      <w:spacing w:after="0" w:line="240" w:lineRule="auto"/>
    </w:pPr>
    <w:rPr>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 (格子)4"/>
    <w:basedOn w:val="TableNormal"/>
    <w:next w:val="TableGrid"/>
    <w:uiPriority w:val="59"/>
    <w:rsid w:val="007F3ED1"/>
    <w:pPr>
      <w:spacing w:after="0" w:line="240" w:lineRule="auto"/>
    </w:pPr>
    <w:rPr>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3ED1"/>
    <w:pPr>
      <w:spacing w:before="100" w:beforeAutospacing="1" w:after="100" w:afterAutospacing="1"/>
    </w:pPr>
    <w:rPr>
      <w:rFonts w:ascii="Times New Roman" w:hAnsi="Times New Roman"/>
      <w:sz w:val="24"/>
    </w:rPr>
  </w:style>
  <w:style w:type="paragraph" w:styleId="Index1">
    <w:name w:val="index 1"/>
    <w:basedOn w:val="Normal"/>
    <w:next w:val="Normal"/>
    <w:autoRedefine/>
    <w:uiPriority w:val="99"/>
    <w:semiHidden/>
    <w:unhideWhenUsed/>
    <w:rsid w:val="007F3ED1"/>
    <w:pPr>
      <w:widowControl w:val="0"/>
      <w:ind w:left="200" w:hanging="200"/>
    </w:pPr>
    <w:rPr>
      <w:rFonts w:cstheme="minorBidi"/>
      <w:kern w:val="2"/>
      <w:szCs w:val="22"/>
      <w:lang w:eastAsia="ja-JP"/>
    </w:rPr>
  </w:style>
  <w:style w:type="character" w:styleId="Strong">
    <w:name w:val="Strong"/>
    <w:basedOn w:val="DefaultParagraphFont"/>
    <w:uiPriority w:val="22"/>
    <w:qFormat/>
    <w:rsid w:val="007F3ED1"/>
    <w:rPr>
      <w:b/>
      <w:bCs/>
    </w:rPr>
  </w:style>
  <w:style w:type="paragraph" w:styleId="PlainText">
    <w:name w:val="Plain Text"/>
    <w:basedOn w:val="Normal"/>
    <w:link w:val="PlainTextChar"/>
    <w:uiPriority w:val="99"/>
    <w:unhideWhenUsed/>
    <w:rsid w:val="007F3ED1"/>
    <w:pPr>
      <w:widowControl w:val="0"/>
    </w:pPr>
    <w:rPr>
      <w:rFonts w:ascii="MS Gothic" w:eastAsia="MS Gothic" w:hAnsi="Courier New" w:cs="Courier New"/>
      <w:kern w:val="2"/>
      <w:szCs w:val="21"/>
      <w:lang w:eastAsia="ja-JP"/>
    </w:rPr>
  </w:style>
  <w:style w:type="character" w:customStyle="1" w:styleId="PlainTextChar">
    <w:name w:val="Plain Text Char"/>
    <w:basedOn w:val="DefaultParagraphFont"/>
    <w:link w:val="PlainText"/>
    <w:uiPriority w:val="99"/>
    <w:rsid w:val="007F3ED1"/>
    <w:rPr>
      <w:rFonts w:ascii="MS Gothic" w:eastAsia="MS Gothic" w:hAnsi="Courier New" w:cs="Courier New"/>
      <w:kern w:val="2"/>
      <w:sz w:val="20"/>
      <w:szCs w:val="21"/>
      <w:lang w:eastAsia="ja-JP"/>
    </w:rPr>
  </w:style>
  <w:style w:type="paragraph" w:styleId="TOCHeading">
    <w:name w:val="TOC Heading"/>
    <w:basedOn w:val="Heading1"/>
    <w:next w:val="Normal"/>
    <w:uiPriority w:val="39"/>
    <w:semiHidden/>
    <w:unhideWhenUsed/>
    <w:qFormat/>
    <w:rsid w:val="0023629C"/>
    <w:pPr>
      <w:keepLines/>
      <w:numPr>
        <w:numId w:val="0"/>
      </w:numPr>
      <w:spacing w:before="48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customStyle="1" w:styleId="Arial">
    <w:name w:val="標準 + (コンプレックス) Arial"/>
    <w:aliases w:val="(コンプレックス) 10 pt,段落前 :  12.7 mm"/>
    <w:basedOn w:val="Normal"/>
    <w:link w:val="Arial0"/>
    <w:rsid w:val="00C17ECB"/>
    <w:rPr>
      <w:rFonts w:eastAsia="SimSun"/>
      <w:lang w:eastAsia="ja-JP"/>
    </w:rPr>
  </w:style>
  <w:style w:type="character" w:customStyle="1" w:styleId="Arial0">
    <w:name w:val="標準 + (コンプレックス) Arial (文字)"/>
    <w:aliases w:val="(コンプレックス) 10 pt (文字),段落前 :  12.7 mm (文字)"/>
    <w:link w:val="Arial"/>
    <w:rsid w:val="00C17ECB"/>
    <w:rPr>
      <w:rFonts w:eastAsia="SimSun"/>
      <w:lang w:eastAsia="ja-JP"/>
    </w:rPr>
  </w:style>
  <w:style w:type="paragraph" w:customStyle="1" w:styleId="msonormal0">
    <w:name w:val="msonormal"/>
    <w:basedOn w:val="Normal"/>
    <w:rsid w:val="00205A57"/>
    <w:pPr>
      <w:spacing w:before="100" w:beforeAutospacing="1" w:after="100" w:afterAutospacing="1"/>
    </w:pPr>
    <w:rPr>
      <w:rFonts w:ascii="Times New Roman" w:eastAsia="Times New Roman" w:hAnsi="Times New Roman"/>
      <w:sz w:val="24"/>
    </w:rPr>
  </w:style>
  <w:style w:type="character" w:styleId="UnresolvedMention">
    <w:name w:val="Unresolved Mention"/>
    <w:basedOn w:val="DefaultParagraphFont"/>
    <w:uiPriority w:val="99"/>
    <w:semiHidden/>
    <w:unhideWhenUsed/>
    <w:rsid w:val="00737D58"/>
    <w:rPr>
      <w:color w:val="605E5C"/>
      <w:shd w:val="clear" w:color="auto" w:fill="E1DFDD"/>
    </w:rPr>
  </w:style>
  <w:style w:type="character" w:styleId="HTMLCode">
    <w:name w:val="HTML Code"/>
    <w:basedOn w:val="DefaultParagraphFont"/>
    <w:uiPriority w:val="99"/>
    <w:semiHidden/>
    <w:unhideWhenUsed/>
    <w:rsid w:val="00EE0B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493">
      <w:bodyDiv w:val="1"/>
      <w:marLeft w:val="0"/>
      <w:marRight w:val="0"/>
      <w:marTop w:val="0"/>
      <w:marBottom w:val="0"/>
      <w:divBdr>
        <w:top w:val="none" w:sz="0" w:space="0" w:color="auto"/>
        <w:left w:val="none" w:sz="0" w:space="0" w:color="auto"/>
        <w:bottom w:val="none" w:sz="0" w:space="0" w:color="auto"/>
        <w:right w:val="none" w:sz="0" w:space="0" w:color="auto"/>
      </w:divBdr>
    </w:div>
    <w:div w:id="66851921">
      <w:bodyDiv w:val="1"/>
      <w:marLeft w:val="0"/>
      <w:marRight w:val="0"/>
      <w:marTop w:val="0"/>
      <w:marBottom w:val="0"/>
      <w:divBdr>
        <w:top w:val="none" w:sz="0" w:space="0" w:color="auto"/>
        <w:left w:val="none" w:sz="0" w:space="0" w:color="auto"/>
        <w:bottom w:val="none" w:sz="0" w:space="0" w:color="auto"/>
        <w:right w:val="none" w:sz="0" w:space="0" w:color="auto"/>
      </w:divBdr>
    </w:div>
    <w:div w:id="73742223">
      <w:bodyDiv w:val="1"/>
      <w:marLeft w:val="0"/>
      <w:marRight w:val="0"/>
      <w:marTop w:val="0"/>
      <w:marBottom w:val="0"/>
      <w:divBdr>
        <w:top w:val="none" w:sz="0" w:space="0" w:color="auto"/>
        <w:left w:val="none" w:sz="0" w:space="0" w:color="auto"/>
        <w:bottom w:val="none" w:sz="0" w:space="0" w:color="auto"/>
        <w:right w:val="none" w:sz="0" w:space="0" w:color="auto"/>
      </w:divBdr>
    </w:div>
    <w:div w:id="89740677">
      <w:bodyDiv w:val="1"/>
      <w:marLeft w:val="0"/>
      <w:marRight w:val="0"/>
      <w:marTop w:val="0"/>
      <w:marBottom w:val="0"/>
      <w:divBdr>
        <w:top w:val="none" w:sz="0" w:space="0" w:color="auto"/>
        <w:left w:val="none" w:sz="0" w:space="0" w:color="auto"/>
        <w:bottom w:val="none" w:sz="0" w:space="0" w:color="auto"/>
        <w:right w:val="none" w:sz="0" w:space="0" w:color="auto"/>
      </w:divBdr>
    </w:div>
    <w:div w:id="169411339">
      <w:bodyDiv w:val="1"/>
      <w:marLeft w:val="0"/>
      <w:marRight w:val="0"/>
      <w:marTop w:val="0"/>
      <w:marBottom w:val="0"/>
      <w:divBdr>
        <w:top w:val="none" w:sz="0" w:space="0" w:color="auto"/>
        <w:left w:val="none" w:sz="0" w:space="0" w:color="auto"/>
        <w:bottom w:val="none" w:sz="0" w:space="0" w:color="auto"/>
        <w:right w:val="none" w:sz="0" w:space="0" w:color="auto"/>
      </w:divBdr>
    </w:div>
    <w:div w:id="200747204">
      <w:bodyDiv w:val="1"/>
      <w:marLeft w:val="0"/>
      <w:marRight w:val="0"/>
      <w:marTop w:val="0"/>
      <w:marBottom w:val="0"/>
      <w:divBdr>
        <w:top w:val="none" w:sz="0" w:space="0" w:color="auto"/>
        <w:left w:val="none" w:sz="0" w:space="0" w:color="auto"/>
        <w:bottom w:val="none" w:sz="0" w:space="0" w:color="auto"/>
        <w:right w:val="none" w:sz="0" w:space="0" w:color="auto"/>
      </w:divBdr>
    </w:div>
    <w:div w:id="224032490">
      <w:bodyDiv w:val="1"/>
      <w:marLeft w:val="0"/>
      <w:marRight w:val="0"/>
      <w:marTop w:val="0"/>
      <w:marBottom w:val="0"/>
      <w:divBdr>
        <w:top w:val="none" w:sz="0" w:space="0" w:color="auto"/>
        <w:left w:val="none" w:sz="0" w:space="0" w:color="auto"/>
        <w:bottom w:val="none" w:sz="0" w:space="0" w:color="auto"/>
        <w:right w:val="none" w:sz="0" w:space="0" w:color="auto"/>
      </w:divBdr>
    </w:div>
    <w:div w:id="289020033">
      <w:bodyDiv w:val="1"/>
      <w:marLeft w:val="0"/>
      <w:marRight w:val="0"/>
      <w:marTop w:val="0"/>
      <w:marBottom w:val="0"/>
      <w:divBdr>
        <w:top w:val="none" w:sz="0" w:space="0" w:color="auto"/>
        <w:left w:val="none" w:sz="0" w:space="0" w:color="auto"/>
        <w:bottom w:val="none" w:sz="0" w:space="0" w:color="auto"/>
        <w:right w:val="none" w:sz="0" w:space="0" w:color="auto"/>
      </w:divBdr>
    </w:div>
    <w:div w:id="319037764">
      <w:bodyDiv w:val="1"/>
      <w:marLeft w:val="0"/>
      <w:marRight w:val="0"/>
      <w:marTop w:val="0"/>
      <w:marBottom w:val="0"/>
      <w:divBdr>
        <w:top w:val="none" w:sz="0" w:space="0" w:color="auto"/>
        <w:left w:val="none" w:sz="0" w:space="0" w:color="auto"/>
        <w:bottom w:val="none" w:sz="0" w:space="0" w:color="auto"/>
        <w:right w:val="none" w:sz="0" w:space="0" w:color="auto"/>
      </w:divBdr>
    </w:div>
    <w:div w:id="378601475">
      <w:bodyDiv w:val="1"/>
      <w:marLeft w:val="0"/>
      <w:marRight w:val="0"/>
      <w:marTop w:val="0"/>
      <w:marBottom w:val="0"/>
      <w:divBdr>
        <w:top w:val="none" w:sz="0" w:space="0" w:color="auto"/>
        <w:left w:val="none" w:sz="0" w:space="0" w:color="auto"/>
        <w:bottom w:val="none" w:sz="0" w:space="0" w:color="auto"/>
        <w:right w:val="none" w:sz="0" w:space="0" w:color="auto"/>
      </w:divBdr>
    </w:div>
    <w:div w:id="391080425">
      <w:bodyDiv w:val="1"/>
      <w:marLeft w:val="0"/>
      <w:marRight w:val="0"/>
      <w:marTop w:val="0"/>
      <w:marBottom w:val="0"/>
      <w:divBdr>
        <w:top w:val="none" w:sz="0" w:space="0" w:color="auto"/>
        <w:left w:val="none" w:sz="0" w:space="0" w:color="auto"/>
        <w:bottom w:val="none" w:sz="0" w:space="0" w:color="auto"/>
        <w:right w:val="none" w:sz="0" w:space="0" w:color="auto"/>
      </w:divBdr>
    </w:div>
    <w:div w:id="401802030">
      <w:bodyDiv w:val="1"/>
      <w:marLeft w:val="0"/>
      <w:marRight w:val="0"/>
      <w:marTop w:val="0"/>
      <w:marBottom w:val="0"/>
      <w:divBdr>
        <w:top w:val="none" w:sz="0" w:space="0" w:color="auto"/>
        <w:left w:val="none" w:sz="0" w:space="0" w:color="auto"/>
        <w:bottom w:val="none" w:sz="0" w:space="0" w:color="auto"/>
        <w:right w:val="none" w:sz="0" w:space="0" w:color="auto"/>
      </w:divBdr>
    </w:div>
    <w:div w:id="409426817">
      <w:bodyDiv w:val="1"/>
      <w:marLeft w:val="0"/>
      <w:marRight w:val="0"/>
      <w:marTop w:val="0"/>
      <w:marBottom w:val="0"/>
      <w:divBdr>
        <w:top w:val="none" w:sz="0" w:space="0" w:color="auto"/>
        <w:left w:val="none" w:sz="0" w:space="0" w:color="auto"/>
        <w:bottom w:val="none" w:sz="0" w:space="0" w:color="auto"/>
        <w:right w:val="none" w:sz="0" w:space="0" w:color="auto"/>
      </w:divBdr>
    </w:div>
    <w:div w:id="489172276">
      <w:bodyDiv w:val="1"/>
      <w:marLeft w:val="0"/>
      <w:marRight w:val="0"/>
      <w:marTop w:val="0"/>
      <w:marBottom w:val="0"/>
      <w:divBdr>
        <w:top w:val="none" w:sz="0" w:space="0" w:color="auto"/>
        <w:left w:val="none" w:sz="0" w:space="0" w:color="auto"/>
        <w:bottom w:val="none" w:sz="0" w:space="0" w:color="auto"/>
        <w:right w:val="none" w:sz="0" w:space="0" w:color="auto"/>
      </w:divBdr>
    </w:div>
    <w:div w:id="565267580">
      <w:bodyDiv w:val="1"/>
      <w:marLeft w:val="0"/>
      <w:marRight w:val="0"/>
      <w:marTop w:val="0"/>
      <w:marBottom w:val="0"/>
      <w:divBdr>
        <w:top w:val="none" w:sz="0" w:space="0" w:color="auto"/>
        <w:left w:val="none" w:sz="0" w:space="0" w:color="auto"/>
        <w:bottom w:val="none" w:sz="0" w:space="0" w:color="auto"/>
        <w:right w:val="none" w:sz="0" w:space="0" w:color="auto"/>
      </w:divBdr>
    </w:div>
    <w:div w:id="571475108">
      <w:bodyDiv w:val="1"/>
      <w:marLeft w:val="0"/>
      <w:marRight w:val="0"/>
      <w:marTop w:val="0"/>
      <w:marBottom w:val="0"/>
      <w:divBdr>
        <w:top w:val="none" w:sz="0" w:space="0" w:color="auto"/>
        <w:left w:val="none" w:sz="0" w:space="0" w:color="auto"/>
        <w:bottom w:val="none" w:sz="0" w:space="0" w:color="auto"/>
        <w:right w:val="none" w:sz="0" w:space="0" w:color="auto"/>
      </w:divBdr>
      <w:divsChild>
        <w:div w:id="1402606324">
          <w:marLeft w:val="1123"/>
          <w:marRight w:val="0"/>
          <w:marTop w:val="0"/>
          <w:marBottom w:val="0"/>
          <w:divBdr>
            <w:top w:val="none" w:sz="0" w:space="0" w:color="auto"/>
            <w:left w:val="none" w:sz="0" w:space="0" w:color="auto"/>
            <w:bottom w:val="none" w:sz="0" w:space="0" w:color="auto"/>
            <w:right w:val="none" w:sz="0" w:space="0" w:color="auto"/>
          </w:divBdr>
        </w:div>
      </w:divsChild>
    </w:div>
    <w:div w:id="597909690">
      <w:bodyDiv w:val="1"/>
      <w:marLeft w:val="0"/>
      <w:marRight w:val="0"/>
      <w:marTop w:val="0"/>
      <w:marBottom w:val="0"/>
      <w:divBdr>
        <w:top w:val="none" w:sz="0" w:space="0" w:color="auto"/>
        <w:left w:val="none" w:sz="0" w:space="0" w:color="auto"/>
        <w:bottom w:val="none" w:sz="0" w:space="0" w:color="auto"/>
        <w:right w:val="none" w:sz="0" w:space="0" w:color="auto"/>
      </w:divBdr>
    </w:div>
    <w:div w:id="614410797">
      <w:bodyDiv w:val="1"/>
      <w:marLeft w:val="0"/>
      <w:marRight w:val="0"/>
      <w:marTop w:val="0"/>
      <w:marBottom w:val="0"/>
      <w:divBdr>
        <w:top w:val="none" w:sz="0" w:space="0" w:color="auto"/>
        <w:left w:val="none" w:sz="0" w:space="0" w:color="auto"/>
        <w:bottom w:val="none" w:sz="0" w:space="0" w:color="auto"/>
        <w:right w:val="none" w:sz="0" w:space="0" w:color="auto"/>
      </w:divBdr>
    </w:div>
    <w:div w:id="640502485">
      <w:bodyDiv w:val="1"/>
      <w:marLeft w:val="0"/>
      <w:marRight w:val="0"/>
      <w:marTop w:val="0"/>
      <w:marBottom w:val="0"/>
      <w:divBdr>
        <w:top w:val="none" w:sz="0" w:space="0" w:color="auto"/>
        <w:left w:val="none" w:sz="0" w:space="0" w:color="auto"/>
        <w:bottom w:val="none" w:sz="0" w:space="0" w:color="auto"/>
        <w:right w:val="none" w:sz="0" w:space="0" w:color="auto"/>
      </w:divBdr>
    </w:div>
    <w:div w:id="640812527">
      <w:bodyDiv w:val="1"/>
      <w:marLeft w:val="0"/>
      <w:marRight w:val="0"/>
      <w:marTop w:val="0"/>
      <w:marBottom w:val="0"/>
      <w:divBdr>
        <w:top w:val="none" w:sz="0" w:space="0" w:color="auto"/>
        <w:left w:val="none" w:sz="0" w:space="0" w:color="auto"/>
        <w:bottom w:val="none" w:sz="0" w:space="0" w:color="auto"/>
        <w:right w:val="none" w:sz="0" w:space="0" w:color="auto"/>
      </w:divBdr>
    </w:div>
    <w:div w:id="646590804">
      <w:bodyDiv w:val="1"/>
      <w:marLeft w:val="0"/>
      <w:marRight w:val="0"/>
      <w:marTop w:val="0"/>
      <w:marBottom w:val="0"/>
      <w:divBdr>
        <w:top w:val="none" w:sz="0" w:space="0" w:color="auto"/>
        <w:left w:val="none" w:sz="0" w:space="0" w:color="auto"/>
        <w:bottom w:val="none" w:sz="0" w:space="0" w:color="auto"/>
        <w:right w:val="none" w:sz="0" w:space="0" w:color="auto"/>
      </w:divBdr>
    </w:div>
    <w:div w:id="649745931">
      <w:bodyDiv w:val="1"/>
      <w:marLeft w:val="0"/>
      <w:marRight w:val="0"/>
      <w:marTop w:val="0"/>
      <w:marBottom w:val="0"/>
      <w:divBdr>
        <w:top w:val="none" w:sz="0" w:space="0" w:color="auto"/>
        <w:left w:val="none" w:sz="0" w:space="0" w:color="auto"/>
        <w:bottom w:val="none" w:sz="0" w:space="0" w:color="auto"/>
        <w:right w:val="none" w:sz="0" w:space="0" w:color="auto"/>
      </w:divBdr>
    </w:div>
    <w:div w:id="665866333">
      <w:bodyDiv w:val="1"/>
      <w:marLeft w:val="0"/>
      <w:marRight w:val="0"/>
      <w:marTop w:val="0"/>
      <w:marBottom w:val="0"/>
      <w:divBdr>
        <w:top w:val="none" w:sz="0" w:space="0" w:color="auto"/>
        <w:left w:val="none" w:sz="0" w:space="0" w:color="auto"/>
        <w:bottom w:val="none" w:sz="0" w:space="0" w:color="auto"/>
        <w:right w:val="none" w:sz="0" w:space="0" w:color="auto"/>
      </w:divBdr>
    </w:div>
    <w:div w:id="738475624">
      <w:bodyDiv w:val="1"/>
      <w:marLeft w:val="0"/>
      <w:marRight w:val="0"/>
      <w:marTop w:val="0"/>
      <w:marBottom w:val="0"/>
      <w:divBdr>
        <w:top w:val="none" w:sz="0" w:space="0" w:color="auto"/>
        <w:left w:val="none" w:sz="0" w:space="0" w:color="auto"/>
        <w:bottom w:val="none" w:sz="0" w:space="0" w:color="auto"/>
        <w:right w:val="none" w:sz="0" w:space="0" w:color="auto"/>
      </w:divBdr>
    </w:div>
    <w:div w:id="74750798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800264611">
      <w:bodyDiv w:val="1"/>
      <w:marLeft w:val="0"/>
      <w:marRight w:val="0"/>
      <w:marTop w:val="0"/>
      <w:marBottom w:val="0"/>
      <w:divBdr>
        <w:top w:val="none" w:sz="0" w:space="0" w:color="auto"/>
        <w:left w:val="none" w:sz="0" w:space="0" w:color="auto"/>
        <w:bottom w:val="none" w:sz="0" w:space="0" w:color="auto"/>
        <w:right w:val="none" w:sz="0" w:space="0" w:color="auto"/>
      </w:divBdr>
    </w:div>
    <w:div w:id="824518218">
      <w:bodyDiv w:val="1"/>
      <w:marLeft w:val="0"/>
      <w:marRight w:val="0"/>
      <w:marTop w:val="0"/>
      <w:marBottom w:val="0"/>
      <w:divBdr>
        <w:top w:val="none" w:sz="0" w:space="0" w:color="auto"/>
        <w:left w:val="none" w:sz="0" w:space="0" w:color="auto"/>
        <w:bottom w:val="none" w:sz="0" w:space="0" w:color="auto"/>
        <w:right w:val="none" w:sz="0" w:space="0" w:color="auto"/>
      </w:divBdr>
    </w:div>
    <w:div w:id="864825368">
      <w:bodyDiv w:val="1"/>
      <w:marLeft w:val="0"/>
      <w:marRight w:val="0"/>
      <w:marTop w:val="0"/>
      <w:marBottom w:val="0"/>
      <w:divBdr>
        <w:top w:val="none" w:sz="0" w:space="0" w:color="auto"/>
        <w:left w:val="none" w:sz="0" w:space="0" w:color="auto"/>
        <w:bottom w:val="none" w:sz="0" w:space="0" w:color="auto"/>
        <w:right w:val="none" w:sz="0" w:space="0" w:color="auto"/>
      </w:divBdr>
    </w:div>
    <w:div w:id="875391563">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917204283">
      <w:bodyDiv w:val="1"/>
      <w:marLeft w:val="0"/>
      <w:marRight w:val="0"/>
      <w:marTop w:val="0"/>
      <w:marBottom w:val="0"/>
      <w:divBdr>
        <w:top w:val="none" w:sz="0" w:space="0" w:color="auto"/>
        <w:left w:val="none" w:sz="0" w:space="0" w:color="auto"/>
        <w:bottom w:val="none" w:sz="0" w:space="0" w:color="auto"/>
        <w:right w:val="none" w:sz="0" w:space="0" w:color="auto"/>
      </w:divBdr>
    </w:div>
    <w:div w:id="924923282">
      <w:bodyDiv w:val="1"/>
      <w:marLeft w:val="0"/>
      <w:marRight w:val="0"/>
      <w:marTop w:val="0"/>
      <w:marBottom w:val="0"/>
      <w:divBdr>
        <w:top w:val="none" w:sz="0" w:space="0" w:color="auto"/>
        <w:left w:val="none" w:sz="0" w:space="0" w:color="auto"/>
        <w:bottom w:val="none" w:sz="0" w:space="0" w:color="auto"/>
        <w:right w:val="none" w:sz="0" w:space="0" w:color="auto"/>
      </w:divBdr>
    </w:div>
    <w:div w:id="925191924">
      <w:bodyDiv w:val="1"/>
      <w:marLeft w:val="0"/>
      <w:marRight w:val="0"/>
      <w:marTop w:val="0"/>
      <w:marBottom w:val="0"/>
      <w:divBdr>
        <w:top w:val="none" w:sz="0" w:space="0" w:color="auto"/>
        <w:left w:val="none" w:sz="0" w:space="0" w:color="auto"/>
        <w:bottom w:val="none" w:sz="0" w:space="0" w:color="auto"/>
        <w:right w:val="none" w:sz="0" w:space="0" w:color="auto"/>
      </w:divBdr>
    </w:div>
    <w:div w:id="941228302">
      <w:bodyDiv w:val="1"/>
      <w:marLeft w:val="0"/>
      <w:marRight w:val="0"/>
      <w:marTop w:val="0"/>
      <w:marBottom w:val="0"/>
      <w:divBdr>
        <w:top w:val="none" w:sz="0" w:space="0" w:color="auto"/>
        <w:left w:val="none" w:sz="0" w:space="0" w:color="auto"/>
        <w:bottom w:val="none" w:sz="0" w:space="0" w:color="auto"/>
        <w:right w:val="none" w:sz="0" w:space="0" w:color="auto"/>
      </w:divBdr>
    </w:div>
    <w:div w:id="1023673251">
      <w:bodyDiv w:val="1"/>
      <w:marLeft w:val="0"/>
      <w:marRight w:val="0"/>
      <w:marTop w:val="0"/>
      <w:marBottom w:val="0"/>
      <w:divBdr>
        <w:top w:val="none" w:sz="0" w:space="0" w:color="auto"/>
        <w:left w:val="none" w:sz="0" w:space="0" w:color="auto"/>
        <w:bottom w:val="none" w:sz="0" w:space="0" w:color="auto"/>
        <w:right w:val="none" w:sz="0" w:space="0" w:color="auto"/>
      </w:divBdr>
    </w:div>
    <w:div w:id="1039666382">
      <w:bodyDiv w:val="1"/>
      <w:marLeft w:val="0"/>
      <w:marRight w:val="0"/>
      <w:marTop w:val="0"/>
      <w:marBottom w:val="0"/>
      <w:divBdr>
        <w:top w:val="none" w:sz="0" w:space="0" w:color="auto"/>
        <w:left w:val="none" w:sz="0" w:space="0" w:color="auto"/>
        <w:bottom w:val="none" w:sz="0" w:space="0" w:color="auto"/>
        <w:right w:val="none" w:sz="0" w:space="0" w:color="auto"/>
      </w:divBdr>
    </w:div>
    <w:div w:id="1067218409">
      <w:bodyDiv w:val="1"/>
      <w:marLeft w:val="0"/>
      <w:marRight w:val="0"/>
      <w:marTop w:val="0"/>
      <w:marBottom w:val="0"/>
      <w:divBdr>
        <w:top w:val="none" w:sz="0" w:space="0" w:color="auto"/>
        <w:left w:val="none" w:sz="0" w:space="0" w:color="auto"/>
        <w:bottom w:val="none" w:sz="0" w:space="0" w:color="auto"/>
        <w:right w:val="none" w:sz="0" w:space="0" w:color="auto"/>
      </w:divBdr>
    </w:div>
    <w:div w:id="1097603916">
      <w:bodyDiv w:val="1"/>
      <w:marLeft w:val="0"/>
      <w:marRight w:val="0"/>
      <w:marTop w:val="0"/>
      <w:marBottom w:val="0"/>
      <w:divBdr>
        <w:top w:val="none" w:sz="0" w:space="0" w:color="auto"/>
        <w:left w:val="none" w:sz="0" w:space="0" w:color="auto"/>
        <w:bottom w:val="none" w:sz="0" w:space="0" w:color="auto"/>
        <w:right w:val="none" w:sz="0" w:space="0" w:color="auto"/>
      </w:divBdr>
    </w:div>
    <w:div w:id="1147891952">
      <w:bodyDiv w:val="1"/>
      <w:marLeft w:val="0"/>
      <w:marRight w:val="0"/>
      <w:marTop w:val="0"/>
      <w:marBottom w:val="0"/>
      <w:divBdr>
        <w:top w:val="none" w:sz="0" w:space="0" w:color="auto"/>
        <w:left w:val="none" w:sz="0" w:space="0" w:color="auto"/>
        <w:bottom w:val="none" w:sz="0" w:space="0" w:color="auto"/>
        <w:right w:val="none" w:sz="0" w:space="0" w:color="auto"/>
      </w:divBdr>
    </w:div>
    <w:div w:id="1180509589">
      <w:bodyDiv w:val="1"/>
      <w:marLeft w:val="0"/>
      <w:marRight w:val="0"/>
      <w:marTop w:val="0"/>
      <w:marBottom w:val="0"/>
      <w:divBdr>
        <w:top w:val="none" w:sz="0" w:space="0" w:color="auto"/>
        <w:left w:val="none" w:sz="0" w:space="0" w:color="auto"/>
        <w:bottom w:val="none" w:sz="0" w:space="0" w:color="auto"/>
        <w:right w:val="none" w:sz="0" w:space="0" w:color="auto"/>
      </w:divBdr>
    </w:div>
    <w:div w:id="1224023429">
      <w:bodyDiv w:val="1"/>
      <w:marLeft w:val="0"/>
      <w:marRight w:val="0"/>
      <w:marTop w:val="0"/>
      <w:marBottom w:val="0"/>
      <w:divBdr>
        <w:top w:val="none" w:sz="0" w:space="0" w:color="auto"/>
        <w:left w:val="none" w:sz="0" w:space="0" w:color="auto"/>
        <w:bottom w:val="none" w:sz="0" w:space="0" w:color="auto"/>
        <w:right w:val="none" w:sz="0" w:space="0" w:color="auto"/>
      </w:divBdr>
    </w:div>
    <w:div w:id="1245411932">
      <w:bodyDiv w:val="1"/>
      <w:marLeft w:val="0"/>
      <w:marRight w:val="0"/>
      <w:marTop w:val="0"/>
      <w:marBottom w:val="0"/>
      <w:divBdr>
        <w:top w:val="none" w:sz="0" w:space="0" w:color="auto"/>
        <w:left w:val="none" w:sz="0" w:space="0" w:color="auto"/>
        <w:bottom w:val="none" w:sz="0" w:space="0" w:color="auto"/>
        <w:right w:val="none" w:sz="0" w:space="0" w:color="auto"/>
      </w:divBdr>
    </w:div>
    <w:div w:id="1266502051">
      <w:bodyDiv w:val="1"/>
      <w:marLeft w:val="0"/>
      <w:marRight w:val="0"/>
      <w:marTop w:val="0"/>
      <w:marBottom w:val="0"/>
      <w:divBdr>
        <w:top w:val="none" w:sz="0" w:space="0" w:color="auto"/>
        <w:left w:val="none" w:sz="0" w:space="0" w:color="auto"/>
        <w:bottom w:val="none" w:sz="0" w:space="0" w:color="auto"/>
        <w:right w:val="none" w:sz="0" w:space="0" w:color="auto"/>
      </w:divBdr>
    </w:div>
    <w:div w:id="1285429790">
      <w:bodyDiv w:val="1"/>
      <w:marLeft w:val="0"/>
      <w:marRight w:val="0"/>
      <w:marTop w:val="0"/>
      <w:marBottom w:val="0"/>
      <w:divBdr>
        <w:top w:val="none" w:sz="0" w:space="0" w:color="auto"/>
        <w:left w:val="none" w:sz="0" w:space="0" w:color="auto"/>
        <w:bottom w:val="none" w:sz="0" w:space="0" w:color="auto"/>
        <w:right w:val="none" w:sz="0" w:space="0" w:color="auto"/>
      </w:divBdr>
      <w:divsChild>
        <w:div w:id="870335885">
          <w:marLeft w:val="1123"/>
          <w:marRight w:val="0"/>
          <w:marTop w:val="0"/>
          <w:marBottom w:val="0"/>
          <w:divBdr>
            <w:top w:val="none" w:sz="0" w:space="0" w:color="auto"/>
            <w:left w:val="none" w:sz="0" w:space="0" w:color="auto"/>
            <w:bottom w:val="none" w:sz="0" w:space="0" w:color="auto"/>
            <w:right w:val="none" w:sz="0" w:space="0" w:color="auto"/>
          </w:divBdr>
        </w:div>
      </w:divsChild>
    </w:div>
    <w:div w:id="1308125831">
      <w:bodyDiv w:val="1"/>
      <w:marLeft w:val="0"/>
      <w:marRight w:val="0"/>
      <w:marTop w:val="0"/>
      <w:marBottom w:val="0"/>
      <w:divBdr>
        <w:top w:val="none" w:sz="0" w:space="0" w:color="auto"/>
        <w:left w:val="none" w:sz="0" w:space="0" w:color="auto"/>
        <w:bottom w:val="none" w:sz="0" w:space="0" w:color="auto"/>
        <w:right w:val="none" w:sz="0" w:space="0" w:color="auto"/>
      </w:divBdr>
    </w:div>
    <w:div w:id="1317345253">
      <w:bodyDiv w:val="1"/>
      <w:marLeft w:val="0"/>
      <w:marRight w:val="0"/>
      <w:marTop w:val="0"/>
      <w:marBottom w:val="0"/>
      <w:divBdr>
        <w:top w:val="none" w:sz="0" w:space="0" w:color="auto"/>
        <w:left w:val="none" w:sz="0" w:space="0" w:color="auto"/>
        <w:bottom w:val="none" w:sz="0" w:space="0" w:color="auto"/>
        <w:right w:val="none" w:sz="0" w:space="0" w:color="auto"/>
      </w:divBdr>
    </w:div>
    <w:div w:id="1326088038">
      <w:bodyDiv w:val="1"/>
      <w:marLeft w:val="0"/>
      <w:marRight w:val="0"/>
      <w:marTop w:val="0"/>
      <w:marBottom w:val="0"/>
      <w:divBdr>
        <w:top w:val="none" w:sz="0" w:space="0" w:color="auto"/>
        <w:left w:val="none" w:sz="0" w:space="0" w:color="auto"/>
        <w:bottom w:val="none" w:sz="0" w:space="0" w:color="auto"/>
        <w:right w:val="none" w:sz="0" w:space="0" w:color="auto"/>
      </w:divBdr>
    </w:div>
    <w:div w:id="1328245583">
      <w:bodyDiv w:val="1"/>
      <w:marLeft w:val="0"/>
      <w:marRight w:val="0"/>
      <w:marTop w:val="0"/>
      <w:marBottom w:val="0"/>
      <w:divBdr>
        <w:top w:val="none" w:sz="0" w:space="0" w:color="auto"/>
        <w:left w:val="none" w:sz="0" w:space="0" w:color="auto"/>
        <w:bottom w:val="none" w:sz="0" w:space="0" w:color="auto"/>
        <w:right w:val="none" w:sz="0" w:space="0" w:color="auto"/>
      </w:divBdr>
    </w:div>
    <w:div w:id="1340035699">
      <w:bodyDiv w:val="1"/>
      <w:marLeft w:val="0"/>
      <w:marRight w:val="0"/>
      <w:marTop w:val="0"/>
      <w:marBottom w:val="0"/>
      <w:divBdr>
        <w:top w:val="none" w:sz="0" w:space="0" w:color="auto"/>
        <w:left w:val="none" w:sz="0" w:space="0" w:color="auto"/>
        <w:bottom w:val="none" w:sz="0" w:space="0" w:color="auto"/>
        <w:right w:val="none" w:sz="0" w:space="0" w:color="auto"/>
      </w:divBdr>
    </w:div>
    <w:div w:id="1342660623">
      <w:bodyDiv w:val="1"/>
      <w:marLeft w:val="0"/>
      <w:marRight w:val="0"/>
      <w:marTop w:val="0"/>
      <w:marBottom w:val="0"/>
      <w:divBdr>
        <w:top w:val="none" w:sz="0" w:space="0" w:color="auto"/>
        <w:left w:val="none" w:sz="0" w:space="0" w:color="auto"/>
        <w:bottom w:val="none" w:sz="0" w:space="0" w:color="auto"/>
        <w:right w:val="none" w:sz="0" w:space="0" w:color="auto"/>
      </w:divBdr>
    </w:div>
    <w:div w:id="1348557629">
      <w:bodyDiv w:val="1"/>
      <w:marLeft w:val="0"/>
      <w:marRight w:val="0"/>
      <w:marTop w:val="0"/>
      <w:marBottom w:val="0"/>
      <w:divBdr>
        <w:top w:val="none" w:sz="0" w:space="0" w:color="auto"/>
        <w:left w:val="none" w:sz="0" w:space="0" w:color="auto"/>
        <w:bottom w:val="none" w:sz="0" w:space="0" w:color="auto"/>
        <w:right w:val="none" w:sz="0" w:space="0" w:color="auto"/>
      </w:divBdr>
    </w:div>
    <w:div w:id="1355693239">
      <w:bodyDiv w:val="1"/>
      <w:marLeft w:val="0"/>
      <w:marRight w:val="0"/>
      <w:marTop w:val="0"/>
      <w:marBottom w:val="0"/>
      <w:divBdr>
        <w:top w:val="none" w:sz="0" w:space="0" w:color="auto"/>
        <w:left w:val="none" w:sz="0" w:space="0" w:color="auto"/>
        <w:bottom w:val="none" w:sz="0" w:space="0" w:color="auto"/>
        <w:right w:val="none" w:sz="0" w:space="0" w:color="auto"/>
      </w:divBdr>
    </w:div>
    <w:div w:id="1419787428">
      <w:bodyDiv w:val="1"/>
      <w:marLeft w:val="0"/>
      <w:marRight w:val="0"/>
      <w:marTop w:val="0"/>
      <w:marBottom w:val="0"/>
      <w:divBdr>
        <w:top w:val="none" w:sz="0" w:space="0" w:color="auto"/>
        <w:left w:val="none" w:sz="0" w:space="0" w:color="auto"/>
        <w:bottom w:val="none" w:sz="0" w:space="0" w:color="auto"/>
        <w:right w:val="none" w:sz="0" w:space="0" w:color="auto"/>
      </w:divBdr>
    </w:div>
    <w:div w:id="1455707207">
      <w:bodyDiv w:val="1"/>
      <w:marLeft w:val="0"/>
      <w:marRight w:val="0"/>
      <w:marTop w:val="0"/>
      <w:marBottom w:val="0"/>
      <w:divBdr>
        <w:top w:val="none" w:sz="0" w:space="0" w:color="auto"/>
        <w:left w:val="none" w:sz="0" w:space="0" w:color="auto"/>
        <w:bottom w:val="none" w:sz="0" w:space="0" w:color="auto"/>
        <w:right w:val="none" w:sz="0" w:space="0" w:color="auto"/>
      </w:divBdr>
    </w:div>
    <w:div w:id="1476214862">
      <w:bodyDiv w:val="1"/>
      <w:marLeft w:val="0"/>
      <w:marRight w:val="0"/>
      <w:marTop w:val="0"/>
      <w:marBottom w:val="0"/>
      <w:divBdr>
        <w:top w:val="none" w:sz="0" w:space="0" w:color="auto"/>
        <w:left w:val="none" w:sz="0" w:space="0" w:color="auto"/>
        <w:bottom w:val="none" w:sz="0" w:space="0" w:color="auto"/>
        <w:right w:val="none" w:sz="0" w:space="0" w:color="auto"/>
      </w:divBdr>
    </w:div>
    <w:div w:id="1523014970">
      <w:bodyDiv w:val="1"/>
      <w:marLeft w:val="0"/>
      <w:marRight w:val="0"/>
      <w:marTop w:val="0"/>
      <w:marBottom w:val="0"/>
      <w:divBdr>
        <w:top w:val="none" w:sz="0" w:space="0" w:color="auto"/>
        <w:left w:val="none" w:sz="0" w:space="0" w:color="auto"/>
        <w:bottom w:val="none" w:sz="0" w:space="0" w:color="auto"/>
        <w:right w:val="none" w:sz="0" w:space="0" w:color="auto"/>
      </w:divBdr>
    </w:div>
    <w:div w:id="1535532952">
      <w:bodyDiv w:val="1"/>
      <w:marLeft w:val="0"/>
      <w:marRight w:val="0"/>
      <w:marTop w:val="0"/>
      <w:marBottom w:val="0"/>
      <w:divBdr>
        <w:top w:val="none" w:sz="0" w:space="0" w:color="auto"/>
        <w:left w:val="none" w:sz="0" w:space="0" w:color="auto"/>
        <w:bottom w:val="none" w:sz="0" w:space="0" w:color="auto"/>
        <w:right w:val="none" w:sz="0" w:space="0" w:color="auto"/>
      </w:divBdr>
    </w:div>
    <w:div w:id="1581600781">
      <w:bodyDiv w:val="1"/>
      <w:marLeft w:val="0"/>
      <w:marRight w:val="0"/>
      <w:marTop w:val="0"/>
      <w:marBottom w:val="0"/>
      <w:divBdr>
        <w:top w:val="none" w:sz="0" w:space="0" w:color="auto"/>
        <w:left w:val="none" w:sz="0" w:space="0" w:color="auto"/>
        <w:bottom w:val="none" w:sz="0" w:space="0" w:color="auto"/>
        <w:right w:val="none" w:sz="0" w:space="0" w:color="auto"/>
      </w:divBdr>
    </w:div>
    <w:div w:id="1589654138">
      <w:bodyDiv w:val="1"/>
      <w:marLeft w:val="0"/>
      <w:marRight w:val="0"/>
      <w:marTop w:val="0"/>
      <w:marBottom w:val="0"/>
      <w:divBdr>
        <w:top w:val="none" w:sz="0" w:space="0" w:color="auto"/>
        <w:left w:val="none" w:sz="0" w:space="0" w:color="auto"/>
        <w:bottom w:val="none" w:sz="0" w:space="0" w:color="auto"/>
        <w:right w:val="none" w:sz="0" w:space="0" w:color="auto"/>
      </w:divBdr>
    </w:div>
    <w:div w:id="1649281027">
      <w:bodyDiv w:val="1"/>
      <w:marLeft w:val="0"/>
      <w:marRight w:val="0"/>
      <w:marTop w:val="0"/>
      <w:marBottom w:val="0"/>
      <w:divBdr>
        <w:top w:val="none" w:sz="0" w:space="0" w:color="auto"/>
        <w:left w:val="none" w:sz="0" w:space="0" w:color="auto"/>
        <w:bottom w:val="none" w:sz="0" w:space="0" w:color="auto"/>
        <w:right w:val="none" w:sz="0" w:space="0" w:color="auto"/>
      </w:divBdr>
    </w:div>
    <w:div w:id="1658681076">
      <w:bodyDiv w:val="1"/>
      <w:marLeft w:val="0"/>
      <w:marRight w:val="0"/>
      <w:marTop w:val="0"/>
      <w:marBottom w:val="0"/>
      <w:divBdr>
        <w:top w:val="none" w:sz="0" w:space="0" w:color="auto"/>
        <w:left w:val="none" w:sz="0" w:space="0" w:color="auto"/>
        <w:bottom w:val="none" w:sz="0" w:space="0" w:color="auto"/>
        <w:right w:val="none" w:sz="0" w:space="0" w:color="auto"/>
      </w:divBdr>
    </w:div>
    <w:div w:id="1670253397">
      <w:bodyDiv w:val="1"/>
      <w:marLeft w:val="0"/>
      <w:marRight w:val="0"/>
      <w:marTop w:val="0"/>
      <w:marBottom w:val="0"/>
      <w:divBdr>
        <w:top w:val="none" w:sz="0" w:space="0" w:color="auto"/>
        <w:left w:val="none" w:sz="0" w:space="0" w:color="auto"/>
        <w:bottom w:val="none" w:sz="0" w:space="0" w:color="auto"/>
        <w:right w:val="none" w:sz="0" w:space="0" w:color="auto"/>
      </w:divBdr>
    </w:div>
    <w:div w:id="1673723969">
      <w:bodyDiv w:val="1"/>
      <w:marLeft w:val="0"/>
      <w:marRight w:val="0"/>
      <w:marTop w:val="0"/>
      <w:marBottom w:val="0"/>
      <w:divBdr>
        <w:top w:val="none" w:sz="0" w:space="0" w:color="auto"/>
        <w:left w:val="none" w:sz="0" w:space="0" w:color="auto"/>
        <w:bottom w:val="none" w:sz="0" w:space="0" w:color="auto"/>
        <w:right w:val="none" w:sz="0" w:space="0" w:color="auto"/>
      </w:divBdr>
    </w:div>
    <w:div w:id="1690451689">
      <w:bodyDiv w:val="1"/>
      <w:marLeft w:val="0"/>
      <w:marRight w:val="0"/>
      <w:marTop w:val="0"/>
      <w:marBottom w:val="0"/>
      <w:divBdr>
        <w:top w:val="none" w:sz="0" w:space="0" w:color="auto"/>
        <w:left w:val="none" w:sz="0" w:space="0" w:color="auto"/>
        <w:bottom w:val="none" w:sz="0" w:space="0" w:color="auto"/>
        <w:right w:val="none" w:sz="0" w:space="0" w:color="auto"/>
      </w:divBdr>
    </w:div>
    <w:div w:id="1691057446">
      <w:bodyDiv w:val="1"/>
      <w:marLeft w:val="0"/>
      <w:marRight w:val="0"/>
      <w:marTop w:val="0"/>
      <w:marBottom w:val="0"/>
      <w:divBdr>
        <w:top w:val="none" w:sz="0" w:space="0" w:color="auto"/>
        <w:left w:val="none" w:sz="0" w:space="0" w:color="auto"/>
        <w:bottom w:val="none" w:sz="0" w:space="0" w:color="auto"/>
        <w:right w:val="none" w:sz="0" w:space="0" w:color="auto"/>
      </w:divBdr>
    </w:div>
    <w:div w:id="1698237101">
      <w:bodyDiv w:val="1"/>
      <w:marLeft w:val="0"/>
      <w:marRight w:val="0"/>
      <w:marTop w:val="0"/>
      <w:marBottom w:val="0"/>
      <w:divBdr>
        <w:top w:val="none" w:sz="0" w:space="0" w:color="auto"/>
        <w:left w:val="none" w:sz="0" w:space="0" w:color="auto"/>
        <w:bottom w:val="none" w:sz="0" w:space="0" w:color="auto"/>
        <w:right w:val="none" w:sz="0" w:space="0" w:color="auto"/>
      </w:divBdr>
      <w:divsChild>
        <w:div w:id="1644238992">
          <w:marLeft w:val="1123"/>
          <w:marRight w:val="0"/>
          <w:marTop w:val="0"/>
          <w:marBottom w:val="0"/>
          <w:divBdr>
            <w:top w:val="none" w:sz="0" w:space="0" w:color="auto"/>
            <w:left w:val="none" w:sz="0" w:space="0" w:color="auto"/>
            <w:bottom w:val="none" w:sz="0" w:space="0" w:color="auto"/>
            <w:right w:val="none" w:sz="0" w:space="0" w:color="auto"/>
          </w:divBdr>
        </w:div>
      </w:divsChild>
    </w:div>
    <w:div w:id="1704280390">
      <w:bodyDiv w:val="1"/>
      <w:marLeft w:val="0"/>
      <w:marRight w:val="0"/>
      <w:marTop w:val="0"/>
      <w:marBottom w:val="0"/>
      <w:divBdr>
        <w:top w:val="none" w:sz="0" w:space="0" w:color="auto"/>
        <w:left w:val="none" w:sz="0" w:space="0" w:color="auto"/>
        <w:bottom w:val="none" w:sz="0" w:space="0" w:color="auto"/>
        <w:right w:val="none" w:sz="0" w:space="0" w:color="auto"/>
      </w:divBdr>
    </w:div>
    <w:div w:id="1784884267">
      <w:bodyDiv w:val="1"/>
      <w:marLeft w:val="0"/>
      <w:marRight w:val="0"/>
      <w:marTop w:val="0"/>
      <w:marBottom w:val="0"/>
      <w:divBdr>
        <w:top w:val="none" w:sz="0" w:space="0" w:color="auto"/>
        <w:left w:val="none" w:sz="0" w:space="0" w:color="auto"/>
        <w:bottom w:val="none" w:sz="0" w:space="0" w:color="auto"/>
        <w:right w:val="none" w:sz="0" w:space="0" w:color="auto"/>
      </w:divBdr>
    </w:div>
    <w:div w:id="1820537354">
      <w:bodyDiv w:val="1"/>
      <w:marLeft w:val="0"/>
      <w:marRight w:val="0"/>
      <w:marTop w:val="0"/>
      <w:marBottom w:val="0"/>
      <w:divBdr>
        <w:top w:val="none" w:sz="0" w:space="0" w:color="auto"/>
        <w:left w:val="none" w:sz="0" w:space="0" w:color="auto"/>
        <w:bottom w:val="none" w:sz="0" w:space="0" w:color="auto"/>
        <w:right w:val="none" w:sz="0" w:space="0" w:color="auto"/>
      </w:divBdr>
    </w:div>
    <w:div w:id="1835296081">
      <w:bodyDiv w:val="1"/>
      <w:marLeft w:val="0"/>
      <w:marRight w:val="0"/>
      <w:marTop w:val="0"/>
      <w:marBottom w:val="0"/>
      <w:divBdr>
        <w:top w:val="none" w:sz="0" w:space="0" w:color="auto"/>
        <w:left w:val="none" w:sz="0" w:space="0" w:color="auto"/>
        <w:bottom w:val="none" w:sz="0" w:space="0" w:color="auto"/>
        <w:right w:val="none" w:sz="0" w:space="0" w:color="auto"/>
      </w:divBdr>
      <w:divsChild>
        <w:div w:id="1510291663">
          <w:marLeft w:val="1123"/>
          <w:marRight w:val="0"/>
          <w:marTop w:val="0"/>
          <w:marBottom w:val="0"/>
          <w:divBdr>
            <w:top w:val="none" w:sz="0" w:space="0" w:color="auto"/>
            <w:left w:val="none" w:sz="0" w:space="0" w:color="auto"/>
            <w:bottom w:val="none" w:sz="0" w:space="0" w:color="auto"/>
            <w:right w:val="none" w:sz="0" w:space="0" w:color="auto"/>
          </w:divBdr>
        </w:div>
      </w:divsChild>
    </w:div>
    <w:div w:id="1847330783">
      <w:bodyDiv w:val="1"/>
      <w:marLeft w:val="0"/>
      <w:marRight w:val="0"/>
      <w:marTop w:val="0"/>
      <w:marBottom w:val="0"/>
      <w:divBdr>
        <w:top w:val="none" w:sz="0" w:space="0" w:color="auto"/>
        <w:left w:val="none" w:sz="0" w:space="0" w:color="auto"/>
        <w:bottom w:val="none" w:sz="0" w:space="0" w:color="auto"/>
        <w:right w:val="none" w:sz="0" w:space="0" w:color="auto"/>
      </w:divBdr>
    </w:div>
    <w:div w:id="1864200575">
      <w:bodyDiv w:val="1"/>
      <w:marLeft w:val="0"/>
      <w:marRight w:val="0"/>
      <w:marTop w:val="0"/>
      <w:marBottom w:val="0"/>
      <w:divBdr>
        <w:top w:val="none" w:sz="0" w:space="0" w:color="auto"/>
        <w:left w:val="none" w:sz="0" w:space="0" w:color="auto"/>
        <w:bottom w:val="none" w:sz="0" w:space="0" w:color="auto"/>
        <w:right w:val="none" w:sz="0" w:space="0" w:color="auto"/>
      </w:divBdr>
    </w:div>
    <w:div w:id="1900171002">
      <w:bodyDiv w:val="1"/>
      <w:marLeft w:val="0"/>
      <w:marRight w:val="0"/>
      <w:marTop w:val="0"/>
      <w:marBottom w:val="0"/>
      <w:divBdr>
        <w:top w:val="none" w:sz="0" w:space="0" w:color="auto"/>
        <w:left w:val="none" w:sz="0" w:space="0" w:color="auto"/>
        <w:bottom w:val="none" w:sz="0" w:space="0" w:color="auto"/>
        <w:right w:val="none" w:sz="0" w:space="0" w:color="auto"/>
      </w:divBdr>
    </w:div>
    <w:div w:id="1918131537">
      <w:bodyDiv w:val="1"/>
      <w:marLeft w:val="0"/>
      <w:marRight w:val="0"/>
      <w:marTop w:val="0"/>
      <w:marBottom w:val="0"/>
      <w:divBdr>
        <w:top w:val="none" w:sz="0" w:space="0" w:color="auto"/>
        <w:left w:val="none" w:sz="0" w:space="0" w:color="auto"/>
        <w:bottom w:val="none" w:sz="0" w:space="0" w:color="auto"/>
        <w:right w:val="none" w:sz="0" w:space="0" w:color="auto"/>
      </w:divBdr>
    </w:div>
    <w:div w:id="1952860010">
      <w:bodyDiv w:val="1"/>
      <w:marLeft w:val="0"/>
      <w:marRight w:val="0"/>
      <w:marTop w:val="0"/>
      <w:marBottom w:val="0"/>
      <w:divBdr>
        <w:top w:val="none" w:sz="0" w:space="0" w:color="auto"/>
        <w:left w:val="none" w:sz="0" w:space="0" w:color="auto"/>
        <w:bottom w:val="none" w:sz="0" w:space="0" w:color="auto"/>
        <w:right w:val="none" w:sz="0" w:space="0" w:color="auto"/>
      </w:divBdr>
    </w:div>
    <w:div w:id="1970933535">
      <w:bodyDiv w:val="1"/>
      <w:marLeft w:val="0"/>
      <w:marRight w:val="0"/>
      <w:marTop w:val="0"/>
      <w:marBottom w:val="0"/>
      <w:divBdr>
        <w:top w:val="none" w:sz="0" w:space="0" w:color="auto"/>
        <w:left w:val="none" w:sz="0" w:space="0" w:color="auto"/>
        <w:bottom w:val="none" w:sz="0" w:space="0" w:color="auto"/>
        <w:right w:val="none" w:sz="0" w:space="0" w:color="auto"/>
      </w:divBdr>
    </w:div>
    <w:div w:id="1973439681">
      <w:bodyDiv w:val="1"/>
      <w:marLeft w:val="0"/>
      <w:marRight w:val="0"/>
      <w:marTop w:val="0"/>
      <w:marBottom w:val="0"/>
      <w:divBdr>
        <w:top w:val="none" w:sz="0" w:space="0" w:color="auto"/>
        <w:left w:val="none" w:sz="0" w:space="0" w:color="auto"/>
        <w:bottom w:val="none" w:sz="0" w:space="0" w:color="auto"/>
        <w:right w:val="none" w:sz="0" w:space="0" w:color="auto"/>
      </w:divBdr>
    </w:div>
    <w:div w:id="1999722153">
      <w:bodyDiv w:val="1"/>
      <w:marLeft w:val="0"/>
      <w:marRight w:val="0"/>
      <w:marTop w:val="0"/>
      <w:marBottom w:val="0"/>
      <w:divBdr>
        <w:top w:val="none" w:sz="0" w:space="0" w:color="auto"/>
        <w:left w:val="none" w:sz="0" w:space="0" w:color="auto"/>
        <w:bottom w:val="none" w:sz="0" w:space="0" w:color="auto"/>
        <w:right w:val="none" w:sz="0" w:space="0" w:color="auto"/>
      </w:divBdr>
    </w:div>
    <w:div w:id="2032105154">
      <w:bodyDiv w:val="1"/>
      <w:marLeft w:val="0"/>
      <w:marRight w:val="0"/>
      <w:marTop w:val="0"/>
      <w:marBottom w:val="0"/>
      <w:divBdr>
        <w:top w:val="none" w:sz="0" w:space="0" w:color="auto"/>
        <w:left w:val="none" w:sz="0" w:space="0" w:color="auto"/>
        <w:bottom w:val="none" w:sz="0" w:space="0" w:color="auto"/>
        <w:right w:val="none" w:sz="0" w:space="0" w:color="auto"/>
      </w:divBdr>
    </w:div>
    <w:div w:id="2043165104">
      <w:bodyDiv w:val="1"/>
      <w:marLeft w:val="0"/>
      <w:marRight w:val="0"/>
      <w:marTop w:val="0"/>
      <w:marBottom w:val="0"/>
      <w:divBdr>
        <w:top w:val="none" w:sz="0" w:space="0" w:color="auto"/>
        <w:left w:val="none" w:sz="0" w:space="0" w:color="auto"/>
        <w:bottom w:val="none" w:sz="0" w:space="0" w:color="auto"/>
        <w:right w:val="none" w:sz="0" w:space="0" w:color="auto"/>
      </w:divBdr>
    </w:div>
    <w:div w:id="2051762358">
      <w:bodyDiv w:val="1"/>
      <w:marLeft w:val="0"/>
      <w:marRight w:val="0"/>
      <w:marTop w:val="0"/>
      <w:marBottom w:val="0"/>
      <w:divBdr>
        <w:top w:val="none" w:sz="0" w:space="0" w:color="auto"/>
        <w:left w:val="none" w:sz="0" w:space="0" w:color="auto"/>
        <w:bottom w:val="none" w:sz="0" w:space="0" w:color="auto"/>
        <w:right w:val="none" w:sz="0" w:space="0" w:color="auto"/>
      </w:divBdr>
    </w:div>
    <w:div w:id="2064791013">
      <w:bodyDiv w:val="1"/>
      <w:marLeft w:val="0"/>
      <w:marRight w:val="0"/>
      <w:marTop w:val="0"/>
      <w:marBottom w:val="0"/>
      <w:divBdr>
        <w:top w:val="none" w:sz="0" w:space="0" w:color="auto"/>
        <w:left w:val="none" w:sz="0" w:space="0" w:color="auto"/>
        <w:bottom w:val="none" w:sz="0" w:space="0" w:color="auto"/>
        <w:right w:val="none" w:sz="0" w:space="0" w:color="auto"/>
      </w:divBdr>
    </w:div>
    <w:div w:id="2085181001">
      <w:bodyDiv w:val="1"/>
      <w:marLeft w:val="0"/>
      <w:marRight w:val="0"/>
      <w:marTop w:val="0"/>
      <w:marBottom w:val="0"/>
      <w:divBdr>
        <w:top w:val="none" w:sz="0" w:space="0" w:color="auto"/>
        <w:left w:val="none" w:sz="0" w:space="0" w:color="auto"/>
        <w:bottom w:val="none" w:sz="0" w:space="0" w:color="auto"/>
        <w:right w:val="none" w:sz="0" w:space="0" w:color="auto"/>
      </w:divBdr>
    </w:div>
    <w:div w:id="2118863447">
      <w:bodyDiv w:val="1"/>
      <w:marLeft w:val="0"/>
      <w:marRight w:val="0"/>
      <w:marTop w:val="0"/>
      <w:marBottom w:val="0"/>
      <w:divBdr>
        <w:top w:val="none" w:sz="0" w:space="0" w:color="auto"/>
        <w:left w:val="none" w:sz="0" w:space="0" w:color="auto"/>
        <w:bottom w:val="none" w:sz="0" w:space="0" w:color="auto"/>
        <w:right w:val="none" w:sz="0" w:space="0" w:color="auto"/>
      </w:divBdr>
    </w:div>
    <w:div w:id="213085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emf"/><Relationship Id="rId25" Type="http://schemas.microsoft.com/office/2011/relationships/commentsExtended" Target="commentsExtended.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s://www.jira.ford.com/browse/SPSS-109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hyperlink" Target="https://www.jira.ford.com/browse/SPSS-1099" TargetMode="Externa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microsoft.com/office/2018/08/relationships/commentsExtensible" Target="commentsExtensible.xml"/><Relationship Id="rId30" Type="http://schemas.openxmlformats.org/officeDocument/2006/relationships/hyperlink" Target="https://www.jira.ford.com/browse/SPSS-11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8D5EFF6C9CF14CAEA01AF36EB62606" ma:contentTypeVersion="8" ma:contentTypeDescription="Create a new document." ma:contentTypeScope="" ma:versionID="fb5222e58f9a1b384c3f9c4d2b22c07f">
  <xsd:schema xmlns:xsd="http://www.w3.org/2001/XMLSchema" xmlns:xs="http://www.w3.org/2001/XMLSchema" xmlns:p="http://schemas.microsoft.com/office/2006/metadata/properties" xmlns:ns2="d084400b-ace7-411f-917e-c3ab29c45e66" xmlns:ns3="f2983604-3dc8-46b5-aff4-69a55519737b" targetNamespace="http://schemas.microsoft.com/office/2006/metadata/properties" ma:root="true" ma:fieldsID="ce0c38e5aa6d23279435e329434a3f03" ns2:_="" ns3:_="">
    <xsd:import namespace="d084400b-ace7-411f-917e-c3ab29c45e66"/>
    <xsd:import namespace="f2983604-3dc8-46b5-aff4-69a55519737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84400b-ace7-411f-917e-c3ab29c45e6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983604-3dc8-46b5-aff4-69a55519737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A50D47-F795-4BA1-8082-9ADC5F310447}">
  <ds:schemaRefs>
    <ds:schemaRef ds:uri="http://schemas.microsoft.com/sharepoint/v3/contenttype/forms"/>
  </ds:schemaRefs>
</ds:datastoreItem>
</file>

<file path=customXml/itemProps2.xml><?xml version="1.0" encoding="utf-8"?>
<ds:datastoreItem xmlns:ds="http://schemas.openxmlformats.org/officeDocument/2006/customXml" ds:itemID="{ED36C0AA-F9D6-41F7-B231-0E0256F994CF}">
  <ds:schemaRefs>
    <ds:schemaRef ds:uri="http://schemas.openxmlformats.org/officeDocument/2006/bibliography"/>
  </ds:schemaRefs>
</ds:datastoreItem>
</file>

<file path=customXml/itemProps3.xml><?xml version="1.0" encoding="utf-8"?>
<ds:datastoreItem xmlns:ds="http://schemas.openxmlformats.org/officeDocument/2006/customXml" ds:itemID="{611FE768-BF6F-4EAE-A751-4F17D5337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175032-0780-440D-8C07-C6B694E4D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84400b-ace7-411f-917e-c3ab29c45e66"/>
    <ds:schemaRef ds:uri="f2983604-3dc8-46b5-aff4-69a5551973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22423</Words>
  <Characters>127813</Characters>
  <Application>Microsoft Office Word</Application>
  <DocSecurity>0</DocSecurity>
  <Lines>1065</Lines>
  <Paragraphs>299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Siemens Industry Software</Company>
  <LinksUpToDate>false</LinksUpToDate>
  <CharactersWithSpaces>149937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jhartm12@ford.com</dc:creator>
  <cp:lastModifiedBy>Wang, Xue (X.)</cp:lastModifiedBy>
  <cp:revision>31</cp:revision>
  <cp:lastPrinted>2022-02-13T18:02:00Z</cp:lastPrinted>
  <dcterms:created xsi:type="dcterms:W3CDTF">2022-08-11T13:39:00Z</dcterms:created>
  <dcterms:modified xsi:type="dcterms:W3CDTF">2022-11-25T07:10:00Z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0x010100708D5EFF6C9CF14CAEA01AF36EB62606</vt:lpwstr>
  </property>
</Properties>
</file>