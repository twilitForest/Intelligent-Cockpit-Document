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340"/>
        <w:gridCol w:w="2058"/>
        <w:gridCol w:w="732"/>
        <w:gridCol w:w="3330"/>
        <w:gridCol w:w="1807"/>
      </w:tblGrid>
      <w:tr w:rsidR="00D808DC" w:rsidRPr="00B4398C" w14:paraId="7C072BA4" w14:textId="77777777" w:rsidTr="00C456FB">
        <w:trPr>
          <w:trHeight w:hRule="exact" w:val="567"/>
        </w:trPr>
        <w:tc>
          <w:tcPr>
            <w:tcW w:w="2340" w:type="dxa"/>
            <w:tcBorders>
              <w:top w:val="nil"/>
              <w:left w:val="nil"/>
              <w:bottom w:val="nil"/>
              <w:right w:val="nil"/>
            </w:tcBorders>
            <w:vAlign w:val="center"/>
          </w:tcPr>
          <w:p w14:paraId="000D86D7" w14:textId="4EA7BCEA" w:rsidR="00D808DC" w:rsidRPr="00B4398C" w:rsidRDefault="00D808DC" w:rsidP="00663BB2">
            <w:pPr>
              <w:spacing w:line="480" w:lineRule="auto"/>
              <w:rPr>
                <w:sz w:val="16"/>
                <w:szCs w:val="16"/>
              </w:rPr>
            </w:pPr>
          </w:p>
        </w:tc>
        <w:tc>
          <w:tcPr>
            <w:tcW w:w="6120"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C456FB">
        <w:trPr>
          <w:trHeight w:hRule="exact" w:val="567"/>
        </w:trPr>
        <w:tc>
          <w:tcPr>
            <w:tcW w:w="2340"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120"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C456FB">
        <w:trPr>
          <w:trHeight w:hRule="exact" w:val="2469"/>
        </w:trPr>
        <w:tc>
          <w:tcPr>
            <w:tcW w:w="2340"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120" w:type="dxa"/>
            <w:gridSpan w:val="3"/>
            <w:tcBorders>
              <w:top w:val="nil"/>
              <w:left w:val="nil"/>
              <w:bottom w:val="nil"/>
              <w:right w:val="nil"/>
            </w:tcBorders>
            <w:vAlign w:val="center"/>
          </w:tcPr>
          <w:p w14:paraId="020A8F3F" w14:textId="0F2CDB7A" w:rsidR="00D808DC" w:rsidRDefault="00B65A68" w:rsidP="00663BB2">
            <w:pPr>
              <w:pStyle w:val="CoverpageTitle"/>
              <w:spacing w:before="0" w:after="0"/>
            </w:pPr>
            <w:r>
              <w:t>Comprehensive Status</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C456FB">
        <w:trPr>
          <w:trHeight w:hRule="exact" w:val="567"/>
        </w:trPr>
        <w:tc>
          <w:tcPr>
            <w:tcW w:w="2340"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120"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C456FB">
        <w:trPr>
          <w:trHeight w:val="20"/>
        </w:trPr>
        <w:tc>
          <w:tcPr>
            <w:tcW w:w="2340" w:type="dxa"/>
            <w:vAlign w:val="center"/>
          </w:tcPr>
          <w:p w14:paraId="564562D6" w14:textId="77777777" w:rsidR="00D808DC" w:rsidRPr="00396024" w:rsidRDefault="00D808DC" w:rsidP="00663BB2">
            <w:r>
              <w:t>Document Type</w:t>
            </w:r>
          </w:p>
        </w:tc>
        <w:tc>
          <w:tcPr>
            <w:tcW w:w="6120"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C456FB">
        <w:trPr>
          <w:trHeight w:val="20"/>
        </w:trPr>
        <w:tc>
          <w:tcPr>
            <w:tcW w:w="2340" w:type="dxa"/>
            <w:vAlign w:val="center"/>
          </w:tcPr>
          <w:p w14:paraId="23A75D8A" w14:textId="77777777" w:rsidR="00155160" w:rsidRPr="00155160" w:rsidRDefault="00155160" w:rsidP="00663BB2">
            <w:r w:rsidRPr="00155160">
              <w:t>Template Version</w:t>
            </w:r>
          </w:p>
        </w:tc>
        <w:tc>
          <w:tcPr>
            <w:tcW w:w="6120" w:type="dxa"/>
            <w:gridSpan w:val="3"/>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C456FB">
        <w:trPr>
          <w:trHeight w:val="20"/>
        </w:trPr>
        <w:tc>
          <w:tcPr>
            <w:tcW w:w="2340" w:type="dxa"/>
            <w:vAlign w:val="center"/>
          </w:tcPr>
          <w:p w14:paraId="6FCAAFF3" w14:textId="2F30F97A" w:rsidR="00486EC3" w:rsidRPr="00155160" w:rsidRDefault="00486EC3" w:rsidP="00663BB2">
            <w:proofErr w:type="spellStart"/>
            <w:r>
              <w:rPr>
                <w:rFonts w:cs="Arial"/>
              </w:rPr>
              <w:t>SysML</w:t>
            </w:r>
            <w:proofErr w:type="spellEnd"/>
            <w:r>
              <w:rPr>
                <w:rFonts w:cs="Arial"/>
              </w:rPr>
              <w:t xml:space="preserve"> Report Template Version</w:t>
            </w:r>
          </w:p>
        </w:tc>
        <w:tc>
          <w:tcPr>
            <w:tcW w:w="6120" w:type="dxa"/>
            <w:gridSpan w:val="3"/>
            <w:shd w:val="clear" w:color="auto" w:fill="E6E6E6"/>
            <w:vAlign w:val="center"/>
          </w:tcPr>
          <w:p w14:paraId="4DCCE9FF" w14:textId="4024F938" w:rsidR="00486EC3" w:rsidRDefault="008339AF" w:rsidP="005E2010">
            <w:pPr>
              <w:jc w:val="center"/>
              <w:rPr>
                <w:b/>
              </w:rPr>
            </w:pPr>
            <w:r>
              <w:rPr>
                <w:rFonts w:cs="Arial"/>
                <w:b/>
              </w:rPr>
              <w:t>O Beta (</w:t>
            </w:r>
            <w:r w:rsidR="00486EC3">
              <w:rPr>
                <w:rFonts w:cs="Arial"/>
                <w:b/>
              </w:rPr>
              <w:t>20</w:t>
            </w:r>
            <w:r w:rsidR="008A33D3">
              <w:rPr>
                <w:rFonts w:cs="Arial"/>
                <w:b/>
              </w:rPr>
              <w:t>21</w:t>
            </w:r>
            <w:r w:rsidR="008F0646">
              <w:rPr>
                <w:rFonts w:cs="Arial"/>
                <w:b/>
              </w:rPr>
              <w:t>/06/0</w:t>
            </w:r>
            <w:r w:rsidR="00B47163">
              <w:rPr>
                <w:rFonts w:cs="Arial"/>
                <w:b/>
              </w:rPr>
              <w:t>9</w:t>
            </w:r>
            <w:r w:rsidR="00486EC3">
              <w:rPr>
                <w:rFonts w:cs="Arial"/>
                <w:b/>
              </w:rPr>
              <w:t>)</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C456FB">
        <w:trPr>
          <w:trHeight w:val="20"/>
        </w:trPr>
        <w:tc>
          <w:tcPr>
            <w:tcW w:w="2340" w:type="dxa"/>
            <w:vAlign w:val="center"/>
          </w:tcPr>
          <w:p w14:paraId="0957C361" w14:textId="77777777" w:rsidR="00D808DC" w:rsidRPr="00771878" w:rsidRDefault="00D808DC" w:rsidP="00663BB2">
            <w:r w:rsidRPr="00771878">
              <w:t>Document ID</w:t>
            </w:r>
          </w:p>
        </w:tc>
        <w:tc>
          <w:tcPr>
            <w:tcW w:w="6120"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C456FB">
        <w:trPr>
          <w:trHeight w:val="20"/>
        </w:trPr>
        <w:tc>
          <w:tcPr>
            <w:tcW w:w="2340" w:type="dxa"/>
            <w:tcBorders>
              <w:bottom w:val="single" w:sz="4" w:space="0" w:color="auto"/>
            </w:tcBorders>
            <w:vAlign w:val="center"/>
          </w:tcPr>
          <w:p w14:paraId="62B9E70B" w14:textId="77777777" w:rsidR="00DE5775" w:rsidRDefault="00DE5775" w:rsidP="00663BB2">
            <w:r>
              <w:t>Document Location</w:t>
            </w:r>
          </w:p>
        </w:tc>
        <w:tc>
          <w:tcPr>
            <w:tcW w:w="6120"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C456FB">
        <w:trPr>
          <w:trHeight w:val="20"/>
        </w:trPr>
        <w:tc>
          <w:tcPr>
            <w:tcW w:w="2340" w:type="dxa"/>
            <w:tcBorders>
              <w:bottom w:val="single" w:sz="4" w:space="0" w:color="auto"/>
            </w:tcBorders>
            <w:vAlign w:val="center"/>
          </w:tcPr>
          <w:p w14:paraId="5AD8D5FF" w14:textId="77777777" w:rsidR="00E740D3" w:rsidRPr="00396024" w:rsidRDefault="00E740D3" w:rsidP="00663BB2">
            <w:r w:rsidRPr="00396024">
              <w:t>Document Owner</w:t>
            </w:r>
          </w:p>
        </w:tc>
        <w:tc>
          <w:tcPr>
            <w:tcW w:w="6120" w:type="dxa"/>
            <w:gridSpan w:val="3"/>
            <w:tcBorders>
              <w:bottom w:val="single" w:sz="4" w:space="0" w:color="auto"/>
            </w:tcBorders>
            <w:shd w:val="clear" w:color="auto" w:fill="E6E6E6"/>
            <w:vAlign w:val="center"/>
          </w:tcPr>
          <w:p w14:paraId="6467EF8F" w14:textId="7F2E37F5" w:rsidR="00A8009D" w:rsidRPr="00A8009D" w:rsidRDefault="00570D80" w:rsidP="00551097">
            <w:pPr>
              <w:jc w:val="center"/>
              <w:rPr>
                <w:b/>
              </w:rPr>
            </w:pPr>
            <w:r>
              <w:rPr>
                <w:b/>
              </w:rPr>
              <w:t>Sandeep Singh (ssing248)</w:t>
            </w:r>
            <w:r w:rsidR="00833995">
              <w:rPr>
                <w:b/>
              </w:rPr>
              <w:t>, Joselyne McPhedran (jmcphed2</w:t>
            </w:r>
            <w:r>
              <w:rPr>
                <w:b/>
              </w:rPr>
              <w:t>)</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C456FB">
        <w:trPr>
          <w:trHeight w:val="20"/>
        </w:trPr>
        <w:tc>
          <w:tcPr>
            <w:tcW w:w="2340" w:type="dxa"/>
            <w:vAlign w:val="center"/>
          </w:tcPr>
          <w:p w14:paraId="0AF64983" w14:textId="77777777" w:rsidR="00D808DC" w:rsidRPr="00396024" w:rsidRDefault="00D808DC" w:rsidP="00663BB2">
            <w:r w:rsidRPr="00396024">
              <w:t xml:space="preserve">Document </w:t>
            </w:r>
            <w:r w:rsidR="007467DD">
              <w:t>Revision</w:t>
            </w:r>
          </w:p>
        </w:tc>
        <w:tc>
          <w:tcPr>
            <w:tcW w:w="6120" w:type="dxa"/>
            <w:gridSpan w:val="3"/>
            <w:shd w:val="clear" w:color="auto" w:fill="E6E6E6"/>
            <w:vAlign w:val="center"/>
          </w:tcPr>
          <w:p w14:paraId="256EE169" w14:textId="14FC4EB8" w:rsidR="00D808DC" w:rsidRPr="009C2BF3" w:rsidRDefault="006031AC" w:rsidP="00663BB2">
            <w:pPr>
              <w:jc w:val="center"/>
              <w:rPr>
                <w:b/>
              </w:rPr>
            </w:pPr>
            <w:r>
              <w:rPr>
                <w:b/>
              </w:rPr>
              <w:t>A</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C456FB">
        <w:trPr>
          <w:trHeight w:val="20"/>
        </w:trPr>
        <w:tc>
          <w:tcPr>
            <w:tcW w:w="2340" w:type="dxa"/>
            <w:vAlign w:val="center"/>
          </w:tcPr>
          <w:p w14:paraId="76EE79CD" w14:textId="77777777" w:rsidR="00D808DC" w:rsidRPr="00396024" w:rsidRDefault="00D808DC" w:rsidP="00663BB2">
            <w:r>
              <w:t>Document Status</w:t>
            </w:r>
          </w:p>
        </w:tc>
        <w:tc>
          <w:tcPr>
            <w:tcW w:w="6120" w:type="dxa"/>
            <w:gridSpan w:val="3"/>
            <w:shd w:val="clear" w:color="auto" w:fill="E6E6E6"/>
            <w:vAlign w:val="center"/>
          </w:tcPr>
          <w:p w14:paraId="35C39FBD" w14:textId="7CDD318D" w:rsidR="00D808DC" w:rsidRPr="009C2BF3" w:rsidRDefault="00EB62F6" w:rsidP="00663BB2">
            <w:pPr>
              <w:jc w:val="center"/>
              <w:rPr>
                <w:b/>
              </w:rPr>
            </w:pPr>
            <w:r>
              <w:rPr>
                <w:b/>
              </w:rPr>
              <w:t>Approved</w:t>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C456FB">
        <w:trPr>
          <w:trHeight w:val="20"/>
        </w:trPr>
        <w:tc>
          <w:tcPr>
            <w:tcW w:w="2340"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120"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2021/07/30</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C456FB">
        <w:trPr>
          <w:trHeight w:val="20"/>
        </w:trPr>
        <w:tc>
          <w:tcPr>
            <w:tcW w:w="2340" w:type="dxa"/>
            <w:tcBorders>
              <w:bottom w:val="single" w:sz="4" w:space="0" w:color="auto"/>
            </w:tcBorders>
            <w:vAlign w:val="center"/>
          </w:tcPr>
          <w:p w14:paraId="22C6EC0E" w14:textId="77777777" w:rsidR="00D808DC" w:rsidRDefault="00D808DC" w:rsidP="00663BB2">
            <w:r>
              <w:t>Date Revised</w:t>
            </w:r>
          </w:p>
        </w:tc>
        <w:tc>
          <w:tcPr>
            <w:tcW w:w="6120"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2021/07/30</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C456FB">
        <w:trPr>
          <w:trHeight w:val="20"/>
        </w:trPr>
        <w:tc>
          <w:tcPr>
            <w:tcW w:w="2340" w:type="dxa"/>
            <w:vMerge w:val="restart"/>
            <w:vAlign w:val="center"/>
          </w:tcPr>
          <w:p w14:paraId="6E4DB859" w14:textId="77777777" w:rsidR="00D808DC" w:rsidRDefault="00D808DC" w:rsidP="00663BB2">
            <w:r>
              <w:t>Document Classification</w:t>
            </w:r>
          </w:p>
        </w:tc>
        <w:tc>
          <w:tcPr>
            <w:tcW w:w="2058"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C456FB">
        <w:trPr>
          <w:trHeight w:val="20"/>
        </w:trPr>
        <w:tc>
          <w:tcPr>
            <w:tcW w:w="2340" w:type="dxa"/>
            <w:vMerge/>
            <w:vAlign w:val="center"/>
          </w:tcPr>
          <w:p w14:paraId="362257BF" w14:textId="77777777" w:rsidR="00D808DC" w:rsidRDefault="00D808DC" w:rsidP="00663BB2"/>
        </w:tc>
        <w:tc>
          <w:tcPr>
            <w:tcW w:w="2058"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AB18C7" w:rsidRPr="00396024" w14:paraId="4D26BFAF" w14:textId="77777777" w:rsidTr="00EE631D">
        <w:trPr>
          <w:trHeight w:val="20"/>
        </w:trPr>
        <w:tc>
          <w:tcPr>
            <w:tcW w:w="2340" w:type="dxa"/>
            <w:shd w:val="clear" w:color="auto" w:fill="D9D9D9" w:themeFill="background1" w:themeFillShade="D9"/>
            <w:vAlign w:val="center"/>
          </w:tcPr>
          <w:p w14:paraId="308C3696" w14:textId="77777777" w:rsidR="00D808DC" w:rsidRDefault="00D808DC" w:rsidP="00663BB2">
            <w:r w:rsidRPr="00FA67AF">
              <w:t>Person</w:t>
            </w:r>
          </w:p>
        </w:tc>
        <w:tc>
          <w:tcPr>
            <w:tcW w:w="2790" w:type="dxa"/>
            <w:gridSpan w:val="2"/>
            <w:shd w:val="clear" w:color="auto" w:fill="D9D9D9" w:themeFill="background1" w:themeFillShade="D9"/>
            <w:vAlign w:val="center"/>
          </w:tcPr>
          <w:p w14:paraId="0E16F867" w14:textId="77777777" w:rsidR="00D808DC" w:rsidRDefault="00D808DC" w:rsidP="00663BB2">
            <w:r w:rsidRPr="00FA67AF">
              <w:t>Role</w:t>
            </w:r>
          </w:p>
        </w:tc>
        <w:tc>
          <w:tcPr>
            <w:tcW w:w="3330"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CA6AB6" w:rsidRPr="00396024" w14:paraId="66E8593F" w14:textId="77777777" w:rsidTr="00EE631D">
        <w:trPr>
          <w:trHeight w:val="20"/>
        </w:trPr>
        <w:tc>
          <w:tcPr>
            <w:tcW w:w="2340" w:type="dxa"/>
          </w:tcPr>
          <w:p w14:paraId="62947DFB" w14:textId="3DDBA815" w:rsidR="00D808DC" w:rsidRDefault="00C456FB" w:rsidP="00663BB2">
            <w:r>
              <w:rPr>
                <w:rFonts w:ascii="Helvetica" w:hAnsi="Helvetica" w:cs="Arial (W1)"/>
                <w:lang w:val="en-GB"/>
              </w:rPr>
              <w:t>Sandeep Singh</w:t>
            </w:r>
          </w:p>
        </w:tc>
        <w:tc>
          <w:tcPr>
            <w:tcW w:w="2790" w:type="dxa"/>
            <w:gridSpan w:val="2"/>
            <w:shd w:val="clear" w:color="auto" w:fill="auto"/>
          </w:tcPr>
          <w:p w14:paraId="75B1E51D" w14:textId="2ECC08F8" w:rsidR="00D808DC" w:rsidRDefault="00C456FB" w:rsidP="00663BB2">
            <w:r>
              <w:rPr>
                <w:rFonts w:ascii="Helvetica" w:hAnsi="Helvetica" w:cs="Arial (W1)"/>
                <w:lang w:val="en-GB"/>
              </w:rPr>
              <w:t>Feature Owner</w:t>
            </w:r>
          </w:p>
        </w:tc>
        <w:tc>
          <w:tcPr>
            <w:tcW w:w="3330" w:type="dxa"/>
            <w:shd w:val="clear" w:color="auto" w:fill="auto"/>
          </w:tcPr>
          <w:p w14:paraId="44AF8F0F" w14:textId="6480D5AD" w:rsidR="00D808DC" w:rsidRDefault="00C456FB" w:rsidP="00663BB2">
            <w:r w:rsidRPr="00D92E8A">
              <w:rPr>
                <w:rFonts w:ascii="Helvetica" w:hAnsi="Helvetica" w:cs="Arial (W1)"/>
                <w:lang w:val="en-GB"/>
              </w:rPr>
              <w:t>ssing248@ford.com</w:t>
            </w:r>
          </w:p>
        </w:tc>
        <w:tc>
          <w:tcPr>
            <w:tcW w:w="0" w:type="auto"/>
            <w:shd w:val="clear" w:color="auto" w:fill="auto"/>
          </w:tcPr>
          <w:p w14:paraId="1E10004D" w14:textId="3D9247E8" w:rsidR="00D808DC" w:rsidRPr="00396024" w:rsidRDefault="00C456FB" w:rsidP="00663BB2">
            <w:r>
              <w:rPr>
                <w:rFonts w:ascii="Helvetica" w:hAnsi="Helvetica" w:cs="Arial (W1)"/>
                <w:lang w:val="en-GB"/>
              </w:rPr>
              <w:t>July 30, 2021</w:t>
            </w:r>
          </w:p>
        </w:tc>
      </w:tr>
      <w:tr w:rsidR="00CA6AB6" w:rsidRPr="00396024" w14:paraId="12DD22A2" w14:textId="77777777" w:rsidTr="00EE631D">
        <w:trPr>
          <w:trHeight w:val="20"/>
        </w:trPr>
        <w:tc>
          <w:tcPr>
            <w:tcW w:w="2340" w:type="dxa"/>
          </w:tcPr>
          <w:p w14:paraId="7AB4A677" w14:textId="2FDD6500" w:rsidR="00D808DC" w:rsidRDefault="00C456FB" w:rsidP="00663BB2">
            <w:r>
              <w:rPr>
                <w:rFonts w:ascii="Helvetica" w:hAnsi="Helvetica" w:cs="Arial (W1)"/>
                <w:lang w:val="en-GB"/>
              </w:rPr>
              <w:t>Joselyne McPhedran</w:t>
            </w:r>
          </w:p>
        </w:tc>
        <w:tc>
          <w:tcPr>
            <w:tcW w:w="2790" w:type="dxa"/>
            <w:gridSpan w:val="2"/>
            <w:shd w:val="clear" w:color="auto" w:fill="auto"/>
          </w:tcPr>
          <w:p w14:paraId="7F632899" w14:textId="5B78830C" w:rsidR="00D808DC" w:rsidRDefault="00C456FB" w:rsidP="00663BB2">
            <w:r>
              <w:rPr>
                <w:rFonts w:ascii="Helvetica" w:hAnsi="Helvetica" w:cs="Arial (W1)"/>
                <w:lang w:val="en-GB"/>
              </w:rPr>
              <w:t>Feature Owner</w:t>
            </w:r>
          </w:p>
        </w:tc>
        <w:tc>
          <w:tcPr>
            <w:tcW w:w="3330" w:type="dxa"/>
            <w:shd w:val="clear" w:color="auto" w:fill="auto"/>
          </w:tcPr>
          <w:p w14:paraId="1A198213" w14:textId="3948393A" w:rsidR="00D808DC" w:rsidRDefault="00C456FB" w:rsidP="00663BB2">
            <w:r>
              <w:t>jmcphed2 @ford.com</w:t>
            </w:r>
          </w:p>
        </w:tc>
        <w:tc>
          <w:tcPr>
            <w:tcW w:w="0" w:type="auto"/>
            <w:shd w:val="clear" w:color="auto" w:fill="auto"/>
          </w:tcPr>
          <w:p w14:paraId="5F9FDC8E" w14:textId="22C8460E" w:rsidR="00D808DC" w:rsidRPr="00396024" w:rsidRDefault="00C456FB" w:rsidP="00663BB2">
            <w:r>
              <w:rPr>
                <w:rFonts w:ascii="Helvetica" w:hAnsi="Helvetica" w:cs="Arial (W1)"/>
                <w:lang w:val="en-GB"/>
              </w:rPr>
              <w:t>July 30, 2021</w:t>
            </w:r>
          </w:p>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proofErr w:type="gramStart"/>
      <w:r>
        <w:rPr>
          <w:b/>
          <w:sz w:val="32"/>
          <w:szCs w:val="32"/>
        </w:rPr>
        <w:t>Auto-</w:t>
      </w:r>
      <w:r w:rsidR="001B002B">
        <w:rPr>
          <w:b/>
          <w:sz w:val="32"/>
          <w:szCs w:val="32"/>
        </w:rPr>
        <w:t>Generated</w:t>
      </w:r>
      <w:proofErr w:type="gramEnd"/>
      <w:r w:rsidR="001B002B">
        <w:rPr>
          <w:b/>
          <w:sz w:val="32"/>
          <w:szCs w:val="32"/>
        </w:rPr>
        <w:t xml:space="preserve"> by </w:t>
      </w:r>
      <w:proofErr w:type="spellStart"/>
      <w:r w:rsidR="001B002B">
        <w:rPr>
          <w:b/>
          <w:sz w:val="32"/>
          <w:szCs w:val="32"/>
        </w:rPr>
        <w:t>MagicDraw</w:t>
      </w:r>
      <w:proofErr w:type="spellEnd"/>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1"/>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0" w:name="_Toc498356804"/>
      <w:bookmarkStart w:id="1" w:name="_Toc78549239"/>
      <w:r>
        <w:lastRenderedPageBreak/>
        <w:t>Disclaimer</w:t>
      </w:r>
      <w:bookmarkEnd w:id="0"/>
      <w:bookmarkEnd w:id="1"/>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w:t>
      </w:r>
      <w:r w:rsidR="009B0BF0">
        <w:rPr>
          <w:rFonts w:cs="Arial"/>
          <w:b/>
          <w:color w:val="000000"/>
        </w:rPr>
        <w:t>21</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67C02AA0" w:rsidR="00D808DC" w:rsidRDefault="00D808DC" w:rsidP="00D808DC">
      <w:pPr>
        <w:jc w:val="both"/>
        <w:rPr>
          <w:rFonts w:cs="Arial"/>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1439CA73" w14:textId="77777777" w:rsidR="00B128BA" w:rsidRDefault="00B128BA" w:rsidP="00B128BA">
      <w:pPr>
        <w:overflowPunct/>
        <w:textAlignment w:val="auto"/>
        <w:rPr>
          <w:rFonts w:cs="Arial"/>
          <w:b/>
          <w:color w:val="000000"/>
        </w:rPr>
      </w:pPr>
    </w:p>
    <w:p w14:paraId="75BC153E" w14:textId="6EAA3ED8" w:rsidR="00B128BA" w:rsidRPr="00DB51D2" w:rsidRDefault="00B128BA" w:rsidP="00B128BA">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Pr>
          <w:rFonts w:cs="Arial"/>
          <w:b/>
          <w:color w:val="000000"/>
        </w:rPr>
        <w:t>21</w:t>
      </w:r>
      <w:r w:rsidRPr="00DB51D2">
        <w:rPr>
          <w:rFonts w:cs="Arial"/>
          <w:b/>
          <w:bCs/>
          <w:color w:val="000000"/>
        </w:rPr>
        <w:t xml:space="preserve"> </w:t>
      </w:r>
      <w:r w:rsidRPr="00DB51D2">
        <w:rPr>
          <w:rFonts w:cs="Arial"/>
          <w:b/>
          <w:color w:val="000000"/>
        </w:rPr>
        <w:t>Ford Motor Company</w:t>
      </w:r>
    </w:p>
    <w:p w14:paraId="5230368F" w14:textId="77777777" w:rsidR="00B128BA" w:rsidRPr="00106737" w:rsidRDefault="00B128BA" w:rsidP="00D808DC">
      <w:pPr>
        <w:jc w:val="both"/>
        <w:rPr>
          <w:rFonts w:cs="Arial"/>
          <w:i/>
          <w:color w:val="000000"/>
        </w:rPr>
      </w:pPr>
    </w:p>
    <w:p w14:paraId="003E6095" w14:textId="4EE225AD" w:rsidR="00D808DC" w:rsidRDefault="00D808DC" w:rsidP="006A34B2">
      <w:pPr>
        <w:pStyle w:val="Heading1"/>
        <w:numPr>
          <w:ilvl w:val="0"/>
          <w:numId w:val="0"/>
        </w:numPr>
        <w:tabs>
          <w:tab w:val="left" w:pos="4041"/>
        </w:tabs>
        <w:ind w:left="432" w:hanging="432"/>
      </w:pPr>
      <w:bookmarkStart w:id="2" w:name="_Toc498356805"/>
      <w:bookmarkStart w:id="3" w:name="_Toc78549240"/>
      <w:r>
        <w:lastRenderedPageBreak/>
        <w:t>Contents</w:t>
      </w:r>
      <w:bookmarkEnd w:id="2"/>
      <w:bookmarkEnd w:id="3"/>
    </w:p>
    <w:p w14:paraId="740BDE16" w14:textId="77777777" w:rsidR="00242A9B" w:rsidRPr="00242A9B" w:rsidRDefault="00242A9B" w:rsidP="00242A9B"/>
    <w:p w14:paraId="7A369B5D" w14:textId="17165145" w:rsidR="006031AC"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78549239" w:history="1">
        <w:r w:rsidR="006031AC" w:rsidRPr="000A2775">
          <w:rPr>
            <w:rStyle w:val="Hyperlink"/>
            <w:noProof/>
          </w:rPr>
          <w:t>Disclaimer</w:t>
        </w:r>
        <w:r w:rsidR="006031AC">
          <w:rPr>
            <w:noProof/>
            <w:webHidden/>
          </w:rPr>
          <w:tab/>
        </w:r>
        <w:r w:rsidR="006031AC">
          <w:rPr>
            <w:noProof/>
            <w:webHidden/>
          </w:rPr>
          <w:fldChar w:fldCharType="begin"/>
        </w:r>
        <w:r w:rsidR="006031AC">
          <w:rPr>
            <w:noProof/>
            <w:webHidden/>
          </w:rPr>
          <w:instrText xml:space="preserve"> PAGEREF _Toc78549239 \h </w:instrText>
        </w:r>
        <w:r w:rsidR="006031AC">
          <w:rPr>
            <w:noProof/>
            <w:webHidden/>
          </w:rPr>
        </w:r>
        <w:r w:rsidR="006031AC">
          <w:rPr>
            <w:noProof/>
            <w:webHidden/>
          </w:rPr>
          <w:fldChar w:fldCharType="separate"/>
        </w:r>
        <w:r w:rsidR="006031AC">
          <w:rPr>
            <w:noProof/>
            <w:webHidden/>
          </w:rPr>
          <w:t>2</w:t>
        </w:r>
        <w:r w:rsidR="006031AC">
          <w:rPr>
            <w:noProof/>
            <w:webHidden/>
          </w:rPr>
          <w:fldChar w:fldCharType="end"/>
        </w:r>
      </w:hyperlink>
    </w:p>
    <w:p w14:paraId="1BF340F0" w14:textId="0C4AF912" w:rsidR="006031AC" w:rsidRDefault="006031AC">
      <w:pPr>
        <w:pStyle w:val="TOC1"/>
        <w:tabs>
          <w:tab w:val="right" w:leader="dot" w:pos="10173"/>
        </w:tabs>
        <w:rPr>
          <w:rFonts w:asciiTheme="minorHAnsi" w:eastAsiaTheme="minorEastAsia" w:hAnsiTheme="minorHAnsi" w:cstheme="minorBidi"/>
          <w:noProof/>
          <w:sz w:val="22"/>
          <w:szCs w:val="22"/>
        </w:rPr>
      </w:pPr>
      <w:hyperlink w:anchor="_Toc78549240" w:history="1">
        <w:r w:rsidRPr="000A2775">
          <w:rPr>
            <w:rStyle w:val="Hyperlink"/>
            <w:noProof/>
          </w:rPr>
          <w:t>Contents</w:t>
        </w:r>
        <w:r>
          <w:rPr>
            <w:noProof/>
            <w:webHidden/>
          </w:rPr>
          <w:tab/>
        </w:r>
        <w:r>
          <w:rPr>
            <w:noProof/>
            <w:webHidden/>
          </w:rPr>
          <w:fldChar w:fldCharType="begin"/>
        </w:r>
        <w:r>
          <w:rPr>
            <w:noProof/>
            <w:webHidden/>
          </w:rPr>
          <w:instrText xml:space="preserve"> PAGEREF _Toc78549240 \h </w:instrText>
        </w:r>
        <w:r>
          <w:rPr>
            <w:noProof/>
            <w:webHidden/>
          </w:rPr>
        </w:r>
        <w:r>
          <w:rPr>
            <w:noProof/>
            <w:webHidden/>
          </w:rPr>
          <w:fldChar w:fldCharType="separate"/>
        </w:r>
        <w:r>
          <w:rPr>
            <w:noProof/>
            <w:webHidden/>
          </w:rPr>
          <w:t>3</w:t>
        </w:r>
        <w:r>
          <w:rPr>
            <w:noProof/>
            <w:webHidden/>
          </w:rPr>
          <w:fldChar w:fldCharType="end"/>
        </w:r>
      </w:hyperlink>
    </w:p>
    <w:p w14:paraId="5E0EFE4B" w14:textId="7D6FF997" w:rsidR="006031AC" w:rsidRDefault="006031AC">
      <w:pPr>
        <w:pStyle w:val="TOC1"/>
        <w:tabs>
          <w:tab w:val="left" w:pos="400"/>
          <w:tab w:val="right" w:leader="dot" w:pos="10173"/>
        </w:tabs>
        <w:rPr>
          <w:rFonts w:asciiTheme="minorHAnsi" w:eastAsiaTheme="minorEastAsia" w:hAnsiTheme="minorHAnsi" w:cstheme="minorBidi"/>
          <w:noProof/>
          <w:sz w:val="22"/>
          <w:szCs w:val="22"/>
        </w:rPr>
      </w:pPr>
      <w:hyperlink w:anchor="_Toc78549241" w:history="1">
        <w:r w:rsidRPr="000A2775">
          <w:rPr>
            <w:rStyle w:val="Hyperlink"/>
            <w:noProof/>
          </w:rPr>
          <w:t>1</w:t>
        </w:r>
        <w:r>
          <w:rPr>
            <w:rFonts w:asciiTheme="minorHAnsi" w:eastAsiaTheme="minorEastAsia" w:hAnsiTheme="minorHAnsi" w:cstheme="minorBidi"/>
            <w:noProof/>
            <w:sz w:val="22"/>
            <w:szCs w:val="22"/>
          </w:rPr>
          <w:tab/>
        </w:r>
        <w:r w:rsidRPr="000A2775">
          <w:rPr>
            <w:rStyle w:val="Hyperlink"/>
            <w:noProof/>
          </w:rPr>
          <w:t>Introduction</w:t>
        </w:r>
        <w:r>
          <w:rPr>
            <w:noProof/>
            <w:webHidden/>
          </w:rPr>
          <w:tab/>
        </w:r>
        <w:r>
          <w:rPr>
            <w:noProof/>
            <w:webHidden/>
          </w:rPr>
          <w:fldChar w:fldCharType="begin"/>
        </w:r>
        <w:r>
          <w:rPr>
            <w:noProof/>
            <w:webHidden/>
          </w:rPr>
          <w:instrText xml:space="preserve"> PAGEREF _Toc78549241 \h </w:instrText>
        </w:r>
        <w:r>
          <w:rPr>
            <w:noProof/>
            <w:webHidden/>
          </w:rPr>
        </w:r>
        <w:r>
          <w:rPr>
            <w:noProof/>
            <w:webHidden/>
          </w:rPr>
          <w:fldChar w:fldCharType="separate"/>
        </w:r>
        <w:r>
          <w:rPr>
            <w:noProof/>
            <w:webHidden/>
          </w:rPr>
          <w:t>5</w:t>
        </w:r>
        <w:r>
          <w:rPr>
            <w:noProof/>
            <w:webHidden/>
          </w:rPr>
          <w:fldChar w:fldCharType="end"/>
        </w:r>
      </w:hyperlink>
    </w:p>
    <w:p w14:paraId="003E6B8D" w14:textId="7363359F" w:rsidR="006031AC" w:rsidRDefault="006031AC">
      <w:pPr>
        <w:pStyle w:val="TOC2"/>
        <w:rPr>
          <w:rFonts w:asciiTheme="minorHAnsi" w:eastAsiaTheme="minorEastAsia" w:hAnsiTheme="minorHAnsi" w:cstheme="minorBidi"/>
          <w:noProof/>
          <w:sz w:val="22"/>
          <w:szCs w:val="22"/>
        </w:rPr>
      </w:pPr>
      <w:hyperlink w:anchor="_Toc78549242" w:history="1">
        <w:r w:rsidRPr="000A2775">
          <w:rPr>
            <w:rStyle w:val="Hyperlink"/>
            <w:noProof/>
            <w:lang w:val="en-GB"/>
          </w:rPr>
          <w:t>1.1</w:t>
        </w:r>
        <w:r>
          <w:rPr>
            <w:rFonts w:asciiTheme="minorHAnsi" w:eastAsiaTheme="minorEastAsia" w:hAnsiTheme="minorHAnsi" w:cstheme="minorBidi"/>
            <w:noProof/>
            <w:sz w:val="22"/>
            <w:szCs w:val="22"/>
          </w:rPr>
          <w:tab/>
        </w:r>
        <w:r w:rsidRPr="000A2775">
          <w:rPr>
            <w:rStyle w:val="Hyperlink"/>
            <w:noProof/>
          </w:rPr>
          <w:t>Document Purpose</w:t>
        </w:r>
        <w:r>
          <w:rPr>
            <w:noProof/>
            <w:webHidden/>
          </w:rPr>
          <w:tab/>
        </w:r>
        <w:r>
          <w:rPr>
            <w:noProof/>
            <w:webHidden/>
          </w:rPr>
          <w:fldChar w:fldCharType="begin"/>
        </w:r>
        <w:r>
          <w:rPr>
            <w:noProof/>
            <w:webHidden/>
          </w:rPr>
          <w:instrText xml:space="preserve"> PAGEREF _Toc78549242 \h </w:instrText>
        </w:r>
        <w:r>
          <w:rPr>
            <w:noProof/>
            <w:webHidden/>
          </w:rPr>
        </w:r>
        <w:r>
          <w:rPr>
            <w:noProof/>
            <w:webHidden/>
          </w:rPr>
          <w:fldChar w:fldCharType="separate"/>
        </w:r>
        <w:r>
          <w:rPr>
            <w:noProof/>
            <w:webHidden/>
          </w:rPr>
          <w:t>5</w:t>
        </w:r>
        <w:r>
          <w:rPr>
            <w:noProof/>
            <w:webHidden/>
          </w:rPr>
          <w:fldChar w:fldCharType="end"/>
        </w:r>
      </w:hyperlink>
    </w:p>
    <w:p w14:paraId="75B0ADB4" w14:textId="4E5B364D" w:rsidR="006031AC" w:rsidRDefault="006031AC">
      <w:pPr>
        <w:pStyle w:val="TOC2"/>
        <w:rPr>
          <w:rFonts w:asciiTheme="minorHAnsi" w:eastAsiaTheme="minorEastAsia" w:hAnsiTheme="minorHAnsi" w:cstheme="minorBidi"/>
          <w:noProof/>
          <w:sz w:val="22"/>
          <w:szCs w:val="22"/>
        </w:rPr>
      </w:pPr>
      <w:hyperlink w:anchor="_Toc78549243" w:history="1">
        <w:r w:rsidRPr="000A2775">
          <w:rPr>
            <w:rStyle w:val="Hyperlink"/>
            <w:noProof/>
            <w:lang w:val="en-GB"/>
          </w:rPr>
          <w:t>1.2</w:t>
        </w:r>
        <w:r>
          <w:rPr>
            <w:rFonts w:asciiTheme="minorHAnsi" w:eastAsiaTheme="minorEastAsia" w:hAnsiTheme="minorHAnsi" w:cstheme="minorBidi"/>
            <w:noProof/>
            <w:sz w:val="22"/>
            <w:szCs w:val="22"/>
          </w:rPr>
          <w:tab/>
        </w:r>
        <w:r w:rsidRPr="000A2775">
          <w:rPr>
            <w:rStyle w:val="Hyperlink"/>
            <w:noProof/>
          </w:rPr>
          <w:t>Document Scope</w:t>
        </w:r>
        <w:r>
          <w:rPr>
            <w:noProof/>
            <w:webHidden/>
          </w:rPr>
          <w:tab/>
        </w:r>
        <w:r>
          <w:rPr>
            <w:noProof/>
            <w:webHidden/>
          </w:rPr>
          <w:fldChar w:fldCharType="begin"/>
        </w:r>
        <w:r>
          <w:rPr>
            <w:noProof/>
            <w:webHidden/>
          </w:rPr>
          <w:instrText xml:space="preserve"> PAGEREF _Toc78549243 \h </w:instrText>
        </w:r>
        <w:r>
          <w:rPr>
            <w:noProof/>
            <w:webHidden/>
          </w:rPr>
        </w:r>
        <w:r>
          <w:rPr>
            <w:noProof/>
            <w:webHidden/>
          </w:rPr>
          <w:fldChar w:fldCharType="separate"/>
        </w:r>
        <w:r>
          <w:rPr>
            <w:noProof/>
            <w:webHidden/>
          </w:rPr>
          <w:t>5</w:t>
        </w:r>
        <w:r>
          <w:rPr>
            <w:noProof/>
            <w:webHidden/>
          </w:rPr>
          <w:fldChar w:fldCharType="end"/>
        </w:r>
      </w:hyperlink>
    </w:p>
    <w:p w14:paraId="1604B60D" w14:textId="4521402F" w:rsidR="006031AC" w:rsidRDefault="006031AC">
      <w:pPr>
        <w:pStyle w:val="TOC2"/>
        <w:rPr>
          <w:rFonts w:asciiTheme="minorHAnsi" w:eastAsiaTheme="minorEastAsia" w:hAnsiTheme="minorHAnsi" w:cstheme="minorBidi"/>
          <w:noProof/>
          <w:sz w:val="22"/>
          <w:szCs w:val="22"/>
        </w:rPr>
      </w:pPr>
      <w:hyperlink w:anchor="_Toc78549244" w:history="1">
        <w:r w:rsidRPr="000A2775">
          <w:rPr>
            <w:rStyle w:val="Hyperlink"/>
            <w:noProof/>
            <w:lang w:val="en-GB"/>
          </w:rPr>
          <w:t>1.3</w:t>
        </w:r>
        <w:r>
          <w:rPr>
            <w:rFonts w:asciiTheme="minorHAnsi" w:eastAsiaTheme="minorEastAsia" w:hAnsiTheme="minorHAnsi" w:cstheme="minorBidi"/>
            <w:noProof/>
            <w:sz w:val="22"/>
            <w:szCs w:val="22"/>
          </w:rPr>
          <w:tab/>
        </w:r>
        <w:r w:rsidRPr="000A2775">
          <w:rPr>
            <w:rStyle w:val="Hyperlink"/>
            <w:noProof/>
          </w:rPr>
          <w:t>Document Audience</w:t>
        </w:r>
        <w:r>
          <w:rPr>
            <w:noProof/>
            <w:webHidden/>
          </w:rPr>
          <w:tab/>
        </w:r>
        <w:r>
          <w:rPr>
            <w:noProof/>
            <w:webHidden/>
          </w:rPr>
          <w:fldChar w:fldCharType="begin"/>
        </w:r>
        <w:r>
          <w:rPr>
            <w:noProof/>
            <w:webHidden/>
          </w:rPr>
          <w:instrText xml:space="preserve"> PAGEREF _Toc78549244 \h </w:instrText>
        </w:r>
        <w:r>
          <w:rPr>
            <w:noProof/>
            <w:webHidden/>
          </w:rPr>
        </w:r>
        <w:r>
          <w:rPr>
            <w:noProof/>
            <w:webHidden/>
          </w:rPr>
          <w:fldChar w:fldCharType="separate"/>
        </w:r>
        <w:r>
          <w:rPr>
            <w:noProof/>
            <w:webHidden/>
          </w:rPr>
          <w:t>5</w:t>
        </w:r>
        <w:r>
          <w:rPr>
            <w:noProof/>
            <w:webHidden/>
          </w:rPr>
          <w:fldChar w:fldCharType="end"/>
        </w:r>
      </w:hyperlink>
    </w:p>
    <w:p w14:paraId="4DC8C28D" w14:textId="71BC4211"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45" w:history="1">
        <w:r w:rsidRPr="000A2775">
          <w:rPr>
            <w:rStyle w:val="Hyperlink"/>
            <w:noProof/>
          </w:rPr>
          <w:t>1.3.1</w:t>
        </w:r>
        <w:r>
          <w:rPr>
            <w:rFonts w:asciiTheme="minorHAnsi" w:eastAsiaTheme="minorEastAsia" w:hAnsiTheme="minorHAnsi" w:cstheme="minorBidi"/>
            <w:noProof/>
            <w:sz w:val="22"/>
            <w:szCs w:val="22"/>
          </w:rPr>
          <w:tab/>
        </w:r>
        <w:r w:rsidRPr="000A2775">
          <w:rPr>
            <w:rStyle w:val="Hyperlink"/>
            <w:noProof/>
          </w:rPr>
          <w:t>Stakeholder List</w:t>
        </w:r>
        <w:r>
          <w:rPr>
            <w:noProof/>
            <w:webHidden/>
          </w:rPr>
          <w:tab/>
        </w:r>
        <w:r>
          <w:rPr>
            <w:noProof/>
            <w:webHidden/>
          </w:rPr>
          <w:fldChar w:fldCharType="begin"/>
        </w:r>
        <w:r>
          <w:rPr>
            <w:noProof/>
            <w:webHidden/>
          </w:rPr>
          <w:instrText xml:space="preserve"> PAGEREF _Toc78549245 \h </w:instrText>
        </w:r>
        <w:r>
          <w:rPr>
            <w:noProof/>
            <w:webHidden/>
          </w:rPr>
        </w:r>
        <w:r>
          <w:rPr>
            <w:noProof/>
            <w:webHidden/>
          </w:rPr>
          <w:fldChar w:fldCharType="separate"/>
        </w:r>
        <w:r>
          <w:rPr>
            <w:noProof/>
            <w:webHidden/>
          </w:rPr>
          <w:t>5</w:t>
        </w:r>
        <w:r>
          <w:rPr>
            <w:noProof/>
            <w:webHidden/>
          </w:rPr>
          <w:fldChar w:fldCharType="end"/>
        </w:r>
      </w:hyperlink>
    </w:p>
    <w:p w14:paraId="29DC6D0C" w14:textId="5A895054" w:rsidR="006031AC" w:rsidRDefault="006031AC">
      <w:pPr>
        <w:pStyle w:val="TOC2"/>
        <w:rPr>
          <w:rFonts w:asciiTheme="minorHAnsi" w:eastAsiaTheme="minorEastAsia" w:hAnsiTheme="minorHAnsi" w:cstheme="minorBidi"/>
          <w:noProof/>
          <w:sz w:val="22"/>
          <w:szCs w:val="22"/>
        </w:rPr>
      </w:pPr>
      <w:hyperlink w:anchor="_Toc78549246" w:history="1">
        <w:r w:rsidRPr="000A2775">
          <w:rPr>
            <w:rStyle w:val="Hyperlink"/>
            <w:noProof/>
            <w:lang w:val="en-GB"/>
          </w:rPr>
          <w:t>1.4</w:t>
        </w:r>
        <w:r>
          <w:rPr>
            <w:rFonts w:asciiTheme="minorHAnsi" w:eastAsiaTheme="minorEastAsia" w:hAnsiTheme="minorHAnsi" w:cstheme="minorBidi"/>
            <w:noProof/>
            <w:sz w:val="22"/>
            <w:szCs w:val="22"/>
          </w:rPr>
          <w:tab/>
        </w:r>
        <w:r w:rsidRPr="000A2775">
          <w:rPr>
            <w:rStyle w:val="Hyperlink"/>
            <w:noProof/>
          </w:rPr>
          <w:t>Document Organization</w:t>
        </w:r>
        <w:r>
          <w:rPr>
            <w:noProof/>
            <w:webHidden/>
          </w:rPr>
          <w:tab/>
        </w:r>
        <w:r>
          <w:rPr>
            <w:noProof/>
            <w:webHidden/>
          </w:rPr>
          <w:fldChar w:fldCharType="begin"/>
        </w:r>
        <w:r>
          <w:rPr>
            <w:noProof/>
            <w:webHidden/>
          </w:rPr>
          <w:instrText xml:space="preserve"> PAGEREF _Toc78549246 \h </w:instrText>
        </w:r>
        <w:r>
          <w:rPr>
            <w:noProof/>
            <w:webHidden/>
          </w:rPr>
        </w:r>
        <w:r>
          <w:rPr>
            <w:noProof/>
            <w:webHidden/>
          </w:rPr>
          <w:fldChar w:fldCharType="separate"/>
        </w:r>
        <w:r>
          <w:rPr>
            <w:noProof/>
            <w:webHidden/>
          </w:rPr>
          <w:t>6</w:t>
        </w:r>
        <w:r>
          <w:rPr>
            <w:noProof/>
            <w:webHidden/>
          </w:rPr>
          <w:fldChar w:fldCharType="end"/>
        </w:r>
      </w:hyperlink>
    </w:p>
    <w:p w14:paraId="08502653" w14:textId="18460AFF"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47" w:history="1">
        <w:r w:rsidRPr="000A2775">
          <w:rPr>
            <w:rStyle w:val="Hyperlink"/>
            <w:noProof/>
          </w:rPr>
          <w:t>1.4.1</w:t>
        </w:r>
        <w:r>
          <w:rPr>
            <w:rFonts w:asciiTheme="minorHAnsi" w:eastAsiaTheme="minorEastAsia" w:hAnsiTheme="minorHAnsi" w:cstheme="minorBidi"/>
            <w:noProof/>
            <w:sz w:val="22"/>
            <w:szCs w:val="22"/>
          </w:rPr>
          <w:tab/>
        </w:r>
        <w:r w:rsidRPr="000A2775">
          <w:rPr>
            <w:rStyle w:val="Hyperlink"/>
            <w:noProof/>
          </w:rPr>
          <w:t>Document Context</w:t>
        </w:r>
        <w:r>
          <w:rPr>
            <w:noProof/>
            <w:webHidden/>
          </w:rPr>
          <w:tab/>
        </w:r>
        <w:r>
          <w:rPr>
            <w:noProof/>
            <w:webHidden/>
          </w:rPr>
          <w:fldChar w:fldCharType="begin"/>
        </w:r>
        <w:r>
          <w:rPr>
            <w:noProof/>
            <w:webHidden/>
          </w:rPr>
          <w:instrText xml:space="preserve"> PAGEREF _Toc78549247 \h </w:instrText>
        </w:r>
        <w:r>
          <w:rPr>
            <w:noProof/>
            <w:webHidden/>
          </w:rPr>
        </w:r>
        <w:r>
          <w:rPr>
            <w:noProof/>
            <w:webHidden/>
          </w:rPr>
          <w:fldChar w:fldCharType="separate"/>
        </w:r>
        <w:r>
          <w:rPr>
            <w:noProof/>
            <w:webHidden/>
          </w:rPr>
          <w:t>6</w:t>
        </w:r>
        <w:r>
          <w:rPr>
            <w:noProof/>
            <w:webHidden/>
          </w:rPr>
          <w:fldChar w:fldCharType="end"/>
        </w:r>
      </w:hyperlink>
    </w:p>
    <w:p w14:paraId="05DB0424" w14:textId="148BF12E"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48" w:history="1">
        <w:r w:rsidRPr="000A2775">
          <w:rPr>
            <w:rStyle w:val="Hyperlink"/>
            <w:noProof/>
          </w:rPr>
          <w:t>1.4.2</w:t>
        </w:r>
        <w:r>
          <w:rPr>
            <w:rFonts w:asciiTheme="minorHAnsi" w:eastAsiaTheme="minorEastAsia" w:hAnsiTheme="minorHAnsi" w:cstheme="minorBidi"/>
            <w:noProof/>
            <w:sz w:val="22"/>
            <w:szCs w:val="22"/>
          </w:rPr>
          <w:tab/>
        </w:r>
        <w:r w:rsidRPr="000A2775">
          <w:rPr>
            <w:rStyle w:val="Hyperlink"/>
            <w:noProof/>
          </w:rPr>
          <w:t>Document Structure</w:t>
        </w:r>
        <w:r>
          <w:rPr>
            <w:noProof/>
            <w:webHidden/>
          </w:rPr>
          <w:tab/>
        </w:r>
        <w:r>
          <w:rPr>
            <w:noProof/>
            <w:webHidden/>
          </w:rPr>
          <w:fldChar w:fldCharType="begin"/>
        </w:r>
        <w:r>
          <w:rPr>
            <w:noProof/>
            <w:webHidden/>
          </w:rPr>
          <w:instrText xml:space="preserve"> PAGEREF _Toc78549248 \h </w:instrText>
        </w:r>
        <w:r>
          <w:rPr>
            <w:noProof/>
            <w:webHidden/>
          </w:rPr>
        </w:r>
        <w:r>
          <w:rPr>
            <w:noProof/>
            <w:webHidden/>
          </w:rPr>
          <w:fldChar w:fldCharType="separate"/>
        </w:r>
        <w:r>
          <w:rPr>
            <w:noProof/>
            <w:webHidden/>
          </w:rPr>
          <w:t>7</w:t>
        </w:r>
        <w:r>
          <w:rPr>
            <w:noProof/>
            <w:webHidden/>
          </w:rPr>
          <w:fldChar w:fldCharType="end"/>
        </w:r>
      </w:hyperlink>
    </w:p>
    <w:p w14:paraId="3E3A7F38" w14:textId="607912D1" w:rsidR="006031AC" w:rsidRDefault="006031AC">
      <w:pPr>
        <w:pStyle w:val="TOC2"/>
        <w:rPr>
          <w:rFonts w:asciiTheme="minorHAnsi" w:eastAsiaTheme="minorEastAsia" w:hAnsiTheme="minorHAnsi" w:cstheme="minorBidi"/>
          <w:noProof/>
          <w:sz w:val="22"/>
          <w:szCs w:val="22"/>
        </w:rPr>
      </w:pPr>
      <w:hyperlink w:anchor="_Toc78549249" w:history="1">
        <w:r w:rsidRPr="000A2775">
          <w:rPr>
            <w:rStyle w:val="Hyperlink"/>
            <w:noProof/>
            <w:lang w:val="en-GB"/>
          </w:rPr>
          <w:t>1.5</w:t>
        </w:r>
        <w:r>
          <w:rPr>
            <w:rFonts w:asciiTheme="minorHAnsi" w:eastAsiaTheme="minorEastAsia" w:hAnsiTheme="minorHAnsi" w:cstheme="minorBidi"/>
            <w:noProof/>
            <w:sz w:val="22"/>
            <w:szCs w:val="22"/>
          </w:rPr>
          <w:tab/>
        </w:r>
        <w:r w:rsidRPr="000A2775">
          <w:rPr>
            <w:rStyle w:val="Hyperlink"/>
            <w:noProof/>
          </w:rPr>
          <w:t>Document Conventions</w:t>
        </w:r>
        <w:r>
          <w:rPr>
            <w:noProof/>
            <w:webHidden/>
          </w:rPr>
          <w:tab/>
        </w:r>
        <w:r>
          <w:rPr>
            <w:noProof/>
            <w:webHidden/>
          </w:rPr>
          <w:fldChar w:fldCharType="begin"/>
        </w:r>
        <w:r>
          <w:rPr>
            <w:noProof/>
            <w:webHidden/>
          </w:rPr>
          <w:instrText xml:space="preserve"> PAGEREF _Toc78549249 \h </w:instrText>
        </w:r>
        <w:r>
          <w:rPr>
            <w:noProof/>
            <w:webHidden/>
          </w:rPr>
        </w:r>
        <w:r>
          <w:rPr>
            <w:noProof/>
            <w:webHidden/>
          </w:rPr>
          <w:fldChar w:fldCharType="separate"/>
        </w:r>
        <w:r>
          <w:rPr>
            <w:noProof/>
            <w:webHidden/>
          </w:rPr>
          <w:t>7</w:t>
        </w:r>
        <w:r>
          <w:rPr>
            <w:noProof/>
            <w:webHidden/>
          </w:rPr>
          <w:fldChar w:fldCharType="end"/>
        </w:r>
      </w:hyperlink>
    </w:p>
    <w:p w14:paraId="652F4C47" w14:textId="4A63EEEB"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50" w:history="1">
        <w:r w:rsidRPr="000A2775">
          <w:rPr>
            <w:rStyle w:val="Hyperlink"/>
            <w:iCs/>
            <w:noProof/>
          </w:rPr>
          <w:t>1.5.1</w:t>
        </w:r>
        <w:r>
          <w:rPr>
            <w:rFonts w:asciiTheme="minorHAnsi" w:eastAsiaTheme="minorEastAsia" w:hAnsiTheme="minorHAnsi" w:cstheme="minorBidi"/>
            <w:noProof/>
            <w:sz w:val="22"/>
            <w:szCs w:val="22"/>
          </w:rPr>
          <w:tab/>
        </w:r>
        <w:r w:rsidRPr="000A2775">
          <w:rPr>
            <w:rStyle w:val="Hyperlink"/>
            <w:noProof/>
          </w:rPr>
          <w:t>Classification of Chapters</w:t>
        </w:r>
        <w:r>
          <w:rPr>
            <w:noProof/>
            <w:webHidden/>
          </w:rPr>
          <w:tab/>
        </w:r>
        <w:r>
          <w:rPr>
            <w:noProof/>
            <w:webHidden/>
          </w:rPr>
          <w:fldChar w:fldCharType="begin"/>
        </w:r>
        <w:r>
          <w:rPr>
            <w:noProof/>
            <w:webHidden/>
          </w:rPr>
          <w:instrText xml:space="preserve"> PAGEREF _Toc78549250 \h </w:instrText>
        </w:r>
        <w:r>
          <w:rPr>
            <w:noProof/>
            <w:webHidden/>
          </w:rPr>
        </w:r>
        <w:r>
          <w:rPr>
            <w:noProof/>
            <w:webHidden/>
          </w:rPr>
          <w:fldChar w:fldCharType="separate"/>
        </w:r>
        <w:r>
          <w:rPr>
            <w:noProof/>
            <w:webHidden/>
          </w:rPr>
          <w:t>7</w:t>
        </w:r>
        <w:r>
          <w:rPr>
            <w:noProof/>
            <w:webHidden/>
          </w:rPr>
          <w:fldChar w:fldCharType="end"/>
        </w:r>
      </w:hyperlink>
    </w:p>
    <w:p w14:paraId="628E1DD4" w14:textId="6475B8B7"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51" w:history="1">
        <w:r w:rsidRPr="000A2775">
          <w:rPr>
            <w:rStyle w:val="Hyperlink"/>
            <w:noProof/>
          </w:rPr>
          <w:t>1.5.2</w:t>
        </w:r>
        <w:r>
          <w:rPr>
            <w:rFonts w:asciiTheme="minorHAnsi" w:eastAsiaTheme="minorEastAsia" w:hAnsiTheme="minorHAnsi" w:cstheme="minorBidi"/>
            <w:noProof/>
            <w:sz w:val="22"/>
            <w:szCs w:val="22"/>
          </w:rPr>
          <w:tab/>
        </w:r>
        <w:r w:rsidRPr="000A2775">
          <w:rPr>
            <w:rStyle w:val="Hyperlink"/>
            <w:noProof/>
          </w:rPr>
          <w:t>Requirements Templates</w:t>
        </w:r>
        <w:r>
          <w:rPr>
            <w:noProof/>
            <w:webHidden/>
          </w:rPr>
          <w:tab/>
        </w:r>
        <w:r>
          <w:rPr>
            <w:noProof/>
            <w:webHidden/>
          </w:rPr>
          <w:fldChar w:fldCharType="begin"/>
        </w:r>
        <w:r>
          <w:rPr>
            <w:noProof/>
            <w:webHidden/>
          </w:rPr>
          <w:instrText xml:space="preserve"> PAGEREF _Toc78549251 \h </w:instrText>
        </w:r>
        <w:r>
          <w:rPr>
            <w:noProof/>
            <w:webHidden/>
          </w:rPr>
        </w:r>
        <w:r>
          <w:rPr>
            <w:noProof/>
            <w:webHidden/>
          </w:rPr>
          <w:fldChar w:fldCharType="separate"/>
        </w:r>
        <w:r>
          <w:rPr>
            <w:noProof/>
            <w:webHidden/>
          </w:rPr>
          <w:t>7</w:t>
        </w:r>
        <w:r>
          <w:rPr>
            <w:noProof/>
            <w:webHidden/>
          </w:rPr>
          <w:fldChar w:fldCharType="end"/>
        </w:r>
      </w:hyperlink>
    </w:p>
    <w:p w14:paraId="011B2649" w14:textId="09CD689D" w:rsidR="006031AC" w:rsidRDefault="006031AC">
      <w:pPr>
        <w:pStyle w:val="TOC2"/>
        <w:rPr>
          <w:rFonts w:asciiTheme="minorHAnsi" w:eastAsiaTheme="minorEastAsia" w:hAnsiTheme="minorHAnsi" w:cstheme="minorBidi"/>
          <w:noProof/>
          <w:sz w:val="22"/>
          <w:szCs w:val="22"/>
        </w:rPr>
      </w:pPr>
      <w:hyperlink w:anchor="_Toc78549252" w:history="1">
        <w:r w:rsidRPr="000A2775">
          <w:rPr>
            <w:rStyle w:val="Hyperlink"/>
            <w:noProof/>
            <w:lang w:val="en-GB"/>
          </w:rPr>
          <w:t>1.6</w:t>
        </w:r>
        <w:r>
          <w:rPr>
            <w:rFonts w:asciiTheme="minorHAnsi" w:eastAsiaTheme="minorEastAsia" w:hAnsiTheme="minorHAnsi" w:cstheme="minorBidi"/>
            <w:noProof/>
            <w:sz w:val="22"/>
            <w:szCs w:val="22"/>
          </w:rPr>
          <w:tab/>
        </w:r>
        <w:r w:rsidRPr="000A2775">
          <w:rPr>
            <w:rStyle w:val="Hyperlink"/>
            <w:noProof/>
          </w:rPr>
          <w:t>References</w:t>
        </w:r>
        <w:r>
          <w:rPr>
            <w:noProof/>
            <w:webHidden/>
          </w:rPr>
          <w:tab/>
        </w:r>
        <w:r>
          <w:rPr>
            <w:noProof/>
            <w:webHidden/>
          </w:rPr>
          <w:fldChar w:fldCharType="begin"/>
        </w:r>
        <w:r>
          <w:rPr>
            <w:noProof/>
            <w:webHidden/>
          </w:rPr>
          <w:instrText xml:space="preserve"> PAGEREF _Toc78549252 \h </w:instrText>
        </w:r>
        <w:r>
          <w:rPr>
            <w:noProof/>
            <w:webHidden/>
          </w:rPr>
        </w:r>
        <w:r>
          <w:rPr>
            <w:noProof/>
            <w:webHidden/>
          </w:rPr>
          <w:fldChar w:fldCharType="separate"/>
        </w:r>
        <w:r>
          <w:rPr>
            <w:noProof/>
            <w:webHidden/>
          </w:rPr>
          <w:t>8</w:t>
        </w:r>
        <w:r>
          <w:rPr>
            <w:noProof/>
            <w:webHidden/>
          </w:rPr>
          <w:fldChar w:fldCharType="end"/>
        </w:r>
      </w:hyperlink>
    </w:p>
    <w:p w14:paraId="099870F3" w14:textId="3CCB1D5B"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53" w:history="1">
        <w:r w:rsidRPr="000A2775">
          <w:rPr>
            <w:rStyle w:val="Hyperlink"/>
            <w:noProof/>
          </w:rPr>
          <w:t>1.6.1</w:t>
        </w:r>
        <w:r>
          <w:rPr>
            <w:rFonts w:asciiTheme="minorHAnsi" w:eastAsiaTheme="minorEastAsia" w:hAnsiTheme="minorHAnsi" w:cstheme="minorBidi"/>
            <w:noProof/>
            <w:sz w:val="22"/>
            <w:szCs w:val="22"/>
          </w:rPr>
          <w:tab/>
        </w:r>
        <w:r w:rsidRPr="000A2775">
          <w:rPr>
            <w:rStyle w:val="Hyperlink"/>
            <w:noProof/>
          </w:rPr>
          <w:t>Ford Documents</w:t>
        </w:r>
        <w:r>
          <w:rPr>
            <w:noProof/>
            <w:webHidden/>
          </w:rPr>
          <w:tab/>
        </w:r>
        <w:r>
          <w:rPr>
            <w:noProof/>
            <w:webHidden/>
          </w:rPr>
          <w:fldChar w:fldCharType="begin"/>
        </w:r>
        <w:r>
          <w:rPr>
            <w:noProof/>
            <w:webHidden/>
          </w:rPr>
          <w:instrText xml:space="preserve"> PAGEREF _Toc78549253 \h </w:instrText>
        </w:r>
        <w:r>
          <w:rPr>
            <w:noProof/>
            <w:webHidden/>
          </w:rPr>
        </w:r>
        <w:r>
          <w:rPr>
            <w:noProof/>
            <w:webHidden/>
          </w:rPr>
          <w:fldChar w:fldCharType="separate"/>
        </w:r>
        <w:r>
          <w:rPr>
            <w:noProof/>
            <w:webHidden/>
          </w:rPr>
          <w:t>8</w:t>
        </w:r>
        <w:r>
          <w:rPr>
            <w:noProof/>
            <w:webHidden/>
          </w:rPr>
          <w:fldChar w:fldCharType="end"/>
        </w:r>
      </w:hyperlink>
    </w:p>
    <w:p w14:paraId="3831D71F" w14:textId="3EBAC565"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54" w:history="1">
        <w:r w:rsidRPr="000A2775">
          <w:rPr>
            <w:rStyle w:val="Hyperlink"/>
            <w:noProof/>
          </w:rPr>
          <w:t>1.6.2</w:t>
        </w:r>
        <w:r>
          <w:rPr>
            <w:rFonts w:asciiTheme="minorHAnsi" w:eastAsiaTheme="minorEastAsia" w:hAnsiTheme="minorHAnsi" w:cstheme="minorBidi"/>
            <w:noProof/>
            <w:sz w:val="22"/>
            <w:szCs w:val="22"/>
          </w:rPr>
          <w:tab/>
        </w:r>
        <w:r w:rsidRPr="000A2775">
          <w:rPr>
            <w:rStyle w:val="Hyperlink"/>
            <w:noProof/>
          </w:rPr>
          <w:t>External Documents and Publications</w:t>
        </w:r>
        <w:r>
          <w:rPr>
            <w:noProof/>
            <w:webHidden/>
          </w:rPr>
          <w:tab/>
        </w:r>
        <w:r>
          <w:rPr>
            <w:noProof/>
            <w:webHidden/>
          </w:rPr>
          <w:fldChar w:fldCharType="begin"/>
        </w:r>
        <w:r>
          <w:rPr>
            <w:noProof/>
            <w:webHidden/>
          </w:rPr>
          <w:instrText xml:space="preserve"> PAGEREF _Toc78549254 \h </w:instrText>
        </w:r>
        <w:r>
          <w:rPr>
            <w:noProof/>
            <w:webHidden/>
          </w:rPr>
        </w:r>
        <w:r>
          <w:rPr>
            <w:noProof/>
            <w:webHidden/>
          </w:rPr>
          <w:fldChar w:fldCharType="separate"/>
        </w:r>
        <w:r>
          <w:rPr>
            <w:noProof/>
            <w:webHidden/>
          </w:rPr>
          <w:t>8</w:t>
        </w:r>
        <w:r>
          <w:rPr>
            <w:noProof/>
            <w:webHidden/>
          </w:rPr>
          <w:fldChar w:fldCharType="end"/>
        </w:r>
      </w:hyperlink>
    </w:p>
    <w:p w14:paraId="6B16921E" w14:textId="373C8AC0" w:rsidR="006031AC" w:rsidRDefault="006031AC">
      <w:pPr>
        <w:pStyle w:val="TOC2"/>
        <w:rPr>
          <w:rFonts w:asciiTheme="minorHAnsi" w:eastAsiaTheme="minorEastAsia" w:hAnsiTheme="minorHAnsi" w:cstheme="minorBidi"/>
          <w:noProof/>
          <w:sz w:val="22"/>
          <w:szCs w:val="22"/>
        </w:rPr>
      </w:pPr>
      <w:hyperlink w:anchor="_Toc78549255" w:history="1">
        <w:r w:rsidRPr="000A2775">
          <w:rPr>
            <w:rStyle w:val="Hyperlink"/>
            <w:noProof/>
            <w:lang w:val="en-GB"/>
          </w:rPr>
          <w:t>1.7</w:t>
        </w:r>
        <w:r>
          <w:rPr>
            <w:rFonts w:asciiTheme="minorHAnsi" w:eastAsiaTheme="minorEastAsia" w:hAnsiTheme="minorHAnsi" w:cstheme="minorBidi"/>
            <w:noProof/>
            <w:sz w:val="22"/>
            <w:szCs w:val="22"/>
          </w:rPr>
          <w:tab/>
        </w:r>
        <w:r w:rsidRPr="000A2775">
          <w:rPr>
            <w:rStyle w:val="Hyperlink"/>
            <w:noProof/>
          </w:rPr>
          <w:t>Glossary</w:t>
        </w:r>
        <w:r>
          <w:rPr>
            <w:noProof/>
            <w:webHidden/>
          </w:rPr>
          <w:tab/>
        </w:r>
        <w:r>
          <w:rPr>
            <w:noProof/>
            <w:webHidden/>
          </w:rPr>
          <w:fldChar w:fldCharType="begin"/>
        </w:r>
        <w:r>
          <w:rPr>
            <w:noProof/>
            <w:webHidden/>
          </w:rPr>
          <w:instrText xml:space="preserve"> PAGEREF _Toc78549255 \h </w:instrText>
        </w:r>
        <w:r>
          <w:rPr>
            <w:noProof/>
            <w:webHidden/>
          </w:rPr>
        </w:r>
        <w:r>
          <w:rPr>
            <w:noProof/>
            <w:webHidden/>
          </w:rPr>
          <w:fldChar w:fldCharType="separate"/>
        </w:r>
        <w:r>
          <w:rPr>
            <w:noProof/>
            <w:webHidden/>
          </w:rPr>
          <w:t>8</w:t>
        </w:r>
        <w:r>
          <w:rPr>
            <w:noProof/>
            <w:webHidden/>
          </w:rPr>
          <w:fldChar w:fldCharType="end"/>
        </w:r>
      </w:hyperlink>
    </w:p>
    <w:p w14:paraId="5BF086ED" w14:textId="5ECB8A39"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56" w:history="1">
        <w:r w:rsidRPr="000A2775">
          <w:rPr>
            <w:rStyle w:val="Hyperlink"/>
            <w:noProof/>
          </w:rPr>
          <w:t>1.7.1</w:t>
        </w:r>
        <w:r>
          <w:rPr>
            <w:rFonts w:asciiTheme="minorHAnsi" w:eastAsiaTheme="minorEastAsia" w:hAnsiTheme="minorHAnsi" w:cstheme="minorBidi"/>
            <w:noProof/>
            <w:sz w:val="22"/>
            <w:szCs w:val="22"/>
          </w:rPr>
          <w:tab/>
        </w:r>
        <w:r w:rsidRPr="000A2775">
          <w:rPr>
            <w:rStyle w:val="Hyperlink"/>
            <w:noProof/>
          </w:rPr>
          <w:t>Definitions</w:t>
        </w:r>
        <w:r>
          <w:rPr>
            <w:noProof/>
            <w:webHidden/>
          </w:rPr>
          <w:tab/>
        </w:r>
        <w:r>
          <w:rPr>
            <w:noProof/>
            <w:webHidden/>
          </w:rPr>
          <w:fldChar w:fldCharType="begin"/>
        </w:r>
        <w:r>
          <w:rPr>
            <w:noProof/>
            <w:webHidden/>
          </w:rPr>
          <w:instrText xml:space="preserve"> PAGEREF _Toc78549256 \h </w:instrText>
        </w:r>
        <w:r>
          <w:rPr>
            <w:noProof/>
            <w:webHidden/>
          </w:rPr>
        </w:r>
        <w:r>
          <w:rPr>
            <w:noProof/>
            <w:webHidden/>
          </w:rPr>
          <w:fldChar w:fldCharType="separate"/>
        </w:r>
        <w:r>
          <w:rPr>
            <w:noProof/>
            <w:webHidden/>
          </w:rPr>
          <w:t>8</w:t>
        </w:r>
        <w:r>
          <w:rPr>
            <w:noProof/>
            <w:webHidden/>
          </w:rPr>
          <w:fldChar w:fldCharType="end"/>
        </w:r>
      </w:hyperlink>
    </w:p>
    <w:p w14:paraId="35752005" w14:textId="0E9D39F0"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57" w:history="1">
        <w:r w:rsidRPr="000A2775">
          <w:rPr>
            <w:rStyle w:val="Hyperlink"/>
            <w:noProof/>
          </w:rPr>
          <w:t>1.7.2</w:t>
        </w:r>
        <w:r>
          <w:rPr>
            <w:rFonts w:asciiTheme="minorHAnsi" w:eastAsiaTheme="minorEastAsia" w:hAnsiTheme="minorHAnsi" w:cstheme="minorBidi"/>
            <w:noProof/>
            <w:sz w:val="22"/>
            <w:szCs w:val="22"/>
          </w:rPr>
          <w:tab/>
        </w:r>
        <w:r w:rsidRPr="000A2775">
          <w:rPr>
            <w:rStyle w:val="Hyperlink"/>
            <w:noProof/>
          </w:rPr>
          <w:t>Abbreviations</w:t>
        </w:r>
        <w:r>
          <w:rPr>
            <w:noProof/>
            <w:webHidden/>
          </w:rPr>
          <w:tab/>
        </w:r>
        <w:r>
          <w:rPr>
            <w:noProof/>
            <w:webHidden/>
          </w:rPr>
          <w:fldChar w:fldCharType="begin"/>
        </w:r>
        <w:r>
          <w:rPr>
            <w:noProof/>
            <w:webHidden/>
          </w:rPr>
          <w:instrText xml:space="preserve"> PAGEREF _Toc78549257 \h </w:instrText>
        </w:r>
        <w:r>
          <w:rPr>
            <w:noProof/>
            <w:webHidden/>
          </w:rPr>
        </w:r>
        <w:r>
          <w:rPr>
            <w:noProof/>
            <w:webHidden/>
          </w:rPr>
          <w:fldChar w:fldCharType="separate"/>
        </w:r>
        <w:r>
          <w:rPr>
            <w:noProof/>
            <w:webHidden/>
          </w:rPr>
          <w:t>8</w:t>
        </w:r>
        <w:r>
          <w:rPr>
            <w:noProof/>
            <w:webHidden/>
          </w:rPr>
          <w:fldChar w:fldCharType="end"/>
        </w:r>
      </w:hyperlink>
    </w:p>
    <w:p w14:paraId="695A2533" w14:textId="7D4F5DCD"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58" w:history="1">
        <w:r w:rsidRPr="000A2775">
          <w:rPr>
            <w:rStyle w:val="Hyperlink"/>
            <w:noProof/>
          </w:rPr>
          <w:t>1.7.3</w:t>
        </w:r>
        <w:r>
          <w:rPr>
            <w:rFonts w:asciiTheme="minorHAnsi" w:eastAsiaTheme="minorEastAsia" w:hAnsiTheme="minorHAnsi" w:cstheme="minorBidi"/>
            <w:noProof/>
            <w:sz w:val="22"/>
            <w:szCs w:val="22"/>
          </w:rPr>
          <w:tab/>
        </w:r>
        <w:r w:rsidRPr="000A2775">
          <w:rPr>
            <w:rStyle w:val="Hyperlink"/>
            <w:noProof/>
          </w:rPr>
          <w:t>Parameters / Values</w:t>
        </w:r>
        <w:r>
          <w:rPr>
            <w:noProof/>
            <w:webHidden/>
          </w:rPr>
          <w:tab/>
        </w:r>
        <w:r>
          <w:rPr>
            <w:noProof/>
            <w:webHidden/>
          </w:rPr>
          <w:fldChar w:fldCharType="begin"/>
        </w:r>
        <w:r>
          <w:rPr>
            <w:noProof/>
            <w:webHidden/>
          </w:rPr>
          <w:instrText xml:space="preserve"> PAGEREF _Toc78549258 \h </w:instrText>
        </w:r>
        <w:r>
          <w:rPr>
            <w:noProof/>
            <w:webHidden/>
          </w:rPr>
        </w:r>
        <w:r>
          <w:rPr>
            <w:noProof/>
            <w:webHidden/>
          </w:rPr>
          <w:fldChar w:fldCharType="separate"/>
        </w:r>
        <w:r>
          <w:rPr>
            <w:noProof/>
            <w:webHidden/>
          </w:rPr>
          <w:t>8</w:t>
        </w:r>
        <w:r>
          <w:rPr>
            <w:noProof/>
            <w:webHidden/>
          </w:rPr>
          <w:fldChar w:fldCharType="end"/>
        </w:r>
      </w:hyperlink>
    </w:p>
    <w:p w14:paraId="4251F702" w14:textId="5EF0C75E" w:rsidR="006031AC" w:rsidRDefault="006031AC">
      <w:pPr>
        <w:pStyle w:val="TOC1"/>
        <w:tabs>
          <w:tab w:val="left" w:pos="400"/>
          <w:tab w:val="right" w:leader="dot" w:pos="10173"/>
        </w:tabs>
        <w:rPr>
          <w:rFonts w:asciiTheme="minorHAnsi" w:eastAsiaTheme="minorEastAsia" w:hAnsiTheme="minorHAnsi" w:cstheme="minorBidi"/>
          <w:noProof/>
          <w:sz w:val="22"/>
          <w:szCs w:val="22"/>
        </w:rPr>
      </w:pPr>
      <w:hyperlink w:anchor="_Toc78549259" w:history="1">
        <w:r w:rsidRPr="000A2775">
          <w:rPr>
            <w:rStyle w:val="Hyperlink"/>
            <w:noProof/>
          </w:rPr>
          <w:t>2</w:t>
        </w:r>
        <w:r>
          <w:rPr>
            <w:rFonts w:asciiTheme="minorHAnsi" w:eastAsiaTheme="minorEastAsia" w:hAnsiTheme="minorHAnsi" w:cstheme="minorBidi"/>
            <w:noProof/>
            <w:sz w:val="22"/>
            <w:szCs w:val="22"/>
          </w:rPr>
          <w:tab/>
        </w:r>
        <w:r w:rsidRPr="000A2775">
          <w:rPr>
            <w:rStyle w:val="Hyperlink"/>
            <w:noProof/>
          </w:rPr>
          <w:t>Feature Overview</w:t>
        </w:r>
        <w:r>
          <w:rPr>
            <w:noProof/>
            <w:webHidden/>
          </w:rPr>
          <w:tab/>
        </w:r>
        <w:r>
          <w:rPr>
            <w:noProof/>
            <w:webHidden/>
          </w:rPr>
          <w:fldChar w:fldCharType="begin"/>
        </w:r>
        <w:r>
          <w:rPr>
            <w:noProof/>
            <w:webHidden/>
          </w:rPr>
          <w:instrText xml:space="preserve"> PAGEREF _Toc78549259 \h </w:instrText>
        </w:r>
        <w:r>
          <w:rPr>
            <w:noProof/>
            <w:webHidden/>
          </w:rPr>
        </w:r>
        <w:r>
          <w:rPr>
            <w:noProof/>
            <w:webHidden/>
          </w:rPr>
          <w:fldChar w:fldCharType="separate"/>
        </w:r>
        <w:r>
          <w:rPr>
            <w:noProof/>
            <w:webHidden/>
          </w:rPr>
          <w:t>9</w:t>
        </w:r>
        <w:r>
          <w:rPr>
            <w:noProof/>
            <w:webHidden/>
          </w:rPr>
          <w:fldChar w:fldCharType="end"/>
        </w:r>
      </w:hyperlink>
    </w:p>
    <w:p w14:paraId="5D7DEDA1" w14:textId="576480CC" w:rsidR="006031AC" w:rsidRDefault="006031AC">
      <w:pPr>
        <w:pStyle w:val="TOC2"/>
        <w:rPr>
          <w:rFonts w:asciiTheme="minorHAnsi" w:eastAsiaTheme="minorEastAsia" w:hAnsiTheme="minorHAnsi" w:cstheme="minorBidi"/>
          <w:noProof/>
          <w:sz w:val="22"/>
          <w:szCs w:val="22"/>
        </w:rPr>
      </w:pPr>
      <w:hyperlink w:anchor="_Toc78549260" w:history="1">
        <w:r w:rsidRPr="000A2775">
          <w:rPr>
            <w:rStyle w:val="Hyperlink"/>
            <w:noProof/>
            <w:lang w:val="en-GB"/>
          </w:rPr>
          <w:t>2.1</w:t>
        </w:r>
        <w:r>
          <w:rPr>
            <w:rFonts w:asciiTheme="minorHAnsi" w:eastAsiaTheme="minorEastAsia" w:hAnsiTheme="minorHAnsi" w:cstheme="minorBidi"/>
            <w:noProof/>
            <w:sz w:val="22"/>
            <w:szCs w:val="22"/>
          </w:rPr>
          <w:tab/>
        </w:r>
        <w:r w:rsidRPr="000A2775">
          <w:rPr>
            <w:rStyle w:val="Hyperlink"/>
            <w:noProof/>
          </w:rPr>
          <w:t>Purpose and Description of Feature</w:t>
        </w:r>
        <w:r>
          <w:rPr>
            <w:noProof/>
            <w:webHidden/>
          </w:rPr>
          <w:tab/>
        </w:r>
        <w:r>
          <w:rPr>
            <w:noProof/>
            <w:webHidden/>
          </w:rPr>
          <w:fldChar w:fldCharType="begin"/>
        </w:r>
        <w:r>
          <w:rPr>
            <w:noProof/>
            <w:webHidden/>
          </w:rPr>
          <w:instrText xml:space="preserve"> PAGEREF _Toc78549260 \h </w:instrText>
        </w:r>
        <w:r>
          <w:rPr>
            <w:noProof/>
            <w:webHidden/>
          </w:rPr>
        </w:r>
        <w:r>
          <w:rPr>
            <w:noProof/>
            <w:webHidden/>
          </w:rPr>
          <w:fldChar w:fldCharType="separate"/>
        </w:r>
        <w:r>
          <w:rPr>
            <w:noProof/>
            <w:webHidden/>
          </w:rPr>
          <w:t>9</w:t>
        </w:r>
        <w:r>
          <w:rPr>
            <w:noProof/>
            <w:webHidden/>
          </w:rPr>
          <w:fldChar w:fldCharType="end"/>
        </w:r>
      </w:hyperlink>
    </w:p>
    <w:p w14:paraId="43121487" w14:textId="57573C2D" w:rsidR="006031AC" w:rsidRDefault="006031AC">
      <w:pPr>
        <w:pStyle w:val="TOC2"/>
        <w:rPr>
          <w:rFonts w:asciiTheme="minorHAnsi" w:eastAsiaTheme="minorEastAsia" w:hAnsiTheme="minorHAnsi" w:cstheme="minorBidi"/>
          <w:noProof/>
          <w:sz w:val="22"/>
          <w:szCs w:val="22"/>
        </w:rPr>
      </w:pPr>
      <w:hyperlink w:anchor="_Toc78549261" w:history="1">
        <w:r w:rsidRPr="000A2775">
          <w:rPr>
            <w:rStyle w:val="Hyperlink"/>
            <w:noProof/>
            <w:lang w:val="en-GB"/>
          </w:rPr>
          <w:t>2.2</w:t>
        </w:r>
        <w:r>
          <w:rPr>
            <w:rFonts w:asciiTheme="minorHAnsi" w:eastAsiaTheme="minorEastAsia" w:hAnsiTheme="minorHAnsi" w:cstheme="minorBidi"/>
            <w:noProof/>
            <w:sz w:val="22"/>
            <w:szCs w:val="22"/>
          </w:rPr>
          <w:tab/>
        </w:r>
        <w:r w:rsidRPr="000A2775">
          <w:rPr>
            <w:rStyle w:val="Hyperlink"/>
            <w:noProof/>
          </w:rPr>
          <w:t>Feature Variants</w:t>
        </w:r>
        <w:r>
          <w:rPr>
            <w:noProof/>
            <w:webHidden/>
          </w:rPr>
          <w:tab/>
        </w:r>
        <w:r>
          <w:rPr>
            <w:noProof/>
            <w:webHidden/>
          </w:rPr>
          <w:fldChar w:fldCharType="begin"/>
        </w:r>
        <w:r>
          <w:rPr>
            <w:noProof/>
            <w:webHidden/>
          </w:rPr>
          <w:instrText xml:space="preserve"> PAGEREF _Toc78549261 \h </w:instrText>
        </w:r>
        <w:r>
          <w:rPr>
            <w:noProof/>
            <w:webHidden/>
          </w:rPr>
        </w:r>
        <w:r>
          <w:rPr>
            <w:noProof/>
            <w:webHidden/>
          </w:rPr>
          <w:fldChar w:fldCharType="separate"/>
        </w:r>
        <w:r>
          <w:rPr>
            <w:noProof/>
            <w:webHidden/>
          </w:rPr>
          <w:t>9</w:t>
        </w:r>
        <w:r>
          <w:rPr>
            <w:noProof/>
            <w:webHidden/>
          </w:rPr>
          <w:fldChar w:fldCharType="end"/>
        </w:r>
      </w:hyperlink>
    </w:p>
    <w:p w14:paraId="27AA4D1F" w14:textId="64C47F8E"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62" w:history="1">
        <w:r w:rsidRPr="000A2775">
          <w:rPr>
            <w:rStyle w:val="Hyperlink"/>
            <w:noProof/>
          </w:rPr>
          <w:t>2.2.1</w:t>
        </w:r>
        <w:r>
          <w:rPr>
            <w:rFonts w:asciiTheme="minorHAnsi" w:eastAsiaTheme="minorEastAsia" w:hAnsiTheme="minorHAnsi" w:cstheme="minorBidi"/>
            <w:noProof/>
            <w:sz w:val="22"/>
            <w:szCs w:val="22"/>
          </w:rPr>
          <w:tab/>
        </w:r>
        <w:r w:rsidRPr="000A2775">
          <w:rPr>
            <w:rStyle w:val="Hyperlink"/>
            <w:noProof/>
          </w:rPr>
          <w:t>Regions &amp; Markets</w:t>
        </w:r>
        <w:r>
          <w:rPr>
            <w:noProof/>
            <w:webHidden/>
          </w:rPr>
          <w:tab/>
        </w:r>
        <w:r>
          <w:rPr>
            <w:noProof/>
            <w:webHidden/>
          </w:rPr>
          <w:fldChar w:fldCharType="begin"/>
        </w:r>
        <w:r>
          <w:rPr>
            <w:noProof/>
            <w:webHidden/>
          </w:rPr>
          <w:instrText xml:space="preserve"> PAGEREF _Toc78549262 \h </w:instrText>
        </w:r>
        <w:r>
          <w:rPr>
            <w:noProof/>
            <w:webHidden/>
          </w:rPr>
        </w:r>
        <w:r>
          <w:rPr>
            <w:noProof/>
            <w:webHidden/>
          </w:rPr>
          <w:fldChar w:fldCharType="separate"/>
        </w:r>
        <w:r>
          <w:rPr>
            <w:noProof/>
            <w:webHidden/>
          </w:rPr>
          <w:t>10</w:t>
        </w:r>
        <w:r>
          <w:rPr>
            <w:noProof/>
            <w:webHidden/>
          </w:rPr>
          <w:fldChar w:fldCharType="end"/>
        </w:r>
      </w:hyperlink>
    </w:p>
    <w:p w14:paraId="4B5D5C14" w14:textId="1EEFDC59" w:rsidR="006031AC" w:rsidRDefault="006031AC">
      <w:pPr>
        <w:pStyle w:val="TOC2"/>
        <w:rPr>
          <w:rFonts w:asciiTheme="minorHAnsi" w:eastAsiaTheme="minorEastAsia" w:hAnsiTheme="minorHAnsi" w:cstheme="minorBidi"/>
          <w:noProof/>
          <w:sz w:val="22"/>
          <w:szCs w:val="22"/>
        </w:rPr>
      </w:pPr>
      <w:hyperlink w:anchor="_Toc78549263" w:history="1">
        <w:r w:rsidRPr="000A2775">
          <w:rPr>
            <w:rStyle w:val="Hyperlink"/>
            <w:noProof/>
            <w:lang w:val="en-GB"/>
          </w:rPr>
          <w:t>2.3</w:t>
        </w:r>
        <w:r>
          <w:rPr>
            <w:rFonts w:asciiTheme="minorHAnsi" w:eastAsiaTheme="minorEastAsia" w:hAnsiTheme="minorHAnsi" w:cstheme="minorBidi"/>
            <w:noProof/>
            <w:sz w:val="22"/>
            <w:szCs w:val="22"/>
          </w:rPr>
          <w:tab/>
        </w:r>
        <w:r w:rsidRPr="000A2775">
          <w:rPr>
            <w:rStyle w:val="Hyperlink"/>
            <w:noProof/>
          </w:rPr>
          <w:t>Input Requirements/Documents</w:t>
        </w:r>
        <w:r>
          <w:rPr>
            <w:noProof/>
            <w:webHidden/>
          </w:rPr>
          <w:tab/>
        </w:r>
        <w:r>
          <w:rPr>
            <w:noProof/>
            <w:webHidden/>
          </w:rPr>
          <w:fldChar w:fldCharType="begin"/>
        </w:r>
        <w:r>
          <w:rPr>
            <w:noProof/>
            <w:webHidden/>
          </w:rPr>
          <w:instrText xml:space="preserve"> PAGEREF _Toc78549263 \h </w:instrText>
        </w:r>
        <w:r>
          <w:rPr>
            <w:noProof/>
            <w:webHidden/>
          </w:rPr>
        </w:r>
        <w:r>
          <w:rPr>
            <w:noProof/>
            <w:webHidden/>
          </w:rPr>
          <w:fldChar w:fldCharType="separate"/>
        </w:r>
        <w:r>
          <w:rPr>
            <w:noProof/>
            <w:webHidden/>
          </w:rPr>
          <w:t>10</w:t>
        </w:r>
        <w:r>
          <w:rPr>
            <w:noProof/>
            <w:webHidden/>
          </w:rPr>
          <w:fldChar w:fldCharType="end"/>
        </w:r>
      </w:hyperlink>
    </w:p>
    <w:p w14:paraId="57A23F7C" w14:textId="7988A4A6" w:rsidR="006031AC" w:rsidRDefault="006031AC">
      <w:pPr>
        <w:pStyle w:val="TOC2"/>
        <w:rPr>
          <w:rFonts w:asciiTheme="minorHAnsi" w:eastAsiaTheme="minorEastAsia" w:hAnsiTheme="minorHAnsi" w:cstheme="minorBidi"/>
          <w:noProof/>
          <w:sz w:val="22"/>
          <w:szCs w:val="22"/>
        </w:rPr>
      </w:pPr>
      <w:hyperlink w:anchor="_Toc78549264" w:history="1">
        <w:r w:rsidRPr="000A2775">
          <w:rPr>
            <w:rStyle w:val="Hyperlink"/>
            <w:noProof/>
            <w:lang w:val="en-GB"/>
          </w:rPr>
          <w:t>2.4</w:t>
        </w:r>
        <w:r>
          <w:rPr>
            <w:rFonts w:asciiTheme="minorHAnsi" w:eastAsiaTheme="minorEastAsia" w:hAnsiTheme="minorHAnsi" w:cstheme="minorBidi"/>
            <w:noProof/>
            <w:sz w:val="22"/>
            <w:szCs w:val="22"/>
          </w:rPr>
          <w:tab/>
        </w:r>
        <w:r w:rsidRPr="000A2775">
          <w:rPr>
            <w:rStyle w:val="Hyperlink"/>
            <w:noProof/>
          </w:rPr>
          <w:t>Lessons Learned</w:t>
        </w:r>
        <w:r>
          <w:rPr>
            <w:noProof/>
            <w:webHidden/>
          </w:rPr>
          <w:tab/>
        </w:r>
        <w:r>
          <w:rPr>
            <w:noProof/>
            <w:webHidden/>
          </w:rPr>
          <w:fldChar w:fldCharType="begin"/>
        </w:r>
        <w:r>
          <w:rPr>
            <w:noProof/>
            <w:webHidden/>
          </w:rPr>
          <w:instrText xml:space="preserve"> PAGEREF _Toc78549264 \h </w:instrText>
        </w:r>
        <w:r>
          <w:rPr>
            <w:noProof/>
            <w:webHidden/>
          </w:rPr>
        </w:r>
        <w:r>
          <w:rPr>
            <w:noProof/>
            <w:webHidden/>
          </w:rPr>
          <w:fldChar w:fldCharType="separate"/>
        </w:r>
        <w:r>
          <w:rPr>
            <w:noProof/>
            <w:webHidden/>
          </w:rPr>
          <w:t>11</w:t>
        </w:r>
        <w:r>
          <w:rPr>
            <w:noProof/>
            <w:webHidden/>
          </w:rPr>
          <w:fldChar w:fldCharType="end"/>
        </w:r>
      </w:hyperlink>
    </w:p>
    <w:p w14:paraId="066A582F" w14:textId="3DFD606F" w:rsidR="006031AC" w:rsidRDefault="006031AC">
      <w:pPr>
        <w:pStyle w:val="TOC2"/>
        <w:rPr>
          <w:rFonts w:asciiTheme="minorHAnsi" w:eastAsiaTheme="minorEastAsia" w:hAnsiTheme="minorHAnsi" w:cstheme="minorBidi"/>
          <w:noProof/>
          <w:sz w:val="22"/>
          <w:szCs w:val="22"/>
        </w:rPr>
      </w:pPr>
      <w:hyperlink w:anchor="_Toc78549265" w:history="1">
        <w:r w:rsidRPr="000A2775">
          <w:rPr>
            <w:rStyle w:val="Hyperlink"/>
            <w:noProof/>
            <w:lang w:val="en-GB"/>
          </w:rPr>
          <w:t>2.5</w:t>
        </w:r>
        <w:r>
          <w:rPr>
            <w:rFonts w:asciiTheme="minorHAnsi" w:eastAsiaTheme="minorEastAsia" w:hAnsiTheme="minorHAnsi" w:cstheme="minorBidi"/>
            <w:noProof/>
            <w:sz w:val="22"/>
            <w:szCs w:val="22"/>
          </w:rPr>
          <w:tab/>
        </w:r>
        <w:r w:rsidRPr="000A2775">
          <w:rPr>
            <w:rStyle w:val="Hyperlink"/>
            <w:noProof/>
          </w:rPr>
          <w:t>Assumptions</w:t>
        </w:r>
        <w:r>
          <w:rPr>
            <w:noProof/>
            <w:webHidden/>
          </w:rPr>
          <w:tab/>
        </w:r>
        <w:r>
          <w:rPr>
            <w:noProof/>
            <w:webHidden/>
          </w:rPr>
          <w:fldChar w:fldCharType="begin"/>
        </w:r>
        <w:r>
          <w:rPr>
            <w:noProof/>
            <w:webHidden/>
          </w:rPr>
          <w:instrText xml:space="preserve"> PAGEREF _Toc78549265 \h </w:instrText>
        </w:r>
        <w:r>
          <w:rPr>
            <w:noProof/>
            <w:webHidden/>
          </w:rPr>
        </w:r>
        <w:r>
          <w:rPr>
            <w:noProof/>
            <w:webHidden/>
          </w:rPr>
          <w:fldChar w:fldCharType="separate"/>
        </w:r>
        <w:r>
          <w:rPr>
            <w:noProof/>
            <w:webHidden/>
          </w:rPr>
          <w:t>11</w:t>
        </w:r>
        <w:r>
          <w:rPr>
            <w:noProof/>
            <w:webHidden/>
          </w:rPr>
          <w:fldChar w:fldCharType="end"/>
        </w:r>
      </w:hyperlink>
    </w:p>
    <w:p w14:paraId="38C5B846" w14:textId="16010466" w:rsidR="006031AC" w:rsidRDefault="006031AC">
      <w:pPr>
        <w:pStyle w:val="TOC1"/>
        <w:tabs>
          <w:tab w:val="left" w:pos="400"/>
          <w:tab w:val="right" w:leader="dot" w:pos="10173"/>
        </w:tabs>
        <w:rPr>
          <w:rFonts w:asciiTheme="minorHAnsi" w:eastAsiaTheme="minorEastAsia" w:hAnsiTheme="minorHAnsi" w:cstheme="minorBidi"/>
          <w:noProof/>
          <w:sz w:val="22"/>
          <w:szCs w:val="22"/>
        </w:rPr>
      </w:pPr>
      <w:hyperlink w:anchor="_Toc78549266" w:history="1">
        <w:r w:rsidRPr="000A2775">
          <w:rPr>
            <w:rStyle w:val="Hyperlink"/>
            <w:noProof/>
          </w:rPr>
          <w:t>3</w:t>
        </w:r>
        <w:r>
          <w:rPr>
            <w:rFonts w:asciiTheme="minorHAnsi" w:eastAsiaTheme="minorEastAsia" w:hAnsiTheme="minorHAnsi" w:cstheme="minorBidi"/>
            <w:noProof/>
            <w:sz w:val="22"/>
            <w:szCs w:val="22"/>
          </w:rPr>
          <w:tab/>
        </w:r>
        <w:r w:rsidRPr="000A2775">
          <w:rPr>
            <w:rStyle w:val="Hyperlink"/>
            <w:noProof/>
          </w:rPr>
          <w:t>Feature Context</w:t>
        </w:r>
        <w:r>
          <w:rPr>
            <w:noProof/>
            <w:webHidden/>
          </w:rPr>
          <w:tab/>
        </w:r>
        <w:r>
          <w:rPr>
            <w:noProof/>
            <w:webHidden/>
          </w:rPr>
          <w:fldChar w:fldCharType="begin"/>
        </w:r>
        <w:r>
          <w:rPr>
            <w:noProof/>
            <w:webHidden/>
          </w:rPr>
          <w:instrText xml:space="preserve"> PAGEREF _Toc78549266 \h </w:instrText>
        </w:r>
        <w:r>
          <w:rPr>
            <w:noProof/>
            <w:webHidden/>
          </w:rPr>
        </w:r>
        <w:r>
          <w:rPr>
            <w:noProof/>
            <w:webHidden/>
          </w:rPr>
          <w:fldChar w:fldCharType="separate"/>
        </w:r>
        <w:r>
          <w:rPr>
            <w:noProof/>
            <w:webHidden/>
          </w:rPr>
          <w:t>12</w:t>
        </w:r>
        <w:r>
          <w:rPr>
            <w:noProof/>
            <w:webHidden/>
          </w:rPr>
          <w:fldChar w:fldCharType="end"/>
        </w:r>
      </w:hyperlink>
    </w:p>
    <w:p w14:paraId="143B2DEC" w14:textId="6A5A7090" w:rsidR="006031AC" w:rsidRDefault="006031AC">
      <w:pPr>
        <w:pStyle w:val="TOC2"/>
        <w:rPr>
          <w:rFonts w:asciiTheme="minorHAnsi" w:eastAsiaTheme="minorEastAsia" w:hAnsiTheme="minorHAnsi" w:cstheme="minorBidi"/>
          <w:noProof/>
          <w:sz w:val="22"/>
          <w:szCs w:val="22"/>
        </w:rPr>
      </w:pPr>
      <w:hyperlink w:anchor="_Toc78549267" w:history="1">
        <w:r w:rsidRPr="000A2775">
          <w:rPr>
            <w:rStyle w:val="Hyperlink"/>
            <w:noProof/>
            <w:lang w:val="en-GB"/>
          </w:rPr>
          <w:t>3.1</w:t>
        </w:r>
        <w:r>
          <w:rPr>
            <w:rFonts w:asciiTheme="minorHAnsi" w:eastAsiaTheme="minorEastAsia" w:hAnsiTheme="minorHAnsi" w:cstheme="minorBidi"/>
            <w:noProof/>
            <w:sz w:val="22"/>
            <w:szCs w:val="22"/>
          </w:rPr>
          <w:tab/>
        </w:r>
        <w:r w:rsidRPr="000A2775">
          <w:rPr>
            <w:rStyle w:val="Hyperlink"/>
            <w:noProof/>
          </w:rPr>
          <w:t>Feature Context Diagram</w:t>
        </w:r>
        <w:r>
          <w:rPr>
            <w:noProof/>
            <w:webHidden/>
          </w:rPr>
          <w:tab/>
        </w:r>
        <w:r>
          <w:rPr>
            <w:noProof/>
            <w:webHidden/>
          </w:rPr>
          <w:fldChar w:fldCharType="begin"/>
        </w:r>
        <w:r>
          <w:rPr>
            <w:noProof/>
            <w:webHidden/>
          </w:rPr>
          <w:instrText xml:space="preserve"> PAGEREF _Toc78549267 \h </w:instrText>
        </w:r>
        <w:r>
          <w:rPr>
            <w:noProof/>
            <w:webHidden/>
          </w:rPr>
        </w:r>
        <w:r>
          <w:rPr>
            <w:noProof/>
            <w:webHidden/>
          </w:rPr>
          <w:fldChar w:fldCharType="separate"/>
        </w:r>
        <w:r>
          <w:rPr>
            <w:noProof/>
            <w:webHidden/>
          </w:rPr>
          <w:t>12</w:t>
        </w:r>
        <w:r>
          <w:rPr>
            <w:noProof/>
            <w:webHidden/>
          </w:rPr>
          <w:fldChar w:fldCharType="end"/>
        </w:r>
      </w:hyperlink>
    </w:p>
    <w:p w14:paraId="3D5D7E11" w14:textId="29541533" w:rsidR="006031AC" w:rsidRDefault="006031AC">
      <w:pPr>
        <w:pStyle w:val="TOC2"/>
        <w:rPr>
          <w:rFonts w:asciiTheme="minorHAnsi" w:eastAsiaTheme="minorEastAsia" w:hAnsiTheme="minorHAnsi" w:cstheme="minorBidi"/>
          <w:noProof/>
          <w:sz w:val="22"/>
          <w:szCs w:val="22"/>
        </w:rPr>
      </w:pPr>
      <w:hyperlink w:anchor="_Toc78549268" w:history="1">
        <w:r w:rsidRPr="000A2775">
          <w:rPr>
            <w:rStyle w:val="Hyperlink"/>
            <w:noProof/>
            <w:lang w:val="en-GB"/>
          </w:rPr>
          <w:t>3.2</w:t>
        </w:r>
        <w:r>
          <w:rPr>
            <w:rFonts w:asciiTheme="minorHAnsi" w:eastAsiaTheme="minorEastAsia" w:hAnsiTheme="minorHAnsi" w:cstheme="minorBidi"/>
            <w:noProof/>
            <w:sz w:val="22"/>
            <w:szCs w:val="22"/>
          </w:rPr>
          <w:tab/>
        </w:r>
        <w:r w:rsidRPr="000A2775">
          <w:rPr>
            <w:rStyle w:val="Hyperlink"/>
            <w:noProof/>
          </w:rPr>
          <w:t>List of Influences</w:t>
        </w:r>
        <w:r>
          <w:rPr>
            <w:noProof/>
            <w:webHidden/>
          </w:rPr>
          <w:tab/>
        </w:r>
        <w:r>
          <w:rPr>
            <w:noProof/>
            <w:webHidden/>
          </w:rPr>
          <w:fldChar w:fldCharType="begin"/>
        </w:r>
        <w:r>
          <w:rPr>
            <w:noProof/>
            <w:webHidden/>
          </w:rPr>
          <w:instrText xml:space="preserve"> PAGEREF _Toc78549268 \h </w:instrText>
        </w:r>
        <w:r>
          <w:rPr>
            <w:noProof/>
            <w:webHidden/>
          </w:rPr>
        </w:r>
        <w:r>
          <w:rPr>
            <w:noProof/>
            <w:webHidden/>
          </w:rPr>
          <w:fldChar w:fldCharType="separate"/>
        </w:r>
        <w:r>
          <w:rPr>
            <w:noProof/>
            <w:webHidden/>
          </w:rPr>
          <w:t>12</w:t>
        </w:r>
        <w:r>
          <w:rPr>
            <w:noProof/>
            <w:webHidden/>
          </w:rPr>
          <w:fldChar w:fldCharType="end"/>
        </w:r>
      </w:hyperlink>
    </w:p>
    <w:p w14:paraId="46BA2905" w14:textId="65B4E4D3" w:rsidR="006031AC" w:rsidRDefault="006031AC">
      <w:pPr>
        <w:pStyle w:val="TOC1"/>
        <w:tabs>
          <w:tab w:val="left" w:pos="400"/>
          <w:tab w:val="right" w:leader="dot" w:pos="10173"/>
        </w:tabs>
        <w:rPr>
          <w:rFonts w:asciiTheme="minorHAnsi" w:eastAsiaTheme="minorEastAsia" w:hAnsiTheme="minorHAnsi" w:cstheme="minorBidi"/>
          <w:noProof/>
          <w:sz w:val="22"/>
          <w:szCs w:val="22"/>
        </w:rPr>
      </w:pPr>
      <w:hyperlink w:anchor="_Toc78549269" w:history="1">
        <w:r w:rsidRPr="000A2775">
          <w:rPr>
            <w:rStyle w:val="Hyperlink"/>
            <w:noProof/>
          </w:rPr>
          <w:t>4</w:t>
        </w:r>
        <w:r>
          <w:rPr>
            <w:rFonts w:asciiTheme="minorHAnsi" w:eastAsiaTheme="minorEastAsia" w:hAnsiTheme="minorHAnsi" w:cstheme="minorBidi"/>
            <w:noProof/>
            <w:sz w:val="22"/>
            <w:szCs w:val="22"/>
          </w:rPr>
          <w:tab/>
        </w:r>
        <w:r w:rsidRPr="000A2775">
          <w:rPr>
            <w:rStyle w:val="Hyperlink"/>
            <w:noProof/>
          </w:rPr>
          <w:t>Feature Modeling</w:t>
        </w:r>
        <w:r>
          <w:rPr>
            <w:noProof/>
            <w:webHidden/>
          </w:rPr>
          <w:tab/>
        </w:r>
        <w:r>
          <w:rPr>
            <w:noProof/>
            <w:webHidden/>
          </w:rPr>
          <w:fldChar w:fldCharType="begin"/>
        </w:r>
        <w:r>
          <w:rPr>
            <w:noProof/>
            <w:webHidden/>
          </w:rPr>
          <w:instrText xml:space="preserve"> PAGEREF _Toc78549269 \h </w:instrText>
        </w:r>
        <w:r>
          <w:rPr>
            <w:noProof/>
            <w:webHidden/>
          </w:rPr>
        </w:r>
        <w:r>
          <w:rPr>
            <w:noProof/>
            <w:webHidden/>
          </w:rPr>
          <w:fldChar w:fldCharType="separate"/>
        </w:r>
        <w:r>
          <w:rPr>
            <w:noProof/>
            <w:webHidden/>
          </w:rPr>
          <w:t>14</w:t>
        </w:r>
        <w:r>
          <w:rPr>
            <w:noProof/>
            <w:webHidden/>
          </w:rPr>
          <w:fldChar w:fldCharType="end"/>
        </w:r>
      </w:hyperlink>
    </w:p>
    <w:p w14:paraId="6EC46C4C" w14:textId="792A5725" w:rsidR="006031AC" w:rsidRDefault="006031AC">
      <w:pPr>
        <w:pStyle w:val="TOC2"/>
        <w:rPr>
          <w:rFonts w:asciiTheme="minorHAnsi" w:eastAsiaTheme="minorEastAsia" w:hAnsiTheme="minorHAnsi" w:cstheme="minorBidi"/>
          <w:noProof/>
          <w:sz w:val="22"/>
          <w:szCs w:val="22"/>
        </w:rPr>
      </w:pPr>
      <w:hyperlink w:anchor="_Toc78549270" w:history="1">
        <w:r w:rsidRPr="000A2775">
          <w:rPr>
            <w:rStyle w:val="Hyperlink"/>
            <w:noProof/>
            <w:lang w:val="en-GB"/>
          </w:rPr>
          <w:t>4.1</w:t>
        </w:r>
        <w:r>
          <w:rPr>
            <w:rFonts w:asciiTheme="minorHAnsi" w:eastAsiaTheme="minorEastAsia" w:hAnsiTheme="minorHAnsi" w:cstheme="minorBidi"/>
            <w:noProof/>
            <w:sz w:val="22"/>
            <w:szCs w:val="22"/>
          </w:rPr>
          <w:tab/>
        </w:r>
        <w:r w:rsidRPr="000A2775">
          <w:rPr>
            <w:rStyle w:val="Hyperlink"/>
            <w:noProof/>
          </w:rPr>
          <w:t>Operation Modes and States</w:t>
        </w:r>
        <w:r>
          <w:rPr>
            <w:noProof/>
            <w:webHidden/>
          </w:rPr>
          <w:tab/>
        </w:r>
        <w:r>
          <w:rPr>
            <w:noProof/>
            <w:webHidden/>
          </w:rPr>
          <w:fldChar w:fldCharType="begin"/>
        </w:r>
        <w:r>
          <w:rPr>
            <w:noProof/>
            <w:webHidden/>
          </w:rPr>
          <w:instrText xml:space="preserve"> PAGEREF _Toc78549270 \h </w:instrText>
        </w:r>
        <w:r>
          <w:rPr>
            <w:noProof/>
            <w:webHidden/>
          </w:rPr>
        </w:r>
        <w:r>
          <w:rPr>
            <w:noProof/>
            <w:webHidden/>
          </w:rPr>
          <w:fldChar w:fldCharType="separate"/>
        </w:r>
        <w:r>
          <w:rPr>
            <w:noProof/>
            <w:webHidden/>
          </w:rPr>
          <w:t>14</w:t>
        </w:r>
        <w:r>
          <w:rPr>
            <w:noProof/>
            <w:webHidden/>
          </w:rPr>
          <w:fldChar w:fldCharType="end"/>
        </w:r>
      </w:hyperlink>
    </w:p>
    <w:p w14:paraId="007B8464" w14:textId="3E3665BB" w:rsidR="006031AC" w:rsidRDefault="006031AC">
      <w:pPr>
        <w:pStyle w:val="TOC2"/>
        <w:rPr>
          <w:rFonts w:asciiTheme="minorHAnsi" w:eastAsiaTheme="minorEastAsia" w:hAnsiTheme="minorHAnsi" w:cstheme="minorBidi"/>
          <w:noProof/>
          <w:sz w:val="22"/>
          <w:szCs w:val="22"/>
        </w:rPr>
      </w:pPr>
      <w:hyperlink w:anchor="_Toc78549271" w:history="1">
        <w:r w:rsidRPr="000A2775">
          <w:rPr>
            <w:rStyle w:val="Hyperlink"/>
            <w:noProof/>
            <w:lang w:val="en-GB"/>
          </w:rPr>
          <w:t>4.2</w:t>
        </w:r>
        <w:r>
          <w:rPr>
            <w:rFonts w:asciiTheme="minorHAnsi" w:eastAsiaTheme="minorEastAsia" w:hAnsiTheme="minorHAnsi" w:cstheme="minorBidi"/>
            <w:noProof/>
            <w:sz w:val="22"/>
            <w:szCs w:val="22"/>
          </w:rPr>
          <w:tab/>
        </w:r>
        <w:r w:rsidRPr="000A2775">
          <w:rPr>
            <w:rStyle w:val="Hyperlink"/>
            <w:noProof/>
          </w:rPr>
          <w:t>Use Cases</w:t>
        </w:r>
        <w:r>
          <w:rPr>
            <w:noProof/>
            <w:webHidden/>
          </w:rPr>
          <w:tab/>
        </w:r>
        <w:r>
          <w:rPr>
            <w:noProof/>
            <w:webHidden/>
          </w:rPr>
          <w:fldChar w:fldCharType="begin"/>
        </w:r>
        <w:r>
          <w:rPr>
            <w:noProof/>
            <w:webHidden/>
          </w:rPr>
          <w:instrText xml:space="preserve"> PAGEREF _Toc78549271 \h </w:instrText>
        </w:r>
        <w:r>
          <w:rPr>
            <w:noProof/>
            <w:webHidden/>
          </w:rPr>
        </w:r>
        <w:r>
          <w:rPr>
            <w:noProof/>
            <w:webHidden/>
          </w:rPr>
          <w:fldChar w:fldCharType="separate"/>
        </w:r>
        <w:r>
          <w:rPr>
            <w:noProof/>
            <w:webHidden/>
          </w:rPr>
          <w:t>19</w:t>
        </w:r>
        <w:r>
          <w:rPr>
            <w:noProof/>
            <w:webHidden/>
          </w:rPr>
          <w:fldChar w:fldCharType="end"/>
        </w:r>
      </w:hyperlink>
    </w:p>
    <w:p w14:paraId="1D92AFA5" w14:textId="56018B90"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72" w:history="1">
        <w:r w:rsidRPr="000A2775">
          <w:rPr>
            <w:rStyle w:val="Hyperlink"/>
            <w:noProof/>
          </w:rPr>
          <w:t>4.2.1</w:t>
        </w:r>
        <w:r>
          <w:rPr>
            <w:rFonts w:asciiTheme="minorHAnsi" w:eastAsiaTheme="minorEastAsia" w:hAnsiTheme="minorHAnsi" w:cstheme="minorBidi"/>
            <w:noProof/>
            <w:sz w:val="22"/>
            <w:szCs w:val="22"/>
          </w:rPr>
          <w:tab/>
        </w:r>
        <w:r w:rsidRPr="000A2775">
          <w:rPr>
            <w:rStyle w:val="Hyperlink"/>
            <w:noProof/>
          </w:rPr>
          <w:t>Use Case Diagram</w:t>
        </w:r>
        <w:r>
          <w:rPr>
            <w:noProof/>
            <w:webHidden/>
          </w:rPr>
          <w:tab/>
        </w:r>
        <w:r>
          <w:rPr>
            <w:noProof/>
            <w:webHidden/>
          </w:rPr>
          <w:fldChar w:fldCharType="begin"/>
        </w:r>
        <w:r>
          <w:rPr>
            <w:noProof/>
            <w:webHidden/>
          </w:rPr>
          <w:instrText xml:space="preserve"> PAGEREF _Toc78549272 \h </w:instrText>
        </w:r>
        <w:r>
          <w:rPr>
            <w:noProof/>
            <w:webHidden/>
          </w:rPr>
        </w:r>
        <w:r>
          <w:rPr>
            <w:noProof/>
            <w:webHidden/>
          </w:rPr>
          <w:fldChar w:fldCharType="separate"/>
        </w:r>
        <w:r>
          <w:rPr>
            <w:noProof/>
            <w:webHidden/>
          </w:rPr>
          <w:t>19</w:t>
        </w:r>
        <w:r>
          <w:rPr>
            <w:noProof/>
            <w:webHidden/>
          </w:rPr>
          <w:fldChar w:fldCharType="end"/>
        </w:r>
      </w:hyperlink>
    </w:p>
    <w:p w14:paraId="1F691314" w14:textId="6F2F0803"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73" w:history="1">
        <w:r w:rsidRPr="000A2775">
          <w:rPr>
            <w:rStyle w:val="Hyperlink"/>
            <w:noProof/>
          </w:rPr>
          <w:t>4.2.2</w:t>
        </w:r>
        <w:r>
          <w:rPr>
            <w:rFonts w:asciiTheme="minorHAnsi" w:eastAsiaTheme="minorEastAsia" w:hAnsiTheme="minorHAnsi" w:cstheme="minorBidi"/>
            <w:noProof/>
            <w:sz w:val="22"/>
            <w:szCs w:val="22"/>
          </w:rPr>
          <w:tab/>
        </w:r>
        <w:r w:rsidRPr="000A2775">
          <w:rPr>
            <w:rStyle w:val="Hyperlink"/>
            <w:noProof/>
          </w:rPr>
          <w:t>Actors</w:t>
        </w:r>
        <w:r>
          <w:rPr>
            <w:noProof/>
            <w:webHidden/>
          </w:rPr>
          <w:tab/>
        </w:r>
        <w:r>
          <w:rPr>
            <w:noProof/>
            <w:webHidden/>
          </w:rPr>
          <w:fldChar w:fldCharType="begin"/>
        </w:r>
        <w:r>
          <w:rPr>
            <w:noProof/>
            <w:webHidden/>
          </w:rPr>
          <w:instrText xml:space="preserve"> PAGEREF _Toc78549273 \h </w:instrText>
        </w:r>
        <w:r>
          <w:rPr>
            <w:noProof/>
            <w:webHidden/>
          </w:rPr>
        </w:r>
        <w:r>
          <w:rPr>
            <w:noProof/>
            <w:webHidden/>
          </w:rPr>
          <w:fldChar w:fldCharType="separate"/>
        </w:r>
        <w:r>
          <w:rPr>
            <w:noProof/>
            <w:webHidden/>
          </w:rPr>
          <w:t>20</w:t>
        </w:r>
        <w:r>
          <w:rPr>
            <w:noProof/>
            <w:webHidden/>
          </w:rPr>
          <w:fldChar w:fldCharType="end"/>
        </w:r>
      </w:hyperlink>
    </w:p>
    <w:p w14:paraId="1D0DA5D8" w14:textId="51F690E8"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74" w:history="1">
        <w:r w:rsidRPr="000A2775">
          <w:rPr>
            <w:rStyle w:val="Hyperlink"/>
            <w:noProof/>
          </w:rPr>
          <w:t>4.2.3</w:t>
        </w:r>
        <w:r>
          <w:rPr>
            <w:rFonts w:asciiTheme="minorHAnsi" w:eastAsiaTheme="minorEastAsia" w:hAnsiTheme="minorHAnsi" w:cstheme="minorBidi"/>
            <w:noProof/>
            <w:sz w:val="22"/>
            <w:szCs w:val="22"/>
          </w:rPr>
          <w:tab/>
        </w:r>
        <w:r w:rsidRPr="000A2775">
          <w:rPr>
            <w:rStyle w:val="Hyperlink"/>
            <w:noProof/>
          </w:rPr>
          <w:t>Use Case Descriptions</w:t>
        </w:r>
        <w:r>
          <w:rPr>
            <w:noProof/>
            <w:webHidden/>
          </w:rPr>
          <w:tab/>
        </w:r>
        <w:r>
          <w:rPr>
            <w:noProof/>
            <w:webHidden/>
          </w:rPr>
          <w:fldChar w:fldCharType="begin"/>
        </w:r>
        <w:r>
          <w:rPr>
            <w:noProof/>
            <w:webHidden/>
          </w:rPr>
          <w:instrText xml:space="preserve"> PAGEREF _Toc78549274 \h </w:instrText>
        </w:r>
        <w:r>
          <w:rPr>
            <w:noProof/>
            <w:webHidden/>
          </w:rPr>
        </w:r>
        <w:r>
          <w:rPr>
            <w:noProof/>
            <w:webHidden/>
          </w:rPr>
          <w:fldChar w:fldCharType="separate"/>
        </w:r>
        <w:r>
          <w:rPr>
            <w:noProof/>
            <w:webHidden/>
          </w:rPr>
          <w:t>20</w:t>
        </w:r>
        <w:r>
          <w:rPr>
            <w:noProof/>
            <w:webHidden/>
          </w:rPr>
          <w:fldChar w:fldCharType="end"/>
        </w:r>
      </w:hyperlink>
    </w:p>
    <w:p w14:paraId="2FA01ACF" w14:textId="772FC283" w:rsidR="006031AC" w:rsidRDefault="006031AC">
      <w:pPr>
        <w:pStyle w:val="TOC2"/>
        <w:rPr>
          <w:rFonts w:asciiTheme="minorHAnsi" w:eastAsiaTheme="minorEastAsia" w:hAnsiTheme="minorHAnsi" w:cstheme="minorBidi"/>
          <w:noProof/>
          <w:sz w:val="22"/>
          <w:szCs w:val="22"/>
        </w:rPr>
      </w:pPr>
      <w:hyperlink w:anchor="_Toc78549275" w:history="1">
        <w:r w:rsidRPr="000A2775">
          <w:rPr>
            <w:rStyle w:val="Hyperlink"/>
            <w:noProof/>
            <w:lang w:val="en-GB"/>
          </w:rPr>
          <w:t>4.3</w:t>
        </w:r>
        <w:r>
          <w:rPr>
            <w:rFonts w:asciiTheme="minorHAnsi" w:eastAsiaTheme="minorEastAsia" w:hAnsiTheme="minorHAnsi" w:cstheme="minorBidi"/>
            <w:noProof/>
            <w:sz w:val="22"/>
            <w:szCs w:val="22"/>
          </w:rPr>
          <w:tab/>
        </w:r>
        <w:r w:rsidRPr="000A2775">
          <w:rPr>
            <w:rStyle w:val="Hyperlink"/>
            <w:noProof/>
          </w:rPr>
          <w:t>Driving and Operation Scenarios</w:t>
        </w:r>
        <w:r>
          <w:rPr>
            <w:noProof/>
            <w:webHidden/>
          </w:rPr>
          <w:tab/>
        </w:r>
        <w:r>
          <w:rPr>
            <w:noProof/>
            <w:webHidden/>
          </w:rPr>
          <w:fldChar w:fldCharType="begin"/>
        </w:r>
        <w:r>
          <w:rPr>
            <w:noProof/>
            <w:webHidden/>
          </w:rPr>
          <w:instrText xml:space="preserve"> PAGEREF _Toc78549275 \h </w:instrText>
        </w:r>
        <w:r>
          <w:rPr>
            <w:noProof/>
            <w:webHidden/>
          </w:rPr>
        </w:r>
        <w:r>
          <w:rPr>
            <w:noProof/>
            <w:webHidden/>
          </w:rPr>
          <w:fldChar w:fldCharType="separate"/>
        </w:r>
        <w:r>
          <w:rPr>
            <w:noProof/>
            <w:webHidden/>
          </w:rPr>
          <w:t>22</w:t>
        </w:r>
        <w:r>
          <w:rPr>
            <w:noProof/>
            <w:webHidden/>
          </w:rPr>
          <w:fldChar w:fldCharType="end"/>
        </w:r>
      </w:hyperlink>
    </w:p>
    <w:p w14:paraId="2C315666" w14:textId="1517345D" w:rsidR="006031AC" w:rsidRDefault="006031AC">
      <w:pPr>
        <w:pStyle w:val="TOC2"/>
        <w:rPr>
          <w:rFonts w:asciiTheme="minorHAnsi" w:eastAsiaTheme="minorEastAsia" w:hAnsiTheme="minorHAnsi" w:cstheme="minorBidi"/>
          <w:noProof/>
          <w:sz w:val="22"/>
          <w:szCs w:val="22"/>
        </w:rPr>
      </w:pPr>
      <w:hyperlink w:anchor="_Toc78549276" w:history="1">
        <w:r w:rsidRPr="000A2775">
          <w:rPr>
            <w:rStyle w:val="Hyperlink"/>
            <w:noProof/>
            <w:lang w:val="en-GB"/>
          </w:rPr>
          <w:t>4.4</w:t>
        </w:r>
        <w:r>
          <w:rPr>
            <w:rFonts w:asciiTheme="minorHAnsi" w:eastAsiaTheme="minorEastAsia" w:hAnsiTheme="minorHAnsi" w:cstheme="minorBidi"/>
            <w:noProof/>
            <w:sz w:val="22"/>
            <w:szCs w:val="22"/>
          </w:rPr>
          <w:tab/>
        </w:r>
        <w:r w:rsidRPr="000A2775">
          <w:rPr>
            <w:rStyle w:val="Hyperlink"/>
            <w:noProof/>
          </w:rPr>
          <w:t>Decision Tables</w:t>
        </w:r>
        <w:r>
          <w:rPr>
            <w:noProof/>
            <w:webHidden/>
          </w:rPr>
          <w:tab/>
        </w:r>
        <w:r>
          <w:rPr>
            <w:noProof/>
            <w:webHidden/>
          </w:rPr>
          <w:fldChar w:fldCharType="begin"/>
        </w:r>
        <w:r>
          <w:rPr>
            <w:noProof/>
            <w:webHidden/>
          </w:rPr>
          <w:instrText xml:space="preserve"> PAGEREF _Toc78549276 \h </w:instrText>
        </w:r>
        <w:r>
          <w:rPr>
            <w:noProof/>
            <w:webHidden/>
          </w:rPr>
        </w:r>
        <w:r>
          <w:rPr>
            <w:noProof/>
            <w:webHidden/>
          </w:rPr>
          <w:fldChar w:fldCharType="separate"/>
        </w:r>
        <w:r>
          <w:rPr>
            <w:noProof/>
            <w:webHidden/>
          </w:rPr>
          <w:t>24</w:t>
        </w:r>
        <w:r>
          <w:rPr>
            <w:noProof/>
            <w:webHidden/>
          </w:rPr>
          <w:fldChar w:fldCharType="end"/>
        </w:r>
      </w:hyperlink>
    </w:p>
    <w:p w14:paraId="7BCC450E" w14:textId="47A202E8" w:rsidR="006031AC" w:rsidRDefault="006031AC">
      <w:pPr>
        <w:pStyle w:val="TOC1"/>
        <w:tabs>
          <w:tab w:val="left" w:pos="400"/>
          <w:tab w:val="right" w:leader="dot" w:pos="10173"/>
        </w:tabs>
        <w:rPr>
          <w:rFonts w:asciiTheme="minorHAnsi" w:eastAsiaTheme="minorEastAsia" w:hAnsiTheme="minorHAnsi" w:cstheme="minorBidi"/>
          <w:noProof/>
          <w:sz w:val="22"/>
          <w:szCs w:val="22"/>
        </w:rPr>
      </w:pPr>
      <w:hyperlink w:anchor="_Toc78549277" w:history="1">
        <w:r w:rsidRPr="000A2775">
          <w:rPr>
            <w:rStyle w:val="Hyperlink"/>
            <w:noProof/>
          </w:rPr>
          <w:t>5</w:t>
        </w:r>
        <w:r>
          <w:rPr>
            <w:rFonts w:asciiTheme="minorHAnsi" w:eastAsiaTheme="minorEastAsia" w:hAnsiTheme="minorHAnsi" w:cstheme="minorBidi"/>
            <w:noProof/>
            <w:sz w:val="22"/>
            <w:szCs w:val="22"/>
          </w:rPr>
          <w:tab/>
        </w:r>
        <w:r w:rsidRPr="000A2775">
          <w:rPr>
            <w:rStyle w:val="Hyperlink"/>
            <w:noProof/>
          </w:rPr>
          <w:t>Feature Requirements</w:t>
        </w:r>
        <w:r>
          <w:rPr>
            <w:noProof/>
            <w:webHidden/>
          </w:rPr>
          <w:tab/>
        </w:r>
        <w:r>
          <w:rPr>
            <w:noProof/>
            <w:webHidden/>
          </w:rPr>
          <w:fldChar w:fldCharType="begin"/>
        </w:r>
        <w:r>
          <w:rPr>
            <w:noProof/>
            <w:webHidden/>
          </w:rPr>
          <w:instrText xml:space="preserve"> PAGEREF _Toc78549277 \h </w:instrText>
        </w:r>
        <w:r>
          <w:rPr>
            <w:noProof/>
            <w:webHidden/>
          </w:rPr>
        </w:r>
        <w:r>
          <w:rPr>
            <w:noProof/>
            <w:webHidden/>
          </w:rPr>
          <w:fldChar w:fldCharType="separate"/>
        </w:r>
        <w:r>
          <w:rPr>
            <w:noProof/>
            <w:webHidden/>
          </w:rPr>
          <w:t>25</w:t>
        </w:r>
        <w:r>
          <w:rPr>
            <w:noProof/>
            <w:webHidden/>
          </w:rPr>
          <w:fldChar w:fldCharType="end"/>
        </w:r>
      </w:hyperlink>
    </w:p>
    <w:p w14:paraId="668222E8" w14:textId="3470E164" w:rsidR="006031AC" w:rsidRDefault="006031AC">
      <w:pPr>
        <w:pStyle w:val="TOC2"/>
        <w:rPr>
          <w:rFonts w:asciiTheme="minorHAnsi" w:eastAsiaTheme="minorEastAsia" w:hAnsiTheme="minorHAnsi" w:cstheme="minorBidi"/>
          <w:noProof/>
          <w:sz w:val="22"/>
          <w:szCs w:val="22"/>
        </w:rPr>
      </w:pPr>
      <w:hyperlink w:anchor="_Toc78549278" w:history="1">
        <w:r w:rsidRPr="000A2775">
          <w:rPr>
            <w:rStyle w:val="Hyperlink"/>
            <w:noProof/>
            <w:lang w:val="en-GB"/>
          </w:rPr>
          <w:t>5.1</w:t>
        </w:r>
        <w:r>
          <w:rPr>
            <w:rFonts w:asciiTheme="minorHAnsi" w:eastAsiaTheme="minorEastAsia" w:hAnsiTheme="minorHAnsi" w:cstheme="minorBidi"/>
            <w:noProof/>
            <w:sz w:val="22"/>
            <w:szCs w:val="22"/>
          </w:rPr>
          <w:tab/>
        </w:r>
        <w:r w:rsidRPr="000A2775">
          <w:rPr>
            <w:rStyle w:val="Hyperlink"/>
            <w:noProof/>
          </w:rPr>
          <w:t>Functional Requirements</w:t>
        </w:r>
        <w:r>
          <w:rPr>
            <w:noProof/>
            <w:webHidden/>
          </w:rPr>
          <w:tab/>
        </w:r>
        <w:r>
          <w:rPr>
            <w:noProof/>
            <w:webHidden/>
          </w:rPr>
          <w:fldChar w:fldCharType="begin"/>
        </w:r>
        <w:r>
          <w:rPr>
            <w:noProof/>
            <w:webHidden/>
          </w:rPr>
          <w:instrText xml:space="preserve"> PAGEREF _Toc78549278 \h </w:instrText>
        </w:r>
        <w:r>
          <w:rPr>
            <w:noProof/>
            <w:webHidden/>
          </w:rPr>
        </w:r>
        <w:r>
          <w:rPr>
            <w:noProof/>
            <w:webHidden/>
          </w:rPr>
          <w:fldChar w:fldCharType="separate"/>
        </w:r>
        <w:r>
          <w:rPr>
            <w:noProof/>
            <w:webHidden/>
          </w:rPr>
          <w:t>25</w:t>
        </w:r>
        <w:r>
          <w:rPr>
            <w:noProof/>
            <w:webHidden/>
          </w:rPr>
          <w:fldChar w:fldCharType="end"/>
        </w:r>
      </w:hyperlink>
    </w:p>
    <w:p w14:paraId="29820768" w14:textId="6CDF5CA0"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79" w:history="1">
        <w:r w:rsidRPr="000A2775">
          <w:rPr>
            <w:rStyle w:val="Hyperlink"/>
            <w:noProof/>
          </w:rPr>
          <w:t>5.1.1</w:t>
        </w:r>
        <w:r>
          <w:rPr>
            <w:rFonts w:asciiTheme="minorHAnsi" w:eastAsiaTheme="minorEastAsia" w:hAnsiTheme="minorHAnsi" w:cstheme="minorBidi"/>
            <w:noProof/>
            <w:sz w:val="22"/>
            <w:szCs w:val="22"/>
          </w:rPr>
          <w:tab/>
        </w:r>
        <w:r w:rsidRPr="000A2775">
          <w:rPr>
            <w:rStyle w:val="Hyperlink"/>
            <w:noProof/>
          </w:rPr>
          <w:t>Error Handling</w:t>
        </w:r>
        <w:r>
          <w:rPr>
            <w:noProof/>
            <w:webHidden/>
          </w:rPr>
          <w:tab/>
        </w:r>
        <w:r>
          <w:rPr>
            <w:noProof/>
            <w:webHidden/>
          </w:rPr>
          <w:fldChar w:fldCharType="begin"/>
        </w:r>
        <w:r>
          <w:rPr>
            <w:noProof/>
            <w:webHidden/>
          </w:rPr>
          <w:instrText xml:space="preserve"> PAGEREF _Toc78549279 \h </w:instrText>
        </w:r>
        <w:r>
          <w:rPr>
            <w:noProof/>
            <w:webHidden/>
          </w:rPr>
        </w:r>
        <w:r>
          <w:rPr>
            <w:noProof/>
            <w:webHidden/>
          </w:rPr>
          <w:fldChar w:fldCharType="separate"/>
        </w:r>
        <w:r>
          <w:rPr>
            <w:noProof/>
            <w:webHidden/>
          </w:rPr>
          <w:t>26</w:t>
        </w:r>
        <w:r>
          <w:rPr>
            <w:noProof/>
            <w:webHidden/>
          </w:rPr>
          <w:fldChar w:fldCharType="end"/>
        </w:r>
      </w:hyperlink>
    </w:p>
    <w:p w14:paraId="7C62F48C" w14:textId="361CECA6" w:rsidR="006031AC" w:rsidRDefault="006031AC">
      <w:pPr>
        <w:pStyle w:val="TOC2"/>
        <w:rPr>
          <w:rFonts w:asciiTheme="minorHAnsi" w:eastAsiaTheme="minorEastAsia" w:hAnsiTheme="minorHAnsi" w:cstheme="minorBidi"/>
          <w:noProof/>
          <w:sz w:val="22"/>
          <w:szCs w:val="22"/>
        </w:rPr>
      </w:pPr>
      <w:hyperlink w:anchor="_Toc78549280" w:history="1">
        <w:r w:rsidRPr="000A2775">
          <w:rPr>
            <w:rStyle w:val="Hyperlink"/>
            <w:noProof/>
            <w:lang w:val="en-GB"/>
          </w:rPr>
          <w:t>5.2</w:t>
        </w:r>
        <w:r>
          <w:rPr>
            <w:rFonts w:asciiTheme="minorHAnsi" w:eastAsiaTheme="minorEastAsia" w:hAnsiTheme="minorHAnsi" w:cstheme="minorBidi"/>
            <w:noProof/>
            <w:sz w:val="22"/>
            <w:szCs w:val="22"/>
          </w:rPr>
          <w:tab/>
        </w:r>
        <w:r w:rsidRPr="000A2775">
          <w:rPr>
            <w:rStyle w:val="Hyperlink"/>
            <w:noProof/>
          </w:rPr>
          <w:t>Non-Functional Requirements</w:t>
        </w:r>
        <w:r>
          <w:rPr>
            <w:noProof/>
            <w:webHidden/>
          </w:rPr>
          <w:tab/>
        </w:r>
        <w:r>
          <w:rPr>
            <w:noProof/>
            <w:webHidden/>
          </w:rPr>
          <w:fldChar w:fldCharType="begin"/>
        </w:r>
        <w:r>
          <w:rPr>
            <w:noProof/>
            <w:webHidden/>
          </w:rPr>
          <w:instrText xml:space="preserve"> PAGEREF _Toc78549280 \h </w:instrText>
        </w:r>
        <w:r>
          <w:rPr>
            <w:noProof/>
            <w:webHidden/>
          </w:rPr>
        </w:r>
        <w:r>
          <w:rPr>
            <w:noProof/>
            <w:webHidden/>
          </w:rPr>
          <w:fldChar w:fldCharType="separate"/>
        </w:r>
        <w:r>
          <w:rPr>
            <w:noProof/>
            <w:webHidden/>
          </w:rPr>
          <w:t>26</w:t>
        </w:r>
        <w:r>
          <w:rPr>
            <w:noProof/>
            <w:webHidden/>
          </w:rPr>
          <w:fldChar w:fldCharType="end"/>
        </w:r>
      </w:hyperlink>
    </w:p>
    <w:p w14:paraId="7B4CA1E8" w14:textId="52B6BA58"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81" w:history="1">
        <w:r w:rsidRPr="000A2775">
          <w:rPr>
            <w:rStyle w:val="Hyperlink"/>
            <w:noProof/>
          </w:rPr>
          <w:t>5.2.1</w:t>
        </w:r>
        <w:r>
          <w:rPr>
            <w:rFonts w:asciiTheme="minorHAnsi" w:eastAsiaTheme="minorEastAsia" w:hAnsiTheme="minorHAnsi" w:cstheme="minorBidi"/>
            <w:noProof/>
            <w:sz w:val="22"/>
            <w:szCs w:val="22"/>
          </w:rPr>
          <w:tab/>
        </w:r>
        <w:r w:rsidRPr="000A2775">
          <w:rPr>
            <w:rStyle w:val="Hyperlink"/>
            <w:noProof/>
          </w:rPr>
          <w:t>Security</w:t>
        </w:r>
        <w:r>
          <w:rPr>
            <w:noProof/>
            <w:webHidden/>
          </w:rPr>
          <w:tab/>
        </w:r>
        <w:r>
          <w:rPr>
            <w:noProof/>
            <w:webHidden/>
          </w:rPr>
          <w:fldChar w:fldCharType="begin"/>
        </w:r>
        <w:r>
          <w:rPr>
            <w:noProof/>
            <w:webHidden/>
          </w:rPr>
          <w:instrText xml:space="preserve"> PAGEREF _Toc78549281 \h </w:instrText>
        </w:r>
        <w:r>
          <w:rPr>
            <w:noProof/>
            <w:webHidden/>
          </w:rPr>
        </w:r>
        <w:r>
          <w:rPr>
            <w:noProof/>
            <w:webHidden/>
          </w:rPr>
          <w:fldChar w:fldCharType="separate"/>
        </w:r>
        <w:r>
          <w:rPr>
            <w:noProof/>
            <w:webHidden/>
          </w:rPr>
          <w:t>26</w:t>
        </w:r>
        <w:r>
          <w:rPr>
            <w:noProof/>
            <w:webHidden/>
          </w:rPr>
          <w:fldChar w:fldCharType="end"/>
        </w:r>
      </w:hyperlink>
    </w:p>
    <w:p w14:paraId="45EC35A5" w14:textId="4BE89F5A"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82" w:history="1">
        <w:r w:rsidRPr="000A2775">
          <w:rPr>
            <w:rStyle w:val="Hyperlink"/>
            <w:noProof/>
          </w:rPr>
          <w:t>5.2.2</w:t>
        </w:r>
        <w:r>
          <w:rPr>
            <w:rFonts w:asciiTheme="minorHAnsi" w:eastAsiaTheme="minorEastAsia" w:hAnsiTheme="minorHAnsi" w:cstheme="minorBidi"/>
            <w:noProof/>
            <w:sz w:val="22"/>
            <w:szCs w:val="22"/>
          </w:rPr>
          <w:tab/>
        </w:r>
        <w:r w:rsidRPr="000A2775">
          <w:rPr>
            <w:rStyle w:val="Hyperlink"/>
            <w:noProof/>
          </w:rPr>
          <w:t>Reliability</w:t>
        </w:r>
        <w:r>
          <w:rPr>
            <w:noProof/>
            <w:webHidden/>
          </w:rPr>
          <w:tab/>
        </w:r>
        <w:r>
          <w:rPr>
            <w:noProof/>
            <w:webHidden/>
          </w:rPr>
          <w:fldChar w:fldCharType="begin"/>
        </w:r>
        <w:r>
          <w:rPr>
            <w:noProof/>
            <w:webHidden/>
          </w:rPr>
          <w:instrText xml:space="preserve"> PAGEREF _Toc78549282 \h </w:instrText>
        </w:r>
        <w:r>
          <w:rPr>
            <w:noProof/>
            <w:webHidden/>
          </w:rPr>
        </w:r>
        <w:r>
          <w:rPr>
            <w:noProof/>
            <w:webHidden/>
          </w:rPr>
          <w:fldChar w:fldCharType="separate"/>
        </w:r>
        <w:r>
          <w:rPr>
            <w:noProof/>
            <w:webHidden/>
          </w:rPr>
          <w:t>26</w:t>
        </w:r>
        <w:r>
          <w:rPr>
            <w:noProof/>
            <w:webHidden/>
          </w:rPr>
          <w:fldChar w:fldCharType="end"/>
        </w:r>
      </w:hyperlink>
    </w:p>
    <w:p w14:paraId="11D2D83B" w14:textId="313B460E"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83" w:history="1">
        <w:r w:rsidRPr="000A2775">
          <w:rPr>
            <w:rStyle w:val="Hyperlink"/>
            <w:noProof/>
          </w:rPr>
          <w:t>5.2.3</w:t>
        </w:r>
        <w:r>
          <w:rPr>
            <w:rFonts w:asciiTheme="minorHAnsi" w:eastAsiaTheme="minorEastAsia" w:hAnsiTheme="minorHAnsi" w:cstheme="minorBidi"/>
            <w:noProof/>
            <w:sz w:val="22"/>
            <w:szCs w:val="22"/>
          </w:rPr>
          <w:tab/>
        </w:r>
        <w:r w:rsidRPr="000A2775">
          <w:rPr>
            <w:rStyle w:val="Hyperlink"/>
            <w:noProof/>
          </w:rPr>
          <w:t>Performance</w:t>
        </w:r>
        <w:r>
          <w:rPr>
            <w:noProof/>
            <w:webHidden/>
          </w:rPr>
          <w:tab/>
        </w:r>
        <w:r>
          <w:rPr>
            <w:noProof/>
            <w:webHidden/>
          </w:rPr>
          <w:fldChar w:fldCharType="begin"/>
        </w:r>
        <w:r>
          <w:rPr>
            <w:noProof/>
            <w:webHidden/>
          </w:rPr>
          <w:instrText xml:space="preserve"> PAGEREF _Toc78549283 \h </w:instrText>
        </w:r>
        <w:r>
          <w:rPr>
            <w:noProof/>
            <w:webHidden/>
          </w:rPr>
        </w:r>
        <w:r>
          <w:rPr>
            <w:noProof/>
            <w:webHidden/>
          </w:rPr>
          <w:fldChar w:fldCharType="separate"/>
        </w:r>
        <w:r>
          <w:rPr>
            <w:noProof/>
            <w:webHidden/>
          </w:rPr>
          <w:t>27</w:t>
        </w:r>
        <w:r>
          <w:rPr>
            <w:noProof/>
            <w:webHidden/>
          </w:rPr>
          <w:fldChar w:fldCharType="end"/>
        </w:r>
      </w:hyperlink>
    </w:p>
    <w:p w14:paraId="60BE0861" w14:textId="518BCCBD" w:rsidR="006031AC" w:rsidRDefault="006031AC">
      <w:pPr>
        <w:pStyle w:val="TOC2"/>
        <w:rPr>
          <w:rFonts w:asciiTheme="minorHAnsi" w:eastAsiaTheme="minorEastAsia" w:hAnsiTheme="minorHAnsi" w:cstheme="minorBidi"/>
          <w:noProof/>
          <w:sz w:val="22"/>
          <w:szCs w:val="22"/>
        </w:rPr>
      </w:pPr>
      <w:hyperlink w:anchor="_Toc78549284" w:history="1">
        <w:r w:rsidRPr="000A2775">
          <w:rPr>
            <w:rStyle w:val="Hyperlink"/>
            <w:noProof/>
            <w:lang w:val="en-GB"/>
          </w:rPr>
          <w:t>5.3</w:t>
        </w:r>
        <w:r>
          <w:rPr>
            <w:rFonts w:asciiTheme="minorHAnsi" w:eastAsiaTheme="minorEastAsia" w:hAnsiTheme="minorHAnsi" w:cstheme="minorBidi"/>
            <w:noProof/>
            <w:sz w:val="22"/>
            <w:szCs w:val="22"/>
          </w:rPr>
          <w:tab/>
        </w:r>
        <w:r w:rsidRPr="000A2775">
          <w:rPr>
            <w:rStyle w:val="Hyperlink"/>
            <w:noProof/>
          </w:rPr>
          <w:t>HMI Requirements</w:t>
        </w:r>
        <w:r>
          <w:rPr>
            <w:noProof/>
            <w:webHidden/>
          </w:rPr>
          <w:tab/>
        </w:r>
        <w:r>
          <w:rPr>
            <w:noProof/>
            <w:webHidden/>
          </w:rPr>
          <w:fldChar w:fldCharType="begin"/>
        </w:r>
        <w:r>
          <w:rPr>
            <w:noProof/>
            <w:webHidden/>
          </w:rPr>
          <w:instrText xml:space="preserve"> PAGEREF _Toc78549284 \h </w:instrText>
        </w:r>
        <w:r>
          <w:rPr>
            <w:noProof/>
            <w:webHidden/>
          </w:rPr>
        </w:r>
        <w:r>
          <w:rPr>
            <w:noProof/>
            <w:webHidden/>
          </w:rPr>
          <w:fldChar w:fldCharType="separate"/>
        </w:r>
        <w:r>
          <w:rPr>
            <w:noProof/>
            <w:webHidden/>
          </w:rPr>
          <w:t>27</w:t>
        </w:r>
        <w:r>
          <w:rPr>
            <w:noProof/>
            <w:webHidden/>
          </w:rPr>
          <w:fldChar w:fldCharType="end"/>
        </w:r>
      </w:hyperlink>
    </w:p>
    <w:p w14:paraId="75544CDF" w14:textId="63C379E3" w:rsidR="006031AC" w:rsidRDefault="006031AC">
      <w:pPr>
        <w:pStyle w:val="TOC2"/>
        <w:rPr>
          <w:rFonts w:asciiTheme="minorHAnsi" w:eastAsiaTheme="minorEastAsia" w:hAnsiTheme="minorHAnsi" w:cstheme="minorBidi"/>
          <w:noProof/>
          <w:sz w:val="22"/>
          <w:szCs w:val="22"/>
        </w:rPr>
      </w:pPr>
      <w:hyperlink w:anchor="_Toc78549285" w:history="1">
        <w:r w:rsidRPr="000A2775">
          <w:rPr>
            <w:rStyle w:val="Hyperlink"/>
            <w:noProof/>
            <w:lang w:val="en-GB"/>
          </w:rPr>
          <w:t>5.4</w:t>
        </w:r>
        <w:r>
          <w:rPr>
            <w:rFonts w:asciiTheme="minorHAnsi" w:eastAsiaTheme="minorEastAsia" w:hAnsiTheme="minorHAnsi" w:cstheme="minorBidi"/>
            <w:noProof/>
            <w:sz w:val="22"/>
            <w:szCs w:val="22"/>
          </w:rPr>
          <w:tab/>
        </w:r>
        <w:r w:rsidRPr="000A2775">
          <w:rPr>
            <w:rStyle w:val="Hyperlink"/>
            <w:noProof/>
          </w:rPr>
          <w:t>Other Requirements</w:t>
        </w:r>
        <w:r>
          <w:rPr>
            <w:noProof/>
            <w:webHidden/>
          </w:rPr>
          <w:tab/>
        </w:r>
        <w:r>
          <w:rPr>
            <w:noProof/>
            <w:webHidden/>
          </w:rPr>
          <w:fldChar w:fldCharType="begin"/>
        </w:r>
        <w:r>
          <w:rPr>
            <w:noProof/>
            <w:webHidden/>
          </w:rPr>
          <w:instrText xml:space="preserve"> PAGEREF _Toc78549285 \h </w:instrText>
        </w:r>
        <w:r>
          <w:rPr>
            <w:noProof/>
            <w:webHidden/>
          </w:rPr>
        </w:r>
        <w:r>
          <w:rPr>
            <w:noProof/>
            <w:webHidden/>
          </w:rPr>
          <w:fldChar w:fldCharType="separate"/>
        </w:r>
        <w:r>
          <w:rPr>
            <w:noProof/>
            <w:webHidden/>
          </w:rPr>
          <w:t>28</w:t>
        </w:r>
        <w:r>
          <w:rPr>
            <w:noProof/>
            <w:webHidden/>
          </w:rPr>
          <w:fldChar w:fldCharType="end"/>
        </w:r>
      </w:hyperlink>
    </w:p>
    <w:p w14:paraId="3E160CD6" w14:textId="33638DDA"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86" w:history="1">
        <w:r w:rsidRPr="000A2775">
          <w:rPr>
            <w:rStyle w:val="Hyperlink"/>
            <w:noProof/>
          </w:rPr>
          <w:t>5.4.1</w:t>
        </w:r>
        <w:r>
          <w:rPr>
            <w:rFonts w:asciiTheme="minorHAnsi" w:eastAsiaTheme="minorEastAsia" w:hAnsiTheme="minorHAnsi" w:cstheme="minorBidi"/>
            <w:noProof/>
            <w:sz w:val="22"/>
            <w:szCs w:val="22"/>
          </w:rPr>
          <w:tab/>
        </w:r>
        <w:r w:rsidRPr="000A2775">
          <w:rPr>
            <w:rStyle w:val="Hyperlink"/>
            <w:noProof/>
          </w:rPr>
          <w:t>Design Requirements</w:t>
        </w:r>
        <w:r>
          <w:rPr>
            <w:noProof/>
            <w:webHidden/>
          </w:rPr>
          <w:tab/>
        </w:r>
        <w:r>
          <w:rPr>
            <w:noProof/>
            <w:webHidden/>
          </w:rPr>
          <w:fldChar w:fldCharType="begin"/>
        </w:r>
        <w:r>
          <w:rPr>
            <w:noProof/>
            <w:webHidden/>
          </w:rPr>
          <w:instrText xml:space="preserve"> PAGEREF _Toc78549286 \h </w:instrText>
        </w:r>
        <w:r>
          <w:rPr>
            <w:noProof/>
            <w:webHidden/>
          </w:rPr>
        </w:r>
        <w:r>
          <w:rPr>
            <w:noProof/>
            <w:webHidden/>
          </w:rPr>
          <w:fldChar w:fldCharType="separate"/>
        </w:r>
        <w:r>
          <w:rPr>
            <w:noProof/>
            <w:webHidden/>
          </w:rPr>
          <w:t>28</w:t>
        </w:r>
        <w:r>
          <w:rPr>
            <w:noProof/>
            <w:webHidden/>
          </w:rPr>
          <w:fldChar w:fldCharType="end"/>
        </w:r>
      </w:hyperlink>
    </w:p>
    <w:p w14:paraId="6EF7311A" w14:textId="41FD7880"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87" w:history="1">
        <w:r w:rsidRPr="000A2775">
          <w:rPr>
            <w:rStyle w:val="Hyperlink"/>
            <w:noProof/>
          </w:rPr>
          <w:t>5.4.2</w:t>
        </w:r>
        <w:r>
          <w:rPr>
            <w:rFonts w:asciiTheme="minorHAnsi" w:eastAsiaTheme="minorEastAsia" w:hAnsiTheme="minorHAnsi" w:cstheme="minorBidi"/>
            <w:noProof/>
            <w:sz w:val="22"/>
            <w:szCs w:val="22"/>
          </w:rPr>
          <w:tab/>
        </w:r>
        <w:r w:rsidRPr="000A2775">
          <w:rPr>
            <w:rStyle w:val="Hyperlink"/>
            <w:noProof/>
          </w:rPr>
          <w:t>Manufacturing Requirements</w:t>
        </w:r>
        <w:r>
          <w:rPr>
            <w:noProof/>
            <w:webHidden/>
          </w:rPr>
          <w:tab/>
        </w:r>
        <w:r>
          <w:rPr>
            <w:noProof/>
            <w:webHidden/>
          </w:rPr>
          <w:fldChar w:fldCharType="begin"/>
        </w:r>
        <w:r>
          <w:rPr>
            <w:noProof/>
            <w:webHidden/>
          </w:rPr>
          <w:instrText xml:space="preserve"> PAGEREF _Toc78549287 \h </w:instrText>
        </w:r>
        <w:r>
          <w:rPr>
            <w:noProof/>
            <w:webHidden/>
          </w:rPr>
        </w:r>
        <w:r>
          <w:rPr>
            <w:noProof/>
            <w:webHidden/>
          </w:rPr>
          <w:fldChar w:fldCharType="separate"/>
        </w:r>
        <w:r>
          <w:rPr>
            <w:noProof/>
            <w:webHidden/>
          </w:rPr>
          <w:t>28</w:t>
        </w:r>
        <w:r>
          <w:rPr>
            <w:noProof/>
            <w:webHidden/>
          </w:rPr>
          <w:fldChar w:fldCharType="end"/>
        </w:r>
      </w:hyperlink>
    </w:p>
    <w:p w14:paraId="1C23979A" w14:textId="00F34EFC"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88" w:history="1">
        <w:r w:rsidRPr="000A2775">
          <w:rPr>
            <w:rStyle w:val="Hyperlink"/>
            <w:noProof/>
          </w:rPr>
          <w:t>5.4.3</w:t>
        </w:r>
        <w:r>
          <w:rPr>
            <w:rFonts w:asciiTheme="minorHAnsi" w:eastAsiaTheme="minorEastAsia" w:hAnsiTheme="minorHAnsi" w:cstheme="minorBidi"/>
            <w:noProof/>
            <w:sz w:val="22"/>
            <w:szCs w:val="22"/>
          </w:rPr>
          <w:tab/>
        </w:r>
        <w:r w:rsidRPr="000A2775">
          <w:rPr>
            <w:rStyle w:val="Hyperlink"/>
            <w:noProof/>
          </w:rPr>
          <w:t>Service Requirements</w:t>
        </w:r>
        <w:r>
          <w:rPr>
            <w:noProof/>
            <w:webHidden/>
          </w:rPr>
          <w:tab/>
        </w:r>
        <w:r>
          <w:rPr>
            <w:noProof/>
            <w:webHidden/>
          </w:rPr>
          <w:fldChar w:fldCharType="begin"/>
        </w:r>
        <w:r>
          <w:rPr>
            <w:noProof/>
            <w:webHidden/>
          </w:rPr>
          <w:instrText xml:space="preserve"> PAGEREF _Toc78549288 \h </w:instrText>
        </w:r>
        <w:r>
          <w:rPr>
            <w:noProof/>
            <w:webHidden/>
          </w:rPr>
        </w:r>
        <w:r>
          <w:rPr>
            <w:noProof/>
            <w:webHidden/>
          </w:rPr>
          <w:fldChar w:fldCharType="separate"/>
        </w:r>
        <w:r>
          <w:rPr>
            <w:noProof/>
            <w:webHidden/>
          </w:rPr>
          <w:t>28</w:t>
        </w:r>
        <w:r>
          <w:rPr>
            <w:noProof/>
            <w:webHidden/>
          </w:rPr>
          <w:fldChar w:fldCharType="end"/>
        </w:r>
      </w:hyperlink>
    </w:p>
    <w:p w14:paraId="1C7BAAD1" w14:textId="1A664C13"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89" w:history="1">
        <w:r w:rsidRPr="000A2775">
          <w:rPr>
            <w:rStyle w:val="Hyperlink"/>
            <w:noProof/>
          </w:rPr>
          <w:t>5.4.4</w:t>
        </w:r>
        <w:r>
          <w:rPr>
            <w:rFonts w:asciiTheme="minorHAnsi" w:eastAsiaTheme="minorEastAsia" w:hAnsiTheme="minorHAnsi" w:cstheme="minorBidi"/>
            <w:noProof/>
            <w:sz w:val="22"/>
            <w:szCs w:val="22"/>
          </w:rPr>
          <w:tab/>
        </w:r>
        <w:r w:rsidRPr="000A2775">
          <w:rPr>
            <w:rStyle w:val="Hyperlink"/>
            <w:noProof/>
          </w:rPr>
          <w:t>After Sales Requirements</w:t>
        </w:r>
        <w:r>
          <w:rPr>
            <w:noProof/>
            <w:webHidden/>
          </w:rPr>
          <w:tab/>
        </w:r>
        <w:r>
          <w:rPr>
            <w:noProof/>
            <w:webHidden/>
          </w:rPr>
          <w:fldChar w:fldCharType="begin"/>
        </w:r>
        <w:r>
          <w:rPr>
            <w:noProof/>
            <w:webHidden/>
          </w:rPr>
          <w:instrText xml:space="preserve"> PAGEREF _Toc78549289 \h </w:instrText>
        </w:r>
        <w:r>
          <w:rPr>
            <w:noProof/>
            <w:webHidden/>
          </w:rPr>
        </w:r>
        <w:r>
          <w:rPr>
            <w:noProof/>
            <w:webHidden/>
          </w:rPr>
          <w:fldChar w:fldCharType="separate"/>
        </w:r>
        <w:r>
          <w:rPr>
            <w:noProof/>
            <w:webHidden/>
          </w:rPr>
          <w:t>28</w:t>
        </w:r>
        <w:r>
          <w:rPr>
            <w:noProof/>
            <w:webHidden/>
          </w:rPr>
          <w:fldChar w:fldCharType="end"/>
        </w:r>
      </w:hyperlink>
    </w:p>
    <w:p w14:paraId="4F54CC6C" w14:textId="78D343C0"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90" w:history="1">
        <w:r w:rsidRPr="000A2775">
          <w:rPr>
            <w:rStyle w:val="Hyperlink"/>
            <w:noProof/>
          </w:rPr>
          <w:t>5.4.5</w:t>
        </w:r>
        <w:r>
          <w:rPr>
            <w:rFonts w:asciiTheme="minorHAnsi" w:eastAsiaTheme="minorEastAsia" w:hAnsiTheme="minorHAnsi" w:cstheme="minorBidi"/>
            <w:noProof/>
            <w:sz w:val="22"/>
            <w:szCs w:val="22"/>
          </w:rPr>
          <w:tab/>
        </w:r>
        <w:r w:rsidRPr="000A2775">
          <w:rPr>
            <w:rStyle w:val="Hyperlink"/>
            <w:noProof/>
          </w:rPr>
          <w:t>Process Requirements</w:t>
        </w:r>
        <w:r>
          <w:rPr>
            <w:noProof/>
            <w:webHidden/>
          </w:rPr>
          <w:tab/>
        </w:r>
        <w:r>
          <w:rPr>
            <w:noProof/>
            <w:webHidden/>
          </w:rPr>
          <w:fldChar w:fldCharType="begin"/>
        </w:r>
        <w:r>
          <w:rPr>
            <w:noProof/>
            <w:webHidden/>
          </w:rPr>
          <w:instrText xml:space="preserve"> PAGEREF _Toc78549290 \h </w:instrText>
        </w:r>
        <w:r>
          <w:rPr>
            <w:noProof/>
            <w:webHidden/>
          </w:rPr>
        </w:r>
        <w:r>
          <w:rPr>
            <w:noProof/>
            <w:webHidden/>
          </w:rPr>
          <w:fldChar w:fldCharType="separate"/>
        </w:r>
        <w:r>
          <w:rPr>
            <w:noProof/>
            <w:webHidden/>
          </w:rPr>
          <w:t>28</w:t>
        </w:r>
        <w:r>
          <w:rPr>
            <w:noProof/>
            <w:webHidden/>
          </w:rPr>
          <w:fldChar w:fldCharType="end"/>
        </w:r>
      </w:hyperlink>
    </w:p>
    <w:p w14:paraId="0333236E" w14:textId="7C410AD2" w:rsidR="006031AC" w:rsidRDefault="006031AC">
      <w:pPr>
        <w:pStyle w:val="TOC1"/>
        <w:tabs>
          <w:tab w:val="left" w:pos="400"/>
          <w:tab w:val="right" w:leader="dot" w:pos="10173"/>
        </w:tabs>
        <w:rPr>
          <w:rFonts w:asciiTheme="minorHAnsi" w:eastAsiaTheme="minorEastAsia" w:hAnsiTheme="minorHAnsi" w:cstheme="minorBidi"/>
          <w:noProof/>
          <w:sz w:val="22"/>
          <w:szCs w:val="22"/>
        </w:rPr>
      </w:pPr>
      <w:hyperlink w:anchor="_Toc78549291" w:history="1">
        <w:r w:rsidRPr="000A2775">
          <w:rPr>
            <w:rStyle w:val="Hyperlink"/>
            <w:noProof/>
          </w:rPr>
          <w:t>6</w:t>
        </w:r>
        <w:r>
          <w:rPr>
            <w:rFonts w:asciiTheme="minorHAnsi" w:eastAsiaTheme="minorEastAsia" w:hAnsiTheme="minorHAnsi" w:cstheme="minorBidi"/>
            <w:noProof/>
            <w:sz w:val="22"/>
            <w:szCs w:val="22"/>
          </w:rPr>
          <w:tab/>
        </w:r>
        <w:r w:rsidRPr="000A2775">
          <w:rPr>
            <w:rStyle w:val="Hyperlink"/>
            <w:noProof/>
          </w:rPr>
          <w:t>Functional Safety</w:t>
        </w:r>
        <w:r>
          <w:rPr>
            <w:noProof/>
            <w:webHidden/>
          </w:rPr>
          <w:tab/>
        </w:r>
        <w:r>
          <w:rPr>
            <w:noProof/>
            <w:webHidden/>
          </w:rPr>
          <w:fldChar w:fldCharType="begin"/>
        </w:r>
        <w:r>
          <w:rPr>
            <w:noProof/>
            <w:webHidden/>
          </w:rPr>
          <w:instrText xml:space="preserve"> PAGEREF _Toc78549291 \h </w:instrText>
        </w:r>
        <w:r>
          <w:rPr>
            <w:noProof/>
            <w:webHidden/>
          </w:rPr>
        </w:r>
        <w:r>
          <w:rPr>
            <w:noProof/>
            <w:webHidden/>
          </w:rPr>
          <w:fldChar w:fldCharType="separate"/>
        </w:r>
        <w:r>
          <w:rPr>
            <w:noProof/>
            <w:webHidden/>
          </w:rPr>
          <w:t>29</w:t>
        </w:r>
        <w:r>
          <w:rPr>
            <w:noProof/>
            <w:webHidden/>
          </w:rPr>
          <w:fldChar w:fldCharType="end"/>
        </w:r>
      </w:hyperlink>
    </w:p>
    <w:p w14:paraId="5BE2DE6B" w14:textId="3F2E192A" w:rsidR="006031AC" w:rsidRDefault="006031AC">
      <w:pPr>
        <w:pStyle w:val="TOC2"/>
        <w:rPr>
          <w:rFonts w:asciiTheme="minorHAnsi" w:eastAsiaTheme="minorEastAsia" w:hAnsiTheme="minorHAnsi" w:cstheme="minorBidi"/>
          <w:noProof/>
          <w:sz w:val="22"/>
          <w:szCs w:val="22"/>
        </w:rPr>
      </w:pPr>
      <w:hyperlink w:anchor="_Toc78549292" w:history="1">
        <w:r w:rsidRPr="000A2775">
          <w:rPr>
            <w:rStyle w:val="Hyperlink"/>
            <w:noProof/>
            <w:lang w:val="en-GB"/>
          </w:rPr>
          <w:t>6.1</w:t>
        </w:r>
        <w:r>
          <w:rPr>
            <w:rFonts w:asciiTheme="minorHAnsi" w:eastAsiaTheme="minorEastAsia" w:hAnsiTheme="minorHAnsi" w:cstheme="minorBidi"/>
            <w:noProof/>
            <w:sz w:val="22"/>
            <w:szCs w:val="22"/>
          </w:rPr>
          <w:tab/>
        </w:r>
        <w:r w:rsidRPr="000A2775">
          <w:rPr>
            <w:rStyle w:val="Hyperlink"/>
            <w:noProof/>
          </w:rPr>
          <w:t>System Behaviors for HARA</w:t>
        </w:r>
        <w:r>
          <w:rPr>
            <w:noProof/>
            <w:webHidden/>
          </w:rPr>
          <w:tab/>
        </w:r>
        <w:r>
          <w:rPr>
            <w:noProof/>
            <w:webHidden/>
          </w:rPr>
          <w:fldChar w:fldCharType="begin"/>
        </w:r>
        <w:r>
          <w:rPr>
            <w:noProof/>
            <w:webHidden/>
          </w:rPr>
          <w:instrText xml:space="preserve"> PAGEREF _Toc78549292 \h </w:instrText>
        </w:r>
        <w:r>
          <w:rPr>
            <w:noProof/>
            <w:webHidden/>
          </w:rPr>
        </w:r>
        <w:r>
          <w:rPr>
            <w:noProof/>
            <w:webHidden/>
          </w:rPr>
          <w:fldChar w:fldCharType="separate"/>
        </w:r>
        <w:r>
          <w:rPr>
            <w:noProof/>
            <w:webHidden/>
          </w:rPr>
          <w:t>29</w:t>
        </w:r>
        <w:r>
          <w:rPr>
            <w:noProof/>
            <w:webHidden/>
          </w:rPr>
          <w:fldChar w:fldCharType="end"/>
        </w:r>
      </w:hyperlink>
    </w:p>
    <w:p w14:paraId="297B9634" w14:textId="6C8193C4" w:rsidR="006031AC" w:rsidRDefault="006031AC">
      <w:pPr>
        <w:pStyle w:val="TOC2"/>
        <w:rPr>
          <w:rFonts w:asciiTheme="minorHAnsi" w:eastAsiaTheme="minorEastAsia" w:hAnsiTheme="minorHAnsi" w:cstheme="minorBidi"/>
          <w:noProof/>
          <w:sz w:val="22"/>
          <w:szCs w:val="22"/>
        </w:rPr>
      </w:pPr>
      <w:hyperlink w:anchor="_Toc78549293" w:history="1">
        <w:r w:rsidRPr="000A2775">
          <w:rPr>
            <w:rStyle w:val="Hyperlink"/>
            <w:noProof/>
            <w:lang w:val="en-GB"/>
          </w:rPr>
          <w:t>6.2</w:t>
        </w:r>
        <w:r>
          <w:rPr>
            <w:rFonts w:asciiTheme="minorHAnsi" w:eastAsiaTheme="minorEastAsia" w:hAnsiTheme="minorHAnsi" w:cstheme="minorBidi"/>
            <w:noProof/>
            <w:sz w:val="22"/>
            <w:szCs w:val="22"/>
          </w:rPr>
          <w:tab/>
        </w:r>
        <w:r w:rsidRPr="000A2775">
          <w:rPr>
            <w:rStyle w:val="Hyperlink"/>
            <w:noProof/>
          </w:rPr>
          <w:t>Functional Safety Assumptions</w:t>
        </w:r>
        <w:r>
          <w:rPr>
            <w:noProof/>
            <w:webHidden/>
          </w:rPr>
          <w:tab/>
        </w:r>
        <w:r>
          <w:rPr>
            <w:noProof/>
            <w:webHidden/>
          </w:rPr>
          <w:fldChar w:fldCharType="begin"/>
        </w:r>
        <w:r>
          <w:rPr>
            <w:noProof/>
            <w:webHidden/>
          </w:rPr>
          <w:instrText xml:space="preserve"> PAGEREF _Toc78549293 \h </w:instrText>
        </w:r>
        <w:r>
          <w:rPr>
            <w:noProof/>
            <w:webHidden/>
          </w:rPr>
        </w:r>
        <w:r>
          <w:rPr>
            <w:noProof/>
            <w:webHidden/>
          </w:rPr>
          <w:fldChar w:fldCharType="separate"/>
        </w:r>
        <w:r>
          <w:rPr>
            <w:noProof/>
            <w:webHidden/>
          </w:rPr>
          <w:t>29</w:t>
        </w:r>
        <w:r>
          <w:rPr>
            <w:noProof/>
            <w:webHidden/>
          </w:rPr>
          <w:fldChar w:fldCharType="end"/>
        </w:r>
      </w:hyperlink>
    </w:p>
    <w:p w14:paraId="053DFF84" w14:textId="66C0FDD8" w:rsidR="006031AC" w:rsidRDefault="006031AC">
      <w:pPr>
        <w:pStyle w:val="TOC2"/>
        <w:rPr>
          <w:rFonts w:asciiTheme="minorHAnsi" w:eastAsiaTheme="minorEastAsia" w:hAnsiTheme="minorHAnsi" w:cstheme="minorBidi"/>
          <w:noProof/>
          <w:sz w:val="22"/>
          <w:szCs w:val="22"/>
        </w:rPr>
      </w:pPr>
      <w:hyperlink w:anchor="_Toc78549294" w:history="1">
        <w:r w:rsidRPr="000A2775">
          <w:rPr>
            <w:rStyle w:val="Hyperlink"/>
            <w:noProof/>
            <w:lang w:val="en-GB"/>
          </w:rPr>
          <w:t>6.3</w:t>
        </w:r>
        <w:r>
          <w:rPr>
            <w:rFonts w:asciiTheme="minorHAnsi" w:eastAsiaTheme="minorEastAsia" w:hAnsiTheme="minorHAnsi" w:cstheme="minorBidi"/>
            <w:noProof/>
            <w:sz w:val="22"/>
            <w:szCs w:val="22"/>
          </w:rPr>
          <w:tab/>
        </w:r>
        <w:r w:rsidRPr="000A2775">
          <w:rPr>
            <w:rStyle w:val="Hyperlink"/>
            <w:noProof/>
          </w:rPr>
          <w:t>Safety Goals</w:t>
        </w:r>
        <w:r>
          <w:rPr>
            <w:noProof/>
            <w:webHidden/>
          </w:rPr>
          <w:tab/>
        </w:r>
        <w:r>
          <w:rPr>
            <w:noProof/>
            <w:webHidden/>
          </w:rPr>
          <w:fldChar w:fldCharType="begin"/>
        </w:r>
        <w:r>
          <w:rPr>
            <w:noProof/>
            <w:webHidden/>
          </w:rPr>
          <w:instrText xml:space="preserve"> PAGEREF _Toc78549294 \h </w:instrText>
        </w:r>
        <w:r>
          <w:rPr>
            <w:noProof/>
            <w:webHidden/>
          </w:rPr>
        </w:r>
        <w:r>
          <w:rPr>
            <w:noProof/>
            <w:webHidden/>
          </w:rPr>
          <w:fldChar w:fldCharType="separate"/>
        </w:r>
        <w:r>
          <w:rPr>
            <w:noProof/>
            <w:webHidden/>
          </w:rPr>
          <w:t>29</w:t>
        </w:r>
        <w:r>
          <w:rPr>
            <w:noProof/>
            <w:webHidden/>
          </w:rPr>
          <w:fldChar w:fldCharType="end"/>
        </w:r>
      </w:hyperlink>
    </w:p>
    <w:p w14:paraId="36802E64" w14:textId="76A21D8F" w:rsidR="006031AC" w:rsidRDefault="006031AC">
      <w:pPr>
        <w:pStyle w:val="TOC2"/>
        <w:rPr>
          <w:rFonts w:asciiTheme="minorHAnsi" w:eastAsiaTheme="minorEastAsia" w:hAnsiTheme="minorHAnsi" w:cstheme="minorBidi"/>
          <w:noProof/>
          <w:sz w:val="22"/>
          <w:szCs w:val="22"/>
        </w:rPr>
      </w:pPr>
      <w:hyperlink w:anchor="_Toc78549295" w:history="1">
        <w:r w:rsidRPr="000A2775">
          <w:rPr>
            <w:rStyle w:val="Hyperlink"/>
            <w:noProof/>
            <w:lang w:val="en-GB"/>
          </w:rPr>
          <w:t>6.4</w:t>
        </w:r>
        <w:r>
          <w:rPr>
            <w:rFonts w:asciiTheme="minorHAnsi" w:eastAsiaTheme="minorEastAsia" w:hAnsiTheme="minorHAnsi" w:cstheme="minorBidi"/>
            <w:noProof/>
            <w:sz w:val="22"/>
            <w:szCs w:val="22"/>
          </w:rPr>
          <w:tab/>
        </w:r>
        <w:r w:rsidRPr="000A2775">
          <w:rPr>
            <w:rStyle w:val="Hyperlink"/>
            <w:noProof/>
          </w:rPr>
          <w:t>Functional Safety Requirements</w:t>
        </w:r>
        <w:r>
          <w:rPr>
            <w:noProof/>
            <w:webHidden/>
          </w:rPr>
          <w:tab/>
        </w:r>
        <w:r>
          <w:rPr>
            <w:noProof/>
            <w:webHidden/>
          </w:rPr>
          <w:fldChar w:fldCharType="begin"/>
        </w:r>
        <w:r>
          <w:rPr>
            <w:noProof/>
            <w:webHidden/>
          </w:rPr>
          <w:instrText xml:space="preserve"> PAGEREF _Toc78549295 \h </w:instrText>
        </w:r>
        <w:r>
          <w:rPr>
            <w:noProof/>
            <w:webHidden/>
          </w:rPr>
        </w:r>
        <w:r>
          <w:rPr>
            <w:noProof/>
            <w:webHidden/>
          </w:rPr>
          <w:fldChar w:fldCharType="separate"/>
        </w:r>
        <w:r>
          <w:rPr>
            <w:noProof/>
            <w:webHidden/>
          </w:rPr>
          <w:t>29</w:t>
        </w:r>
        <w:r>
          <w:rPr>
            <w:noProof/>
            <w:webHidden/>
          </w:rPr>
          <w:fldChar w:fldCharType="end"/>
        </w:r>
      </w:hyperlink>
    </w:p>
    <w:p w14:paraId="6E807815" w14:textId="3B0BE936"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96" w:history="1">
        <w:r w:rsidRPr="000A2775">
          <w:rPr>
            <w:rStyle w:val="Hyperlink"/>
            <w:noProof/>
          </w:rPr>
          <w:t>6.4.1</w:t>
        </w:r>
        <w:r>
          <w:rPr>
            <w:rFonts w:asciiTheme="minorHAnsi" w:eastAsiaTheme="minorEastAsia" w:hAnsiTheme="minorHAnsi" w:cstheme="minorBidi"/>
            <w:noProof/>
            <w:sz w:val="22"/>
            <w:szCs w:val="22"/>
          </w:rPr>
          <w:tab/>
        </w:r>
        <w:r w:rsidRPr="000A2775">
          <w:rPr>
            <w:rStyle w:val="Hyperlink"/>
            <w:noProof/>
          </w:rPr>
          <w:t>Safety Goal:  Prevent Hazard (Example)</w:t>
        </w:r>
        <w:r>
          <w:rPr>
            <w:noProof/>
            <w:webHidden/>
          </w:rPr>
          <w:tab/>
        </w:r>
        <w:r>
          <w:rPr>
            <w:noProof/>
            <w:webHidden/>
          </w:rPr>
          <w:fldChar w:fldCharType="begin"/>
        </w:r>
        <w:r>
          <w:rPr>
            <w:noProof/>
            <w:webHidden/>
          </w:rPr>
          <w:instrText xml:space="preserve"> PAGEREF _Toc78549296 \h </w:instrText>
        </w:r>
        <w:r>
          <w:rPr>
            <w:noProof/>
            <w:webHidden/>
          </w:rPr>
        </w:r>
        <w:r>
          <w:rPr>
            <w:noProof/>
            <w:webHidden/>
          </w:rPr>
          <w:fldChar w:fldCharType="separate"/>
        </w:r>
        <w:r>
          <w:rPr>
            <w:noProof/>
            <w:webHidden/>
          </w:rPr>
          <w:t>29</w:t>
        </w:r>
        <w:r>
          <w:rPr>
            <w:noProof/>
            <w:webHidden/>
          </w:rPr>
          <w:fldChar w:fldCharType="end"/>
        </w:r>
      </w:hyperlink>
    </w:p>
    <w:p w14:paraId="518BC1F4" w14:textId="0AD90535"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97" w:history="1">
        <w:r w:rsidRPr="000A2775">
          <w:rPr>
            <w:rStyle w:val="Hyperlink"/>
            <w:noProof/>
          </w:rPr>
          <w:t>6.4.2</w:t>
        </w:r>
        <w:r>
          <w:rPr>
            <w:rFonts w:asciiTheme="minorHAnsi" w:eastAsiaTheme="minorEastAsia" w:hAnsiTheme="minorHAnsi" w:cstheme="minorBidi"/>
            <w:noProof/>
            <w:sz w:val="22"/>
            <w:szCs w:val="22"/>
          </w:rPr>
          <w:tab/>
        </w:r>
        <w:r w:rsidRPr="000A2775">
          <w:rPr>
            <w:rStyle w:val="Hyperlink"/>
            <w:noProof/>
          </w:rPr>
          <w:t>Derivation of Functional Safety Requirements on Assumptions</w:t>
        </w:r>
        <w:r>
          <w:rPr>
            <w:noProof/>
            <w:webHidden/>
          </w:rPr>
          <w:tab/>
        </w:r>
        <w:r>
          <w:rPr>
            <w:noProof/>
            <w:webHidden/>
          </w:rPr>
          <w:fldChar w:fldCharType="begin"/>
        </w:r>
        <w:r>
          <w:rPr>
            <w:noProof/>
            <w:webHidden/>
          </w:rPr>
          <w:instrText xml:space="preserve"> PAGEREF _Toc78549297 \h </w:instrText>
        </w:r>
        <w:r>
          <w:rPr>
            <w:noProof/>
            <w:webHidden/>
          </w:rPr>
        </w:r>
        <w:r>
          <w:rPr>
            <w:noProof/>
            <w:webHidden/>
          </w:rPr>
          <w:fldChar w:fldCharType="separate"/>
        </w:r>
        <w:r>
          <w:rPr>
            <w:noProof/>
            <w:webHidden/>
          </w:rPr>
          <w:t>32</w:t>
        </w:r>
        <w:r>
          <w:rPr>
            <w:noProof/>
            <w:webHidden/>
          </w:rPr>
          <w:fldChar w:fldCharType="end"/>
        </w:r>
      </w:hyperlink>
    </w:p>
    <w:p w14:paraId="799C7F16" w14:textId="0C8478CA"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98" w:history="1">
        <w:r w:rsidRPr="000A2775">
          <w:rPr>
            <w:rStyle w:val="Hyperlink"/>
            <w:noProof/>
          </w:rPr>
          <w:t>6.4.3</w:t>
        </w:r>
        <w:r>
          <w:rPr>
            <w:rFonts w:asciiTheme="minorHAnsi" w:eastAsiaTheme="minorEastAsia" w:hAnsiTheme="minorHAnsi" w:cstheme="minorBidi"/>
            <w:noProof/>
            <w:sz w:val="22"/>
            <w:szCs w:val="22"/>
          </w:rPr>
          <w:tab/>
        </w:r>
        <w:r w:rsidRPr="000A2775">
          <w:rPr>
            <w:rStyle w:val="Hyperlink"/>
            <w:noProof/>
          </w:rPr>
          <w:t>ASIL Decomposition of Functional Safety Requirements</w:t>
        </w:r>
        <w:r>
          <w:rPr>
            <w:noProof/>
            <w:webHidden/>
          </w:rPr>
          <w:tab/>
        </w:r>
        <w:r>
          <w:rPr>
            <w:noProof/>
            <w:webHidden/>
          </w:rPr>
          <w:fldChar w:fldCharType="begin"/>
        </w:r>
        <w:r>
          <w:rPr>
            <w:noProof/>
            <w:webHidden/>
          </w:rPr>
          <w:instrText xml:space="preserve"> PAGEREF _Toc78549298 \h </w:instrText>
        </w:r>
        <w:r>
          <w:rPr>
            <w:noProof/>
            <w:webHidden/>
          </w:rPr>
        </w:r>
        <w:r>
          <w:rPr>
            <w:noProof/>
            <w:webHidden/>
          </w:rPr>
          <w:fldChar w:fldCharType="separate"/>
        </w:r>
        <w:r>
          <w:rPr>
            <w:noProof/>
            <w:webHidden/>
          </w:rPr>
          <w:t>33</w:t>
        </w:r>
        <w:r>
          <w:rPr>
            <w:noProof/>
            <w:webHidden/>
          </w:rPr>
          <w:fldChar w:fldCharType="end"/>
        </w:r>
      </w:hyperlink>
    </w:p>
    <w:p w14:paraId="03C459D8" w14:textId="5133A95E"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299" w:history="1">
        <w:r w:rsidRPr="000A2775">
          <w:rPr>
            <w:rStyle w:val="Hyperlink"/>
            <w:noProof/>
          </w:rPr>
          <w:t>6.4.4</w:t>
        </w:r>
        <w:r>
          <w:rPr>
            <w:rFonts w:asciiTheme="minorHAnsi" w:eastAsiaTheme="minorEastAsia" w:hAnsiTheme="minorHAnsi" w:cstheme="minorBidi"/>
            <w:noProof/>
            <w:sz w:val="22"/>
            <w:szCs w:val="22"/>
          </w:rPr>
          <w:tab/>
        </w:r>
        <w:r w:rsidRPr="000A2775">
          <w:rPr>
            <w:rStyle w:val="Hyperlink"/>
            <w:noProof/>
          </w:rPr>
          <w:t>Decomposition of Functional Safety Requirement</w:t>
        </w:r>
        <w:r>
          <w:rPr>
            <w:noProof/>
            <w:webHidden/>
          </w:rPr>
          <w:tab/>
        </w:r>
        <w:r>
          <w:rPr>
            <w:noProof/>
            <w:webHidden/>
          </w:rPr>
          <w:fldChar w:fldCharType="begin"/>
        </w:r>
        <w:r>
          <w:rPr>
            <w:noProof/>
            <w:webHidden/>
          </w:rPr>
          <w:instrText xml:space="preserve"> PAGEREF _Toc78549299 \h </w:instrText>
        </w:r>
        <w:r>
          <w:rPr>
            <w:noProof/>
            <w:webHidden/>
          </w:rPr>
        </w:r>
        <w:r>
          <w:rPr>
            <w:noProof/>
            <w:webHidden/>
          </w:rPr>
          <w:fldChar w:fldCharType="separate"/>
        </w:r>
        <w:r>
          <w:rPr>
            <w:noProof/>
            <w:webHidden/>
          </w:rPr>
          <w:t>33</w:t>
        </w:r>
        <w:r>
          <w:rPr>
            <w:noProof/>
            <w:webHidden/>
          </w:rPr>
          <w:fldChar w:fldCharType="end"/>
        </w:r>
      </w:hyperlink>
    </w:p>
    <w:p w14:paraId="1EB767D9" w14:textId="2B318D78" w:rsidR="006031AC" w:rsidRDefault="006031AC">
      <w:pPr>
        <w:pStyle w:val="TOC1"/>
        <w:tabs>
          <w:tab w:val="left" w:pos="400"/>
          <w:tab w:val="right" w:leader="dot" w:pos="10173"/>
        </w:tabs>
        <w:rPr>
          <w:rFonts w:asciiTheme="minorHAnsi" w:eastAsiaTheme="minorEastAsia" w:hAnsiTheme="minorHAnsi" w:cstheme="minorBidi"/>
          <w:noProof/>
          <w:sz w:val="22"/>
          <w:szCs w:val="22"/>
        </w:rPr>
      </w:pPr>
      <w:hyperlink w:anchor="_Toc78549300" w:history="1">
        <w:r w:rsidRPr="000A2775">
          <w:rPr>
            <w:rStyle w:val="Hyperlink"/>
            <w:noProof/>
          </w:rPr>
          <w:t>7</w:t>
        </w:r>
        <w:r>
          <w:rPr>
            <w:rFonts w:asciiTheme="minorHAnsi" w:eastAsiaTheme="minorEastAsia" w:hAnsiTheme="minorHAnsi" w:cstheme="minorBidi"/>
            <w:noProof/>
            <w:sz w:val="22"/>
            <w:szCs w:val="22"/>
          </w:rPr>
          <w:tab/>
        </w:r>
        <w:r w:rsidRPr="000A2775">
          <w:rPr>
            <w:rStyle w:val="Hyperlink"/>
            <w:noProof/>
          </w:rPr>
          <w:t>CyberSecurity</w:t>
        </w:r>
        <w:r>
          <w:rPr>
            <w:noProof/>
            <w:webHidden/>
          </w:rPr>
          <w:tab/>
        </w:r>
        <w:r>
          <w:rPr>
            <w:noProof/>
            <w:webHidden/>
          </w:rPr>
          <w:fldChar w:fldCharType="begin"/>
        </w:r>
        <w:r>
          <w:rPr>
            <w:noProof/>
            <w:webHidden/>
          </w:rPr>
          <w:instrText xml:space="preserve"> PAGEREF _Toc78549300 \h </w:instrText>
        </w:r>
        <w:r>
          <w:rPr>
            <w:noProof/>
            <w:webHidden/>
          </w:rPr>
        </w:r>
        <w:r>
          <w:rPr>
            <w:noProof/>
            <w:webHidden/>
          </w:rPr>
          <w:fldChar w:fldCharType="separate"/>
        </w:r>
        <w:r>
          <w:rPr>
            <w:noProof/>
            <w:webHidden/>
          </w:rPr>
          <w:t>34</w:t>
        </w:r>
        <w:r>
          <w:rPr>
            <w:noProof/>
            <w:webHidden/>
          </w:rPr>
          <w:fldChar w:fldCharType="end"/>
        </w:r>
      </w:hyperlink>
    </w:p>
    <w:p w14:paraId="7D17A208" w14:textId="38DC9BAE" w:rsidR="006031AC" w:rsidRDefault="006031AC">
      <w:pPr>
        <w:pStyle w:val="TOC2"/>
        <w:rPr>
          <w:rFonts w:asciiTheme="minorHAnsi" w:eastAsiaTheme="minorEastAsia" w:hAnsiTheme="minorHAnsi" w:cstheme="minorBidi"/>
          <w:noProof/>
          <w:sz w:val="22"/>
          <w:szCs w:val="22"/>
        </w:rPr>
      </w:pPr>
      <w:hyperlink w:anchor="_Toc78549301" w:history="1">
        <w:r w:rsidRPr="000A2775">
          <w:rPr>
            <w:rStyle w:val="Hyperlink"/>
            <w:noProof/>
            <w:lang w:val="en-GB"/>
          </w:rPr>
          <w:t>7.1</w:t>
        </w:r>
        <w:r>
          <w:rPr>
            <w:rFonts w:asciiTheme="minorHAnsi" w:eastAsiaTheme="minorEastAsia" w:hAnsiTheme="minorHAnsi" w:cstheme="minorBidi"/>
            <w:noProof/>
            <w:sz w:val="22"/>
            <w:szCs w:val="22"/>
          </w:rPr>
          <w:tab/>
        </w:r>
        <w:r w:rsidRPr="000A2775">
          <w:rPr>
            <w:rStyle w:val="Hyperlink"/>
            <w:noProof/>
          </w:rPr>
          <w:t>Security Goals</w:t>
        </w:r>
        <w:r>
          <w:rPr>
            <w:noProof/>
            <w:webHidden/>
          </w:rPr>
          <w:tab/>
        </w:r>
        <w:r>
          <w:rPr>
            <w:noProof/>
            <w:webHidden/>
          </w:rPr>
          <w:fldChar w:fldCharType="begin"/>
        </w:r>
        <w:r>
          <w:rPr>
            <w:noProof/>
            <w:webHidden/>
          </w:rPr>
          <w:instrText xml:space="preserve"> PAGEREF _Toc78549301 \h </w:instrText>
        </w:r>
        <w:r>
          <w:rPr>
            <w:noProof/>
            <w:webHidden/>
          </w:rPr>
        </w:r>
        <w:r>
          <w:rPr>
            <w:noProof/>
            <w:webHidden/>
          </w:rPr>
          <w:fldChar w:fldCharType="separate"/>
        </w:r>
        <w:r>
          <w:rPr>
            <w:noProof/>
            <w:webHidden/>
          </w:rPr>
          <w:t>34</w:t>
        </w:r>
        <w:r>
          <w:rPr>
            <w:noProof/>
            <w:webHidden/>
          </w:rPr>
          <w:fldChar w:fldCharType="end"/>
        </w:r>
      </w:hyperlink>
    </w:p>
    <w:p w14:paraId="0EB00193" w14:textId="2713609E" w:rsidR="006031AC" w:rsidRDefault="006031AC">
      <w:pPr>
        <w:pStyle w:val="TOC2"/>
        <w:rPr>
          <w:rFonts w:asciiTheme="minorHAnsi" w:eastAsiaTheme="minorEastAsia" w:hAnsiTheme="minorHAnsi" w:cstheme="minorBidi"/>
          <w:noProof/>
          <w:sz w:val="22"/>
          <w:szCs w:val="22"/>
        </w:rPr>
      </w:pPr>
      <w:hyperlink w:anchor="_Toc78549302" w:history="1">
        <w:r w:rsidRPr="000A2775">
          <w:rPr>
            <w:rStyle w:val="Hyperlink"/>
            <w:noProof/>
            <w:lang w:val="en-GB" w:eastAsia="ar-SA"/>
          </w:rPr>
          <w:t>7.2</w:t>
        </w:r>
        <w:r>
          <w:rPr>
            <w:rFonts w:asciiTheme="minorHAnsi" w:eastAsiaTheme="minorEastAsia" w:hAnsiTheme="minorHAnsi" w:cstheme="minorBidi"/>
            <w:noProof/>
            <w:sz w:val="22"/>
            <w:szCs w:val="22"/>
          </w:rPr>
          <w:tab/>
        </w:r>
        <w:r w:rsidRPr="000A2775">
          <w:rPr>
            <w:rStyle w:val="Hyperlink"/>
            <w:noProof/>
            <w:lang w:eastAsia="ar-SA"/>
          </w:rPr>
          <w:t>Cybersecurity Requirements</w:t>
        </w:r>
        <w:r>
          <w:rPr>
            <w:noProof/>
            <w:webHidden/>
          </w:rPr>
          <w:tab/>
        </w:r>
        <w:r>
          <w:rPr>
            <w:noProof/>
            <w:webHidden/>
          </w:rPr>
          <w:fldChar w:fldCharType="begin"/>
        </w:r>
        <w:r>
          <w:rPr>
            <w:noProof/>
            <w:webHidden/>
          </w:rPr>
          <w:instrText xml:space="preserve"> PAGEREF _Toc78549302 \h </w:instrText>
        </w:r>
        <w:r>
          <w:rPr>
            <w:noProof/>
            <w:webHidden/>
          </w:rPr>
        </w:r>
        <w:r>
          <w:rPr>
            <w:noProof/>
            <w:webHidden/>
          </w:rPr>
          <w:fldChar w:fldCharType="separate"/>
        </w:r>
        <w:r>
          <w:rPr>
            <w:noProof/>
            <w:webHidden/>
          </w:rPr>
          <w:t>34</w:t>
        </w:r>
        <w:r>
          <w:rPr>
            <w:noProof/>
            <w:webHidden/>
          </w:rPr>
          <w:fldChar w:fldCharType="end"/>
        </w:r>
      </w:hyperlink>
    </w:p>
    <w:p w14:paraId="113910D7" w14:textId="0CE141AD" w:rsidR="006031AC" w:rsidRDefault="006031AC">
      <w:pPr>
        <w:pStyle w:val="TOC1"/>
        <w:tabs>
          <w:tab w:val="left" w:pos="400"/>
          <w:tab w:val="right" w:leader="dot" w:pos="10173"/>
        </w:tabs>
        <w:rPr>
          <w:rFonts w:asciiTheme="minorHAnsi" w:eastAsiaTheme="minorEastAsia" w:hAnsiTheme="minorHAnsi" w:cstheme="minorBidi"/>
          <w:noProof/>
          <w:sz w:val="22"/>
          <w:szCs w:val="22"/>
        </w:rPr>
      </w:pPr>
      <w:hyperlink w:anchor="_Toc78549303" w:history="1">
        <w:r w:rsidRPr="000A2775">
          <w:rPr>
            <w:rStyle w:val="Hyperlink"/>
            <w:noProof/>
          </w:rPr>
          <w:t>8</w:t>
        </w:r>
        <w:r>
          <w:rPr>
            <w:rFonts w:asciiTheme="minorHAnsi" w:eastAsiaTheme="minorEastAsia" w:hAnsiTheme="minorHAnsi" w:cstheme="minorBidi"/>
            <w:noProof/>
            <w:sz w:val="22"/>
            <w:szCs w:val="22"/>
          </w:rPr>
          <w:tab/>
        </w:r>
        <w:r w:rsidRPr="000A2775">
          <w:rPr>
            <w:rStyle w:val="Hyperlink"/>
            <w:noProof/>
          </w:rPr>
          <w:t>Architecture</w:t>
        </w:r>
        <w:r>
          <w:rPr>
            <w:noProof/>
            <w:webHidden/>
          </w:rPr>
          <w:tab/>
        </w:r>
        <w:r>
          <w:rPr>
            <w:noProof/>
            <w:webHidden/>
          </w:rPr>
          <w:fldChar w:fldCharType="begin"/>
        </w:r>
        <w:r>
          <w:rPr>
            <w:noProof/>
            <w:webHidden/>
          </w:rPr>
          <w:instrText xml:space="preserve"> PAGEREF _Toc78549303 \h </w:instrText>
        </w:r>
        <w:r>
          <w:rPr>
            <w:noProof/>
            <w:webHidden/>
          </w:rPr>
        </w:r>
        <w:r>
          <w:rPr>
            <w:noProof/>
            <w:webHidden/>
          </w:rPr>
          <w:fldChar w:fldCharType="separate"/>
        </w:r>
        <w:r>
          <w:rPr>
            <w:noProof/>
            <w:webHidden/>
          </w:rPr>
          <w:t>35</w:t>
        </w:r>
        <w:r>
          <w:rPr>
            <w:noProof/>
            <w:webHidden/>
          </w:rPr>
          <w:fldChar w:fldCharType="end"/>
        </w:r>
      </w:hyperlink>
    </w:p>
    <w:p w14:paraId="5547B091" w14:textId="18EA9759" w:rsidR="006031AC" w:rsidRDefault="006031AC">
      <w:pPr>
        <w:pStyle w:val="TOC2"/>
        <w:rPr>
          <w:rFonts w:asciiTheme="minorHAnsi" w:eastAsiaTheme="minorEastAsia" w:hAnsiTheme="minorHAnsi" w:cstheme="minorBidi"/>
          <w:noProof/>
          <w:sz w:val="22"/>
          <w:szCs w:val="22"/>
        </w:rPr>
      </w:pPr>
      <w:hyperlink w:anchor="_Toc78549304" w:history="1">
        <w:r w:rsidRPr="000A2775">
          <w:rPr>
            <w:rStyle w:val="Hyperlink"/>
            <w:noProof/>
            <w:lang w:val="en-GB"/>
          </w:rPr>
          <w:t>8.1</w:t>
        </w:r>
        <w:r>
          <w:rPr>
            <w:rFonts w:asciiTheme="minorHAnsi" w:eastAsiaTheme="minorEastAsia" w:hAnsiTheme="minorHAnsi" w:cstheme="minorBidi"/>
            <w:noProof/>
            <w:sz w:val="22"/>
            <w:szCs w:val="22"/>
          </w:rPr>
          <w:tab/>
        </w:r>
        <w:r w:rsidRPr="000A2775">
          <w:rPr>
            <w:rStyle w:val="Hyperlink"/>
            <w:noProof/>
          </w:rPr>
          <w:t>Functional Decomposition</w:t>
        </w:r>
        <w:r>
          <w:rPr>
            <w:noProof/>
            <w:webHidden/>
          </w:rPr>
          <w:tab/>
        </w:r>
        <w:r>
          <w:rPr>
            <w:noProof/>
            <w:webHidden/>
          </w:rPr>
          <w:fldChar w:fldCharType="begin"/>
        </w:r>
        <w:r>
          <w:rPr>
            <w:noProof/>
            <w:webHidden/>
          </w:rPr>
          <w:instrText xml:space="preserve"> PAGEREF _Toc78549304 \h </w:instrText>
        </w:r>
        <w:r>
          <w:rPr>
            <w:noProof/>
            <w:webHidden/>
          </w:rPr>
        </w:r>
        <w:r>
          <w:rPr>
            <w:noProof/>
            <w:webHidden/>
          </w:rPr>
          <w:fldChar w:fldCharType="separate"/>
        </w:r>
        <w:r>
          <w:rPr>
            <w:noProof/>
            <w:webHidden/>
          </w:rPr>
          <w:t>35</w:t>
        </w:r>
        <w:r>
          <w:rPr>
            <w:noProof/>
            <w:webHidden/>
          </w:rPr>
          <w:fldChar w:fldCharType="end"/>
        </w:r>
      </w:hyperlink>
    </w:p>
    <w:p w14:paraId="3A4D87D0" w14:textId="5AB1BB2D"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305" w:history="1">
        <w:r w:rsidRPr="000A2775">
          <w:rPr>
            <w:rStyle w:val="Hyperlink"/>
            <w:noProof/>
          </w:rPr>
          <w:t>8.1.1</w:t>
        </w:r>
        <w:r>
          <w:rPr>
            <w:rFonts w:asciiTheme="minorHAnsi" w:eastAsiaTheme="minorEastAsia" w:hAnsiTheme="minorHAnsi" w:cstheme="minorBidi"/>
            <w:noProof/>
            <w:sz w:val="22"/>
            <w:szCs w:val="22"/>
          </w:rPr>
          <w:tab/>
        </w:r>
        <w:r w:rsidRPr="000A2775">
          <w:rPr>
            <w:rStyle w:val="Hyperlink"/>
            <w:noProof/>
          </w:rPr>
          <w:t>Functions</w:t>
        </w:r>
        <w:r>
          <w:rPr>
            <w:noProof/>
            <w:webHidden/>
          </w:rPr>
          <w:tab/>
        </w:r>
        <w:r>
          <w:rPr>
            <w:noProof/>
            <w:webHidden/>
          </w:rPr>
          <w:fldChar w:fldCharType="begin"/>
        </w:r>
        <w:r>
          <w:rPr>
            <w:noProof/>
            <w:webHidden/>
          </w:rPr>
          <w:instrText xml:space="preserve"> PAGEREF _Toc78549305 \h </w:instrText>
        </w:r>
        <w:r>
          <w:rPr>
            <w:noProof/>
            <w:webHidden/>
          </w:rPr>
        </w:r>
        <w:r>
          <w:rPr>
            <w:noProof/>
            <w:webHidden/>
          </w:rPr>
          <w:fldChar w:fldCharType="separate"/>
        </w:r>
        <w:r>
          <w:rPr>
            <w:noProof/>
            <w:webHidden/>
          </w:rPr>
          <w:t>38</w:t>
        </w:r>
        <w:r>
          <w:rPr>
            <w:noProof/>
            <w:webHidden/>
          </w:rPr>
          <w:fldChar w:fldCharType="end"/>
        </w:r>
      </w:hyperlink>
    </w:p>
    <w:p w14:paraId="4B6007EF" w14:textId="680D338F" w:rsidR="006031AC" w:rsidRDefault="006031AC">
      <w:pPr>
        <w:pStyle w:val="TOC2"/>
        <w:rPr>
          <w:rFonts w:asciiTheme="minorHAnsi" w:eastAsiaTheme="minorEastAsia" w:hAnsiTheme="minorHAnsi" w:cstheme="minorBidi"/>
          <w:noProof/>
          <w:sz w:val="22"/>
          <w:szCs w:val="22"/>
        </w:rPr>
      </w:pPr>
      <w:hyperlink w:anchor="_Toc78549306" w:history="1">
        <w:r w:rsidRPr="000A2775">
          <w:rPr>
            <w:rStyle w:val="Hyperlink"/>
            <w:noProof/>
            <w:lang w:val="en-GB"/>
          </w:rPr>
          <w:t>8.2</w:t>
        </w:r>
        <w:r>
          <w:rPr>
            <w:rFonts w:asciiTheme="minorHAnsi" w:eastAsiaTheme="minorEastAsia" w:hAnsiTheme="minorHAnsi" w:cstheme="minorBidi"/>
            <w:noProof/>
            <w:sz w:val="22"/>
            <w:szCs w:val="22"/>
          </w:rPr>
          <w:tab/>
        </w:r>
        <w:r w:rsidRPr="000A2775">
          <w:rPr>
            <w:rStyle w:val="Hyperlink"/>
            <w:noProof/>
          </w:rPr>
          <w:t>Logical Architecture</w:t>
        </w:r>
        <w:r>
          <w:rPr>
            <w:noProof/>
            <w:webHidden/>
          </w:rPr>
          <w:tab/>
        </w:r>
        <w:r>
          <w:rPr>
            <w:noProof/>
            <w:webHidden/>
          </w:rPr>
          <w:fldChar w:fldCharType="begin"/>
        </w:r>
        <w:r>
          <w:rPr>
            <w:noProof/>
            <w:webHidden/>
          </w:rPr>
          <w:instrText xml:space="preserve"> PAGEREF _Toc78549306 \h </w:instrText>
        </w:r>
        <w:r>
          <w:rPr>
            <w:noProof/>
            <w:webHidden/>
          </w:rPr>
        </w:r>
        <w:r>
          <w:rPr>
            <w:noProof/>
            <w:webHidden/>
          </w:rPr>
          <w:fldChar w:fldCharType="separate"/>
        </w:r>
        <w:r>
          <w:rPr>
            <w:noProof/>
            <w:webHidden/>
          </w:rPr>
          <w:t>38</w:t>
        </w:r>
        <w:r>
          <w:rPr>
            <w:noProof/>
            <w:webHidden/>
          </w:rPr>
          <w:fldChar w:fldCharType="end"/>
        </w:r>
      </w:hyperlink>
    </w:p>
    <w:p w14:paraId="3E1D3FB4" w14:textId="719FF72D"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307" w:history="1">
        <w:r w:rsidRPr="000A2775">
          <w:rPr>
            <w:rStyle w:val="Hyperlink"/>
            <w:noProof/>
          </w:rPr>
          <w:t>8.2.1</w:t>
        </w:r>
        <w:r>
          <w:rPr>
            <w:rFonts w:asciiTheme="minorHAnsi" w:eastAsiaTheme="minorEastAsia" w:hAnsiTheme="minorHAnsi" w:cstheme="minorBidi"/>
            <w:noProof/>
            <w:sz w:val="22"/>
            <w:szCs w:val="22"/>
          </w:rPr>
          <w:tab/>
        </w:r>
        <w:r w:rsidRPr="000A2775">
          <w:rPr>
            <w:rStyle w:val="Hyperlink"/>
            <w:noProof/>
          </w:rPr>
          <w:t>Logical Elements</w:t>
        </w:r>
        <w:r>
          <w:rPr>
            <w:noProof/>
            <w:webHidden/>
          </w:rPr>
          <w:tab/>
        </w:r>
        <w:r>
          <w:rPr>
            <w:noProof/>
            <w:webHidden/>
          </w:rPr>
          <w:fldChar w:fldCharType="begin"/>
        </w:r>
        <w:r>
          <w:rPr>
            <w:noProof/>
            <w:webHidden/>
          </w:rPr>
          <w:instrText xml:space="preserve"> PAGEREF _Toc78549307 \h </w:instrText>
        </w:r>
        <w:r>
          <w:rPr>
            <w:noProof/>
            <w:webHidden/>
          </w:rPr>
        </w:r>
        <w:r>
          <w:rPr>
            <w:noProof/>
            <w:webHidden/>
          </w:rPr>
          <w:fldChar w:fldCharType="separate"/>
        </w:r>
        <w:r>
          <w:rPr>
            <w:noProof/>
            <w:webHidden/>
          </w:rPr>
          <w:t>39</w:t>
        </w:r>
        <w:r>
          <w:rPr>
            <w:noProof/>
            <w:webHidden/>
          </w:rPr>
          <w:fldChar w:fldCharType="end"/>
        </w:r>
      </w:hyperlink>
    </w:p>
    <w:p w14:paraId="0321BB1B" w14:textId="3B478494" w:rsidR="006031AC" w:rsidRDefault="006031AC">
      <w:pPr>
        <w:pStyle w:val="TOC3"/>
        <w:tabs>
          <w:tab w:val="left" w:pos="1200"/>
          <w:tab w:val="right" w:leader="dot" w:pos="10173"/>
        </w:tabs>
        <w:rPr>
          <w:rFonts w:asciiTheme="minorHAnsi" w:eastAsiaTheme="minorEastAsia" w:hAnsiTheme="minorHAnsi" w:cstheme="minorBidi"/>
          <w:noProof/>
          <w:sz w:val="22"/>
          <w:szCs w:val="22"/>
        </w:rPr>
      </w:pPr>
      <w:hyperlink w:anchor="_Toc78549308" w:history="1">
        <w:r w:rsidRPr="000A2775">
          <w:rPr>
            <w:rStyle w:val="Hyperlink"/>
            <w:noProof/>
          </w:rPr>
          <w:t>8.2.2</w:t>
        </w:r>
        <w:r>
          <w:rPr>
            <w:rFonts w:asciiTheme="minorHAnsi" w:eastAsiaTheme="minorEastAsia" w:hAnsiTheme="minorHAnsi" w:cstheme="minorBidi"/>
            <w:noProof/>
            <w:sz w:val="22"/>
            <w:szCs w:val="22"/>
          </w:rPr>
          <w:tab/>
        </w:r>
        <w:r w:rsidRPr="000A2775">
          <w:rPr>
            <w:rStyle w:val="Hyperlink"/>
            <w:noProof/>
          </w:rPr>
          <w:t>Logical Interfaces</w:t>
        </w:r>
        <w:r>
          <w:rPr>
            <w:noProof/>
            <w:webHidden/>
          </w:rPr>
          <w:tab/>
        </w:r>
        <w:r>
          <w:rPr>
            <w:noProof/>
            <w:webHidden/>
          </w:rPr>
          <w:fldChar w:fldCharType="begin"/>
        </w:r>
        <w:r>
          <w:rPr>
            <w:noProof/>
            <w:webHidden/>
          </w:rPr>
          <w:instrText xml:space="preserve"> PAGEREF _Toc78549308 \h </w:instrText>
        </w:r>
        <w:r>
          <w:rPr>
            <w:noProof/>
            <w:webHidden/>
          </w:rPr>
        </w:r>
        <w:r>
          <w:rPr>
            <w:noProof/>
            <w:webHidden/>
          </w:rPr>
          <w:fldChar w:fldCharType="separate"/>
        </w:r>
        <w:r>
          <w:rPr>
            <w:noProof/>
            <w:webHidden/>
          </w:rPr>
          <w:t>40</w:t>
        </w:r>
        <w:r>
          <w:rPr>
            <w:noProof/>
            <w:webHidden/>
          </w:rPr>
          <w:fldChar w:fldCharType="end"/>
        </w:r>
      </w:hyperlink>
    </w:p>
    <w:p w14:paraId="40139EB3" w14:textId="111CA35C" w:rsidR="006031AC" w:rsidRDefault="006031AC">
      <w:pPr>
        <w:pStyle w:val="TOC1"/>
        <w:tabs>
          <w:tab w:val="left" w:pos="400"/>
          <w:tab w:val="right" w:leader="dot" w:pos="10173"/>
        </w:tabs>
        <w:rPr>
          <w:rFonts w:asciiTheme="minorHAnsi" w:eastAsiaTheme="minorEastAsia" w:hAnsiTheme="minorHAnsi" w:cstheme="minorBidi"/>
          <w:noProof/>
          <w:sz w:val="22"/>
          <w:szCs w:val="22"/>
        </w:rPr>
      </w:pPr>
      <w:hyperlink w:anchor="_Toc78549309" w:history="1">
        <w:r w:rsidRPr="000A2775">
          <w:rPr>
            <w:rStyle w:val="Hyperlink"/>
            <w:noProof/>
          </w:rPr>
          <w:t>9</w:t>
        </w:r>
        <w:r>
          <w:rPr>
            <w:rFonts w:asciiTheme="minorHAnsi" w:eastAsiaTheme="minorEastAsia" w:hAnsiTheme="minorHAnsi" w:cstheme="minorBidi"/>
            <w:noProof/>
            <w:sz w:val="22"/>
            <w:szCs w:val="22"/>
          </w:rPr>
          <w:tab/>
        </w:r>
        <w:r w:rsidRPr="000A2775">
          <w:rPr>
            <w:rStyle w:val="Hyperlink"/>
            <w:noProof/>
          </w:rPr>
          <w:t>Traceability Matrix</w:t>
        </w:r>
        <w:r>
          <w:rPr>
            <w:noProof/>
            <w:webHidden/>
          </w:rPr>
          <w:tab/>
        </w:r>
        <w:r>
          <w:rPr>
            <w:noProof/>
            <w:webHidden/>
          </w:rPr>
          <w:fldChar w:fldCharType="begin"/>
        </w:r>
        <w:r>
          <w:rPr>
            <w:noProof/>
            <w:webHidden/>
          </w:rPr>
          <w:instrText xml:space="preserve"> PAGEREF _Toc78549309 \h </w:instrText>
        </w:r>
        <w:r>
          <w:rPr>
            <w:noProof/>
            <w:webHidden/>
          </w:rPr>
        </w:r>
        <w:r>
          <w:rPr>
            <w:noProof/>
            <w:webHidden/>
          </w:rPr>
          <w:fldChar w:fldCharType="separate"/>
        </w:r>
        <w:r>
          <w:rPr>
            <w:noProof/>
            <w:webHidden/>
          </w:rPr>
          <w:t>43</w:t>
        </w:r>
        <w:r>
          <w:rPr>
            <w:noProof/>
            <w:webHidden/>
          </w:rPr>
          <w:fldChar w:fldCharType="end"/>
        </w:r>
      </w:hyperlink>
    </w:p>
    <w:p w14:paraId="4BBC1318" w14:textId="74E4EC8F" w:rsidR="006031AC" w:rsidRDefault="006031AC">
      <w:pPr>
        <w:pStyle w:val="TOC1"/>
        <w:tabs>
          <w:tab w:val="left" w:pos="600"/>
          <w:tab w:val="right" w:leader="dot" w:pos="10173"/>
        </w:tabs>
        <w:rPr>
          <w:rFonts w:asciiTheme="minorHAnsi" w:eastAsiaTheme="minorEastAsia" w:hAnsiTheme="minorHAnsi" w:cstheme="minorBidi"/>
          <w:noProof/>
          <w:sz w:val="22"/>
          <w:szCs w:val="22"/>
        </w:rPr>
      </w:pPr>
      <w:hyperlink w:anchor="_Toc78549310" w:history="1">
        <w:r w:rsidRPr="000A2775">
          <w:rPr>
            <w:rStyle w:val="Hyperlink"/>
            <w:noProof/>
          </w:rPr>
          <w:t>10</w:t>
        </w:r>
        <w:r>
          <w:rPr>
            <w:rFonts w:asciiTheme="minorHAnsi" w:eastAsiaTheme="minorEastAsia" w:hAnsiTheme="minorHAnsi" w:cstheme="minorBidi"/>
            <w:noProof/>
            <w:sz w:val="22"/>
            <w:szCs w:val="22"/>
          </w:rPr>
          <w:tab/>
        </w:r>
        <w:r w:rsidRPr="000A2775">
          <w:rPr>
            <w:rStyle w:val="Hyperlink"/>
            <w:noProof/>
          </w:rPr>
          <w:t>Open Concerns</w:t>
        </w:r>
        <w:r>
          <w:rPr>
            <w:noProof/>
            <w:webHidden/>
          </w:rPr>
          <w:tab/>
        </w:r>
        <w:r>
          <w:rPr>
            <w:noProof/>
            <w:webHidden/>
          </w:rPr>
          <w:fldChar w:fldCharType="begin"/>
        </w:r>
        <w:r>
          <w:rPr>
            <w:noProof/>
            <w:webHidden/>
          </w:rPr>
          <w:instrText xml:space="preserve"> PAGEREF _Toc78549310 \h </w:instrText>
        </w:r>
        <w:r>
          <w:rPr>
            <w:noProof/>
            <w:webHidden/>
          </w:rPr>
        </w:r>
        <w:r>
          <w:rPr>
            <w:noProof/>
            <w:webHidden/>
          </w:rPr>
          <w:fldChar w:fldCharType="separate"/>
        </w:r>
        <w:r>
          <w:rPr>
            <w:noProof/>
            <w:webHidden/>
          </w:rPr>
          <w:t>45</w:t>
        </w:r>
        <w:r>
          <w:rPr>
            <w:noProof/>
            <w:webHidden/>
          </w:rPr>
          <w:fldChar w:fldCharType="end"/>
        </w:r>
      </w:hyperlink>
    </w:p>
    <w:p w14:paraId="093556F0" w14:textId="6D106C74" w:rsidR="006031AC" w:rsidRDefault="006031AC">
      <w:pPr>
        <w:pStyle w:val="TOC1"/>
        <w:tabs>
          <w:tab w:val="left" w:pos="600"/>
          <w:tab w:val="right" w:leader="dot" w:pos="10173"/>
        </w:tabs>
        <w:rPr>
          <w:rFonts w:asciiTheme="minorHAnsi" w:eastAsiaTheme="minorEastAsia" w:hAnsiTheme="minorHAnsi" w:cstheme="minorBidi"/>
          <w:noProof/>
          <w:sz w:val="22"/>
          <w:szCs w:val="22"/>
        </w:rPr>
      </w:pPr>
      <w:hyperlink w:anchor="_Toc78549311" w:history="1">
        <w:r w:rsidRPr="000A2775">
          <w:rPr>
            <w:rStyle w:val="Hyperlink"/>
            <w:noProof/>
          </w:rPr>
          <w:t>11</w:t>
        </w:r>
        <w:r>
          <w:rPr>
            <w:rFonts w:asciiTheme="minorHAnsi" w:eastAsiaTheme="minorEastAsia" w:hAnsiTheme="minorHAnsi" w:cstheme="minorBidi"/>
            <w:noProof/>
            <w:sz w:val="22"/>
            <w:szCs w:val="22"/>
          </w:rPr>
          <w:tab/>
        </w:r>
        <w:r w:rsidRPr="000A2775">
          <w:rPr>
            <w:rStyle w:val="Hyperlink"/>
            <w:noProof/>
          </w:rPr>
          <w:t>Revision History</w:t>
        </w:r>
        <w:r>
          <w:rPr>
            <w:noProof/>
            <w:webHidden/>
          </w:rPr>
          <w:tab/>
        </w:r>
        <w:r>
          <w:rPr>
            <w:noProof/>
            <w:webHidden/>
          </w:rPr>
          <w:fldChar w:fldCharType="begin"/>
        </w:r>
        <w:r>
          <w:rPr>
            <w:noProof/>
            <w:webHidden/>
          </w:rPr>
          <w:instrText xml:space="preserve"> PAGEREF _Toc78549311 \h </w:instrText>
        </w:r>
        <w:r>
          <w:rPr>
            <w:noProof/>
            <w:webHidden/>
          </w:rPr>
        </w:r>
        <w:r>
          <w:rPr>
            <w:noProof/>
            <w:webHidden/>
          </w:rPr>
          <w:fldChar w:fldCharType="separate"/>
        </w:r>
        <w:r>
          <w:rPr>
            <w:noProof/>
            <w:webHidden/>
          </w:rPr>
          <w:t>46</w:t>
        </w:r>
        <w:r>
          <w:rPr>
            <w:noProof/>
            <w:webHidden/>
          </w:rPr>
          <w:fldChar w:fldCharType="end"/>
        </w:r>
      </w:hyperlink>
    </w:p>
    <w:p w14:paraId="5E54F925" w14:textId="3302CDE0" w:rsidR="006031AC" w:rsidRDefault="006031AC">
      <w:pPr>
        <w:pStyle w:val="TOC1"/>
        <w:tabs>
          <w:tab w:val="left" w:pos="600"/>
          <w:tab w:val="right" w:leader="dot" w:pos="10173"/>
        </w:tabs>
        <w:rPr>
          <w:rFonts w:asciiTheme="minorHAnsi" w:eastAsiaTheme="minorEastAsia" w:hAnsiTheme="minorHAnsi" w:cstheme="minorBidi"/>
          <w:noProof/>
          <w:sz w:val="22"/>
          <w:szCs w:val="22"/>
        </w:rPr>
      </w:pPr>
      <w:hyperlink w:anchor="_Toc78549313" w:history="1">
        <w:r w:rsidRPr="000A2775">
          <w:rPr>
            <w:rStyle w:val="Hyperlink"/>
            <w:noProof/>
          </w:rPr>
          <w:t>12</w:t>
        </w:r>
        <w:r>
          <w:rPr>
            <w:rFonts w:asciiTheme="minorHAnsi" w:eastAsiaTheme="minorEastAsia" w:hAnsiTheme="minorHAnsi" w:cstheme="minorBidi"/>
            <w:noProof/>
            <w:sz w:val="22"/>
            <w:szCs w:val="22"/>
          </w:rPr>
          <w:tab/>
        </w:r>
        <w:r w:rsidRPr="000A2775">
          <w:rPr>
            <w:rStyle w:val="Hyperlink"/>
            <w:noProof/>
          </w:rPr>
          <w:t>Appendix</w:t>
        </w:r>
        <w:r>
          <w:rPr>
            <w:noProof/>
            <w:webHidden/>
          </w:rPr>
          <w:tab/>
        </w:r>
        <w:r>
          <w:rPr>
            <w:noProof/>
            <w:webHidden/>
          </w:rPr>
          <w:fldChar w:fldCharType="begin"/>
        </w:r>
        <w:r>
          <w:rPr>
            <w:noProof/>
            <w:webHidden/>
          </w:rPr>
          <w:instrText xml:space="preserve"> PAGEREF _Toc78549313 \h </w:instrText>
        </w:r>
        <w:r>
          <w:rPr>
            <w:noProof/>
            <w:webHidden/>
          </w:rPr>
        </w:r>
        <w:r>
          <w:rPr>
            <w:noProof/>
            <w:webHidden/>
          </w:rPr>
          <w:fldChar w:fldCharType="separate"/>
        </w:r>
        <w:r>
          <w:rPr>
            <w:noProof/>
            <w:webHidden/>
          </w:rPr>
          <w:t>47</w:t>
        </w:r>
        <w:r>
          <w:rPr>
            <w:noProof/>
            <w:webHidden/>
          </w:rPr>
          <w:fldChar w:fldCharType="end"/>
        </w:r>
      </w:hyperlink>
    </w:p>
    <w:p w14:paraId="7CE6F6F9" w14:textId="5D46F5F8" w:rsidR="006031AC" w:rsidRDefault="006031AC">
      <w:pPr>
        <w:pStyle w:val="TOC2"/>
        <w:rPr>
          <w:rFonts w:asciiTheme="minorHAnsi" w:eastAsiaTheme="minorEastAsia" w:hAnsiTheme="minorHAnsi" w:cstheme="minorBidi"/>
          <w:noProof/>
          <w:sz w:val="22"/>
          <w:szCs w:val="22"/>
        </w:rPr>
      </w:pPr>
      <w:hyperlink w:anchor="_Toc78549314" w:history="1">
        <w:r w:rsidRPr="000A2775">
          <w:rPr>
            <w:rStyle w:val="Hyperlink"/>
            <w:noProof/>
            <w:lang w:val="en-GB"/>
          </w:rPr>
          <w:t>12.1</w:t>
        </w:r>
        <w:r>
          <w:rPr>
            <w:rFonts w:asciiTheme="minorHAnsi" w:eastAsiaTheme="minorEastAsia" w:hAnsiTheme="minorHAnsi" w:cstheme="minorBidi"/>
            <w:noProof/>
            <w:sz w:val="22"/>
            <w:szCs w:val="22"/>
          </w:rPr>
          <w:tab/>
        </w:r>
        <w:r w:rsidRPr="000A2775">
          <w:rPr>
            <w:rStyle w:val="Hyperlink"/>
            <w:noProof/>
          </w:rPr>
          <w:t>Definitions</w:t>
        </w:r>
        <w:r>
          <w:rPr>
            <w:noProof/>
            <w:webHidden/>
          </w:rPr>
          <w:tab/>
        </w:r>
        <w:r>
          <w:rPr>
            <w:noProof/>
            <w:webHidden/>
          </w:rPr>
          <w:fldChar w:fldCharType="begin"/>
        </w:r>
        <w:r>
          <w:rPr>
            <w:noProof/>
            <w:webHidden/>
          </w:rPr>
          <w:instrText xml:space="preserve"> PAGEREF _Toc78549314 \h </w:instrText>
        </w:r>
        <w:r>
          <w:rPr>
            <w:noProof/>
            <w:webHidden/>
          </w:rPr>
        </w:r>
        <w:r>
          <w:rPr>
            <w:noProof/>
            <w:webHidden/>
          </w:rPr>
          <w:fldChar w:fldCharType="separate"/>
        </w:r>
        <w:r>
          <w:rPr>
            <w:noProof/>
            <w:webHidden/>
          </w:rPr>
          <w:t>47</w:t>
        </w:r>
        <w:r>
          <w:rPr>
            <w:noProof/>
            <w:webHidden/>
          </w:rPr>
          <w:fldChar w:fldCharType="end"/>
        </w:r>
      </w:hyperlink>
    </w:p>
    <w:p w14:paraId="439DBC4C" w14:textId="70EFB7A6" w:rsidR="006031AC" w:rsidRDefault="006031AC">
      <w:pPr>
        <w:pStyle w:val="TOC2"/>
        <w:rPr>
          <w:rFonts w:asciiTheme="minorHAnsi" w:eastAsiaTheme="minorEastAsia" w:hAnsiTheme="minorHAnsi" w:cstheme="minorBidi"/>
          <w:noProof/>
          <w:sz w:val="22"/>
          <w:szCs w:val="22"/>
        </w:rPr>
      </w:pPr>
      <w:hyperlink w:anchor="_Toc78549315" w:history="1">
        <w:r w:rsidRPr="000A2775">
          <w:rPr>
            <w:rStyle w:val="Hyperlink"/>
            <w:noProof/>
            <w:lang w:val="en-GB"/>
          </w:rPr>
          <w:t>12.2</w:t>
        </w:r>
        <w:r>
          <w:rPr>
            <w:rFonts w:asciiTheme="minorHAnsi" w:eastAsiaTheme="minorEastAsia" w:hAnsiTheme="minorHAnsi" w:cstheme="minorBidi"/>
            <w:noProof/>
            <w:sz w:val="22"/>
            <w:szCs w:val="22"/>
          </w:rPr>
          <w:tab/>
        </w:r>
        <w:r w:rsidRPr="000A2775">
          <w:rPr>
            <w:rStyle w:val="Hyperlink"/>
            <w:noProof/>
          </w:rPr>
          <w:t>Abbreviations</w:t>
        </w:r>
        <w:r>
          <w:rPr>
            <w:noProof/>
            <w:webHidden/>
          </w:rPr>
          <w:tab/>
        </w:r>
        <w:r>
          <w:rPr>
            <w:noProof/>
            <w:webHidden/>
          </w:rPr>
          <w:fldChar w:fldCharType="begin"/>
        </w:r>
        <w:r>
          <w:rPr>
            <w:noProof/>
            <w:webHidden/>
          </w:rPr>
          <w:instrText xml:space="preserve"> PAGEREF _Toc78549315 \h </w:instrText>
        </w:r>
        <w:r>
          <w:rPr>
            <w:noProof/>
            <w:webHidden/>
          </w:rPr>
        </w:r>
        <w:r>
          <w:rPr>
            <w:noProof/>
            <w:webHidden/>
          </w:rPr>
          <w:fldChar w:fldCharType="separate"/>
        </w:r>
        <w:r>
          <w:rPr>
            <w:noProof/>
            <w:webHidden/>
          </w:rPr>
          <w:t>47</w:t>
        </w:r>
        <w:r>
          <w:rPr>
            <w:noProof/>
            <w:webHidden/>
          </w:rPr>
          <w:fldChar w:fldCharType="end"/>
        </w:r>
      </w:hyperlink>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24A093AF" w14:textId="11FFF52B" w:rsidR="006031AC"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78549316" w:history="1">
        <w:r w:rsidR="006031AC" w:rsidRPr="0047788B">
          <w:rPr>
            <w:rStyle w:val="Hyperlink"/>
            <w:noProof/>
          </w:rPr>
          <w:t>Figure 2: Comprehensive Status Feature illustration</w:t>
        </w:r>
        <w:r w:rsidR="006031AC">
          <w:rPr>
            <w:noProof/>
            <w:webHidden/>
          </w:rPr>
          <w:tab/>
        </w:r>
        <w:r w:rsidR="006031AC">
          <w:rPr>
            <w:noProof/>
            <w:webHidden/>
          </w:rPr>
          <w:fldChar w:fldCharType="begin"/>
        </w:r>
        <w:r w:rsidR="006031AC">
          <w:rPr>
            <w:noProof/>
            <w:webHidden/>
          </w:rPr>
          <w:instrText xml:space="preserve"> PAGEREF _Toc78549316 \h </w:instrText>
        </w:r>
        <w:r w:rsidR="006031AC">
          <w:rPr>
            <w:noProof/>
            <w:webHidden/>
          </w:rPr>
        </w:r>
        <w:r w:rsidR="006031AC">
          <w:rPr>
            <w:noProof/>
            <w:webHidden/>
          </w:rPr>
          <w:fldChar w:fldCharType="separate"/>
        </w:r>
        <w:r w:rsidR="006031AC">
          <w:rPr>
            <w:noProof/>
            <w:webHidden/>
          </w:rPr>
          <w:t>10</w:t>
        </w:r>
        <w:r w:rsidR="006031AC">
          <w:rPr>
            <w:noProof/>
            <w:webHidden/>
          </w:rPr>
          <w:fldChar w:fldCharType="end"/>
        </w:r>
      </w:hyperlink>
    </w:p>
    <w:p w14:paraId="3F4E7073" w14:textId="485D7D55"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17" w:history="1">
        <w:r w:rsidRPr="0047788B">
          <w:rPr>
            <w:rStyle w:val="Hyperlink"/>
            <w:noProof/>
          </w:rPr>
          <w:t>Figure 4: Comprehensive Status Context</w:t>
        </w:r>
        <w:r>
          <w:rPr>
            <w:noProof/>
            <w:webHidden/>
          </w:rPr>
          <w:tab/>
        </w:r>
        <w:r>
          <w:rPr>
            <w:noProof/>
            <w:webHidden/>
          </w:rPr>
          <w:fldChar w:fldCharType="begin"/>
        </w:r>
        <w:r>
          <w:rPr>
            <w:noProof/>
            <w:webHidden/>
          </w:rPr>
          <w:instrText xml:space="preserve"> PAGEREF _Toc78549317 \h </w:instrText>
        </w:r>
        <w:r>
          <w:rPr>
            <w:noProof/>
            <w:webHidden/>
          </w:rPr>
        </w:r>
        <w:r>
          <w:rPr>
            <w:noProof/>
            <w:webHidden/>
          </w:rPr>
          <w:fldChar w:fldCharType="separate"/>
        </w:r>
        <w:r>
          <w:rPr>
            <w:noProof/>
            <w:webHidden/>
          </w:rPr>
          <w:t>13</w:t>
        </w:r>
        <w:r>
          <w:rPr>
            <w:noProof/>
            <w:webHidden/>
          </w:rPr>
          <w:fldChar w:fldCharType="end"/>
        </w:r>
      </w:hyperlink>
    </w:p>
    <w:p w14:paraId="3F3CB761" w14:textId="4257F9C5"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18" w:history="1">
        <w:r w:rsidRPr="0047788B">
          <w:rPr>
            <w:rStyle w:val="Hyperlink"/>
            <w:noProof/>
          </w:rPr>
          <w:t xml:space="preserve">Figure 5: </w:t>
        </w:r>
        <w:r w:rsidR="00915FB1">
          <w:rPr>
            <w:rStyle w:val="Hyperlink"/>
            <w:noProof/>
          </w:rPr>
          <w:t>Get ComStat at HMI Launch</w:t>
        </w:r>
        <w:r w:rsidRPr="0047788B">
          <w:rPr>
            <w:rStyle w:val="Hyperlink"/>
            <w:noProof/>
          </w:rPr>
          <w:t>_Logical</w:t>
        </w:r>
        <w:r>
          <w:rPr>
            <w:noProof/>
            <w:webHidden/>
          </w:rPr>
          <w:tab/>
        </w:r>
        <w:r>
          <w:rPr>
            <w:noProof/>
            <w:webHidden/>
          </w:rPr>
          <w:fldChar w:fldCharType="begin"/>
        </w:r>
        <w:r>
          <w:rPr>
            <w:noProof/>
            <w:webHidden/>
          </w:rPr>
          <w:instrText xml:space="preserve"> PAGEREF _Toc78549318 \h </w:instrText>
        </w:r>
        <w:r>
          <w:rPr>
            <w:noProof/>
            <w:webHidden/>
          </w:rPr>
        </w:r>
        <w:r>
          <w:rPr>
            <w:noProof/>
            <w:webHidden/>
          </w:rPr>
          <w:fldChar w:fldCharType="separate"/>
        </w:r>
        <w:r>
          <w:rPr>
            <w:noProof/>
            <w:webHidden/>
          </w:rPr>
          <w:t>15</w:t>
        </w:r>
        <w:r>
          <w:rPr>
            <w:noProof/>
            <w:webHidden/>
          </w:rPr>
          <w:fldChar w:fldCharType="end"/>
        </w:r>
      </w:hyperlink>
    </w:p>
    <w:p w14:paraId="1753E8A5" w14:textId="4D73DB9E"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19" w:history="1">
        <w:r w:rsidRPr="0047788B">
          <w:rPr>
            <w:rStyle w:val="Hyperlink"/>
            <w:noProof/>
          </w:rPr>
          <w:t xml:space="preserve">Figure 5: </w:t>
        </w:r>
        <w:r w:rsidR="00915FB1">
          <w:rPr>
            <w:rStyle w:val="Hyperlink"/>
            <w:noProof/>
          </w:rPr>
          <w:t>Refresh ComStat from HMI</w:t>
        </w:r>
        <w:r w:rsidRPr="0047788B">
          <w:rPr>
            <w:rStyle w:val="Hyperlink"/>
            <w:noProof/>
          </w:rPr>
          <w:t>_Logical</w:t>
        </w:r>
        <w:r>
          <w:rPr>
            <w:noProof/>
            <w:webHidden/>
          </w:rPr>
          <w:tab/>
        </w:r>
        <w:r>
          <w:rPr>
            <w:noProof/>
            <w:webHidden/>
          </w:rPr>
          <w:fldChar w:fldCharType="begin"/>
        </w:r>
        <w:r>
          <w:rPr>
            <w:noProof/>
            <w:webHidden/>
          </w:rPr>
          <w:instrText xml:space="preserve"> PAGEREF _Toc78549319 \h </w:instrText>
        </w:r>
        <w:r>
          <w:rPr>
            <w:noProof/>
            <w:webHidden/>
          </w:rPr>
        </w:r>
        <w:r>
          <w:rPr>
            <w:noProof/>
            <w:webHidden/>
          </w:rPr>
          <w:fldChar w:fldCharType="separate"/>
        </w:r>
        <w:r>
          <w:rPr>
            <w:noProof/>
            <w:webHidden/>
          </w:rPr>
          <w:t>17</w:t>
        </w:r>
        <w:r>
          <w:rPr>
            <w:noProof/>
            <w:webHidden/>
          </w:rPr>
          <w:fldChar w:fldCharType="end"/>
        </w:r>
      </w:hyperlink>
    </w:p>
    <w:p w14:paraId="0910C4B5" w14:textId="44D65BF4"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20" w:history="1">
        <w:r w:rsidRPr="0047788B">
          <w:rPr>
            <w:rStyle w:val="Hyperlink"/>
            <w:noProof/>
          </w:rPr>
          <w:t xml:space="preserve">Figure 5: </w:t>
        </w:r>
        <w:r w:rsidR="00915FB1">
          <w:rPr>
            <w:rStyle w:val="Hyperlink"/>
            <w:noProof/>
          </w:rPr>
          <w:t>Update ComStat at Vehicle change event Alert</w:t>
        </w:r>
        <w:r w:rsidRPr="0047788B">
          <w:rPr>
            <w:rStyle w:val="Hyperlink"/>
            <w:noProof/>
          </w:rPr>
          <w:t>_Logical</w:t>
        </w:r>
        <w:r>
          <w:rPr>
            <w:noProof/>
            <w:webHidden/>
          </w:rPr>
          <w:tab/>
        </w:r>
        <w:r>
          <w:rPr>
            <w:noProof/>
            <w:webHidden/>
          </w:rPr>
          <w:fldChar w:fldCharType="begin"/>
        </w:r>
        <w:r>
          <w:rPr>
            <w:noProof/>
            <w:webHidden/>
          </w:rPr>
          <w:instrText xml:space="preserve"> PAGEREF _Toc78549320 \h </w:instrText>
        </w:r>
        <w:r>
          <w:rPr>
            <w:noProof/>
            <w:webHidden/>
          </w:rPr>
        </w:r>
        <w:r>
          <w:rPr>
            <w:noProof/>
            <w:webHidden/>
          </w:rPr>
          <w:fldChar w:fldCharType="separate"/>
        </w:r>
        <w:r>
          <w:rPr>
            <w:noProof/>
            <w:webHidden/>
          </w:rPr>
          <w:t>19</w:t>
        </w:r>
        <w:r>
          <w:rPr>
            <w:noProof/>
            <w:webHidden/>
          </w:rPr>
          <w:fldChar w:fldCharType="end"/>
        </w:r>
      </w:hyperlink>
    </w:p>
    <w:p w14:paraId="63570129" w14:textId="1EFD858B"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21" w:history="1">
        <w:r w:rsidRPr="0047788B">
          <w:rPr>
            <w:rStyle w:val="Hyperlink"/>
            <w:noProof/>
          </w:rPr>
          <w:t>Figure 6: Feature Use Cases</w:t>
        </w:r>
        <w:r>
          <w:rPr>
            <w:noProof/>
            <w:webHidden/>
          </w:rPr>
          <w:tab/>
        </w:r>
        <w:r>
          <w:rPr>
            <w:noProof/>
            <w:webHidden/>
          </w:rPr>
          <w:fldChar w:fldCharType="begin"/>
        </w:r>
        <w:r>
          <w:rPr>
            <w:noProof/>
            <w:webHidden/>
          </w:rPr>
          <w:instrText xml:space="preserve"> PAGEREF _Toc78549321 \h </w:instrText>
        </w:r>
        <w:r>
          <w:rPr>
            <w:noProof/>
            <w:webHidden/>
          </w:rPr>
        </w:r>
        <w:r>
          <w:rPr>
            <w:noProof/>
            <w:webHidden/>
          </w:rPr>
          <w:fldChar w:fldCharType="separate"/>
        </w:r>
        <w:r>
          <w:rPr>
            <w:noProof/>
            <w:webHidden/>
          </w:rPr>
          <w:t>21</w:t>
        </w:r>
        <w:r>
          <w:rPr>
            <w:noProof/>
            <w:webHidden/>
          </w:rPr>
          <w:fldChar w:fldCharType="end"/>
        </w:r>
      </w:hyperlink>
    </w:p>
    <w:p w14:paraId="1BD45E95" w14:textId="48A006E2"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22" w:history="1">
        <w:r w:rsidRPr="0047788B">
          <w:rPr>
            <w:rStyle w:val="Hyperlink"/>
            <w:noProof/>
          </w:rPr>
          <w:t>Figure 7: W&amp;RC #1 Diagram – Prevent Hazard (Example)</w:t>
        </w:r>
        <w:r>
          <w:rPr>
            <w:noProof/>
            <w:webHidden/>
          </w:rPr>
          <w:tab/>
        </w:r>
        <w:r>
          <w:rPr>
            <w:noProof/>
            <w:webHidden/>
          </w:rPr>
          <w:fldChar w:fldCharType="begin"/>
        </w:r>
        <w:r>
          <w:rPr>
            <w:noProof/>
            <w:webHidden/>
          </w:rPr>
          <w:instrText xml:space="preserve"> PAGEREF _Toc78549322 \h </w:instrText>
        </w:r>
        <w:r>
          <w:rPr>
            <w:noProof/>
            <w:webHidden/>
          </w:rPr>
        </w:r>
        <w:r>
          <w:rPr>
            <w:noProof/>
            <w:webHidden/>
          </w:rPr>
          <w:fldChar w:fldCharType="separate"/>
        </w:r>
        <w:r>
          <w:rPr>
            <w:noProof/>
            <w:webHidden/>
          </w:rPr>
          <w:t>32</w:t>
        </w:r>
        <w:r>
          <w:rPr>
            <w:noProof/>
            <w:webHidden/>
          </w:rPr>
          <w:fldChar w:fldCharType="end"/>
        </w:r>
      </w:hyperlink>
    </w:p>
    <w:p w14:paraId="3D3D480E" w14:textId="67E7CF95"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23" w:history="1">
        <w:r w:rsidRPr="0047788B">
          <w:rPr>
            <w:rStyle w:val="Hyperlink"/>
            <w:noProof/>
          </w:rPr>
          <w:t>Figure 1. Prevent Hazard (Example)</w:t>
        </w:r>
        <w:r>
          <w:rPr>
            <w:noProof/>
            <w:webHidden/>
          </w:rPr>
          <w:tab/>
        </w:r>
        <w:r>
          <w:rPr>
            <w:noProof/>
            <w:webHidden/>
          </w:rPr>
          <w:fldChar w:fldCharType="begin"/>
        </w:r>
        <w:r>
          <w:rPr>
            <w:noProof/>
            <w:webHidden/>
          </w:rPr>
          <w:instrText xml:space="preserve"> PAGEREF _Toc78549323 \h </w:instrText>
        </w:r>
        <w:r>
          <w:rPr>
            <w:noProof/>
            <w:webHidden/>
          </w:rPr>
        </w:r>
        <w:r>
          <w:rPr>
            <w:noProof/>
            <w:webHidden/>
          </w:rPr>
          <w:fldChar w:fldCharType="separate"/>
        </w:r>
        <w:r>
          <w:rPr>
            <w:noProof/>
            <w:webHidden/>
          </w:rPr>
          <w:t>32</w:t>
        </w:r>
        <w:r>
          <w:rPr>
            <w:noProof/>
            <w:webHidden/>
          </w:rPr>
          <w:fldChar w:fldCharType="end"/>
        </w:r>
      </w:hyperlink>
    </w:p>
    <w:p w14:paraId="73021753" w14:textId="6556CFBE"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24" w:history="1">
        <w:r w:rsidRPr="0047788B">
          <w:rPr>
            <w:rStyle w:val="Hyperlink"/>
            <w:noProof/>
          </w:rPr>
          <w:t xml:space="preserve">Figure 8: </w:t>
        </w:r>
        <w:r w:rsidRPr="0047788B">
          <w:rPr>
            <w:rStyle w:val="Hyperlink"/>
            <w:rFonts w:cs="Arial"/>
            <w:noProof/>
          </w:rPr>
          <w:t>Refresh Comprehensive Status from Offboard</w:t>
        </w:r>
        <w:r>
          <w:rPr>
            <w:noProof/>
            <w:webHidden/>
          </w:rPr>
          <w:tab/>
        </w:r>
        <w:r>
          <w:rPr>
            <w:noProof/>
            <w:webHidden/>
          </w:rPr>
          <w:fldChar w:fldCharType="begin"/>
        </w:r>
        <w:r>
          <w:rPr>
            <w:noProof/>
            <w:webHidden/>
          </w:rPr>
          <w:instrText xml:space="preserve"> PAGEREF _Toc78549324 \h </w:instrText>
        </w:r>
        <w:r>
          <w:rPr>
            <w:noProof/>
            <w:webHidden/>
          </w:rPr>
        </w:r>
        <w:r>
          <w:rPr>
            <w:noProof/>
            <w:webHidden/>
          </w:rPr>
          <w:fldChar w:fldCharType="separate"/>
        </w:r>
        <w:r>
          <w:rPr>
            <w:noProof/>
            <w:webHidden/>
          </w:rPr>
          <w:t>37</w:t>
        </w:r>
        <w:r>
          <w:rPr>
            <w:noProof/>
            <w:webHidden/>
          </w:rPr>
          <w:fldChar w:fldCharType="end"/>
        </w:r>
      </w:hyperlink>
    </w:p>
    <w:p w14:paraId="3245CDFA" w14:textId="4075CB48"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25" w:history="1">
        <w:r w:rsidRPr="0047788B">
          <w:rPr>
            <w:rStyle w:val="Hyperlink"/>
            <w:noProof/>
          </w:rPr>
          <w:t xml:space="preserve">Figure 8: </w:t>
        </w:r>
        <w:r w:rsidRPr="0047788B">
          <w:rPr>
            <w:rStyle w:val="Hyperlink"/>
            <w:rFonts w:cs="Arial"/>
            <w:noProof/>
          </w:rPr>
          <w:t>Refresh Comprehensive status from Onboard</w:t>
        </w:r>
        <w:r>
          <w:rPr>
            <w:noProof/>
            <w:webHidden/>
          </w:rPr>
          <w:tab/>
        </w:r>
        <w:r>
          <w:rPr>
            <w:noProof/>
            <w:webHidden/>
          </w:rPr>
          <w:fldChar w:fldCharType="begin"/>
        </w:r>
        <w:r>
          <w:rPr>
            <w:noProof/>
            <w:webHidden/>
          </w:rPr>
          <w:instrText xml:space="preserve"> PAGEREF _Toc78549325 \h </w:instrText>
        </w:r>
        <w:r>
          <w:rPr>
            <w:noProof/>
            <w:webHidden/>
          </w:rPr>
        </w:r>
        <w:r>
          <w:rPr>
            <w:noProof/>
            <w:webHidden/>
          </w:rPr>
          <w:fldChar w:fldCharType="separate"/>
        </w:r>
        <w:r>
          <w:rPr>
            <w:noProof/>
            <w:webHidden/>
          </w:rPr>
          <w:t>37</w:t>
        </w:r>
        <w:r>
          <w:rPr>
            <w:noProof/>
            <w:webHidden/>
          </w:rPr>
          <w:fldChar w:fldCharType="end"/>
        </w:r>
      </w:hyperlink>
    </w:p>
    <w:p w14:paraId="3AFBCF5B" w14:textId="1F89773B"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26" w:history="1">
        <w:r w:rsidRPr="0047788B">
          <w:rPr>
            <w:rStyle w:val="Hyperlink"/>
            <w:noProof/>
          </w:rPr>
          <w:t xml:space="preserve">Figure 8: </w:t>
        </w:r>
        <w:r w:rsidRPr="0047788B">
          <w:rPr>
            <w:rStyle w:val="Hyperlink"/>
            <w:rFonts w:cs="Arial"/>
            <w:noProof/>
          </w:rPr>
          <w:t>Retrieve latest available Comprehensive Status at HMI launch</w:t>
        </w:r>
        <w:r>
          <w:rPr>
            <w:noProof/>
            <w:webHidden/>
          </w:rPr>
          <w:tab/>
        </w:r>
        <w:r>
          <w:rPr>
            <w:noProof/>
            <w:webHidden/>
          </w:rPr>
          <w:fldChar w:fldCharType="begin"/>
        </w:r>
        <w:r>
          <w:rPr>
            <w:noProof/>
            <w:webHidden/>
          </w:rPr>
          <w:instrText xml:space="preserve"> PAGEREF _Toc78549326 \h </w:instrText>
        </w:r>
        <w:r>
          <w:rPr>
            <w:noProof/>
            <w:webHidden/>
          </w:rPr>
        </w:r>
        <w:r>
          <w:rPr>
            <w:noProof/>
            <w:webHidden/>
          </w:rPr>
          <w:fldChar w:fldCharType="separate"/>
        </w:r>
        <w:r>
          <w:rPr>
            <w:noProof/>
            <w:webHidden/>
          </w:rPr>
          <w:t>38</w:t>
        </w:r>
        <w:r>
          <w:rPr>
            <w:noProof/>
            <w:webHidden/>
          </w:rPr>
          <w:fldChar w:fldCharType="end"/>
        </w:r>
      </w:hyperlink>
    </w:p>
    <w:p w14:paraId="694EA03C" w14:textId="07431ECE"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27" w:history="1">
        <w:r w:rsidRPr="0047788B">
          <w:rPr>
            <w:rStyle w:val="Hyperlink"/>
            <w:noProof/>
          </w:rPr>
          <w:t>Figure 9: Logical Architecture</w:t>
        </w:r>
        <w:r>
          <w:rPr>
            <w:noProof/>
            <w:webHidden/>
          </w:rPr>
          <w:tab/>
        </w:r>
        <w:r>
          <w:rPr>
            <w:noProof/>
            <w:webHidden/>
          </w:rPr>
          <w:fldChar w:fldCharType="begin"/>
        </w:r>
        <w:r>
          <w:rPr>
            <w:noProof/>
            <w:webHidden/>
          </w:rPr>
          <w:instrText xml:space="preserve"> PAGEREF _Toc78549327 \h </w:instrText>
        </w:r>
        <w:r>
          <w:rPr>
            <w:noProof/>
            <w:webHidden/>
          </w:rPr>
        </w:r>
        <w:r>
          <w:rPr>
            <w:noProof/>
            <w:webHidden/>
          </w:rPr>
          <w:fldChar w:fldCharType="separate"/>
        </w:r>
        <w:r>
          <w:rPr>
            <w:noProof/>
            <w:webHidden/>
          </w:rPr>
          <w:t>40</w:t>
        </w:r>
        <w:r>
          <w:rPr>
            <w:noProof/>
            <w:webHidden/>
          </w:rPr>
          <w:fldChar w:fldCharType="end"/>
        </w:r>
      </w:hyperlink>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4" w:name="_Toc423619082"/>
      <w:r w:rsidRPr="0046323D">
        <w:rPr>
          <w:b/>
          <w:sz w:val="32"/>
        </w:rPr>
        <w:t>List of Tables</w:t>
      </w:r>
      <w:bookmarkEnd w:id="4"/>
    </w:p>
    <w:p w14:paraId="5ED37535" w14:textId="77777777" w:rsidR="00D551E4" w:rsidRPr="00E2703A" w:rsidRDefault="00D551E4" w:rsidP="00FE4F4B">
      <w:pPr>
        <w:pStyle w:val="TOC2"/>
        <w:rPr>
          <w:rStyle w:val="Hyperlink"/>
          <w:noProof/>
          <w:color w:val="auto"/>
        </w:rPr>
      </w:pPr>
    </w:p>
    <w:p w14:paraId="41C63924" w14:textId="13D60B8A" w:rsidR="006031AC"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78549328" w:history="1">
        <w:r w:rsidR="006031AC" w:rsidRPr="005C2160">
          <w:rPr>
            <w:rStyle w:val="Hyperlink"/>
            <w:noProof/>
          </w:rPr>
          <w:t>Table 1: Features described in this FD</w:t>
        </w:r>
        <w:r w:rsidR="006031AC">
          <w:rPr>
            <w:noProof/>
            <w:webHidden/>
          </w:rPr>
          <w:tab/>
        </w:r>
        <w:r w:rsidR="006031AC">
          <w:rPr>
            <w:noProof/>
            <w:webHidden/>
          </w:rPr>
          <w:fldChar w:fldCharType="begin"/>
        </w:r>
        <w:r w:rsidR="006031AC">
          <w:rPr>
            <w:noProof/>
            <w:webHidden/>
          </w:rPr>
          <w:instrText xml:space="preserve"> PAGEREF _Toc78549328 \h </w:instrText>
        </w:r>
        <w:r w:rsidR="006031AC">
          <w:rPr>
            <w:noProof/>
            <w:webHidden/>
          </w:rPr>
        </w:r>
        <w:r w:rsidR="006031AC">
          <w:rPr>
            <w:noProof/>
            <w:webHidden/>
          </w:rPr>
          <w:fldChar w:fldCharType="separate"/>
        </w:r>
        <w:r w:rsidR="006031AC">
          <w:rPr>
            <w:noProof/>
            <w:webHidden/>
          </w:rPr>
          <w:t>6</w:t>
        </w:r>
        <w:r w:rsidR="006031AC">
          <w:rPr>
            <w:noProof/>
            <w:webHidden/>
          </w:rPr>
          <w:fldChar w:fldCharType="end"/>
        </w:r>
      </w:hyperlink>
    </w:p>
    <w:p w14:paraId="6C8AEC0C" w14:textId="7DFD851D"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29" w:history="1">
        <w:r w:rsidRPr="005C2160">
          <w:rPr>
            <w:rStyle w:val="Hyperlink"/>
            <w:noProof/>
          </w:rPr>
          <w:t>Table 4: Ford internal Documents</w:t>
        </w:r>
        <w:r>
          <w:rPr>
            <w:noProof/>
            <w:webHidden/>
          </w:rPr>
          <w:tab/>
        </w:r>
        <w:r>
          <w:rPr>
            <w:noProof/>
            <w:webHidden/>
          </w:rPr>
          <w:fldChar w:fldCharType="begin"/>
        </w:r>
        <w:r>
          <w:rPr>
            <w:noProof/>
            <w:webHidden/>
          </w:rPr>
          <w:instrText xml:space="preserve"> PAGEREF _Toc78549329 \h </w:instrText>
        </w:r>
        <w:r>
          <w:rPr>
            <w:noProof/>
            <w:webHidden/>
          </w:rPr>
        </w:r>
        <w:r>
          <w:rPr>
            <w:noProof/>
            <w:webHidden/>
          </w:rPr>
          <w:fldChar w:fldCharType="separate"/>
        </w:r>
        <w:r>
          <w:rPr>
            <w:noProof/>
            <w:webHidden/>
          </w:rPr>
          <w:t>9</w:t>
        </w:r>
        <w:r>
          <w:rPr>
            <w:noProof/>
            <w:webHidden/>
          </w:rPr>
          <w:fldChar w:fldCharType="end"/>
        </w:r>
      </w:hyperlink>
    </w:p>
    <w:p w14:paraId="288E7DA0" w14:textId="02AEE6DA"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30" w:history="1">
        <w:r w:rsidRPr="005C2160">
          <w:rPr>
            <w:rStyle w:val="Hyperlink"/>
            <w:noProof/>
          </w:rPr>
          <w:t>Table 6: External documents and publications</w:t>
        </w:r>
        <w:r>
          <w:rPr>
            <w:noProof/>
            <w:webHidden/>
          </w:rPr>
          <w:tab/>
        </w:r>
        <w:r>
          <w:rPr>
            <w:noProof/>
            <w:webHidden/>
          </w:rPr>
          <w:fldChar w:fldCharType="begin"/>
        </w:r>
        <w:r>
          <w:rPr>
            <w:noProof/>
            <w:webHidden/>
          </w:rPr>
          <w:instrText xml:space="preserve"> PAGEREF _Toc78549330 \h </w:instrText>
        </w:r>
        <w:r>
          <w:rPr>
            <w:noProof/>
            <w:webHidden/>
          </w:rPr>
        </w:r>
        <w:r>
          <w:rPr>
            <w:noProof/>
            <w:webHidden/>
          </w:rPr>
          <w:fldChar w:fldCharType="separate"/>
        </w:r>
        <w:r>
          <w:rPr>
            <w:noProof/>
            <w:webHidden/>
          </w:rPr>
          <w:t>9</w:t>
        </w:r>
        <w:r>
          <w:rPr>
            <w:noProof/>
            <w:webHidden/>
          </w:rPr>
          <w:fldChar w:fldCharType="end"/>
        </w:r>
      </w:hyperlink>
    </w:p>
    <w:p w14:paraId="7D7620F0" w14:textId="5511C1B2"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31" w:history="1">
        <w:r w:rsidRPr="005C2160">
          <w:rPr>
            <w:rStyle w:val="Hyperlink"/>
            <w:noProof/>
          </w:rPr>
          <w:t>Table 8: Parameters / Values used in this document</w:t>
        </w:r>
        <w:r>
          <w:rPr>
            <w:noProof/>
            <w:webHidden/>
          </w:rPr>
          <w:tab/>
        </w:r>
        <w:r>
          <w:rPr>
            <w:noProof/>
            <w:webHidden/>
          </w:rPr>
          <w:fldChar w:fldCharType="begin"/>
        </w:r>
        <w:r>
          <w:rPr>
            <w:noProof/>
            <w:webHidden/>
          </w:rPr>
          <w:instrText xml:space="preserve"> PAGEREF _Toc78549331 \h </w:instrText>
        </w:r>
        <w:r>
          <w:rPr>
            <w:noProof/>
            <w:webHidden/>
          </w:rPr>
        </w:r>
        <w:r>
          <w:rPr>
            <w:noProof/>
            <w:webHidden/>
          </w:rPr>
          <w:fldChar w:fldCharType="separate"/>
        </w:r>
        <w:r>
          <w:rPr>
            <w:noProof/>
            <w:webHidden/>
          </w:rPr>
          <w:t>9</w:t>
        </w:r>
        <w:r>
          <w:rPr>
            <w:noProof/>
            <w:webHidden/>
          </w:rPr>
          <w:fldChar w:fldCharType="end"/>
        </w:r>
      </w:hyperlink>
    </w:p>
    <w:p w14:paraId="37DA91C5" w14:textId="4741036D"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32" w:history="1">
        <w:r w:rsidRPr="005C2160">
          <w:rPr>
            <w:rStyle w:val="Hyperlink"/>
            <w:noProof/>
          </w:rPr>
          <w:t>Table 2: Feature Variants</w:t>
        </w:r>
        <w:r>
          <w:rPr>
            <w:noProof/>
            <w:webHidden/>
          </w:rPr>
          <w:tab/>
        </w:r>
        <w:r>
          <w:rPr>
            <w:noProof/>
            <w:webHidden/>
          </w:rPr>
          <w:fldChar w:fldCharType="begin"/>
        </w:r>
        <w:r>
          <w:rPr>
            <w:noProof/>
            <w:webHidden/>
          </w:rPr>
          <w:instrText xml:space="preserve"> PAGEREF _Toc78549332 \h </w:instrText>
        </w:r>
        <w:r>
          <w:rPr>
            <w:noProof/>
            <w:webHidden/>
          </w:rPr>
        </w:r>
        <w:r>
          <w:rPr>
            <w:noProof/>
            <w:webHidden/>
          </w:rPr>
          <w:fldChar w:fldCharType="separate"/>
        </w:r>
        <w:r>
          <w:rPr>
            <w:noProof/>
            <w:webHidden/>
          </w:rPr>
          <w:t>11</w:t>
        </w:r>
        <w:r>
          <w:rPr>
            <w:noProof/>
            <w:webHidden/>
          </w:rPr>
          <w:fldChar w:fldCharType="end"/>
        </w:r>
      </w:hyperlink>
    </w:p>
    <w:p w14:paraId="571712B3" w14:textId="6922AF86"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33" w:history="1">
        <w:r w:rsidRPr="005C2160">
          <w:rPr>
            <w:rStyle w:val="Hyperlink"/>
            <w:noProof/>
          </w:rPr>
          <w:t>Table 3: Regions &amp; Markets</w:t>
        </w:r>
        <w:r>
          <w:rPr>
            <w:noProof/>
            <w:webHidden/>
          </w:rPr>
          <w:tab/>
        </w:r>
        <w:r>
          <w:rPr>
            <w:noProof/>
            <w:webHidden/>
          </w:rPr>
          <w:fldChar w:fldCharType="begin"/>
        </w:r>
        <w:r>
          <w:rPr>
            <w:noProof/>
            <w:webHidden/>
          </w:rPr>
          <w:instrText xml:space="preserve"> PAGEREF _Toc78549333 \h </w:instrText>
        </w:r>
        <w:r>
          <w:rPr>
            <w:noProof/>
            <w:webHidden/>
          </w:rPr>
        </w:r>
        <w:r>
          <w:rPr>
            <w:noProof/>
            <w:webHidden/>
          </w:rPr>
          <w:fldChar w:fldCharType="separate"/>
        </w:r>
        <w:r>
          <w:rPr>
            <w:noProof/>
            <w:webHidden/>
          </w:rPr>
          <w:t>11</w:t>
        </w:r>
        <w:r>
          <w:rPr>
            <w:noProof/>
            <w:webHidden/>
          </w:rPr>
          <w:fldChar w:fldCharType="end"/>
        </w:r>
      </w:hyperlink>
    </w:p>
    <w:p w14:paraId="2B353897" w14:textId="7B585FE7"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34" w:history="1">
        <w:r w:rsidRPr="005C2160">
          <w:rPr>
            <w:rStyle w:val="Hyperlink"/>
            <w:noProof/>
          </w:rPr>
          <w:t>Table 2</w:t>
        </w:r>
        <w:r w:rsidRPr="005C2160">
          <w:rPr>
            <w:rStyle w:val="Hyperlink"/>
            <w:noProof/>
          </w:rPr>
          <w:noBreakHyphen/>
          <w:t>1: Input Requirements/Documents</w:t>
        </w:r>
        <w:r>
          <w:rPr>
            <w:noProof/>
            <w:webHidden/>
          </w:rPr>
          <w:tab/>
        </w:r>
        <w:r>
          <w:rPr>
            <w:noProof/>
            <w:webHidden/>
          </w:rPr>
          <w:fldChar w:fldCharType="begin"/>
        </w:r>
        <w:r>
          <w:rPr>
            <w:noProof/>
            <w:webHidden/>
          </w:rPr>
          <w:instrText xml:space="preserve"> PAGEREF _Toc78549334 \h </w:instrText>
        </w:r>
        <w:r>
          <w:rPr>
            <w:noProof/>
            <w:webHidden/>
          </w:rPr>
        </w:r>
        <w:r>
          <w:rPr>
            <w:noProof/>
            <w:webHidden/>
          </w:rPr>
          <w:fldChar w:fldCharType="separate"/>
        </w:r>
        <w:r>
          <w:rPr>
            <w:noProof/>
            <w:webHidden/>
          </w:rPr>
          <w:t>12</w:t>
        </w:r>
        <w:r>
          <w:rPr>
            <w:noProof/>
            <w:webHidden/>
          </w:rPr>
          <w:fldChar w:fldCharType="end"/>
        </w:r>
      </w:hyperlink>
    </w:p>
    <w:p w14:paraId="33C8D159" w14:textId="44905660"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35" w:history="1">
        <w:r w:rsidRPr="005C2160">
          <w:rPr>
            <w:rStyle w:val="Hyperlink"/>
            <w:noProof/>
          </w:rPr>
          <w:t>Table 9: List of Influences</w:t>
        </w:r>
        <w:r>
          <w:rPr>
            <w:noProof/>
            <w:webHidden/>
          </w:rPr>
          <w:tab/>
        </w:r>
        <w:r>
          <w:rPr>
            <w:noProof/>
            <w:webHidden/>
          </w:rPr>
          <w:fldChar w:fldCharType="begin"/>
        </w:r>
        <w:r>
          <w:rPr>
            <w:noProof/>
            <w:webHidden/>
          </w:rPr>
          <w:instrText xml:space="preserve"> PAGEREF _Toc78549335 \h </w:instrText>
        </w:r>
        <w:r>
          <w:rPr>
            <w:noProof/>
            <w:webHidden/>
          </w:rPr>
        </w:r>
        <w:r>
          <w:rPr>
            <w:noProof/>
            <w:webHidden/>
          </w:rPr>
          <w:fldChar w:fldCharType="separate"/>
        </w:r>
        <w:r>
          <w:rPr>
            <w:noProof/>
            <w:webHidden/>
          </w:rPr>
          <w:t>14</w:t>
        </w:r>
        <w:r>
          <w:rPr>
            <w:noProof/>
            <w:webHidden/>
          </w:rPr>
          <w:fldChar w:fldCharType="end"/>
        </w:r>
      </w:hyperlink>
    </w:p>
    <w:p w14:paraId="3A140AAA" w14:textId="11ED4934"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36" w:history="1">
        <w:r w:rsidRPr="005C2160">
          <w:rPr>
            <w:rStyle w:val="Hyperlink"/>
            <w:noProof/>
          </w:rPr>
          <w:t xml:space="preserve">Table 10: Operation Modes and States on </w:t>
        </w:r>
        <w:r w:rsidR="00915FB1">
          <w:rPr>
            <w:rStyle w:val="Hyperlink"/>
            <w:noProof/>
          </w:rPr>
          <w:t>Get ComStat at HMI Launch</w:t>
        </w:r>
        <w:r w:rsidRPr="005C2160">
          <w:rPr>
            <w:rStyle w:val="Hyperlink"/>
            <w:noProof/>
          </w:rPr>
          <w:t>_Logical</w:t>
        </w:r>
        <w:r>
          <w:rPr>
            <w:noProof/>
            <w:webHidden/>
          </w:rPr>
          <w:tab/>
        </w:r>
        <w:r>
          <w:rPr>
            <w:noProof/>
            <w:webHidden/>
          </w:rPr>
          <w:fldChar w:fldCharType="begin"/>
        </w:r>
        <w:r>
          <w:rPr>
            <w:noProof/>
            <w:webHidden/>
          </w:rPr>
          <w:instrText xml:space="preserve"> PAGEREF _Toc78549336 \h </w:instrText>
        </w:r>
        <w:r>
          <w:rPr>
            <w:noProof/>
            <w:webHidden/>
          </w:rPr>
        </w:r>
        <w:r>
          <w:rPr>
            <w:noProof/>
            <w:webHidden/>
          </w:rPr>
          <w:fldChar w:fldCharType="separate"/>
        </w:r>
        <w:r>
          <w:rPr>
            <w:noProof/>
            <w:webHidden/>
          </w:rPr>
          <w:t>15</w:t>
        </w:r>
        <w:r>
          <w:rPr>
            <w:noProof/>
            <w:webHidden/>
          </w:rPr>
          <w:fldChar w:fldCharType="end"/>
        </w:r>
      </w:hyperlink>
    </w:p>
    <w:p w14:paraId="2DE9F29A" w14:textId="33B392FF"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37" w:history="1">
        <w:r w:rsidRPr="005C2160">
          <w:rPr>
            <w:rStyle w:val="Hyperlink"/>
            <w:noProof/>
          </w:rPr>
          <w:t xml:space="preserve">Table 11: Transitions between Operation Modes and States on </w:t>
        </w:r>
        <w:r w:rsidR="00915FB1">
          <w:rPr>
            <w:rStyle w:val="Hyperlink"/>
            <w:noProof/>
          </w:rPr>
          <w:t>Get ComStat at HMI Launch</w:t>
        </w:r>
        <w:r w:rsidRPr="005C2160">
          <w:rPr>
            <w:rStyle w:val="Hyperlink"/>
            <w:noProof/>
          </w:rPr>
          <w:t>_Logical</w:t>
        </w:r>
        <w:r>
          <w:rPr>
            <w:noProof/>
            <w:webHidden/>
          </w:rPr>
          <w:tab/>
        </w:r>
        <w:r>
          <w:rPr>
            <w:noProof/>
            <w:webHidden/>
          </w:rPr>
          <w:fldChar w:fldCharType="begin"/>
        </w:r>
        <w:r>
          <w:rPr>
            <w:noProof/>
            <w:webHidden/>
          </w:rPr>
          <w:instrText xml:space="preserve"> PAGEREF _Toc78549337 \h </w:instrText>
        </w:r>
        <w:r>
          <w:rPr>
            <w:noProof/>
            <w:webHidden/>
          </w:rPr>
        </w:r>
        <w:r>
          <w:rPr>
            <w:noProof/>
            <w:webHidden/>
          </w:rPr>
          <w:fldChar w:fldCharType="separate"/>
        </w:r>
        <w:r>
          <w:rPr>
            <w:noProof/>
            <w:webHidden/>
          </w:rPr>
          <w:t>16</w:t>
        </w:r>
        <w:r>
          <w:rPr>
            <w:noProof/>
            <w:webHidden/>
          </w:rPr>
          <w:fldChar w:fldCharType="end"/>
        </w:r>
      </w:hyperlink>
    </w:p>
    <w:p w14:paraId="030CC56E" w14:textId="21EA71CC"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38" w:history="1">
        <w:r w:rsidRPr="005C2160">
          <w:rPr>
            <w:rStyle w:val="Hyperlink"/>
            <w:noProof/>
          </w:rPr>
          <w:t xml:space="preserve">Table 10: Operation Modes and States on </w:t>
        </w:r>
        <w:r w:rsidR="00915FB1">
          <w:rPr>
            <w:rStyle w:val="Hyperlink"/>
            <w:noProof/>
          </w:rPr>
          <w:t>Refresh ComStat from HMI</w:t>
        </w:r>
        <w:r w:rsidRPr="005C2160">
          <w:rPr>
            <w:rStyle w:val="Hyperlink"/>
            <w:noProof/>
          </w:rPr>
          <w:t>_Logical</w:t>
        </w:r>
        <w:r>
          <w:rPr>
            <w:noProof/>
            <w:webHidden/>
          </w:rPr>
          <w:tab/>
        </w:r>
        <w:r>
          <w:rPr>
            <w:noProof/>
            <w:webHidden/>
          </w:rPr>
          <w:fldChar w:fldCharType="begin"/>
        </w:r>
        <w:r>
          <w:rPr>
            <w:noProof/>
            <w:webHidden/>
          </w:rPr>
          <w:instrText xml:space="preserve"> PAGEREF _Toc78549338 \h </w:instrText>
        </w:r>
        <w:r>
          <w:rPr>
            <w:noProof/>
            <w:webHidden/>
          </w:rPr>
        </w:r>
        <w:r>
          <w:rPr>
            <w:noProof/>
            <w:webHidden/>
          </w:rPr>
          <w:fldChar w:fldCharType="separate"/>
        </w:r>
        <w:r>
          <w:rPr>
            <w:noProof/>
            <w:webHidden/>
          </w:rPr>
          <w:t>18</w:t>
        </w:r>
        <w:r>
          <w:rPr>
            <w:noProof/>
            <w:webHidden/>
          </w:rPr>
          <w:fldChar w:fldCharType="end"/>
        </w:r>
      </w:hyperlink>
    </w:p>
    <w:p w14:paraId="1BFECB61" w14:textId="6F8728E6"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39" w:history="1">
        <w:r w:rsidRPr="005C2160">
          <w:rPr>
            <w:rStyle w:val="Hyperlink"/>
            <w:noProof/>
          </w:rPr>
          <w:t xml:space="preserve">Table 11: Transitions between Operation Modes and States on </w:t>
        </w:r>
        <w:r w:rsidR="00915FB1">
          <w:rPr>
            <w:rStyle w:val="Hyperlink"/>
            <w:noProof/>
          </w:rPr>
          <w:t>Refresh ComStat from HMI</w:t>
        </w:r>
        <w:r w:rsidRPr="005C2160">
          <w:rPr>
            <w:rStyle w:val="Hyperlink"/>
            <w:noProof/>
          </w:rPr>
          <w:t>_Logical</w:t>
        </w:r>
        <w:r>
          <w:rPr>
            <w:noProof/>
            <w:webHidden/>
          </w:rPr>
          <w:tab/>
        </w:r>
        <w:r>
          <w:rPr>
            <w:noProof/>
            <w:webHidden/>
          </w:rPr>
          <w:fldChar w:fldCharType="begin"/>
        </w:r>
        <w:r>
          <w:rPr>
            <w:noProof/>
            <w:webHidden/>
          </w:rPr>
          <w:instrText xml:space="preserve"> PAGEREF _Toc78549339 \h </w:instrText>
        </w:r>
        <w:r>
          <w:rPr>
            <w:noProof/>
            <w:webHidden/>
          </w:rPr>
        </w:r>
        <w:r>
          <w:rPr>
            <w:noProof/>
            <w:webHidden/>
          </w:rPr>
          <w:fldChar w:fldCharType="separate"/>
        </w:r>
        <w:r>
          <w:rPr>
            <w:noProof/>
            <w:webHidden/>
          </w:rPr>
          <w:t>18</w:t>
        </w:r>
        <w:r>
          <w:rPr>
            <w:noProof/>
            <w:webHidden/>
          </w:rPr>
          <w:fldChar w:fldCharType="end"/>
        </w:r>
      </w:hyperlink>
    </w:p>
    <w:p w14:paraId="18CD077C" w14:textId="02DE25C9"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40" w:history="1">
        <w:r w:rsidRPr="005C2160">
          <w:rPr>
            <w:rStyle w:val="Hyperlink"/>
            <w:noProof/>
          </w:rPr>
          <w:t xml:space="preserve">Table 10: Operation Modes and States on </w:t>
        </w:r>
        <w:r w:rsidR="00915FB1">
          <w:rPr>
            <w:rStyle w:val="Hyperlink"/>
            <w:noProof/>
          </w:rPr>
          <w:t>Update ComStat at Vehicle change event Alert</w:t>
        </w:r>
        <w:r w:rsidRPr="005C2160">
          <w:rPr>
            <w:rStyle w:val="Hyperlink"/>
            <w:noProof/>
          </w:rPr>
          <w:t>_Logical</w:t>
        </w:r>
        <w:r>
          <w:rPr>
            <w:noProof/>
            <w:webHidden/>
          </w:rPr>
          <w:tab/>
        </w:r>
        <w:r>
          <w:rPr>
            <w:noProof/>
            <w:webHidden/>
          </w:rPr>
          <w:fldChar w:fldCharType="begin"/>
        </w:r>
        <w:r>
          <w:rPr>
            <w:noProof/>
            <w:webHidden/>
          </w:rPr>
          <w:instrText xml:space="preserve"> PAGEREF _Toc78549340 \h </w:instrText>
        </w:r>
        <w:r>
          <w:rPr>
            <w:noProof/>
            <w:webHidden/>
          </w:rPr>
        </w:r>
        <w:r>
          <w:rPr>
            <w:noProof/>
            <w:webHidden/>
          </w:rPr>
          <w:fldChar w:fldCharType="separate"/>
        </w:r>
        <w:r>
          <w:rPr>
            <w:noProof/>
            <w:webHidden/>
          </w:rPr>
          <w:t>20</w:t>
        </w:r>
        <w:r>
          <w:rPr>
            <w:noProof/>
            <w:webHidden/>
          </w:rPr>
          <w:fldChar w:fldCharType="end"/>
        </w:r>
      </w:hyperlink>
    </w:p>
    <w:p w14:paraId="0CA4CFDB" w14:textId="2F79C920"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41" w:history="1">
        <w:r w:rsidRPr="005C2160">
          <w:rPr>
            <w:rStyle w:val="Hyperlink"/>
            <w:noProof/>
          </w:rPr>
          <w:t xml:space="preserve">Table 11: Transitions between Operation Modes and States on </w:t>
        </w:r>
        <w:r w:rsidR="00915FB1">
          <w:rPr>
            <w:rStyle w:val="Hyperlink"/>
            <w:noProof/>
          </w:rPr>
          <w:t>Update ComStat at Vehicle change event Alert</w:t>
        </w:r>
        <w:r w:rsidRPr="005C2160">
          <w:rPr>
            <w:rStyle w:val="Hyperlink"/>
            <w:noProof/>
          </w:rPr>
          <w:t>_Logical</w:t>
        </w:r>
        <w:r>
          <w:rPr>
            <w:noProof/>
            <w:webHidden/>
          </w:rPr>
          <w:tab/>
        </w:r>
        <w:r>
          <w:rPr>
            <w:noProof/>
            <w:webHidden/>
          </w:rPr>
          <w:fldChar w:fldCharType="begin"/>
        </w:r>
        <w:r>
          <w:rPr>
            <w:noProof/>
            <w:webHidden/>
          </w:rPr>
          <w:instrText xml:space="preserve"> PAGEREF _Toc78549341 \h </w:instrText>
        </w:r>
        <w:r>
          <w:rPr>
            <w:noProof/>
            <w:webHidden/>
          </w:rPr>
        </w:r>
        <w:r>
          <w:rPr>
            <w:noProof/>
            <w:webHidden/>
          </w:rPr>
          <w:fldChar w:fldCharType="separate"/>
        </w:r>
        <w:r>
          <w:rPr>
            <w:noProof/>
            <w:webHidden/>
          </w:rPr>
          <w:t>20</w:t>
        </w:r>
        <w:r>
          <w:rPr>
            <w:noProof/>
            <w:webHidden/>
          </w:rPr>
          <w:fldChar w:fldCharType="end"/>
        </w:r>
      </w:hyperlink>
    </w:p>
    <w:p w14:paraId="29C6B3B1" w14:textId="184D27FE"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42" w:history="1">
        <w:r w:rsidRPr="005C2160">
          <w:rPr>
            <w:rStyle w:val="Hyperlink"/>
            <w:noProof/>
          </w:rPr>
          <w:t>Table 12: List of Actors</w:t>
        </w:r>
        <w:r>
          <w:rPr>
            <w:noProof/>
            <w:webHidden/>
          </w:rPr>
          <w:tab/>
        </w:r>
        <w:r>
          <w:rPr>
            <w:noProof/>
            <w:webHidden/>
          </w:rPr>
          <w:fldChar w:fldCharType="begin"/>
        </w:r>
        <w:r>
          <w:rPr>
            <w:noProof/>
            <w:webHidden/>
          </w:rPr>
          <w:instrText xml:space="preserve"> PAGEREF _Toc78549342 \h </w:instrText>
        </w:r>
        <w:r>
          <w:rPr>
            <w:noProof/>
            <w:webHidden/>
          </w:rPr>
        </w:r>
        <w:r>
          <w:rPr>
            <w:noProof/>
            <w:webHidden/>
          </w:rPr>
          <w:fldChar w:fldCharType="separate"/>
        </w:r>
        <w:r>
          <w:rPr>
            <w:noProof/>
            <w:webHidden/>
          </w:rPr>
          <w:t>21</w:t>
        </w:r>
        <w:r>
          <w:rPr>
            <w:noProof/>
            <w:webHidden/>
          </w:rPr>
          <w:fldChar w:fldCharType="end"/>
        </w:r>
      </w:hyperlink>
    </w:p>
    <w:p w14:paraId="46E84A71" w14:textId="45CD7275"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43" w:history="1">
        <w:r w:rsidRPr="005C2160">
          <w:rPr>
            <w:rStyle w:val="Hyperlink"/>
            <w:noProof/>
          </w:rPr>
          <w:t>Table 13: System Behaviors for HARA</w:t>
        </w:r>
        <w:r>
          <w:rPr>
            <w:noProof/>
            <w:webHidden/>
          </w:rPr>
          <w:tab/>
        </w:r>
        <w:r>
          <w:rPr>
            <w:noProof/>
            <w:webHidden/>
          </w:rPr>
          <w:fldChar w:fldCharType="begin"/>
        </w:r>
        <w:r>
          <w:rPr>
            <w:noProof/>
            <w:webHidden/>
          </w:rPr>
          <w:instrText xml:space="preserve"> PAGEREF _Toc78549343 \h </w:instrText>
        </w:r>
        <w:r>
          <w:rPr>
            <w:noProof/>
            <w:webHidden/>
          </w:rPr>
        </w:r>
        <w:r>
          <w:rPr>
            <w:noProof/>
            <w:webHidden/>
          </w:rPr>
          <w:fldChar w:fldCharType="separate"/>
        </w:r>
        <w:r>
          <w:rPr>
            <w:noProof/>
            <w:webHidden/>
          </w:rPr>
          <w:t>30</w:t>
        </w:r>
        <w:r>
          <w:rPr>
            <w:noProof/>
            <w:webHidden/>
          </w:rPr>
          <w:fldChar w:fldCharType="end"/>
        </w:r>
      </w:hyperlink>
    </w:p>
    <w:p w14:paraId="587CB348" w14:textId="7C4FFFA5"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44" w:history="1">
        <w:r w:rsidRPr="005C2160">
          <w:rPr>
            <w:rStyle w:val="Hyperlink"/>
            <w:noProof/>
          </w:rPr>
          <w:t>Table 15: Functional Safety Goals</w:t>
        </w:r>
        <w:r>
          <w:rPr>
            <w:noProof/>
            <w:webHidden/>
          </w:rPr>
          <w:tab/>
        </w:r>
        <w:r>
          <w:rPr>
            <w:noProof/>
            <w:webHidden/>
          </w:rPr>
          <w:fldChar w:fldCharType="begin"/>
        </w:r>
        <w:r>
          <w:rPr>
            <w:noProof/>
            <w:webHidden/>
          </w:rPr>
          <w:instrText xml:space="preserve"> PAGEREF _Toc78549344 \h </w:instrText>
        </w:r>
        <w:r>
          <w:rPr>
            <w:noProof/>
            <w:webHidden/>
          </w:rPr>
        </w:r>
        <w:r>
          <w:rPr>
            <w:noProof/>
            <w:webHidden/>
          </w:rPr>
          <w:fldChar w:fldCharType="separate"/>
        </w:r>
        <w:r>
          <w:rPr>
            <w:noProof/>
            <w:webHidden/>
          </w:rPr>
          <w:t>30</w:t>
        </w:r>
        <w:r>
          <w:rPr>
            <w:noProof/>
            <w:webHidden/>
          </w:rPr>
          <w:fldChar w:fldCharType="end"/>
        </w:r>
      </w:hyperlink>
    </w:p>
    <w:p w14:paraId="42F6B004" w14:textId="1EFD0382"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45" w:history="1">
        <w:r w:rsidRPr="005C2160">
          <w:rPr>
            <w:rStyle w:val="Hyperlink"/>
            <w:noProof/>
          </w:rPr>
          <w:t>Table 18: Cybersecurity Goals</w:t>
        </w:r>
        <w:r>
          <w:rPr>
            <w:noProof/>
            <w:webHidden/>
          </w:rPr>
          <w:tab/>
        </w:r>
        <w:r>
          <w:rPr>
            <w:noProof/>
            <w:webHidden/>
          </w:rPr>
          <w:fldChar w:fldCharType="begin"/>
        </w:r>
        <w:r>
          <w:rPr>
            <w:noProof/>
            <w:webHidden/>
          </w:rPr>
          <w:instrText xml:space="preserve"> PAGEREF _Toc78549345 \h </w:instrText>
        </w:r>
        <w:r>
          <w:rPr>
            <w:noProof/>
            <w:webHidden/>
          </w:rPr>
        </w:r>
        <w:r>
          <w:rPr>
            <w:noProof/>
            <w:webHidden/>
          </w:rPr>
          <w:fldChar w:fldCharType="separate"/>
        </w:r>
        <w:r>
          <w:rPr>
            <w:noProof/>
            <w:webHidden/>
          </w:rPr>
          <w:t>35</w:t>
        </w:r>
        <w:r>
          <w:rPr>
            <w:noProof/>
            <w:webHidden/>
          </w:rPr>
          <w:fldChar w:fldCharType="end"/>
        </w:r>
      </w:hyperlink>
    </w:p>
    <w:p w14:paraId="0CCB61A6" w14:textId="7E8C190B"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46" w:history="1">
        <w:r w:rsidRPr="005C2160">
          <w:rPr>
            <w:rStyle w:val="Hyperlink"/>
            <w:noProof/>
          </w:rPr>
          <w:t xml:space="preserve">Table 17: List of Functions on </w:t>
        </w:r>
        <w:r w:rsidRPr="005C2160">
          <w:rPr>
            <w:rStyle w:val="Hyperlink"/>
            <w:rFonts w:cs="Arial"/>
            <w:noProof/>
          </w:rPr>
          <w:t>Refresh Comprehensive Status from Offboard</w:t>
        </w:r>
        <w:r>
          <w:rPr>
            <w:noProof/>
            <w:webHidden/>
          </w:rPr>
          <w:tab/>
        </w:r>
        <w:r>
          <w:rPr>
            <w:noProof/>
            <w:webHidden/>
          </w:rPr>
          <w:fldChar w:fldCharType="begin"/>
        </w:r>
        <w:r>
          <w:rPr>
            <w:noProof/>
            <w:webHidden/>
          </w:rPr>
          <w:instrText xml:space="preserve"> PAGEREF _Toc78549346 \h </w:instrText>
        </w:r>
        <w:r>
          <w:rPr>
            <w:noProof/>
            <w:webHidden/>
          </w:rPr>
        </w:r>
        <w:r>
          <w:rPr>
            <w:noProof/>
            <w:webHidden/>
          </w:rPr>
          <w:fldChar w:fldCharType="separate"/>
        </w:r>
        <w:r>
          <w:rPr>
            <w:noProof/>
            <w:webHidden/>
          </w:rPr>
          <w:t>39</w:t>
        </w:r>
        <w:r>
          <w:rPr>
            <w:noProof/>
            <w:webHidden/>
          </w:rPr>
          <w:fldChar w:fldCharType="end"/>
        </w:r>
      </w:hyperlink>
    </w:p>
    <w:p w14:paraId="716DC8C3" w14:textId="30D6A913"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47" w:history="1">
        <w:r w:rsidRPr="005C2160">
          <w:rPr>
            <w:rStyle w:val="Hyperlink"/>
            <w:noProof/>
          </w:rPr>
          <w:t xml:space="preserve">Table 17: List of Functions on </w:t>
        </w:r>
        <w:r w:rsidRPr="005C2160">
          <w:rPr>
            <w:rStyle w:val="Hyperlink"/>
            <w:rFonts w:cs="Arial"/>
            <w:noProof/>
          </w:rPr>
          <w:t>Refresh Comprehensive status from Onboard</w:t>
        </w:r>
        <w:r>
          <w:rPr>
            <w:noProof/>
            <w:webHidden/>
          </w:rPr>
          <w:tab/>
        </w:r>
        <w:r>
          <w:rPr>
            <w:noProof/>
            <w:webHidden/>
          </w:rPr>
          <w:fldChar w:fldCharType="begin"/>
        </w:r>
        <w:r>
          <w:rPr>
            <w:noProof/>
            <w:webHidden/>
          </w:rPr>
          <w:instrText xml:space="preserve"> PAGEREF _Toc78549347 \h </w:instrText>
        </w:r>
        <w:r>
          <w:rPr>
            <w:noProof/>
            <w:webHidden/>
          </w:rPr>
        </w:r>
        <w:r>
          <w:rPr>
            <w:noProof/>
            <w:webHidden/>
          </w:rPr>
          <w:fldChar w:fldCharType="separate"/>
        </w:r>
        <w:r>
          <w:rPr>
            <w:noProof/>
            <w:webHidden/>
          </w:rPr>
          <w:t>39</w:t>
        </w:r>
        <w:r>
          <w:rPr>
            <w:noProof/>
            <w:webHidden/>
          </w:rPr>
          <w:fldChar w:fldCharType="end"/>
        </w:r>
      </w:hyperlink>
    </w:p>
    <w:p w14:paraId="1BBBC82B" w14:textId="70DBFA6E"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48" w:history="1">
        <w:r w:rsidRPr="005C2160">
          <w:rPr>
            <w:rStyle w:val="Hyperlink"/>
            <w:noProof/>
          </w:rPr>
          <w:t xml:space="preserve">Table 17: List of Functions on </w:t>
        </w:r>
        <w:r w:rsidRPr="005C2160">
          <w:rPr>
            <w:rStyle w:val="Hyperlink"/>
            <w:rFonts w:cs="Arial"/>
            <w:noProof/>
          </w:rPr>
          <w:t>Retrieve latest available Comprehensive Status at HMI launch</w:t>
        </w:r>
        <w:r>
          <w:rPr>
            <w:noProof/>
            <w:webHidden/>
          </w:rPr>
          <w:tab/>
        </w:r>
        <w:r>
          <w:rPr>
            <w:noProof/>
            <w:webHidden/>
          </w:rPr>
          <w:fldChar w:fldCharType="begin"/>
        </w:r>
        <w:r>
          <w:rPr>
            <w:noProof/>
            <w:webHidden/>
          </w:rPr>
          <w:instrText xml:space="preserve"> PAGEREF _Toc78549348 \h </w:instrText>
        </w:r>
        <w:r>
          <w:rPr>
            <w:noProof/>
            <w:webHidden/>
          </w:rPr>
        </w:r>
        <w:r>
          <w:rPr>
            <w:noProof/>
            <w:webHidden/>
          </w:rPr>
          <w:fldChar w:fldCharType="separate"/>
        </w:r>
        <w:r>
          <w:rPr>
            <w:noProof/>
            <w:webHidden/>
          </w:rPr>
          <w:t>39</w:t>
        </w:r>
        <w:r>
          <w:rPr>
            <w:noProof/>
            <w:webHidden/>
          </w:rPr>
          <w:fldChar w:fldCharType="end"/>
        </w:r>
      </w:hyperlink>
    </w:p>
    <w:p w14:paraId="0DFADFAF" w14:textId="61957B48"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49" w:history="1">
        <w:r w:rsidRPr="005C2160">
          <w:rPr>
            <w:rStyle w:val="Hyperlink"/>
            <w:noProof/>
          </w:rPr>
          <w:t>Table 19: Logical Elements</w:t>
        </w:r>
        <w:r>
          <w:rPr>
            <w:noProof/>
            <w:webHidden/>
          </w:rPr>
          <w:tab/>
        </w:r>
        <w:r>
          <w:rPr>
            <w:noProof/>
            <w:webHidden/>
          </w:rPr>
          <w:fldChar w:fldCharType="begin"/>
        </w:r>
        <w:r>
          <w:rPr>
            <w:noProof/>
            <w:webHidden/>
          </w:rPr>
          <w:instrText xml:space="preserve"> PAGEREF _Toc78549349 \h </w:instrText>
        </w:r>
        <w:r>
          <w:rPr>
            <w:noProof/>
            <w:webHidden/>
          </w:rPr>
        </w:r>
        <w:r>
          <w:rPr>
            <w:noProof/>
            <w:webHidden/>
          </w:rPr>
          <w:fldChar w:fldCharType="separate"/>
        </w:r>
        <w:r>
          <w:rPr>
            <w:noProof/>
            <w:webHidden/>
          </w:rPr>
          <w:t>41</w:t>
        </w:r>
        <w:r>
          <w:rPr>
            <w:noProof/>
            <w:webHidden/>
          </w:rPr>
          <w:fldChar w:fldCharType="end"/>
        </w:r>
      </w:hyperlink>
    </w:p>
    <w:p w14:paraId="6C63E9AE" w14:textId="271C1B8D"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50" w:history="1">
        <w:r w:rsidRPr="005C2160">
          <w:rPr>
            <w:rStyle w:val="Hyperlink"/>
            <w:noProof/>
          </w:rPr>
          <w:t>Table 18: Feature Interactions</w:t>
        </w:r>
        <w:r>
          <w:rPr>
            <w:noProof/>
            <w:webHidden/>
          </w:rPr>
          <w:tab/>
        </w:r>
        <w:r>
          <w:rPr>
            <w:noProof/>
            <w:webHidden/>
          </w:rPr>
          <w:fldChar w:fldCharType="begin"/>
        </w:r>
        <w:r>
          <w:rPr>
            <w:noProof/>
            <w:webHidden/>
          </w:rPr>
          <w:instrText xml:space="preserve"> PAGEREF _Toc78549350 \h </w:instrText>
        </w:r>
        <w:r>
          <w:rPr>
            <w:noProof/>
            <w:webHidden/>
          </w:rPr>
        </w:r>
        <w:r>
          <w:rPr>
            <w:noProof/>
            <w:webHidden/>
          </w:rPr>
          <w:fldChar w:fldCharType="separate"/>
        </w:r>
        <w:r>
          <w:rPr>
            <w:noProof/>
            <w:webHidden/>
          </w:rPr>
          <w:t>43</w:t>
        </w:r>
        <w:r>
          <w:rPr>
            <w:noProof/>
            <w:webHidden/>
          </w:rPr>
          <w:fldChar w:fldCharType="end"/>
        </w:r>
      </w:hyperlink>
    </w:p>
    <w:p w14:paraId="50089F63" w14:textId="388A4FC4"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51" w:history="1">
        <w:r w:rsidRPr="005C2160">
          <w:rPr>
            <w:rStyle w:val="Hyperlink"/>
            <w:noProof/>
          </w:rPr>
          <w:t xml:space="preserve">Table 20: Open Concerns </w:t>
        </w:r>
        <w:r w:rsidRPr="005C2160">
          <w:rPr>
            <w:rStyle w:val="Hyperlink"/>
            <w:i/>
            <w:noProof/>
          </w:rPr>
          <w:t>(Not supported by MagicDraw report generation)</w:t>
        </w:r>
        <w:r>
          <w:rPr>
            <w:noProof/>
            <w:webHidden/>
          </w:rPr>
          <w:tab/>
        </w:r>
        <w:r>
          <w:rPr>
            <w:noProof/>
            <w:webHidden/>
          </w:rPr>
          <w:fldChar w:fldCharType="begin"/>
        </w:r>
        <w:r>
          <w:rPr>
            <w:noProof/>
            <w:webHidden/>
          </w:rPr>
          <w:instrText xml:space="preserve"> PAGEREF _Toc78549351 \h </w:instrText>
        </w:r>
        <w:r>
          <w:rPr>
            <w:noProof/>
            <w:webHidden/>
          </w:rPr>
        </w:r>
        <w:r>
          <w:rPr>
            <w:noProof/>
            <w:webHidden/>
          </w:rPr>
          <w:fldChar w:fldCharType="separate"/>
        </w:r>
        <w:r>
          <w:rPr>
            <w:noProof/>
            <w:webHidden/>
          </w:rPr>
          <w:t>46</w:t>
        </w:r>
        <w:r>
          <w:rPr>
            <w:noProof/>
            <w:webHidden/>
          </w:rPr>
          <w:fldChar w:fldCharType="end"/>
        </w:r>
      </w:hyperlink>
    </w:p>
    <w:p w14:paraId="75D77772" w14:textId="2F0460F8"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52" w:history="1">
        <w:r w:rsidRPr="005C2160">
          <w:rPr>
            <w:rStyle w:val="Hyperlink"/>
            <w:noProof/>
          </w:rPr>
          <w:t>Table 21: Definitions used in this document</w:t>
        </w:r>
        <w:r>
          <w:rPr>
            <w:noProof/>
            <w:webHidden/>
          </w:rPr>
          <w:tab/>
        </w:r>
        <w:r>
          <w:rPr>
            <w:noProof/>
            <w:webHidden/>
          </w:rPr>
          <w:fldChar w:fldCharType="begin"/>
        </w:r>
        <w:r>
          <w:rPr>
            <w:noProof/>
            <w:webHidden/>
          </w:rPr>
          <w:instrText xml:space="preserve"> PAGEREF _Toc78549352 \h </w:instrText>
        </w:r>
        <w:r>
          <w:rPr>
            <w:noProof/>
            <w:webHidden/>
          </w:rPr>
        </w:r>
        <w:r>
          <w:rPr>
            <w:noProof/>
            <w:webHidden/>
          </w:rPr>
          <w:fldChar w:fldCharType="separate"/>
        </w:r>
        <w:r>
          <w:rPr>
            <w:noProof/>
            <w:webHidden/>
          </w:rPr>
          <w:t>48</w:t>
        </w:r>
        <w:r>
          <w:rPr>
            <w:noProof/>
            <w:webHidden/>
          </w:rPr>
          <w:fldChar w:fldCharType="end"/>
        </w:r>
      </w:hyperlink>
    </w:p>
    <w:p w14:paraId="660E527D" w14:textId="0C632422" w:rsidR="006031AC" w:rsidRDefault="006031AC">
      <w:pPr>
        <w:pStyle w:val="TableofFigures"/>
        <w:tabs>
          <w:tab w:val="right" w:leader="dot" w:pos="10173"/>
        </w:tabs>
        <w:rPr>
          <w:rFonts w:asciiTheme="minorHAnsi" w:eastAsiaTheme="minorEastAsia" w:hAnsiTheme="minorHAnsi" w:cstheme="minorBidi"/>
          <w:noProof/>
          <w:sz w:val="22"/>
          <w:szCs w:val="22"/>
        </w:rPr>
      </w:pPr>
      <w:hyperlink w:anchor="_Toc78549353" w:history="1">
        <w:r w:rsidRPr="005C2160">
          <w:rPr>
            <w:rStyle w:val="Hyperlink"/>
            <w:noProof/>
          </w:rPr>
          <w:t>Table 22: Abbreviations used in this document</w:t>
        </w:r>
        <w:r>
          <w:rPr>
            <w:noProof/>
            <w:webHidden/>
          </w:rPr>
          <w:tab/>
        </w:r>
        <w:r>
          <w:rPr>
            <w:noProof/>
            <w:webHidden/>
          </w:rPr>
          <w:fldChar w:fldCharType="begin"/>
        </w:r>
        <w:r>
          <w:rPr>
            <w:noProof/>
            <w:webHidden/>
          </w:rPr>
          <w:instrText xml:space="preserve"> PAGEREF _Toc78549353 \h </w:instrText>
        </w:r>
        <w:r>
          <w:rPr>
            <w:noProof/>
            <w:webHidden/>
          </w:rPr>
        </w:r>
        <w:r>
          <w:rPr>
            <w:noProof/>
            <w:webHidden/>
          </w:rPr>
          <w:fldChar w:fldCharType="separate"/>
        </w:r>
        <w:r>
          <w:rPr>
            <w:noProof/>
            <w:webHidden/>
          </w:rPr>
          <w:t>48</w:t>
        </w:r>
        <w:r>
          <w:rPr>
            <w:noProof/>
            <w:webHidden/>
          </w:rPr>
          <w:fldChar w:fldCharType="end"/>
        </w:r>
      </w:hyperlink>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5" w:name="_Toc78549241"/>
      <w:r>
        <w:lastRenderedPageBreak/>
        <w:t>Introduction</w:t>
      </w:r>
      <w:bookmarkEnd w:id="5"/>
    </w:p>
    <w:p w14:paraId="0D35CB8C" w14:textId="77777777" w:rsidR="0027671B" w:rsidRDefault="00F173E3" w:rsidP="0027671B">
      <w:pPr>
        <w:pStyle w:val="Heading2"/>
      </w:pPr>
      <w:bookmarkStart w:id="6" w:name="_Toc397081411"/>
      <w:bookmarkStart w:id="7" w:name="_Toc215652128"/>
      <w:bookmarkStart w:id="8" w:name="_Toc78549242"/>
      <w:r>
        <w:t xml:space="preserve">Document </w:t>
      </w:r>
      <w:r w:rsidR="0027671B" w:rsidRPr="007C20FA">
        <w:t>Purpose</w:t>
      </w:r>
      <w:bookmarkEnd w:id="6"/>
      <w:bookmarkEnd w:id="7"/>
      <w:bookmarkEnd w:id="8"/>
    </w:p>
    <w:p w14:paraId="7BE64D0E" w14:textId="77777777" w:rsidR="009B0BF0" w:rsidRDefault="009B0BF0" w:rsidP="009B0BF0">
      <w:pPr>
        <w:pStyle w:val="BodyText"/>
        <w:ind w:right="142"/>
        <w:jc w:val="both"/>
        <w:rPr>
          <w:rFonts w:cs="Arial"/>
          <w:lang w:val="en-US"/>
        </w:rPr>
      </w:pPr>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12"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77777777"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13" w:history="1">
        <w:r w:rsidRPr="00FB4286">
          <w:rPr>
            <w:rStyle w:val="Hyperlink"/>
          </w:rPr>
          <w:t>FFSG01.10 Feature Document Guideline</w:t>
        </w:r>
      </w:hyperlink>
      <w:r>
        <w:t xml:space="preserve"> for how to apply the Feature Doc template for Functional Safety.</w:t>
      </w:r>
    </w:p>
    <w:p w14:paraId="4D38A009" w14:textId="77777777" w:rsidR="001B64D2" w:rsidRDefault="00F173E3" w:rsidP="001B64D2">
      <w:pPr>
        <w:pStyle w:val="Heading2"/>
        <w:ind w:left="601" w:hanging="601"/>
      </w:pPr>
      <w:bookmarkStart w:id="9" w:name="_Toc78549243"/>
      <w:r>
        <w:t xml:space="preserve">Document </w:t>
      </w:r>
      <w:r w:rsidR="001B64D2">
        <w:t>Scope</w:t>
      </w:r>
      <w:bookmarkEnd w:id="9"/>
    </w:p>
    <w:p w14:paraId="010D7BA1" w14:textId="0082A473" w:rsidR="004E44B7" w:rsidRDefault="004E44B7" w:rsidP="004E44B7">
      <w:pPr>
        <w:pStyle w:val="BodyText"/>
        <w:ind w:right="142"/>
        <w:jc w:val="both"/>
        <w:rPr>
          <w:rFonts w:cs="Arial"/>
          <w:lang w:val="en-US"/>
        </w:rPr>
      </w:pPr>
      <w:r w:rsidRPr="00913008">
        <w:rPr>
          <w:rFonts w:cs="Arial"/>
          <w:lang w:val="en-US"/>
        </w:rPr>
        <w:t>This</w:t>
      </w:r>
      <w:r w:rsidRPr="00913008" w:rsidDel="006E6968">
        <w:rPr>
          <w:rFonts w:cs="Arial"/>
          <w:lang w:val="en-US"/>
        </w:rPr>
        <w:t xml:space="preserve"> </w:t>
      </w:r>
      <w:r w:rsidR="006E6968">
        <w:rPr>
          <w:rFonts w:cs="Arial"/>
          <w:lang w:val="en-US"/>
        </w:rPr>
        <w:t>Feature Document</w:t>
      </w:r>
      <w:r w:rsidRPr="00913008">
        <w:rPr>
          <w:rFonts w:cs="Arial"/>
          <w:lang w:val="en-US"/>
        </w:rPr>
        <w:t xml:space="preserve"> </w:t>
      </w:r>
      <w:r>
        <w:rPr>
          <w:rFonts w:cs="Arial"/>
          <w:lang w:val="en-US"/>
        </w:rPr>
        <w:t xml:space="preserve">describes the deployment of the </w:t>
      </w:r>
      <w:proofErr w:type="gramStart"/>
      <w:r>
        <w:rPr>
          <w:rFonts w:cs="Arial"/>
          <w:lang w:val="en-US"/>
        </w:rPr>
        <w:t xml:space="preserve">feature  </w:t>
      </w:r>
      <w:r w:rsidR="006A6A72">
        <w:rPr>
          <w:rFonts w:ascii="Helvetica" w:hAnsi="Helvetica" w:cs="Helvetica"/>
          <w:color w:val="0000FF"/>
          <w:lang w:val="en-US"/>
        </w:rPr>
        <w:t>Comprehensive</w:t>
      </w:r>
      <w:proofErr w:type="gramEnd"/>
      <w:r w:rsidR="006A6A72">
        <w:rPr>
          <w:rFonts w:ascii="Helvetica" w:hAnsi="Helvetica" w:cs="Helvetica"/>
          <w:color w:val="0000FF"/>
          <w:lang w:val="en-US"/>
        </w:rPr>
        <w:t xml:space="preserve"> Status</w:t>
      </w:r>
      <w:r>
        <w:rPr>
          <w:rFonts w:ascii="Helvetica" w:hAnsi="Helvetica" w:cs="Helvetica"/>
          <w:color w:val="0000FF"/>
          <w:lang w:val="en-US"/>
        </w:rPr>
        <w:t xml:space="preserve"> </w:t>
      </w:r>
      <w:r w:rsidRPr="00DD5C35">
        <w:rPr>
          <w:rFonts w:ascii="Helvetica" w:hAnsi="Helvetica" w:cs="Helvetica"/>
          <w:lang w:val="en-US"/>
        </w:rPr>
        <w:t xml:space="preserve"> </w:t>
      </w:r>
      <w:r>
        <w:rPr>
          <w:rFonts w:cs="Arial"/>
          <w:lang w:val="en-US"/>
        </w:rPr>
        <w:t>to the following electrical architecture(s):</w:t>
      </w:r>
    </w:p>
    <w:p w14:paraId="7D4C8881" w14:textId="1E94DD14" w:rsidR="004E44B7" w:rsidRPr="002D73F9" w:rsidRDefault="004E44B7" w:rsidP="004E44B7">
      <w:pPr>
        <w:pStyle w:val="ListParagraph"/>
        <w:numPr>
          <w:ilvl w:val="0"/>
          <w:numId w:val="32"/>
        </w:numPr>
        <w:rPr>
          <w:i/>
          <w:color w:val="7F7F7F" w:themeColor="text1" w:themeTint="80"/>
        </w:rPr>
      </w:pPr>
      <w:r w:rsidRPr="002D73F9">
        <w:rPr>
          <w:rFonts w:ascii="Arial" w:hAnsi="Arial" w:cs="Arial"/>
        </w:rPr>
        <w:t xml:space="preserve">FNV3 </w:t>
      </w:r>
      <w:r>
        <w:rPr>
          <w:rFonts w:ascii="Arial" w:hAnsi="Arial" w:cs="Arial"/>
        </w:rPr>
        <w:t>(Variant 1)</w:t>
      </w:r>
    </w:p>
    <w:p w14:paraId="57DF193B" w14:textId="2136FE5D" w:rsidR="009A20AD" w:rsidRPr="009A20AD" w:rsidRDefault="00F173E3" w:rsidP="009A20AD">
      <w:pPr>
        <w:pStyle w:val="Heading2"/>
      </w:pPr>
      <w:bookmarkStart w:id="10" w:name="_Toc397081412"/>
      <w:bookmarkStart w:id="11" w:name="_Toc78549244"/>
      <w:r>
        <w:t xml:space="preserve">Document </w:t>
      </w:r>
      <w:r w:rsidR="0027671B" w:rsidRPr="007C20FA">
        <w:t>Audience</w:t>
      </w:r>
      <w:bookmarkEnd w:id="10"/>
      <w:bookmarkEnd w:id="11"/>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Sandeep Singh (ssing248).</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2" w:name="_Toc456346126"/>
      <w:bookmarkStart w:id="13" w:name="_Toc420397663"/>
      <w:bookmarkStart w:id="14" w:name="_Toc78549245"/>
      <w:r>
        <w:t>Stakeholder List</w:t>
      </w:r>
      <w:bookmarkEnd w:id="12"/>
      <w:bookmarkEnd w:id="13"/>
      <w:bookmarkEnd w:id="14"/>
    </w:p>
    <w:p w14:paraId="7852673E" w14:textId="77777777" w:rsidR="00D41852" w:rsidRDefault="00D41852" w:rsidP="00BB7AB4">
      <w:pPr>
        <w:pStyle w:val="BodyText"/>
        <w:jc w:val="both"/>
      </w:pPr>
      <w:r>
        <w:t xml:space="preserve">For the latest list of </w:t>
      </w:r>
      <w:proofErr w:type="gramStart"/>
      <w:r w:rsidRPr="001B1565">
        <w:t>stakeholder</w:t>
      </w:r>
      <w:proofErr w:type="gramEnd"/>
      <w:r w:rsidRPr="001B1565">
        <w:t xml:space="preserve">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7824" w:type="dxa"/>
        <w:jc w:val="center"/>
        <w:tblLayout w:type="fixed"/>
        <w:tblLook w:val="04A0" w:firstRow="1" w:lastRow="0" w:firstColumn="1" w:lastColumn="0" w:noHBand="0" w:noVBand="1"/>
      </w:tblPr>
      <w:tblGrid>
        <w:gridCol w:w="2268"/>
        <w:gridCol w:w="1587"/>
        <w:gridCol w:w="1985"/>
        <w:gridCol w:w="1984"/>
      </w:tblGrid>
      <w:tr w:rsidR="00870E50" w14:paraId="3D451DF9" w14:textId="77777777" w:rsidTr="00870E50">
        <w:trPr>
          <w:jc w:val="center"/>
        </w:trPr>
        <w:tc>
          <w:tcPr>
            <w:tcW w:w="2268" w:type="dxa"/>
            <w:shd w:val="clear" w:color="auto" w:fill="BFBFBF" w:themeFill="background1" w:themeFillShade="BF"/>
            <w:vAlign w:val="center"/>
          </w:tcPr>
          <w:p w14:paraId="0CCC8A30" w14:textId="77777777" w:rsidR="00870E50" w:rsidRPr="00661D87" w:rsidRDefault="00870E50" w:rsidP="000216D7">
            <w:pPr>
              <w:jc w:val="center"/>
              <w:rPr>
                <w:rFonts w:ascii="Helvetica" w:hAnsi="Helvetica" w:cs="Helvetica"/>
                <w:b/>
              </w:rPr>
            </w:pPr>
            <w:bookmarkStart w:id="15" w:name="_Toc397081415"/>
            <w:bookmarkStart w:id="16"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870E50" w:rsidRPr="00661D87" w:rsidRDefault="00870E50" w:rsidP="000216D7">
            <w:pPr>
              <w:jc w:val="center"/>
              <w:rPr>
                <w:rFonts w:ascii="Helvetica" w:hAnsi="Helvetica" w:cs="Helvetica"/>
                <w:b/>
              </w:rPr>
            </w:pPr>
            <w:r w:rsidRPr="00661D87">
              <w:rPr>
                <w:rFonts w:ascii="Helvetica" w:hAnsi="Helvetica" w:cs="Helvetica"/>
                <w:b/>
              </w:rPr>
              <w:t>CDSID</w:t>
            </w:r>
          </w:p>
        </w:tc>
        <w:tc>
          <w:tcPr>
            <w:tcW w:w="1985" w:type="dxa"/>
            <w:shd w:val="clear" w:color="auto" w:fill="BFBFBF" w:themeFill="background1" w:themeFillShade="BF"/>
            <w:vAlign w:val="center"/>
          </w:tcPr>
          <w:p w14:paraId="62F2EFCA" w14:textId="77777777" w:rsidR="00870E50" w:rsidRPr="00661D87" w:rsidRDefault="00870E50"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870E50" w:rsidRPr="00661D87" w:rsidRDefault="00870E50" w:rsidP="000216D7">
            <w:pPr>
              <w:jc w:val="center"/>
              <w:rPr>
                <w:rFonts w:ascii="Helvetica" w:hAnsi="Helvetica" w:cs="Helvetica"/>
                <w:b/>
              </w:rPr>
            </w:pPr>
            <w:r w:rsidRPr="00661D87">
              <w:rPr>
                <w:rFonts w:ascii="Helvetica" w:hAnsi="Helvetica" w:cs="Helvetica"/>
                <w:b/>
              </w:rPr>
              <w:t>Stakeholder Group</w:t>
            </w:r>
          </w:p>
        </w:tc>
      </w:tr>
      <w:tr w:rsidR="00870E50" w:rsidRPr="00661D87" w14:paraId="743DD49C" w14:textId="77777777" w:rsidTr="00870E50">
        <w:trPr>
          <w:jc w:val="center"/>
        </w:trPr>
        <w:tc>
          <w:tcPr>
            <w:tcW w:w="2268" w:type="dxa"/>
            <w:vAlign w:val="center"/>
          </w:tcPr>
          <w:p w14:paraId="3342DBE5" w14:textId="77777777" w:rsidR="00870E50" w:rsidRPr="00661D87" w:rsidRDefault="00870E50" w:rsidP="000216D7">
            <w:pPr>
              <w:jc w:val="center"/>
              <w:rPr>
                <w:rFonts w:ascii="Helvetica" w:hAnsi="Helvetica" w:cs="Helvetica"/>
              </w:rPr>
            </w:pPr>
            <w:r w:rsidRPr="00661D87">
              <w:rPr>
                <w:rFonts w:ascii="Helvetica" w:hAnsi="Helvetica" w:cs="Helvetica"/>
              </w:rPr>
              <w:t xml:space="preserve">Michael </w:t>
            </w:r>
            <w:proofErr w:type="spellStart"/>
            <w:r w:rsidRPr="00661D87">
              <w:rPr>
                <w:rFonts w:ascii="Helvetica" w:hAnsi="Helvetica" w:cs="Helvetica"/>
              </w:rPr>
              <w:t>Zwickler</w:t>
            </w:r>
            <w:proofErr w:type="spellEnd"/>
          </w:p>
        </w:tc>
        <w:tc>
          <w:tcPr>
            <w:tcW w:w="1587" w:type="dxa"/>
            <w:vAlign w:val="center"/>
          </w:tcPr>
          <w:p w14:paraId="26FAAD38" w14:textId="6701B18D" w:rsidR="00870E50" w:rsidRPr="00661D87" w:rsidRDefault="00870E50" w:rsidP="000216D7">
            <w:pPr>
              <w:jc w:val="center"/>
              <w:rPr>
                <w:rFonts w:ascii="Helvetica" w:hAnsi="Helvetica" w:cs="Helvetica"/>
              </w:rPr>
            </w:pPr>
            <w:r w:rsidRPr="00661D87">
              <w:rPr>
                <w:rFonts w:ascii="Helvetica" w:hAnsi="Helvetica" w:cs="Helvetica"/>
              </w:rPr>
              <w:t>MZWICKLE</w:t>
            </w:r>
          </w:p>
        </w:tc>
        <w:tc>
          <w:tcPr>
            <w:tcW w:w="1985" w:type="dxa"/>
            <w:vAlign w:val="center"/>
          </w:tcPr>
          <w:p w14:paraId="7B078B3B" w14:textId="77777777" w:rsidR="00870E50" w:rsidRPr="00661D87" w:rsidRDefault="00870E50" w:rsidP="000216D7">
            <w:pPr>
              <w:jc w:val="center"/>
              <w:rPr>
                <w:rFonts w:ascii="Helvetica" w:hAnsi="Helvetica" w:cs="Helvetica"/>
              </w:rPr>
            </w:pPr>
            <w:r w:rsidRPr="00661D87">
              <w:rPr>
                <w:rFonts w:ascii="Helvetica" w:hAnsi="Helvetica" w:cs="Helvetica"/>
              </w:rPr>
              <w:t>Development Engineer</w:t>
            </w:r>
          </w:p>
        </w:tc>
        <w:tc>
          <w:tcPr>
            <w:tcW w:w="1984" w:type="dxa"/>
            <w:vAlign w:val="center"/>
          </w:tcPr>
          <w:p w14:paraId="075FB8D7" w14:textId="77777777" w:rsidR="00870E50" w:rsidRPr="00661D87" w:rsidRDefault="00870E50" w:rsidP="000216D7">
            <w:pPr>
              <w:jc w:val="center"/>
              <w:rPr>
                <w:rFonts w:ascii="Helvetica" w:hAnsi="Helvetica" w:cs="Helvetica"/>
              </w:rPr>
            </w:pPr>
            <w:r w:rsidRPr="00661D87">
              <w:rPr>
                <w:rFonts w:ascii="Helvetica" w:hAnsi="Helvetica" w:cs="Helvetica"/>
              </w:rPr>
              <w:t>Body Engineers</w:t>
            </w:r>
          </w:p>
        </w:tc>
      </w:tr>
      <w:tr w:rsidR="00870E50" w:rsidRPr="00661D87" w14:paraId="4EEB4A5A" w14:textId="77777777" w:rsidTr="00870E50">
        <w:trPr>
          <w:jc w:val="center"/>
        </w:trPr>
        <w:tc>
          <w:tcPr>
            <w:tcW w:w="2268" w:type="dxa"/>
            <w:vAlign w:val="center"/>
          </w:tcPr>
          <w:p w14:paraId="3AF8D00D" w14:textId="77777777" w:rsidR="00870E50" w:rsidRPr="00661D87" w:rsidRDefault="00870E50" w:rsidP="000216D7">
            <w:pPr>
              <w:jc w:val="center"/>
              <w:rPr>
                <w:rFonts w:ascii="Helvetica" w:hAnsi="Helvetica" w:cs="Helvetica"/>
              </w:rPr>
            </w:pPr>
            <w:r w:rsidRPr="00661D87">
              <w:rPr>
                <w:rFonts w:ascii="Helvetica" w:hAnsi="Helvetica" w:cs="Helvetica"/>
              </w:rPr>
              <w:t>Matthew Duffy</w:t>
            </w:r>
          </w:p>
        </w:tc>
        <w:tc>
          <w:tcPr>
            <w:tcW w:w="1587" w:type="dxa"/>
            <w:vAlign w:val="center"/>
          </w:tcPr>
          <w:p w14:paraId="76525B96" w14:textId="77777777" w:rsidR="00870E50" w:rsidRPr="00661D87" w:rsidRDefault="00870E50" w:rsidP="000216D7">
            <w:pPr>
              <w:jc w:val="center"/>
              <w:rPr>
                <w:rFonts w:ascii="Helvetica" w:hAnsi="Helvetica" w:cs="Helvetica"/>
              </w:rPr>
            </w:pPr>
            <w:r w:rsidRPr="00661D87">
              <w:rPr>
                <w:rFonts w:ascii="Helvetica" w:hAnsi="Helvetica" w:cs="Helvetica"/>
              </w:rPr>
              <w:t>MDUFFY35</w:t>
            </w:r>
          </w:p>
        </w:tc>
        <w:tc>
          <w:tcPr>
            <w:tcW w:w="1985" w:type="dxa"/>
            <w:vAlign w:val="center"/>
          </w:tcPr>
          <w:p w14:paraId="50B2296F" w14:textId="77777777" w:rsidR="00870E50" w:rsidRPr="00661D87" w:rsidRDefault="00870E50" w:rsidP="000216D7">
            <w:pPr>
              <w:jc w:val="center"/>
              <w:rPr>
                <w:rFonts w:ascii="Helvetica" w:hAnsi="Helvetica" w:cs="Helvetica"/>
              </w:rPr>
            </w:pPr>
            <w:r w:rsidRPr="00661D87">
              <w:rPr>
                <w:rFonts w:ascii="Helvetica" w:hAnsi="Helvetica" w:cs="Helvetica"/>
              </w:rPr>
              <w:t>Cybersecurity Engineer</w:t>
            </w:r>
          </w:p>
        </w:tc>
        <w:tc>
          <w:tcPr>
            <w:tcW w:w="1984" w:type="dxa"/>
            <w:vAlign w:val="center"/>
          </w:tcPr>
          <w:p w14:paraId="5DEC57A5" w14:textId="77777777" w:rsidR="00870E50" w:rsidRPr="00661D87" w:rsidRDefault="00870E50" w:rsidP="000216D7">
            <w:pPr>
              <w:jc w:val="center"/>
              <w:rPr>
                <w:rFonts w:ascii="Helvetica" w:hAnsi="Helvetica" w:cs="Helvetica"/>
              </w:rPr>
            </w:pPr>
            <w:r w:rsidRPr="00661D87">
              <w:rPr>
                <w:rFonts w:ascii="Helvetica" w:hAnsi="Helvetica" w:cs="Helvetica"/>
              </w:rPr>
              <w:t>Cybersecurity Engineers</w:t>
            </w:r>
          </w:p>
        </w:tc>
      </w:tr>
      <w:tr w:rsidR="00870E50" w:rsidRPr="00661D87" w14:paraId="1289529F" w14:textId="77777777" w:rsidTr="00870E50">
        <w:trPr>
          <w:jc w:val="center"/>
        </w:trPr>
        <w:tc>
          <w:tcPr>
            <w:tcW w:w="2268" w:type="dxa"/>
            <w:vAlign w:val="center"/>
          </w:tcPr>
          <w:p w14:paraId="339050BD" w14:textId="77777777" w:rsidR="00870E50" w:rsidRPr="00661D87" w:rsidRDefault="00870E50" w:rsidP="000216D7">
            <w:pPr>
              <w:jc w:val="center"/>
              <w:rPr>
                <w:rFonts w:ascii="Helvetica" w:hAnsi="Helvetica" w:cs="Helvetica"/>
              </w:rPr>
            </w:pPr>
            <w:r w:rsidRPr="00661D87">
              <w:rPr>
                <w:rFonts w:ascii="Helvetica" w:hAnsi="Helvetica" w:cs="Helvetica"/>
              </w:rPr>
              <w:t>Sven Liebig</w:t>
            </w:r>
          </w:p>
        </w:tc>
        <w:tc>
          <w:tcPr>
            <w:tcW w:w="1587" w:type="dxa"/>
            <w:vAlign w:val="center"/>
          </w:tcPr>
          <w:p w14:paraId="427627AB" w14:textId="77777777" w:rsidR="00870E50" w:rsidRPr="00661D87" w:rsidRDefault="00870E50" w:rsidP="000216D7">
            <w:pPr>
              <w:jc w:val="center"/>
              <w:rPr>
                <w:rFonts w:ascii="Helvetica" w:hAnsi="Helvetica" w:cs="Helvetica"/>
              </w:rPr>
            </w:pPr>
            <w:r w:rsidRPr="00661D87">
              <w:rPr>
                <w:rFonts w:ascii="Helvetica" w:hAnsi="Helvetica" w:cs="Helvetica"/>
              </w:rPr>
              <w:t>SLIEBIG</w:t>
            </w:r>
          </w:p>
        </w:tc>
        <w:tc>
          <w:tcPr>
            <w:tcW w:w="1985" w:type="dxa"/>
            <w:vAlign w:val="center"/>
          </w:tcPr>
          <w:p w14:paraId="325D8FC5" w14:textId="77777777" w:rsidR="00870E50" w:rsidRPr="00661D87" w:rsidRDefault="00870E50" w:rsidP="000216D7">
            <w:pPr>
              <w:jc w:val="center"/>
              <w:rPr>
                <w:rFonts w:ascii="Helvetica" w:hAnsi="Helvetica" w:cs="Helvetica"/>
              </w:rPr>
            </w:pPr>
            <w:r w:rsidRPr="00661D87">
              <w:rPr>
                <w:rFonts w:ascii="Helvetica" w:hAnsi="Helvetica" w:cs="Helvetica"/>
              </w:rPr>
              <w:t>NetCom Engineer</w:t>
            </w:r>
          </w:p>
        </w:tc>
        <w:tc>
          <w:tcPr>
            <w:tcW w:w="1984" w:type="dxa"/>
            <w:vAlign w:val="center"/>
          </w:tcPr>
          <w:p w14:paraId="4A6151BB" w14:textId="77777777" w:rsidR="00870E50" w:rsidRPr="00661D87" w:rsidRDefault="00870E50" w:rsidP="000216D7">
            <w:pPr>
              <w:jc w:val="center"/>
              <w:rPr>
                <w:rFonts w:ascii="Helvetica" w:hAnsi="Helvetica" w:cs="Helvetica"/>
              </w:rPr>
            </w:pPr>
            <w:r w:rsidRPr="00661D87">
              <w:rPr>
                <w:rFonts w:ascii="Helvetica" w:hAnsi="Helvetica" w:cs="Helvetica"/>
              </w:rPr>
              <w:t>NetCom Engineers</w:t>
            </w:r>
          </w:p>
        </w:tc>
      </w:tr>
      <w:tr w:rsidR="00870E50" w:rsidRPr="00661D87" w14:paraId="36862FC7" w14:textId="77777777" w:rsidTr="00870E50">
        <w:trPr>
          <w:jc w:val="center"/>
        </w:trPr>
        <w:tc>
          <w:tcPr>
            <w:tcW w:w="2268" w:type="dxa"/>
            <w:vAlign w:val="center"/>
          </w:tcPr>
          <w:p w14:paraId="39334F84" w14:textId="77777777" w:rsidR="00870E50" w:rsidRPr="00661D87" w:rsidRDefault="00870E50" w:rsidP="000216D7">
            <w:pPr>
              <w:jc w:val="center"/>
              <w:rPr>
                <w:rFonts w:ascii="Helvetica" w:hAnsi="Helvetica" w:cs="Helvetica"/>
              </w:rPr>
            </w:pPr>
            <w:r w:rsidRPr="00661D87">
              <w:rPr>
                <w:rFonts w:ascii="Helvetica" w:hAnsi="Helvetica" w:cs="Helvetica"/>
              </w:rPr>
              <w:t>Simon Neill</w:t>
            </w:r>
          </w:p>
        </w:tc>
        <w:tc>
          <w:tcPr>
            <w:tcW w:w="1587" w:type="dxa"/>
            <w:vAlign w:val="center"/>
          </w:tcPr>
          <w:p w14:paraId="007E45D0" w14:textId="77777777" w:rsidR="00870E50" w:rsidRPr="00661D87" w:rsidRDefault="00870E50" w:rsidP="000216D7">
            <w:pPr>
              <w:jc w:val="center"/>
              <w:rPr>
                <w:rFonts w:ascii="Helvetica" w:hAnsi="Helvetica" w:cs="Helvetica"/>
              </w:rPr>
            </w:pPr>
            <w:r w:rsidRPr="00661D87">
              <w:rPr>
                <w:rFonts w:ascii="Helvetica" w:hAnsi="Helvetica" w:cs="Helvetica"/>
              </w:rPr>
              <w:t>SNEILL4</w:t>
            </w:r>
          </w:p>
        </w:tc>
        <w:tc>
          <w:tcPr>
            <w:tcW w:w="1985" w:type="dxa"/>
            <w:vAlign w:val="center"/>
          </w:tcPr>
          <w:p w14:paraId="11114522" w14:textId="77777777" w:rsidR="00870E50" w:rsidRPr="00661D87" w:rsidRDefault="00870E50" w:rsidP="000216D7">
            <w:pPr>
              <w:jc w:val="center"/>
              <w:rPr>
                <w:rFonts w:ascii="Helvetica" w:hAnsi="Helvetica" w:cs="Helvetica"/>
              </w:rPr>
            </w:pPr>
            <w:r w:rsidRPr="00661D87">
              <w:rPr>
                <w:rFonts w:ascii="Helvetica" w:hAnsi="Helvetica" w:cs="Helvetica"/>
              </w:rPr>
              <w:t xml:space="preserve">ECG </w:t>
            </w:r>
            <w:proofErr w:type="spellStart"/>
            <w:r w:rsidRPr="00661D87">
              <w:rPr>
                <w:rFonts w:ascii="Helvetica" w:hAnsi="Helvetica" w:cs="Helvetica"/>
              </w:rPr>
              <w:t>Appllication</w:t>
            </w:r>
            <w:proofErr w:type="spellEnd"/>
            <w:r w:rsidRPr="00661D87">
              <w:rPr>
                <w:rFonts w:ascii="Helvetica" w:hAnsi="Helvetica" w:cs="Helvetica"/>
              </w:rPr>
              <w:t xml:space="preserve"> Engineer</w:t>
            </w:r>
          </w:p>
        </w:tc>
        <w:tc>
          <w:tcPr>
            <w:tcW w:w="1984" w:type="dxa"/>
            <w:vAlign w:val="center"/>
          </w:tcPr>
          <w:p w14:paraId="5E95DE83" w14:textId="77777777" w:rsidR="00870E50" w:rsidRPr="00661D87" w:rsidRDefault="00870E50" w:rsidP="000216D7">
            <w:pPr>
              <w:jc w:val="center"/>
              <w:rPr>
                <w:rFonts w:ascii="Helvetica" w:hAnsi="Helvetica" w:cs="Helvetica"/>
              </w:rPr>
            </w:pPr>
            <w:r w:rsidRPr="00661D87">
              <w:rPr>
                <w:rFonts w:ascii="Helvetica" w:hAnsi="Helvetica" w:cs="Helvetica"/>
              </w:rPr>
              <w:t>Electrical Engineers (EESE)</w:t>
            </w:r>
          </w:p>
        </w:tc>
      </w:tr>
      <w:tr w:rsidR="00870E50" w:rsidRPr="00661D87" w14:paraId="36748B05" w14:textId="77777777" w:rsidTr="00870E50">
        <w:trPr>
          <w:jc w:val="center"/>
        </w:trPr>
        <w:tc>
          <w:tcPr>
            <w:tcW w:w="2268" w:type="dxa"/>
            <w:vAlign w:val="center"/>
          </w:tcPr>
          <w:p w14:paraId="54E3C1E7" w14:textId="77777777" w:rsidR="00870E50" w:rsidRPr="00661D87" w:rsidRDefault="00870E50" w:rsidP="000216D7">
            <w:pPr>
              <w:jc w:val="center"/>
              <w:rPr>
                <w:rFonts w:ascii="Helvetica" w:hAnsi="Helvetica" w:cs="Helvetica"/>
              </w:rPr>
            </w:pPr>
            <w:r w:rsidRPr="00661D87">
              <w:rPr>
                <w:rFonts w:ascii="Helvetica" w:hAnsi="Helvetica" w:cs="Helvetica"/>
              </w:rPr>
              <w:t xml:space="preserve">Alex </w:t>
            </w:r>
            <w:proofErr w:type="spellStart"/>
            <w:r w:rsidRPr="00661D87">
              <w:rPr>
                <w:rFonts w:ascii="Helvetica" w:hAnsi="Helvetica" w:cs="Helvetica"/>
              </w:rPr>
              <w:t>Tamburo</w:t>
            </w:r>
            <w:proofErr w:type="spellEnd"/>
          </w:p>
        </w:tc>
        <w:tc>
          <w:tcPr>
            <w:tcW w:w="1587" w:type="dxa"/>
            <w:vAlign w:val="center"/>
          </w:tcPr>
          <w:p w14:paraId="4092A83D" w14:textId="77777777" w:rsidR="00870E50" w:rsidRPr="00661D87" w:rsidRDefault="00870E50" w:rsidP="000216D7">
            <w:pPr>
              <w:jc w:val="center"/>
              <w:rPr>
                <w:rFonts w:ascii="Helvetica" w:hAnsi="Helvetica" w:cs="Helvetica"/>
              </w:rPr>
            </w:pPr>
            <w:r w:rsidRPr="00661D87">
              <w:rPr>
                <w:rFonts w:ascii="Helvetica" w:hAnsi="Helvetica" w:cs="Helvetica"/>
              </w:rPr>
              <w:t>ATAMBUR2</w:t>
            </w:r>
          </w:p>
        </w:tc>
        <w:tc>
          <w:tcPr>
            <w:tcW w:w="1985" w:type="dxa"/>
            <w:vAlign w:val="center"/>
          </w:tcPr>
          <w:p w14:paraId="07001EC5" w14:textId="77777777" w:rsidR="00870E50" w:rsidRPr="00661D87" w:rsidRDefault="00870E50" w:rsidP="000216D7">
            <w:pPr>
              <w:jc w:val="center"/>
              <w:rPr>
                <w:rFonts w:ascii="Helvetica" w:hAnsi="Helvetica" w:cs="Helvetica"/>
              </w:rPr>
            </w:pPr>
            <w:r w:rsidRPr="00661D87">
              <w:rPr>
                <w:rFonts w:ascii="Helvetica" w:hAnsi="Helvetica" w:cs="Helvetica"/>
              </w:rPr>
              <w:t>FP Strategy &amp; Delivery</w:t>
            </w:r>
          </w:p>
        </w:tc>
        <w:tc>
          <w:tcPr>
            <w:tcW w:w="1984" w:type="dxa"/>
            <w:vAlign w:val="center"/>
          </w:tcPr>
          <w:p w14:paraId="2AA9281C" w14:textId="77777777" w:rsidR="00870E50" w:rsidRPr="00661D87" w:rsidRDefault="00870E50" w:rsidP="000216D7">
            <w:pPr>
              <w:jc w:val="center"/>
              <w:rPr>
                <w:rFonts w:ascii="Helvetica" w:hAnsi="Helvetica" w:cs="Helvetica"/>
              </w:rPr>
            </w:pPr>
            <w:proofErr w:type="spellStart"/>
            <w:r w:rsidRPr="00661D87">
              <w:rPr>
                <w:rFonts w:ascii="Helvetica" w:hAnsi="Helvetica" w:cs="Helvetica"/>
              </w:rPr>
              <w:t>FordPass</w:t>
            </w:r>
            <w:proofErr w:type="spellEnd"/>
            <w:r w:rsidRPr="00661D87">
              <w:rPr>
                <w:rFonts w:ascii="Helvetica" w:hAnsi="Helvetica" w:cs="Helvetica"/>
              </w:rPr>
              <w:t xml:space="preserve"> Engineers</w:t>
            </w:r>
          </w:p>
        </w:tc>
      </w:tr>
      <w:tr w:rsidR="00870E50" w:rsidRPr="00661D87" w14:paraId="4D4CDA01" w14:textId="77777777" w:rsidTr="00870E50">
        <w:trPr>
          <w:jc w:val="center"/>
        </w:trPr>
        <w:tc>
          <w:tcPr>
            <w:tcW w:w="2268" w:type="dxa"/>
            <w:vAlign w:val="center"/>
          </w:tcPr>
          <w:p w14:paraId="30061848" w14:textId="77777777" w:rsidR="00870E50" w:rsidRPr="00661D87" w:rsidRDefault="00870E50" w:rsidP="000216D7">
            <w:pPr>
              <w:jc w:val="center"/>
              <w:rPr>
                <w:rFonts w:ascii="Helvetica" w:hAnsi="Helvetica" w:cs="Helvetica"/>
              </w:rPr>
            </w:pPr>
            <w:r w:rsidRPr="00661D87">
              <w:rPr>
                <w:rFonts w:ascii="Helvetica" w:hAnsi="Helvetica" w:cs="Helvetica"/>
              </w:rPr>
              <w:t>Colin Drummond</w:t>
            </w:r>
          </w:p>
        </w:tc>
        <w:tc>
          <w:tcPr>
            <w:tcW w:w="1587" w:type="dxa"/>
            <w:vAlign w:val="center"/>
          </w:tcPr>
          <w:p w14:paraId="74DE5759" w14:textId="77777777" w:rsidR="00870E50" w:rsidRPr="00661D87" w:rsidRDefault="00870E50" w:rsidP="000216D7">
            <w:pPr>
              <w:jc w:val="center"/>
              <w:rPr>
                <w:rFonts w:ascii="Helvetica" w:hAnsi="Helvetica" w:cs="Helvetica"/>
              </w:rPr>
            </w:pPr>
            <w:r w:rsidRPr="00661D87">
              <w:rPr>
                <w:rFonts w:ascii="Helvetica" w:hAnsi="Helvetica" w:cs="Helvetica"/>
              </w:rPr>
              <w:t>CDRUMMO8</w:t>
            </w:r>
          </w:p>
        </w:tc>
        <w:tc>
          <w:tcPr>
            <w:tcW w:w="1985" w:type="dxa"/>
            <w:vAlign w:val="center"/>
          </w:tcPr>
          <w:p w14:paraId="2B8965DE" w14:textId="77777777" w:rsidR="00870E50" w:rsidRPr="00661D87" w:rsidRDefault="00870E50" w:rsidP="000216D7">
            <w:pPr>
              <w:jc w:val="center"/>
              <w:rPr>
                <w:rFonts w:ascii="Helvetica" w:hAnsi="Helvetica" w:cs="Helvetica"/>
              </w:rPr>
            </w:pPr>
            <w:r w:rsidRPr="00661D87">
              <w:rPr>
                <w:rFonts w:ascii="Helvetica" w:hAnsi="Helvetica" w:cs="Helvetica"/>
              </w:rPr>
              <w:t>Technical Expert</w:t>
            </w:r>
          </w:p>
        </w:tc>
        <w:tc>
          <w:tcPr>
            <w:tcW w:w="1984" w:type="dxa"/>
            <w:vAlign w:val="center"/>
          </w:tcPr>
          <w:p w14:paraId="5115D302" w14:textId="77777777" w:rsidR="00870E50" w:rsidRPr="00661D87" w:rsidRDefault="00870E50" w:rsidP="000216D7">
            <w:pPr>
              <w:jc w:val="center"/>
              <w:rPr>
                <w:rFonts w:ascii="Helvetica" w:hAnsi="Helvetica" w:cs="Helvetica"/>
              </w:rPr>
            </w:pPr>
            <w:proofErr w:type="spellStart"/>
            <w:r w:rsidRPr="00661D87">
              <w:rPr>
                <w:rFonts w:ascii="Helvetica" w:hAnsi="Helvetica" w:cs="Helvetica"/>
              </w:rPr>
              <w:t>FordPass</w:t>
            </w:r>
            <w:proofErr w:type="spellEnd"/>
            <w:r w:rsidRPr="00661D87">
              <w:rPr>
                <w:rFonts w:ascii="Helvetica" w:hAnsi="Helvetica" w:cs="Helvetica"/>
              </w:rPr>
              <w:t xml:space="preserve"> Engineers</w:t>
            </w:r>
          </w:p>
        </w:tc>
      </w:tr>
      <w:tr w:rsidR="00870E50" w:rsidRPr="00661D87" w14:paraId="23AF58D5" w14:textId="77777777" w:rsidTr="00870E50">
        <w:trPr>
          <w:jc w:val="center"/>
        </w:trPr>
        <w:tc>
          <w:tcPr>
            <w:tcW w:w="2268" w:type="dxa"/>
            <w:vAlign w:val="center"/>
          </w:tcPr>
          <w:p w14:paraId="18542FE2" w14:textId="77777777" w:rsidR="00870E50" w:rsidRPr="00661D87" w:rsidRDefault="00870E50" w:rsidP="000216D7">
            <w:pPr>
              <w:jc w:val="center"/>
              <w:rPr>
                <w:rFonts w:ascii="Helvetica" w:hAnsi="Helvetica" w:cs="Helvetica"/>
              </w:rPr>
            </w:pPr>
            <w:r w:rsidRPr="00661D87">
              <w:rPr>
                <w:rFonts w:ascii="Helvetica" w:hAnsi="Helvetica" w:cs="Helvetica"/>
              </w:rPr>
              <w:t>Stephen O'shaughnessy</w:t>
            </w:r>
          </w:p>
        </w:tc>
        <w:tc>
          <w:tcPr>
            <w:tcW w:w="1587" w:type="dxa"/>
            <w:vAlign w:val="center"/>
          </w:tcPr>
          <w:p w14:paraId="70BDAA92" w14:textId="77777777" w:rsidR="00870E50" w:rsidRPr="00661D87" w:rsidRDefault="00870E50" w:rsidP="000216D7">
            <w:pPr>
              <w:jc w:val="center"/>
              <w:rPr>
                <w:rFonts w:ascii="Helvetica" w:hAnsi="Helvetica" w:cs="Helvetica"/>
              </w:rPr>
            </w:pPr>
            <w:r w:rsidRPr="00661D87">
              <w:rPr>
                <w:rFonts w:ascii="Helvetica" w:hAnsi="Helvetica" w:cs="Helvetica"/>
              </w:rPr>
              <w:t>SOSHAUG1</w:t>
            </w:r>
          </w:p>
        </w:tc>
        <w:tc>
          <w:tcPr>
            <w:tcW w:w="1985" w:type="dxa"/>
            <w:vAlign w:val="center"/>
          </w:tcPr>
          <w:p w14:paraId="01A9207C" w14:textId="77777777" w:rsidR="00870E50" w:rsidRPr="00661D87" w:rsidRDefault="00870E50" w:rsidP="000216D7">
            <w:pPr>
              <w:jc w:val="center"/>
              <w:rPr>
                <w:rFonts w:ascii="Helvetica" w:hAnsi="Helvetica" w:cs="Helvetica"/>
              </w:rPr>
            </w:pPr>
            <w:r w:rsidRPr="00661D87">
              <w:rPr>
                <w:rFonts w:ascii="Helvetica" w:hAnsi="Helvetica" w:cs="Helvetica"/>
              </w:rPr>
              <w:t>Body Closures Manager</w:t>
            </w:r>
          </w:p>
        </w:tc>
        <w:tc>
          <w:tcPr>
            <w:tcW w:w="1984" w:type="dxa"/>
            <w:vAlign w:val="center"/>
          </w:tcPr>
          <w:p w14:paraId="504FE274" w14:textId="77777777" w:rsidR="00870E50" w:rsidRPr="00661D87" w:rsidRDefault="00870E50" w:rsidP="000216D7">
            <w:pPr>
              <w:jc w:val="center"/>
              <w:rPr>
                <w:rFonts w:ascii="Helvetica" w:hAnsi="Helvetica" w:cs="Helvetica"/>
              </w:rPr>
            </w:pPr>
            <w:r w:rsidRPr="00661D87">
              <w:rPr>
                <w:rFonts w:ascii="Helvetica" w:hAnsi="Helvetica" w:cs="Helvetica"/>
              </w:rPr>
              <w:t>Body Engineers</w:t>
            </w:r>
          </w:p>
        </w:tc>
      </w:tr>
      <w:tr w:rsidR="00870E50" w:rsidRPr="00661D87" w14:paraId="5767E050" w14:textId="77777777" w:rsidTr="00870E50">
        <w:trPr>
          <w:jc w:val="center"/>
        </w:trPr>
        <w:tc>
          <w:tcPr>
            <w:tcW w:w="2268" w:type="dxa"/>
            <w:vAlign w:val="center"/>
          </w:tcPr>
          <w:p w14:paraId="18EF9668" w14:textId="77777777" w:rsidR="00870E50" w:rsidRPr="00661D87" w:rsidRDefault="00870E50" w:rsidP="000216D7">
            <w:pPr>
              <w:jc w:val="center"/>
              <w:rPr>
                <w:rFonts w:ascii="Helvetica" w:hAnsi="Helvetica" w:cs="Helvetica"/>
              </w:rPr>
            </w:pPr>
            <w:r w:rsidRPr="00661D87">
              <w:rPr>
                <w:rFonts w:ascii="Helvetica" w:hAnsi="Helvetica" w:cs="Helvetica"/>
              </w:rPr>
              <w:t xml:space="preserve">Siva </w:t>
            </w:r>
            <w:proofErr w:type="spellStart"/>
            <w:r w:rsidRPr="00661D87">
              <w:rPr>
                <w:rFonts w:ascii="Helvetica" w:hAnsi="Helvetica" w:cs="Helvetica"/>
              </w:rPr>
              <w:t>Dhanalakota</w:t>
            </w:r>
            <w:proofErr w:type="spellEnd"/>
          </w:p>
        </w:tc>
        <w:tc>
          <w:tcPr>
            <w:tcW w:w="1587" w:type="dxa"/>
            <w:vAlign w:val="center"/>
          </w:tcPr>
          <w:p w14:paraId="3A69E202" w14:textId="77777777" w:rsidR="00870E50" w:rsidRPr="00661D87" w:rsidRDefault="00870E50" w:rsidP="000216D7">
            <w:pPr>
              <w:jc w:val="center"/>
              <w:rPr>
                <w:rFonts w:ascii="Helvetica" w:hAnsi="Helvetica" w:cs="Helvetica"/>
              </w:rPr>
            </w:pPr>
            <w:r w:rsidRPr="00661D87">
              <w:rPr>
                <w:rFonts w:ascii="Helvetica" w:hAnsi="Helvetica" w:cs="Helvetica"/>
              </w:rPr>
              <w:t>SDHANAL6</w:t>
            </w:r>
          </w:p>
        </w:tc>
        <w:tc>
          <w:tcPr>
            <w:tcW w:w="1985" w:type="dxa"/>
            <w:vAlign w:val="center"/>
          </w:tcPr>
          <w:p w14:paraId="076D64AA" w14:textId="77777777" w:rsidR="00870E50" w:rsidRPr="00661D87" w:rsidRDefault="00870E50" w:rsidP="000216D7">
            <w:pPr>
              <w:jc w:val="center"/>
              <w:rPr>
                <w:rFonts w:ascii="Helvetica" w:hAnsi="Helvetica" w:cs="Helvetica"/>
              </w:rPr>
            </w:pPr>
            <w:r w:rsidRPr="00661D87">
              <w:rPr>
                <w:rFonts w:ascii="Helvetica" w:hAnsi="Helvetica" w:cs="Helvetica"/>
              </w:rPr>
              <w:t>TCU Application Engineer</w:t>
            </w:r>
          </w:p>
        </w:tc>
        <w:tc>
          <w:tcPr>
            <w:tcW w:w="1984" w:type="dxa"/>
            <w:vAlign w:val="center"/>
          </w:tcPr>
          <w:p w14:paraId="0ABB8848" w14:textId="77777777" w:rsidR="00870E50" w:rsidRPr="00661D87" w:rsidRDefault="00870E50" w:rsidP="000216D7">
            <w:pPr>
              <w:jc w:val="center"/>
              <w:rPr>
                <w:rFonts w:ascii="Helvetica" w:hAnsi="Helvetica" w:cs="Helvetica"/>
              </w:rPr>
            </w:pPr>
            <w:r w:rsidRPr="00661D87">
              <w:rPr>
                <w:rFonts w:ascii="Helvetica" w:hAnsi="Helvetica" w:cs="Helvetica"/>
              </w:rPr>
              <w:t>Electrical Engineers (EESE)</w:t>
            </w:r>
          </w:p>
        </w:tc>
      </w:tr>
      <w:tr w:rsidR="00870E50" w:rsidRPr="00661D87" w14:paraId="61F4CA19" w14:textId="77777777" w:rsidTr="00870E50">
        <w:trPr>
          <w:jc w:val="center"/>
        </w:trPr>
        <w:tc>
          <w:tcPr>
            <w:tcW w:w="2268" w:type="dxa"/>
            <w:vAlign w:val="center"/>
          </w:tcPr>
          <w:p w14:paraId="471532B5" w14:textId="77777777" w:rsidR="00870E50" w:rsidRPr="00661D87" w:rsidRDefault="00870E50" w:rsidP="000216D7">
            <w:pPr>
              <w:jc w:val="center"/>
              <w:rPr>
                <w:rFonts w:ascii="Helvetica" w:hAnsi="Helvetica" w:cs="Helvetica"/>
              </w:rPr>
            </w:pPr>
            <w:r w:rsidRPr="00661D87">
              <w:rPr>
                <w:rFonts w:ascii="Helvetica" w:hAnsi="Helvetica" w:cs="Helvetica"/>
              </w:rPr>
              <w:t>Warren Knight</w:t>
            </w:r>
          </w:p>
        </w:tc>
        <w:tc>
          <w:tcPr>
            <w:tcW w:w="1587" w:type="dxa"/>
            <w:vAlign w:val="center"/>
          </w:tcPr>
          <w:p w14:paraId="134714D6" w14:textId="77777777" w:rsidR="00870E50" w:rsidRPr="00661D87" w:rsidRDefault="00870E50" w:rsidP="000216D7">
            <w:pPr>
              <w:jc w:val="center"/>
              <w:rPr>
                <w:rFonts w:ascii="Helvetica" w:hAnsi="Helvetica" w:cs="Helvetica"/>
              </w:rPr>
            </w:pPr>
            <w:r w:rsidRPr="00661D87">
              <w:rPr>
                <w:rFonts w:ascii="Helvetica" w:hAnsi="Helvetica" w:cs="Helvetica"/>
              </w:rPr>
              <w:t>WKNIGHT2</w:t>
            </w:r>
          </w:p>
        </w:tc>
        <w:tc>
          <w:tcPr>
            <w:tcW w:w="1985" w:type="dxa"/>
            <w:vAlign w:val="center"/>
          </w:tcPr>
          <w:p w14:paraId="282F3AC2" w14:textId="77777777" w:rsidR="00870E50" w:rsidRPr="00661D87" w:rsidRDefault="00870E50" w:rsidP="000216D7">
            <w:pPr>
              <w:jc w:val="center"/>
              <w:rPr>
                <w:rFonts w:ascii="Helvetica" w:hAnsi="Helvetica" w:cs="Helvetica"/>
              </w:rPr>
            </w:pPr>
            <w:r w:rsidRPr="00661D87">
              <w:rPr>
                <w:rFonts w:ascii="Helvetica" w:hAnsi="Helvetica" w:cs="Helvetica"/>
              </w:rPr>
              <w:t>Feature Owner Supervisor</w:t>
            </w:r>
          </w:p>
        </w:tc>
        <w:tc>
          <w:tcPr>
            <w:tcW w:w="1984" w:type="dxa"/>
            <w:vAlign w:val="center"/>
          </w:tcPr>
          <w:p w14:paraId="36EDF5A0" w14:textId="77777777" w:rsidR="00870E50" w:rsidRPr="00661D87" w:rsidRDefault="00870E50" w:rsidP="000216D7">
            <w:pPr>
              <w:jc w:val="center"/>
              <w:rPr>
                <w:rFonts w:ascii="Helvetica" w:hAnsi="Helvetica" w:cs="Helvetica"/>
              </w:rPr>
            </w:pPr>
            <w:r w:rsidRPr="00661D87">
              <w:rPr>
                <w:rFonts w:ascii="Helvetica" w:hAnsi="Helvetica" w:cs="Helvetica"/>
              </w:rPr>
              <w:t>Project Lead</w:t>
            </w:r>
          </w:p>
        </w:tc>
      </w:tr>
      <w:tr w:rsidR="00870E50" w:rsidRPr="00661D87" w14:paraId="6B56ADF8" w14:textId="77777777" w:rsidTr="00870E50">
        <w:trPr>
          <w:jc w:val="center"/>
        </w:trPr>
        <w:tc>
          <w:tcPr>
            <w:tcW w:w="2268" w:type="dxa"/>
            <w:vAlign w:val="center"/>
          </w:tcPr>
          <w:p w14:paraId="06FA0C29" w14:textId="77777777" w:rsidR="00870E50" w:rsidRPr="00661D87" w:rsidRDefault="00870E50" w:rsidP="000216D7">
            <w:pPr>
              <w:jc w:val="center"/>
              <w:rPr>
                <w:rFonts w:ascii="Helvetica" w:hAnsi="Helvetica" w:cs="Helvetica"/>
              </w:rPr>
            </w:pPr>
            <w:proofErr w:type="spellStart"/>
            <w:r w:rsidRPr="00661D87">
              <w:rPr>
                <w:rFonts w:ascii="Helvetica" w:hAnsi="Helvetica" w:cs="Helvetica"/>
              </w:rPr>
              <w:t>Sercan</w:t>
            </w:r>
            <w:proofErr w:type="spellEnd"/>
            <w:r w:rsidRPr="00661D87">
              <w:rPr>
                <w:rFonts w:ascii="Helvetica" w:hAnsi="Helvetica" w:cs="Helvetica"/>
              </w:rPr>
              <w:t xml:space="preserve"> </w:t>
            </w:r>
            <w:proofErr w:type="spellStart"/>
            <w:r w:rsidRPr="00661D87">
              <w:rPr>
                <w:rFonts w:ascii="Helvetica" w:hAnsi="Helvetica" w:cs="Helvetica"/>
              </w:rPr>
              <w:t>Oezcan</w:t>
            </w:r>
            <w:proofErr w:type="spellEnd"/>
          </w:p>
        </w:tc>
        <w:tc>
          <w:tcPr>
            <w:tcW w:w="1587" w:type="dxa"/>
            <w:vAlign w:val="center"/>
          </w:tcPr>
          <w:p w14:paraId="41B123A9" w14:textId="77777777" w:rsidR="00870E50" w:rsidRPr="00661D87" w:rsidRDefault="00870E50" w:rsidP="000216D7">
            <w:pPr>
              <w:jc w:val="center"/>
              <w:rPr>
                <w:rFonts w:ascii="Helvetica" w:hAnsi="Helvetica" w:cs="Helvetica"/>
              </w:rPr>
            </w:pPr>
            <w:r w:rsidRPr="00661D87">
              <w:rPr>
                <w:rFonts w:ascii="Helvetica" w:hAnsi="Helvetica" w:cs="Helvetica"/>
              </w:rPr>
              <w:t>SOEZCAN5</w:t>
            </w:r>
          </w:p>
        </w:tc>
        <w:tc>
          <w:tcPr>
            <w:tcW w:w="1985" w:type="dxa"/>
            <w:vAlign w:val="center"/>
          </w:tcPr>
          <w:p w14:paraId="1C2B90D9" w14:textId="77777777" w:rsidR="00870E50" w:rsidRPr="00661D87" w:rsidRDefault="00870E50" w:rsidP="000216D7">
            <w:pPr>
              <w:jc w:val="center"/>
              <w:rPr>
                <w:rFonts w:ascii="Helvetica" w:hAnsi="Helvetica" w:cs="Helvetica"/>
              </w:rPr>
            </w:pPr>
            <w:r w:rsidRPr="00661D87">
              <w:rPr>
                <w:rFonts w:ascii="Helvetica" w:hAnsi="Helvetica" w:cs="Helvetica"/>
              </w:rPr>
              <w:t>Development Engineer</w:t>
            </w:r>
          </w:p>
        </w:tc>
        <w:tc>
          <w:tcPr>
            <w:tcW w:w="1984" w:type="dxa"/>
            <w:vAlign w:val="center"/>
          </w:tcPr>
          <w:p w14:paraId="4E609C3D" w14:textId="77777777" w:rsidR="00870E50" w:rsidRPr="00661D87" w:rsidRDefault="00870E50" w:rsidP="000216D7">
            <w:pPr>
              <w:jc w:val="center"/>
              <w:rPr>
                <w:rFonts w:ascii="Helvetica" w:hAnsi="Helvetica" w:cs="Helvetica"/>
              </w:rPr>
            </w:pPr>
            <w:r w:rsidRPr="00661D87">
              <w:rPr>
                <w:rFonts w:ascii="Helvetica" w:hAnsi="Helvetica" w:cs="Helvetica"/>
              </w:rPr>
              <w:t>Electrical Engineers (EESE)</w:t>
            </w:r>
          </w:p>
        </w:tc>
      </w:tr>
      <w:tr w:rsidR="00870E50" w:rsidRPr="00661D87" w14:paraId="68A851BE" w14:textId="77777777" w:rsidTr="00870E50">
        <w:trPr>
          <w:jc w:val="center"/>
        </w:trPr>
        <w:tc>
          <w:tcPr>
            <w:tcW w:w="2268" w:type="dxa"/>
            <w:vAlign w:val="center"/>
          </w:tcPr>
          <w:p w14:paraId="775CECD1" w14:textId="77777777" w:rsidR="00870E50" w:rsidRPr="00661D87" w:rsidRDefault="00870E50" w:rsidP="000216D7">
            <w:pPr>
              <w:jc w:val="center"/>
              <w:rPr>
                <w:rFonts w:ascii="Helvetica" w:hAnsi="Helvetica" w:cs="Helvetica"/>
              </w:rPr>
            </w:pPr>
            <w:r w:rsidRPr="00661D87">
              <w:rPr>
                <w:rFonts w:ascii="Helvetica" w:hAnsi="Helvetica" w:cs="Helvetica"/>
              </w:rPr>
              <w:t>Raad Alhussainy</w:t>
            </w:r>
          </w:p>
        </w:tc>
        <w:tc>
          <w:tcPr>
            <w:tcW w:w="1587" w:type="dxa"/>
            <w:vAlign w:val="center"/>
          </w:tcPr>
          <w:p w14:paraId="42F5F327" w14:textId="77777777" w:rsidR="00870E50" w:rsidRPr="00661D87" w:rsidRDefault="00870E50" w:rsidP="000216D7">
            <w:pPr>
              <w:jc w:val="center"/>
              <w:rPr>
                <w:rFonts w:ascii="Helvetica" w:hAnsi="Helvetica" w:cs="Helvetica"/>
              </w:rPr>
            </w:pPr>
            <w:r w:rsidRPr="00661D87">
              <w:rPr>
                <w:rFonts w:ascii="Helvetica" w:hAnsi="Helvetica" w:cs="Helvetica"/>
              </w:rPr>
              <w:t>RALHUSSA</w:t>
            </w:r>
          </w:p>
        </w:tc>
        <w:tc>
          <w:tcPr>
            <w:tcW w:w="1985" w:type="dxa"/>
            <w:vAlign w:val="center"/>
          </w:tcPr>
          <w:p w14:paraId="2E10F904" w14:textId="77777777" w:rsidR="00870E50" w:rsidRPr="00661D87" w:rsidRDefault="00870E50" w:rsidP="000216D7">
            <w:pPr>
              <w:jc w:val="center"/>
              <w:rPr>
                <w:rFonts w:ascii="Helvetica" w:hAnsi="Helvetica" w:cs="Helvetica"/>
              </w:rPr>
            </w:pPr>
            <w:r w:rsidRPr="00661D87">
              <w:rPr>
                <w:rFonts w:ascii="Helvetica" w:hAnsi="Helvetica" w:cs="Helvetica"/>
              </w:rPr>
              <w:t>Feature Owner</w:t>
            </w:r>
          </w:p>
        </w:tc>
        <w:tc>
          <w:tcPr>
            <w:tcW w:w="1984" w:type="dxa"/>
            <w:vAlign w:val="center"/>
          </w:tcPr>
          <w:p w14:paraId="5C2DEB4A" w14:textId="77777777" w:rsidR="00870E50" w:rsidRPr="00661D87" w:rsidRDefault="00870E50" w:rsidP="000216D7">
            <w:pPr>
              <w:jc w:val="center"/>
              <w:rPr>
                <w:rFonts w:ascii="Helvetica" w:hAnsi="Helvetica" w:cs="Helvetica"/>
              </w:rPr>
            </w:pPr>
            <w:r w:rsidRPr="00661D87">
              <w:rPr>
                <w:rFonts w:ascii="Helvetica" w:hAnsi="Helvetica" w:cs="Helvetica"/>
              </w:rPr>
              <w:t>Project Lead</w:t>
            </w:r>
          </w:p>
        </w:tc>
      </w:tr>
      <w:tr w:rsidR="00870E50" w:rsidRPr="00661D87" w14:paraId="659CCF5F" w14:textId="77777777" w:rsidTr="00870E50">
        <w:trPr>
          <w:jc w:val="center"/>
        </w:trPr>
        <w:tc>
          <w:tcPr>
            <w:tcW w:w="2268" w:type="dxa"/>
            <w:vAlign w:val="center"/>
          </w:tcPr>
          <w:p w14:paraId="1C54DA64" w14:textId="77777777" w:rsidR="00870E50" w:rsidRPr="00661D87" w:rsidRDefault="00870E50" w:rsidP="000216D7">
            <w:pPr>
              <w:jc w:val="center"/>
              <w:rPr>
                <w:rFonts w:ascii="Helvetica" w:hAnsi="Helvetica" w:cs="Helvetica"/>
              </w:rPr>
            </w:pPr>
            <w:r w:rsidRPr="00661D87">
              <w:rPr>
                <w:rFonts w:ascii="Helvetica" w:hAnsi="Helvetica" w:cs="Helvetica"/>
              </w:rPr>
              <w:t>Cameron Smyth</w:t>
            </w:r>
          </w:p>
        </w:tc>
        <w:tc>
          <w:tcPr>
            <w:tcW w:w="1587" w:type="dxa"/>
            <w:vAlign w:val="center"/>
          </w:tcPr>
          <w:p w14:paraId="7E4AE52C" w14:textId="77777777" w:rsidR="00870E50" w:rsidRPr="00661D87" w:rsidRDefault="00870E50" w:rsidP="000216D7">
            <w:pPr>
              <w:jc w:val="center"/>
              <w:rPr>
                <w:rFonts w:ascii="Helvetica" w:hAnsi="Helvetica" w:cs="Helvetica"/>
              </w:rPr>
            </w:pPr>
            <w:r w:rsidRPr="00661D87">
              <w:rPr>
                <w:rFonts w:ascii="Helvetica" w:hAnsi="Helvetica" w:cs="Helvetica"/>
              </w:rPr>
              <w:t>CSMYTH5</w:t>
            </w:r>
          </w:p>
        </w:tc>
        <w:tc>
          <w:tcPr>
            <w:tcW w:w="1985" w:type="dxa"/>
            <w:vAlign w:val="center"/>
          </w:tcPr>
          <w:p w14:paraId="28678AC6" w14:textId="77777777" w:rsidR="00870E50" w:rsidRPr="00661D87" w:rsidRDefault="00870E50" w:rsidP="000216D7">
            <w:pPr>
              <w:jc w:val="center"/>
              <w:rPr>
                <w:rFonts w:ascii="Helvetica" w:hAnsi="Helvetica" w:cs="Helvetica"/>
              </w:rPr>
            </w:pPr>
            <w:r w:rsidRPr="00661D87">
              <w:rPr>
                <w:rFonts w:ascii="Helvetica" w:hAnsi="Helvetica" w:cs="Helvetica"/>
              </w:rPr>
              <w:t>Cybersecurity Architect</w:t>
            </w:r>
          </w:p>
        </w:tc>
        <w:tc>
          <w:tcPr>
            <w:tcW w:w="1984" w:type="dxa"/>
            <w:vAlign w:val="center"/>
          </w:tcPr>
          <w:p w14:paraId="27438D9F" w14:textId="77777777" w:rsidR="00870E50" w:rsidRPr="00661D87" w:rsidRDefault="00870E50" w:rsidP="000216D7">
            <w:pPr>
              <w:jc w:val="center"/>
              <w:rPr>
                <w:rFonts w:ascii="Helvetica" w:hAnsi="Helvetica" w:cs="Helvetica"/>
              </w:rPr>
            </w:pPr>
            <w:r w:rsidRPr="00661D87">
              <w:rPr>
                <w:rFonts w:ascii="Helvetica" w:hAnsi="Helvetica" w:cs="Helvetica"/>
              </w:rPr>
              <w:t>Cybersecurity Engineers</w:t>
            </w:r>
          </w:p>
        </w:tc>
      </w:tr>
      <w:tr w:rsidR="00870E50" w:rsidRPr="00661D87" w14:paraId="6AF0D12F" w14:textId="77777777" w:rsidTr="00870E50">
        <w:trPr>
          <w:jc w:val="center"/>
        </w:trPr>
        <w:tc>
          <w:tcPr>
            <w:tcW w:w="2268" w:type="dxa"/>
            <w:vAlign w:val="center"/>
          </w:tcPr>
          <w:p w14:paraId="4BCC5BB5" w14:textId="77777777" w:rsidR="00870E50" w:rsidRPr="00661D87" w:rsidRDefault="00870E50" w:rsidP="000216D7">
            <w:pPr>
              <w:jc w:val="center"/>
              <w:rPr>
                <w:rFonts w:ascii="Helvetica" w:hAnsi="Helvetica" w:cs="Helvetica"/>
              </w:rPr>
            </w:pPr>
            <w:r w:rsidRPr="00661D87">
              <w:rPr>
                <w:rFonts w:ascii="Helvetica" w:hAnsi="Helvetica" w:cs="Helvetica"/>
              </w:rPr>
              <w:t>Joselyne McPhedran</w:t>
            </w:r>
          </w:p>
        </w:tc>
        <w:tc>
          <w:tcPr>
            <w:tcW w:w="1587" w:type="dxa"/>
            <w:vAlign w:val="center"/>
          </w:tcPr>
          <w:p w14:paraId="79E713AE" w14:textId="77777777" w:rsidR="00870E50" w:rsidRPr="00661D87" w:rsidRDefault="00870E50" w:rsidP="000216D7">
            <w:pPr>
              <w:jc w:val="center"/>
              <w:rPr>
                <w:rFonts w:ascii="Helvetica" w:hAnsi="Helvetica" w:cs="Helvetica"/>
              </w:rPr>
            </w:pPr>
            <w:r w:rsidRPr="00661D87">
              <w:rPr>
                <w:rFonts w:ascii="Helvetica" w:hAnsi="Helvetica" w:cs="Helvetica"/>
              </w:rPr>
              <w:t>JMCPHED2</w:t>
            </w:r>
          </w:p>
        </w:tc>
        <w:tc>
          <w:tcPr>
            <w:tcW w:w="1985" w:type="dxa"/>
            <w:vAlign w:val="center"/>
          </w:tcPr>
          <w:p w14:paraId="3FAFBC30" w14:textId="77777777" w:rsidR="00870E50" w:rsidRPr="00661D87" w:rsidRDefault="00870E50" w:rsidP="000216D7">
            <w:pPr>
              <w:jc w:val="center"/>
              <w:rPr>
                <w:rFonts w:ascii="Helvetica" w:hAnsi="Helvetica" w:cs="Helvetica"/>
              </w:rPr>
            </w:pPr>
            <w:r w:rsidRPr="00661D87">
              <w:rPr>
                <w:rFonts w:ascii="Helvetica" w:hAnsi="Helvetica" w:cs="Helvetica"/>
              </w:rPr>
              <w:t>Feature Owner</w:t>
            </w:r>
          </w:p>
        </w:tc>
        <w:tc>
          <w:tcPr>
            <w:tcW w:w="1984" w:type="dxa"/>
            <w:vAlign w:val="center"/>
          </w:tcPr>
          <w:p w14:paraId="53D34452" w14:textId="77777777" w:rsidR="00870E50" w:rsidRPr="00661D87" w:rsidRDefault="00870E50" w:rsidP="000216D7">
            <w:pPr>
              <w:jc w:val="center"/>
              <w:rPr>
                <w:rFonts w:ascii="Helvetica" w:hAnsi="Helvetica" w:cs="Helvetica"/>
              </w:rPr>
            </w:pPr>
            <w:r w:rsidRPr="00661D87">
              <w:rPr>
                <w:rFonts w:ascii="Helvetica" w:hAnsi="Helvetica" w:cs="Helvetica"/>
              </w:rPr>
              <w:t>Project Lead</w:t>
            </w:r>
          </w:p>
        </w:tc>
      </w:tr>
      <w:tr w:rsidR="00870E50" w:rsidRPr="00661D87" w14:paraId="463759AF" w14:textId="77777777" w:rsidTr="00870E50">
        <w:trPr>
          <w:jc w:val="center"/>
        </w:trPr>
        <w:tc>
          <w:tcPr>
            <w:tcW w:w="2268" w:type="dxa"/>
            <w:vAlign w:val="center"/>
          </w:tcPr>
          <w:p w14:paraId="3395D849" w14:textId="77777777" w:rsidR="00870E50" w:rsidRPr="00661D87" w:rsidRDefault="00870E50" w:rsidP="000216D7">
            <w:pPr>
              <w:jc w:val="center"/>
              <w:rPr>
                <w:rFonts w:ascii="Helvetica" w:hAnsi="Helvetica" w:cs="Helvetica"/>
              </w:rPr>
            </w:pPr>
            <w:r w:rsidRPr="00661D87">
              <w:rPr>
                <w:rFonts w:ascii="Helvetica" w:hAnsi="Helvetica" w:cs="Helvetica"/>
              </w:rPr>
              <w:t>Padma Priya Selvam</w:t>
            </w:r>
          </w:p>
        </w:tc>
        <w:tc>
          <w:tcPr>
            <w:tcW w:w="1587" w:type="dxa"/>
            <w:vAlign w:val="center"/>
          </w:tcPr>
          <w:p w14:paraId="169724B1" w14:textId="77777777" w:rsidR="00870E50" w:rsidRPr="00661D87" w:rsidRDefault="00870E50" w:rsidP="000216D7">
            <w:pPr>
              <w:jc w:val="center"/>
              <w:rPr>
                <w:rFonts w:ascii="Helvetica" w:hAnsi="Helvetica" w:cs="Helvetica"/>
              </w:rPr>
            </w:pPr>
            <w:r w:rsidRPr="00661D87">
              <w:rPr>
                <w:rFonts w:ascii="Helvetica" w:hAnsi="Helvetica" w:cs="Helvetica"/>
              </w:rPr>
              <w:t>PSELVA12</w:t>
            </w:r>
          </w:p>
        </w:tc>
        <w:tc>
          <w:tcPr>
            <w:tcW w:w="1985" w:type="dxa"/>
            <w:vAlign w:val="center"/>
          </w:tcPr>
          <w:p w14:paraId="784DC667" w14:textId="77777777" w:rsidR="00870E50" w:rsidRPr="00661D87" w:rsidRDefault="00870E50" w:rsidP="000216D7">
            <w:pPr>
              <w:jc w:val="center"/>
              <w:rPr>
                <w:rFonts w:ascii="Helvetica" w:hAnsi="Helvetica" w:cs="Helvetica"/>
              </w:rPr>
            </w:pPr>
            <w:r w:rsidRPr="00661D87">
              <w:rPr>
                <w:rFonts w:ascii="Helvetica" w:hAnsi="Helvetica" w:cs="Helvetica"/>
              </w:rPr>
              <w:t>Solution Train Engineer</w:t>
            </w:r>
          </w:p>
        </w:tc>
        <w:tc>
          <w:tcPr>
            <w:tcW w:w="1984" w:type="dxa"/>
            <w:vAlign w:val="center"/>
          </w:tcPr>
          <w:p w14:paraId="5AC1571A" w14:textId="77777777" w:rsidR="00870E50" w:rsidRPr="00661D87" w:rsidRDefault="00870E50" w:rsidP="000216D7">
            <w:pPr>
              <w:jc w:val="center"/>
              <w:rPr>
                <w:rFonts w:ascii="Helvetica" w:hAnsi="Helvetica" w:cs="Helvetica"/>
              </w:rPr>
            </w:pPr>
            <w:r w:rsidRPr="00661D87">
              <w:rPr>
                <w:rFonts w:ascii="Helvetica" w:hAnsi="Helvetica" w:cs="Helvetica"/>
              </w:rPr>
              <w:t>Project Lead</w:t>
            </w:r>
          </w:p>
        </w:tc>
      </w:tr>
      <w:tr w:rsidR="00870E50" w:rsidRPr="00661D87" w14:paraId="3BDD2824" w14:textId="77777777" w:rsidTr="00870E50">
        <w:trPr>
          <w:jc w:val="center"/>
        </w:trPr>
        <w:tc>
          <w:tcPr>
            <w:tcW w:w="2268" w:type="dxa"/>
            <w:vAlign w:val="center"/>
          </w:tcPr>
          <w:p w14:paraId="5478753A" w14:textId="77777777" w:rsidR="00870E50" w:rsidRPr="00661D87" w:rsidRDefault="00870E50" w:rsidP="000216D7">
            <w:pPr>
              <w:jc w:val="center"/>
              <w:rPr>
                <w:rFonts w:ascii="Helvetica" w:hAnsi="Helvetica" w:cs="Helvetica"/>
              </w:rPr>
            </w:pPr>
            <w:r w:rsidRPr="00661D87">
              <w:rPr>
                <w:rFonts w:ascii="Helvetica" w:hAnsi="Helvetica" w:cs="Helvetica"/>
              </w:rPr>
              <w:t>Sandeep Singh</w:t>
            </w:r>
          </w:p>
        </w:tc>
        <w:tc>
          <w:tcPr>
            <w:tcW w:w="1587" w:type="dxa"/>
            <w:vAlign w:val="center"/>
          </w:tcPr>
          <w:p w14:paraId="2C360611" w14:textId="77777777" w:rsidR="00870E50" w:rsidRPr="00661D87" w:rsidRDefault="00870E50" w:rsidP="000216D7">
            <w:pPr>
              <w:jc w:val="center"/>
              <w:rPr>
                <w:rFonts w:ascii="Helvetica" w:hAnsi="Helvetica" w:cs="Helvetica"/>
              </w:rPr>
            </w:pPr>
            <w:r w:rsidRPr="00661D87">
              <w:rPr>
                <w:rFonts w:ascii="Helvetica" w:hAnsi="Helvetica" w:cs="Helvetica"/>
              </w:rPr>
              <w:t>SSING248</w:t>
            </w:r>
          </w:p>
        </w:tc>
        <w:tc>
          <w:tcPr>
            <w:tcW w:w="1985" w:type="dxa"/>
            <w:vAlign w:val="center"/>
          </w:tcPr>
          <w:p w14:paraId="4971A858" w14:textId="77777777" w:rsidR="00870E50" w:rsidRPr="00661D87" w:rsidRDefault="00870E50" w:rsidP="000216D7">
            <w:pPr>
              <w:jc w:val="center"/>
              <w:rPr>
                <w:rFonts w:ascii="Helvetica" w:hAnsi="Helvetica" w:cs="Helvetica"/>
              </w:rPr>
            </w:pPr>
            <w:r w:rsidRPr="00661D87">
              <w:rPr>
                <w:rFonts w:ascii="Helvetica" w:hAnsi="Helvetica" w:cs="Helvetica"/>
              </w:rPr>
              <w:t>Feature Owner</w:t>
            </w:r>
          </w:p>
        </w:tc>
        <w:tc>
          <w:tcPr>
            <w:tcW w:w="1984" w:type="dxa"/>
            <w:vAlign w:val="center"/>
          </w:tcPr>
          <w:p w14:paraId="28540F56" w14:textId="77777777" w:rsidR="00870E50" w:rsidRPr="00661D87" w:rsidRDefault="00870E50" w:rsidP="000216D7">
            <w:pPr>
              <w:jc w:val="center"/>
              <w:rPr>
                <w:rFonts w:ascii="Helvetica" w:hAnsi="Helvetica" w:cs="Helvetica"/>
              </w:rPr>
            </w:pPr>
            <w:r w:rsidRPr="00661D87">
              <w:rPr>
                <w:rFonts w:ascii="Helvetica" w:hAnsi="Helvetica" w:cs="Helvetica"/>
              </w:rPr>
              <w:t>Project Lead</w:t>
            </w:r>
          </w:p>
        </w:tc>
      </w:tr>
      <w:tr w:rsidR="00870E50" w:rsidRPr="00661D87" w14:paraId="7BCF39EC" w14:textId="77777777" w:rsidTr="00870E50">
        <w:trPr>
          <w:jc w:val="center"/>
        </w:trPr>
        <w:tc>
          <w:tcPr>
            <w:tcW w:w="2268" w:type="dxa"/>
            <w:vAlign w:val="center"/>
          </w:tcPr>
          <w:p w14:paraId="2E59B503" w14:textId="77777777" w:rsidR="00870E50" w:rsidRPr="00661D87" w:rsidRDefault="00870E50" w:rsidP="000216D7">
            <w:pPr>
              <w:jc w:val="center"/>
              <w:rPr>
                <w:rFonts w:ascii="Helvetica" w:hAnsi="Helvetica" w:cs="Helvetica"/>
              </w:rPr>
            </w:pPr>
            <w:r w:rsidRPr="00661D87">
              <w:rPr>
                <w:rFonts w:ascii="Helvetica" w:hAnsi="Helvetica" w:cs="Helvetica"/>
              </w:rPr>
              <w:t>Ahmet Cinar</w:t>
            </w:r>
          </w:p>
        </w:tc>
        <w:tc>
          <w:tcPr>
            <w:tcW w:w="1587" w:type="dxa"/>
            <w:vAlign w:val="center"/>
          </w:tcPr>
          <w:p w14:paraId="4281F5F4" w14:textId="77777777" w:rsidR="00870E50" w:rsidRPr="00661D87" w:rsidRDefault="00870E50" w:rsidP="000216D7">
            <w:pPr>
              <w:jc w:val="center"/>
              <w:rPr>
                <w:rFonts w:ascii="Helvetica" w:hAnsi="Helvetica" w:cs="Helvetica"/>
              </w:rPr>
            </w:pPr>
            <w:r w:rsidRPr="00661D87">
              <w:rPr>
                <w:rFonts w:ascii="Helvetica" w:hAnsi="Helvetica" w:cs="Helvetica"/>
              </w:rPr>
              <w:t>ACINAR1</w:t>
            </w:r>
          </w:p>
        </w:tc>
        <w:tc>
          <w:tcPr>
            <w:tcW w:w="1985" w:type="dxa"/>
            <w:vAlign w:val="center"/>
          </w:tcPr>
          <w:p w14:paraId="44C7D5BB" w14:textId="77777777" w:rsidR="00870E50" w:rsidRPr="00661D87" w:rsidRDefault="00870E50" w:rsidP="000216D7">
            <w:pPr>
              <w:jc w:val="center"/>
              <w:rPr>
                <w:rFonts w:ascii="Helvetica" w:hAnsi="Helvetica" w:cs="Helvetica"/>
              </w:rPr>
            </w:pPr>
            <w:r w:rsidRPr="00661D87">
              <w:rPr>
                <w:rFonts w:ascii="Helvetica" w:hAnsi="Helvetica" w:cs="Helvetica"/>
              </w:rPr>
              <w:t>Technical Expert</w:t>
            </w:r>
          </w:p>
        </w:tc>
        <w:tc>
          <w:tcPr>
            <w:tcW w:w="1984" w:type="dxa"/>
            <w:vAlign w:val="center"/>
          </w:tcPr>
          <w:p w14:paraId="415F305D" w14:textId="77777777" w:rsidR="00870E50" w:rsidRPr="00661D87" w:rsidRDefault="00870E50" w:rsidP="000216D7">
            <w:pPr>
              <w:jc w:val="center"/>
              <w:rPr>
                <w:rFonts w:ascii="Helvetica" w:hAnsi="Helvetica" w:cs="Helvetica"/>
              </w:rPr>
            </w:pPr>
            <w:r w:rsidRPr="00661D87">
              <w:rPr>
                <w:rFonts w:ascii="Helvetica" w:hAnsi="Helvetica" w:cs="Helvetica"/>
              </w:rPr>
              <w:t>Electrical Engineers (EESE)</w:t>
            </w:r>
          </w:p>
        </w:tc>
      </w:tr>
      <w:tr w:rsidR="00870E50" w:rsidRPr="00661D87" w14:paraId="0B96583B" w14:textId="77777777" w:rsidTr="00870E50">
        <w:trPr>
          <w:jc w:val="center"/>
        </w:trPr>
        <w:tc>
          <w:tcPr>
            <w:tcW w:w="2268" w:type="dxa"/>
            <w:vAlign w:val="center"/>
          </w:tcPr>
          <w:p w14:paraId="57EE0047" w14:textId="77777777" w:rsidR="00870E50" w:rsidRPr="00661D87" w:rsidRDefault="00870E50" w:rsidP="000216D7">
            <w:pPr>
              <w:jc w:val="center"/>
              <w:rPr>
                <w:rFonts w:ascii="Helvetica" w:hAnsi="Helvetica" w:cs="Helvetica"/>
              </w:rPr>
            </w:pPr>
            <w:r w:rsidRPr="00661D87">
              <w:rPr>
                <w:rFonts w:ascii="Helvetica" w:hAnsi="Helvetica" w:cs="Helvetica"/>
              </w:rPr>
              <w:t>Murali Chitturi</w:t>
            </w:r>
          </w:p>
        </w:tc>
        <w:tc>
          <w:tcPr>
            <w:tcW w:w="1587" w:type="dxa"/>
            <w:vAlign w:val="center"/>
          </w:tcPr>
          <w:p w14:paraId="608D9336" w14:textId="77777777" w:rsidR="00870E50" w:rsidRPr="00661D87" w:rsidRDefault="00870E50" w:rsidP="000216D7">
            <w:pPr>
              <w:jc w:val="center"/>
              <w:rPr>
                <w:rFonts w:ascii="Helvetica" w:hAnsi="Helvetica" w:cs="Helvetica"/>
              </w:rPr>
            </w:pPr>
            <w:r w:rsidRPr="00661D87">
              <w:rPr>
                <w:rFonts w:ascii="Helvetica" w:hAnsi="Helvetica" w:cs="Helvetica"/>
              </w:rPr>
              <w:t>MCHITTUR</w:t>
            </w:r>
          </w:p>
        </w:tc>
        <w:tc>
          <w:tcPr>
            <w:tcW w:w="1985" w:type="dxa"/>
            <w:vAlign w:val="center"/>
          </w:tcPr>
          <w:p w14:paraId="0FC1EB95" w14:textId="77777777" w:rsidR="00870E50" w:rsidRPr="00661D87" w:rsidRDefault="00870E50" w:rsidP="000216D7">
            <w:pPr>
              <w:jc w:val="center"/>
              <w:rPr>
                <w:rFonts w:ascii="Helvetica" w:hAnsi="Helvetica" w:cs="Helvetica"/>
              </w:rPr>
            </w:pPr>
            <w:r w:rsidRPr="00661D87">
              <w:rPr>
                <w:rFonts w:ascii="Helvetica" w:hAnsi="Helvetica" w:cs="Helvetica"/>
              </w:rPr>
              <w:t>EC Platform Supervisor</w:t>
            </w:r>
          </w:p>
        </w:tc>
        <w:tc>
          <w:tcPr>
            <w:tcW w:w="1984" w:type="dxa"/>
            <w:vAlign w:val="center"/>
          </w:tcPr>
          <w:p w14:paraId="1D777A2A" w14:textId="77777777" w:rsidR="00870E50" w:rsidRPr="00661D87" w:rsidRDefault="00870E50" w:rsidP="000216D7">
            <w:pPr>
              <w:jc w:val="center"/>
              <w:rPr>
                <w:rFonts w:ascii="Helvetica" w:hAnsi="Helvetica" w:cs="Helvetica"/>
              </w:rPr>
            </w:pPr>
            <w:r w:rsidRPr="00661D87">
              <w:rPr>
                <w:rFonts w:ascii="Helvetica" w:hAnsi="Helvetica" w:cs="Helvetica"/>
              </w:rPr>
              <w:t>Electrical Engineers (EESE)</w:t>
            </w:r>
          </w:p>
        </w:tc>
      </w:tr>
      <w:tr w:rsidR="00870E50" w:rsidRPr="00661D87" w14:paraId="44E0BA0D" w14:textId="77777777" w:rsidTr="00870E50">
        <w:trPr>
          <w:jc w:val="center"/>
        </w:trPr>
        <w:tc>
          <w:tcPr>
            <w:tcW w:w="2268" w:type="dxa"/>
            <w:vAlign w:val="center"/>
          </w:tcPr>
          <w:p w14:paraId="21C3810A" w14:textId="77777777" w:rsidR="00870E50" w:rsidRPr="00661D87" w:rsidRDefault="00870E50" w:rsidP="000216D7">
            <w:pPr>
              <w:jc w:val="center"/>
              <w:rPr>
                <w:rFonts w:ascii="Helvetica" w:hAnsi="Helvetica" w:cs="Helvetica"/>
              </w:rPr>
            </w:pPr>
            <w:r w:rsidRPr="00661D87">
              <w:rPr>
                <w:rFonts w:ascii="Helvetica" w:hAnsi="Helvetica" w:cs="Helvetica"/>
              </w:rPr>
              <w:lastRenderedPageBreak/>
              <w:t>Julien Bernasconi</w:t>
            </w:r>
          </w:p>
        </w:tc>
        <w:tc>
          <w:tcPr>
            <w:tcW w:w="1587" w:type="dxa"/>
            <w:vAlign w:val="center"/>
          </w:tcPr>
          <w:p w14:paraId="643A198C" w14:textId="77777777" w:rsidR="00870E50" w:rsidRPr="00661D87" w:rsidRDefault="00870E50" w:rsidP="000216D7">
            <w:pPr>
              <w:jc w:val="center"/>
              <w:rPr>
                <w:rFonts w:ascii="Helvetica" w:hAnsi="Helvetica" w:cs="Helvetica"/>
              </w:rPr>
            </w:pPr>
            <w:r w:rsidRPr="00661D87">
              <w:rPr>
                <w:rFonts w:ascii="Helvetica" w:hAnsi="Helvetica" w:cs="Helvetica"/>
              </w:rPr>
              <w:t>JBERNAS1</w:t>
            </w:r>
          </w:p>
        </w:tc>
        <w:tc>
          <w:tcPr>
            <w:tcW w:w="1985" w:type="dxa"/>
            <w:vAlign w:val="center"/>
          </w:tcPr>
          <w:p w14:paraId="3CDBFD15" w14:textId="77777777" w:rsidR="00870E50" w:rsidRPr="00661D87" w:rsidRDefault="00870E50" w:rsidP="000216D7">
            <w:pPr>
              <w:jc w:val="center"/>
              <w:rPr>
                <w:rFonts w:ascii="Helvetica" w:hAnsi="Helvetica" w:cs="Helvetica"/>
              </w:rPr>
            </w:pPr>
            <w:r w:rsidRPr="00661D87">
              <w:rPr>
                <w:rFonts w:ascii="Helvetica" w:hAnsi="Helvetica" w:cs="Helvetica"/>
              </w:rPr>
              <w:t>Model Architect</w:t>
            </w:r>
          </w:p>
        </w:tc>
        <w:tc>
          <w:tcPr>
            <w:tcW w:w="1984" w:type="dxa"/>
            <w:vAlign w:val="center"/>
          </w:tcPr>
          <w:p w14:paraId="5E88E5B2" w14:textId="77777777" w:rsidR="00870E50" w:rsidRPr="00661D87" w:rsidRDefault="00870E50" w:rsidP="000216D7">
            <w:pPr>
              <w:jc w:val="center"/>
              <w:rPr>
                <w:rFonts w:ascii="Helvetica" w:hAnsi="Helvetica" w:cs="Helvetica"/>
              </w:rPr>
            </w:pPr>
            <w:r w:rsidRPr="00661D87">
              <w:rPr>
                <w:rFonts w:ascii="Helvetica" w:hAnsi="Helvetica" w:cs="Helvetica"/>
              </w:rPr>
              <w:t>Systems Engineer</w:t>
            </w:r>
          </w:p>
        </w:tc>
      </w:tr>
      <w:tr w:rsidR="00870E50" w:rsidRPr="00661D87" w14:paraId="78F6591C" w14:textId="77777777" w:rsidTr="00870E50">
        <w:trPr>
          <w:jc w:val="center"/>
        </w:trPr>
        <w:tc>
          <w:tcPr>
            <w:tcW w:w="2268" w:type="dxa"/>
            <w:vAlign w:val="center"/>
          </w:tcPr>
          <w:p w14:paraId="7C4E5D22" w14:textId="77777777" w:rsidR="00870E50" w:rsidRPr="00661D87" w:rsidRDefault="00870E50" w:rsidP="000216D7">
            <w:pPr>
              <w:jc w:val="center"/>
              <w:rPr>
                <w:rFonts w:ascii="Helvetica" w:hAnsi="Helvetica" w:cs="Helvetica"/>
              </w:rPr>
            </w:pPr>
            <w:r w:rsidRPr="00661D87">
              <w:rPr>
                <w:rFonts w:ascii="Helvetica" w:hAnsi="Helvetica" w:cs="Helvetica"/>
              </w:rPr>
              <w:t>Melissa Morris</w:t>
            </w:r>
          </w:p>
        </w:tc>
        <w:tc>
          <w:tcPr>
            <w:tcW w:w="1587" w:type="dxa"/>
            <w:vAlign w:val="center"/>
          </w:tcPr>
          <w:p w14:paraId="6557EE71" w14:textId="77777777" w:rsidR="00870E50" w:rsidRPr="00661D87" w:rsidRDefault="00870E50" w:rsidP="000216D7">
            <w:pPr>
              <w:jc w:val="center"/>
              <w:rPr>
                <w:rFonts w:ascii="Helvetica" w:hAnsi="Helvetica" w:cs="Helvetica"/>
              </w:rPr>
            </w:pPr>
            <w:r w:rsidRPr="00661D87">
              <w:rPr>
                <w:rFonts w:ascii="Helvetica" w:hAnsi="Helvetica" w:cs="Helvetica"/>
              </w:rPr>
              <w:t>MMORR183</w:t>
            </w:r>
          </w:p>
        </w:tc>
        <w:tc>
          <w:tcPr>
            <w:tcW w:w="1985" w:type="dxa"/>
            <w:vAlign w:val="center"/>
          </w:tcPr>
          <w:p w14:paraId="6F9E806E" w14:textId="77777777" w:rsidR="00870E50" w:rsidRPr="00661D87" w:rsidRDefault="00870E50" w:rsidP="000216D7">
            <w:pPr>
              <w:jc w:val="center"/>
              <w:rPr>
                <w:rFonts w:ascii="Helvetica" w:hAnsi="Helvetica" w:cs="Helvetica"/>
              </w:rPr>
            </w:pPr>
            <w:r w:rsidRPr="00661D87">
              <w:rPr>
                <w:rFonts w:ascii="Helvetica" w:hAnsi="Helvetica" w:cs="Helvetica"/>
              </w:rPr>
              <w:t>SOA Software Analyst</w:t>
            </w:r>
          </w:p>
        </w:tc>
        <w:tc>
          <w:tcPr>
            <w:tcW w:w="1984" w:type="dxa"/>
            <w:vAlign w:val="center"/>
          </w:tcPr>
          <w:p w14:paraId="2EB1E04B" w14:textId="77777777" w:rsidR="00870E50" w:rsidRPr="00661D87" w:rsidRDefault="00870E50" w:rsidP="000216D7">
            <w:pPr>
              <w:jc w:val="center"/>
              <w:rPr>
                <w:rFonts w:ascii="Helvetica" w:hAnsi="Helvetica" w:cs="Helvetica"/>
              </w:rPr>
            </w:pPr>
            <w:r w:rsidRPr="00661D87">
              <w:rPr>
                <w:rFonts w:ascii="Helvetica" w:hAnsi="Helvetica" w:cs="Helvetica"/>
              </w:rPr>
              <w:t>Electrical Engineers (EESE)</w:t>
            </w:r>
          </w:p>
        </w:tc>
      </w:tr>
      <w:tr w:rsidR="00870E50" w:rsidRPr="00661D87" w14:paraId="5FE9FA59" w14:textId="77777777" w:rsidTr="00870E50">
        <w:trPr>
          <w:jc w:val="center"/>
        </w:trPr>
        <w:tc>
          <w:tcPr>
            <w:tcW w:w="2268" w:type="dxa"/>
            <w:vAlign w:val="center"/>
          </w:tcPr>
          <w:p w14:paraId="1DC58C66" w14:textId="77777777" w:rsidR="00870E50" w:rsidRPr="00661D87" w:rsidRDefault="00870E50" w:rsidP="000216D7">
            <w:pPr>
              <w:jc w:val="center"/>
              <w:rPr>
                <w:rFonts w:ascii="Helvetica" w:hAnsi="Helvetica" w:cs="Helvetica"/>
              </w:rPr>
            </w:pPr>
            <w:r w:rsidRPr="00661D87">
              <w:rPr>
                <w:rFonts w:ascii="Helvetica" w:hAnsi="Helvetica" w:cs="Helvetica"/>
              </w:rPr>
              <w:t>Ian Pennington</w:t>
            </w:r>
          </w:p>
        </w:tc>
        <w:tc>
          <w:tcPr>
            <w:tcW w:w="1587" w:type="dxa"/>
            <w:vAlign w:val="center"/>
          </w:tcPr>
          <w:p w14:paraId="3EA7D708" w14:textId="77777777" w:rsidR="00870E50" w:rsidRPr="00661D87" w:rsidRDefault="00870E50" w:rsidP="000216D7">
            <w:pPr>
              <w:jc w:val="center"/>
              <w:rPr>
                <w:rFonts w:ascii="Helvetica" w:hAnsi="Helvetica" w:cs="Helvetica"/>
              </w:rPr>
            </w:pPr>
            <w:r w:rsidRPr="00661D87">
              <w:rPr>
                <w:rFonts w:ascii="Helvetica" w:hAnsi="Helvetica" w:cs="Helvetica"/>
              </w:rPr>
              <w:t>IPENNING</w:t>
            </w:r>
          </w:p>
        </w:tc>
        <w:tc>
          <w:tcPr>
            <w:tcW w:w="1985" w:type="dxa"/>
            <w:vAlign w:val="center"/>
          </w:tcPr>
          <w:p w14:paraId="0A71B1D8" w14:textId="77777777" w:rsidR="00870E50" w:rsidRPr="00661D87" w:rsidRDefault="00870E50" w:rsidP="000216D7">
            <w:pPr>
              <w:jc w:val="center"/>
              <w:rPr>
                <w:rFonts w:ascii="Helvetica" w:hAnsi="Helvetica" w:cs="Helvetica"/>
              </w:rPr>
            </w:pPr>
            <w:r w:rsidRPr="00661D87">
              <w:rPr>
                <w:rFonts w:ascii="Helvetica" w:hAnsi="Helvetica" w:cs="Helvetica"/>
              </w:rPr>
              <w:t>Design Integrity Supervisor</w:t>
            </w:r>
          </w:p>
        </w:tc>
        <w:tc>
          <w:tcPr>
            <w:tcW w:w="1984" w:type="dxa"/>
            <w:vAlign w:val="center"/>
          </w:tcPr>
          <w:p w14:paraId="46C07233" w14:textId="77777777" w:rsidR="00870E50" w:rsidRPr="00661D87" w:rsidRDefault="00870E50" w:rsidP="000216D7">
            <w:pPr>
              <w:jc w:val="center"/>
              <w:rPr>
                <w:rFonts w:ascii="Helvetica" w:hAnsi="Helvetica" w:cs="Helvetica"/>
              </w:rPr>
            </w:pPr>
            <w:r w:rsidRPr="00661D87">
              <w:rPr>
                <w:rFonts w:ascii="Helvetica" w:hAnsi="Helvetica" w:cs="Helvetica"/>
              </w:rPr>
              <w:t>Design Assurance</w:t>
            </w:r>
          </w:p>
        </w:tc>
      </w:tr>
      <w:tr w:rsidR="00870E50" w:rsidRPr="00661D87" w14:paraId="1AC41E5E" w14:textId="77777777" w:rsidTr="00870E50">
        <w:trPr>
          <w:jc w:val="center"/>
        </w:trPr>
        <w:tc>
          <w:tcPr>
            <w:tcW w:w="2268" w:type="dxa"/>
            <w:vAlign w:val="center"/>
          </w:tcPr>
          <w:p w14:paraId="2E3610C9" w14:textId="77777777" w:rsidR="00870E50" w:rsidRPr="00661D87" w:rsidRDefault="00870E50" w:rsidP="000216D7">
            <w:pPr>
              <w:jc w:val="center"/>
              <w:rPr>
                <w:rFonts w:ascii="Helvetica" w:hAnsi="Helvetica" w:cs="Helvetica"/>
              </w:rPr>
            </w:pPr>
            <w:r w:rsidRPr="00661D87">
              <w:rPr>
                <w:rFonts w:ascii="Helvetica" w:hAnsi="Helvetica" w:cs="Helvetica"/>
              </w:rPr>
              <w:t>Jeffrey Hamel</w:t>
            </w:r>
          </w:p>
        </w:tc>
        <w:tc>
          <w:tcPr>
            <w:tcW w:w="1587" w:type="dxa"/>
            <w:vAlign w:val="center"/>
          </w:tcPr>
          <w:p w14:paraId="6B2EAA6F" w14:textId="77777777" w:rsidR="00870E50" w:rsidRPr="00661D87" w:rsidRDefault="00870E50" w:rsidP="000216D7">
            <w:pPr>
              <w:jc w:val="center"/>
              <w:rPr>
                <w:rFonts w:ascii="Helvetica" w:hAnsi="Helvetica" w:cs="Helvetica"/>
              </w:rPr>
            </w:pPr>
            <w:r w:rsidRPr="00661D87">
              <w:rPr>
                <w:rFonts w:ascii="Helvetica" w:hAnsi="Helvetica" w:cs="Helvetica"/>
              </w:rPr>
              <w:t>JHAMEL7</w:t>
            </w:r>
          </w:p>
        </w:tc>
        <w:tc>
          <w:tcPr>
            <w:tcW w:w="1985" w:type="dxa"/>
            <w:vAlign w:val="center"/>
          </w:tcPr>
          <w:p w14:paraId="4C52BE00" w14:textId="77777777" w:rsidR="00870E50" w:rsidRPr="00661D87" w:rsidRDefault="00870E50" w:rsidP="000216D7">
            <w:pPr>
              <w:jc w:val="center"/>
              <w:rPr>
                <w:rFonts w:ascii="Helvetica" w:hAnsi="Helvetica" w:cs="Helvetica"/>
              </w:rPr>
            </w:pPr>
            <w:r w:rsidRPr="00661D87">
              <w:rPr>
                <w:rFonts w:ascii="Helvetica" w:hAnsi="Helvetica" w:cs="Helvetica"/>
              </w:rPr>
              <w:t>Technical Expert</w:t>
            </w:r>
          </w:p>
        </w:tc>
        <w:tc>
          <w:tcPr>
            <w:tcW w:w="1984" w:type="dxa"/>
            <w:vAlign w:val="center"/>
          </w:tcPr>
          <w:p w14:paraId="1D4FD5A7" w14:textId="77777777" w:rsidR="00870E50" w:rsidRPr="00661D87" w:rsidRDefault="00870E50" w:rsidP="000216D7">
            <w:pPr>
              <w:jc w:val="center"/>
              <w:rPr>
                <w:rFonts w:ascii="Helvetica" w:hAnsi="Helvetica" w:cs="Helvetica"/>
              </w:rPr>
            </w:pPr>
            <w:proofErr w:type="spellStart"/>
            <w:r w:rsidRPr="00661D87">
              <w:rPr>
                <w:rFonts w:ascii="Helvetica" w:hAnsi="Helvetica" w:cs="Helvetica"/>
              </w:rPr>
              <w:t>FordPass</w:t>
            </w:r>
            <w:proofErr w:type="spellEnd"/>
            <w:r w:rsidRPr="00661D87">
              <w:rPr>
                <w:rFonts w:ascii="Helvetica" w:hAnsi="Helvetica" w:cs="Helvetica"/>
              </w:rPr>
              <w:t xml:space="preserve"> Engineers</w:t>
            </w:r>
          </w:p>
        </w:tc>
      </w:tr>
      <w:tr w:rsidR="00870E50" w:rsidRPr="00661D87" w14:paraId="61BD0593" w14:textId="77777777" w:rsidTr="00870E50">
        <w:trPr>
          <w:jc w:val="center"/>
        </w:trPr>
        <w:tc>
          <w:tcPr>
            <w:tcW w:w="2268" w:type="dxa"/>
            <w:vAlign w:val="center"/>
          </w:tcPr>
          <w:p w14:paraId="70CDC68D" w14:textId="77777777" w:rsidR="00870E50" w:rsidRPr="00661D87" w:rsidRDefault="00870E50" w:rsidP="000216D7">
            <w:pPr>
              <w:jc w:val="center"/>
              <w:rPr>
                <w:rFonts w:ascii="Helvetica" w:hAnsi="Helvetica" w:cs="Helvetica"/>
              </w:rPr>
            </w:pPr>
            <w:r w:rsidRPr="00661D87">
              <w:rPr>
                <w:rFonts w:ascii="Helvetica" w:hAnsi="Helvetica" w:cs="Helvetica"/>
              </w:rPr>
              <w:t xml:space="preserve">Denney </w:t>
            </w:r>
            <w:proofErr w:type="spellStart"/>
            <w:r w:rsidRPr="00661D87">
              <w:rPr>
                <w:rFonts w:ascii="Helvetica" w:hAnsi="Helvetica" w:cs="Helvetica"/>
              </w:rPr>
              <w:t>Vellaramkalayil</w:t>
            </w:r>
            <w:proofErr w:type="spellEnd"/>
          </w:p>
        </w:tc>
        <w:tc>
          <w:tcPr>
            <w:tcW w:w="1587" w:type="dxa"/>
            <w:vAlign w:val="center"/>
          </w:tcPr>
          <w:p w14:paraId="2146F73A" w14:textId="77777777" w:rsidR="00870E50" w:rsidRPr="00661D87" w:rsidRDefault="00870E50" w:rsidP="000216D7">
            <w:pPr>
              <w:jc w:val="center"/>
              <w:rPr>
                <w:rFonts w:ascii="Helvetica" w:hAnsi="Helvetica" w:cs="Helvetica"/>
              </w:rPr>
            </w:pPr>
            <w:r w:rsidRPr="00661D87">
              <w:rPr>
                <w:rFonts w:ascii="Helvetica" w:hAnsi="Helvetica" w:cs="Helvetica"/>
              </w:rPr>
              <w:t>DVELLARA</w:t>
            </w:r>
          </w:p>
        </w:tc>
        <w:tc>
          <w:tcPr>
            <w:tcW w:w="1985" w:type="dxa"/>
            <w:vAlign w:val="center"/>
          </w:tcPr>
          <w:p w14:paraId="6D7E87C5" w14:textId="77777777" w:rsidR="00870E50" w:rsidRPr="00661D87" w:rsidRDefault="00870E50" w:rsidP="000216D7">
            <w:pPr>
              <w:jc w:val="center"/>
              <w:rPr>
                <w:rFonts w:ascii="Helvetica" w:hAnsi="Helvetica" w:cs="Helvetica"/>
              </w:rPr>
            </w:pPr>
            <w:r w:rsidRPr="00661D87">
              <w:rPr>
                <w:rFonts w:ascii="Helvetica" w:hAnsi="Helvetica" w:cs="Helvetica"/>
              </w:rPr>
              <w:t>Technical Expert</w:t>
            </w:r>
          </w:p>
        </w:tc>
        <w:tc>
          <w:tcPr>
            <w:tcW w:w="1984" w:type="dxa"/>
            <w:vAlign w:val="center"/>
          </w:tcPr>
          <w:p w14:paraId="2A2B7F3D" w14:textId="77777777" w:rsidR="00870E50" w:rsidRPr="00661D87" w:rsidRDefault="00870E50" w:rsidP="000216D7">
            <w:pPr>
              <w:jc w:val="center"/>
              <w:rPr>
                <w:rFonts w:ascii="Helvetica" w:hAnsi="Helvetica" w:cs="Helvetica"/>
              </w:rPr>
            </w:pPr>
            <w:r w:rsidRPr="00661D87">
              <w:rPr>
                <w:rFonts w:ascii="Helvetica" w:hAnsi="Helvetica" w:cs="Helvetica"/>
              </w:rPr>
              <w:t>Electrical Engineers (EESE)</w:t>
            </w:r>
          </w:p>
        </w:tc>
      </w:tr>
      <w:tr w:rsidR="00870E50" w:rsidRPr="00661D87" w14:paraId="0F736897" w14:textId="77777777" w:rsidTr="00870E50">
        <w:trPr>
          <w:jc w:val="center"/>
        </w:trPr>
        <w:tc>
          <w:tcPr>
            <w:tcW w:w="2268" w:type="dxa"/>
            <w:vAlign w:val="center"/>
          </w:tcPr>
          <w:p w14:paraId="2B8BBE02" w14:textId="77777777" w:rsidR="00870E50" w:rsidRPr="00661D87" w:rsidRDefault="00870E50" w:rsidP="000216D7">
            <w:pPr>
              <w:jc w:val="center"/>
              <w:rPr>
                <w:rFonts w:ascii="Helvetica" w:hAnsi="Helvetica" w:cs="Helvetica"/>
              </w:rPr>
            </w:pPr>
            <w:r w:rsidRPr="00661D87">
              <w:rPr>
                <w:rFonts w:ascii="Helvetica" w:hAnsi="Helvetica" w:cs="Helvetica"/>
              </w:rPr>
              <w:t>Paritosh Gautam</w:t>
            </w:r>
          </w:p>
        </w:tc>
        <w:tc>
          <w:tcPr>
            <w:tcW w:w="1587" w:type="dxa"/>
            <w:vAlign w:val="center"/>
          </w:tcPr>
          <w:p w14:paraId="2B0511E5" w14:textId="77777777" w:rsidR="00870E50" w:rsidRPr="00661D87" w:rsidRDefault="00870E50" w:rsidP="000216D7">
            <w:pPr>
              <w:jc w:val="center"/>
              <w:rPr>
                <w:rFonts w:ascii="Helvetica" w:hAnsi="Helvetica" w:cs="Helvetica"/>
              </w:rPr>
            </w:pPr>
            <w:r w:rsidRPr="00661D87">
              <w:rPr>
                <w:rFonts w:ascii="Helvetica" w:hAnsi="Helvetica" w:cs="Helvetica"/>
              </w:rPr>
              <w:t>PGAUTAM1</w:t>
            </w:r>
          </w:p>
        </w:tc>
        <w:tc>
          <w:tcPr>
            <w:tcW w:w="1985" w:type="dxa"/>
            <w:vAlign w:val="center"/>
          </w:tcPr>
          <w:p w14:paraId="2A0F56A6" w14:textId="77777777" w:rsidR="00870E50" w:rsidRPr="00661D87" w:rsidRDefault="00870E50" w:rsidP="000216D7">
            <w:pPr>
              <w:jc w:val="center"/>
              <w:rPr>
                <w:rFonts w:ascii="Helvetica" w:hAnsi="Helvetica" w:cs="Helvetica"/>
              </w:rPr>
            </w:pPr>
            <w:r w:rsidRPr="00661D87">
              <w:rPr>
                <w:rFonts w:ascii="Helvetica" w:hAnsi="Helvetica" w:cs="Helvetica"/>
              </w:rPr>
              <w:t>Product Owner</w:t>
            </w:r>
          </w:p>
        </w:tc>
        <w:tc>
          <w:tcPr>
            <w:tcW w:w="1984" w:type="dxa"/>
            <w:vAlign w:val="center"/>
          </w:tcPr>
          <w:p w14:paraId="297BDA53" w14:textId="77777777" w:rsidR="00870E50" w:rsidRPr="00661D87" w:rsidRDefault="00870E50" w:rsidP="000216D7">
            <w:pPr>
              <w:jc w:val="center"/>
              <w:rPr>
                <w:rFonts w:ascii="Helvetica" w:hAnsi="Helvetica" w:cs="Helvetica"/>
              </w:rPr>
            </w:pPr>
            <w:r w:rsidRPr="00661D87">
              <w:rPr>
                <w:rFonts w:ascii="Helvetica" w:hAnsi="Helvetica" w:cs="Helvetica"/>
              </w:rPr>
              <w:t>Electrical Engineers (EESE)</w:t>
            </w:r>
          </w:p>
        </w:tc>
      </w:tr>
      <w:tr w:rsidR="00870E50" w:rsidRPr="00661D87" w14:paraId="4FD01C0C" w14:textId="77777777" w:rsidTr="00870E50">
        <w:trPr>
          <w:jc w:val="center"/>
        </w:trPr>
        <w:tc>
          <w:tcPr>
            <w:tcW w:w="2268" w:type="dxa"/>
            <w:vAlign w:val="center"/>
          </w:tcPr>
          <w:p w14:paraId="59801270" w14:textId="77777777" w:rsidR="00870E50" w:rsidRPr="00661D87" w:rsidRDefault="00870E50" w:rsidP="000216D7">
            <w:pPr>
              <w:jc w:val="center"/>
              <w:rPr>
                <w:rFonts w:ascii="Helvetica" w:hAnsi="Helvetica" w:cs="Helvetica"/>
              </w:rPr>
            </w:pPr>
            <w:r w:rsidRPr="00661D87">
              <w:rPr>
                <w:rFonts w:ascii="Helvetica" w:hAnsi="Helvetica" w:cs="Helvetica"/>
              </w:rPr>
              <w:t>Paul Bamford</w:t>
            </w:r>
          </w:p>
        </w:tc>
        <w:tc>
          <w:tcPr>
            <w:tcW w:w="1587" w:type="dxa"/>
            <w:vAlign w:val="center"/>
          </w:tcPr>
          <w:p w14:paraId="21504BA0" w14:textId="77777777" w:rsidR="00870E50" w:rsidRPr="00661D87" w:rsidRDefault="00870E50" w:rsidP="000216D7">
            <w:pPr>
              <w:jc w:val="center"/>
              <w:rPr>
                <w:rFonts w:ascii="Helvetica" w:hAnsi="Helvetica" w:cs="Helvetica"/>
              </w:rPr>
            </w:pPr>
            <w:r w:rsidRPr="00661D87">
              <w:rPr>
                <w:rFonts w:ascii="Helvetica" w:hAnsi="Helvetica" w:cs="Helvetica"/>
              </w:rPr>
              <w:t>PBAMFOR2</w:t>
            </w:r>
          </w:p>
        </w:tc>
        <w:tc>
          <w:tcPr>
            <w:tcW w:w="1985" w:type="dxa"/>
            <w:vAlign w:val="center"/>
          </w:tcPr>
          <w:p w14:paraId="4E85D67F" w14:textId="77777777" w:rsidR="00870E50" w:rsidRPr="00661D87" w:rsidRDefault="00870E50" w:rsidP="000216D7">
            <w:pPr>
              <w:jc w:val="center"/>
              <w:rPr>
                <w:rFonts w:ascii="Helvetica" w:hAnsi="Helvetica" w:cs="Helvetica"/>
              </w:rPr>
            </w:pPr>
            <w:r w:rsidRPr="00661D87">
              <w:rPr>
                <w:rFonts w:ascii="Helvetica" w:hAnsi="Helvetica" w:cs="Helvetica"/>
              </w:rPr>
              <w:t>BCM Application Engineer</w:t>
            </w:r>
          </w:p>
        </w:tc>
        <w:tc>
          <w:tcPr>
            <w:tcW w:w="1984" w:type="dxa"/>
            <w:vAlign w:val="center"/>
          </w:tcPr>
          <w:p w14:paraId="7F829662" w14:textId="77777777" w:rsidR="00870E50" w:rsidRPr="00661D87" w:rsidRDefault="00870E50" w:rsidP="000216D7">
            <w:pPr>
              <w:jc w:val="center"/>
              <w:rPr>
                <w:rFonts w:ascii="Helvetica" w:hAnsi="Helvetica" w:cs="Helvetica"/>
              </w:rPr>
            </w:pPr>
            <w:r w:rsidRPr="00661D87">
              <w:rPr>
                <w:rFonts w:ascii="Helvetica" w:hAnsi="Helvetica" w:cs="Helvetica"/>
              </w:rPr>
              <w:t>Electrical Engineers (EESE)</w:t>
            </w:r>
          </w:p>
        </w:tc>
      </w:tr>
      <w:tr w:rsidR="00870E50" w:rsidRPr="00661D87" w14:paraId="359422FA" w14:textId="77777777" w:rsidTr="00870E50">
        <w:trPr>
          <w:jc w:val="center"/>
        </w:trPr>
        <w:tc>
          <w:tcPr>
            <w:tcW w:w="2268" w:type="dxa"/>
            <w:vAlign w:val="center"/>
          </w:tcPr>
          <w:p w14:paraId="7DD0C84E" w14:textId="77777777" w:rsidR="00870E50" w:rsidRPr="00661D87" w:rsidRDefault="00870E50" w:rsidP="000216D7">
            <w:pPr>
              <w:jc w:val="center"/>
              <w:rPr>
                <w:rFonts w:ascii="Helvetica" w:hAnsi="Helvetica" w:cs="Helvetica"/>
              </w:rPr>
            </w:pPr>
            <w:r w:rsidRPr="00661D87">
              <w:rPr>
                <w:rFonts w:ascii="Helvetica" w:hAnsi="Helvetica" w:cs="Helvetica"/>
              </w:rPr>
              <w:t>Joel Castle</w:t>
            </w:r>
          </w:p>
        </w:tc>
        <w:tc>
          <w:tcPr>
            <w:tcW w:w="1587" w:type="dxa"/>
            <w:vAlign w:val="center"/>
          </w:tcPr>
          <w:p w14:paraId="4DA15145" w14:textId="77777777" w:rsidR="00870E50" w:rsidRPr="00661D87" w:rsidRDefault="00870E50" w:rsidP="000216D7">
            <w:pPr>
              <w:jc w:val="center"/>
              <w:rPr>
                <w:rFonts w:ascii="Helvetica" w:hAnsi="Helvetica" w:cs="Helvetica"/>
              </w:rPr>
            </w:pPr>
            <w:r w:rsidRPr="00661D87">
              <w:rPr>
                <w:rFonts w:ascii="Helvetica" w:hAnsi="Helvetica" w:cs="Helvetica"/>
              </w:rPr>
              <w:t>JCASTL19</w:t>
            </w:r>
          </w:p>
        </w:tc>
        <w:tc>
          <w:tcPr>
            <w:tcW w:w="1985" w:type="dxa"/>
            <w:vAlign w:val="center"/>
          </w:tcPr>
          <w:p w14:paraId="602E9392" w14:textId="77777777" w:rsidR="00870E50" w:rsidRPr="00661D87" w:rsidRDefault="00870E50" w:rsidP="000216D7">
            <w:pPr>
              <w:jc w:val="center"/>
              <w:rPr>
                <w:rFonts w:ascii="Helvetica" w:hAnsi="Helvetica" w:cs="Helvetica"/>
              </w:rPr>
            </w:pPr>
            <w:r w:rsidRPr="00661D87">
              <w:rPr>
                <w:rFonts w:ascii="Helvetica" w:hAnsi="Helvetica" w:cs="Helvetica"/>
              </w:rPr>
              <w:t>Design Integrity Engineer</w:t>
            </w:r>
          </w:p>
        </w:tc>
        <w:tc>
          <w:tcPr>
            <w:tcW w:w="1984" w:type="dxa"/>
            <w:vAlign w:val="center"/>
          </w:tcPr>
          <w:p w14:paraId="75E03668" w14:textId="77777777" w:rsidR="00870E50" w:rsidRPr="00661D87" w:rsidRDefault="00870E50" w:rsidP="000216D7">
            <w:pPr>
              <w:jc w:val="center"/>
              <w:rPr>
                <w:rFonts w:ascii="Helvetica" w:hAnsi="Helvetica" w:cs="Helvetica"/>
              </w:rPr>
            </w:pPr>
            <w:r w:rsidRPr="00661D87">
              <w:rPr>
                <w:rFonts w:ascii="Helvetica" w:hAnsi="Helvetica" w:cs="Helvetica"/>
              </w:rPr>
              <w:t>Design Assurance</w:t>
            </w:r>
          </w:p>
        </w:tc>
      </w:tr>
      <w:tr w:rsidR="00870E50" w:rsidRPr="00661D87" w14:paraId="000E78CC" w14:textId="77777777" w:rsidTr="00870E50">
        <w:trPr>
          <w:jc w:val="center"/>
        </w:trPr>
        <w:tc>
          <w:tcPr>
            <w:tcW w:w="2268" w:type="dxa"/>
            <w:vAlign w:val="center"/>
          </w:tcPr>
          <w:p w14:paraId="0F0E9994" w14:textId="77777777" w:rsidR="00870E50" w:rsidRPr="00661D87" w:rsidRDefault="00870E50" w:rsidP="000216D7">
            <w:pPr>
              <w:jc w:val="center"/>
              <w:rPr>
                <w:rFonts w:ascii="Helvetica" w:hAnsi="Helvetica" w:cs="Helvetica"/>
              </w:rPr>
            </w:pPr>
            <w:r w:rsidRPr="00661D87">
              <w:rPr>
                <w:rFonts w:ascii="Helvetica" w:hAnsi="Helvetica" w:cs="Helvetica"/>
              </w:rPr>
              <w:t>Oliver Gee</w:t>
            </w:r>
          </w:p>
        </w:tc>
        <w:tc>
          <w:tcPr>
            <w:tcW w:w="1587" w:type="dxa"/>
            <w:vAlign w:val="center"/>
          </w:tcPr>
          <w:p w14:paraId="3E26848E" w14:textId="77777777" w:rsidR="00870E50" w:rsidRPr="00661D87" w:rsidRDefault="00870E50" w:rsidP="000216D7">
            <w:pPr>
              <w:jc w:val="center"/>
              <w:rPr>
                <w:rFonts w:ascii="Helvetica" w:hAnsi="Helvetica" w:cs="Helvetica"/>
              </w:rPr>
            </w:pPr>
            <w:r w:rsidRPr="00661D87">
              <w:rPr>
                <w:rFonts w:ascii="Helvetica" w:hAnsi="Helvetica" w:cs="Helvetica"/>
              </w:rPr>
              <w:t>OGEE1</w:t>
            </w:r>
          </w:p>
        </w:tc>
        <w:tc>
          <w:tcPr>
            <w:tcW w:w="1985" w:type="dxa"/>
            <w:vAlign w:val="center"/>
          </w:tcPr>
          <w:p w14:paraId="3C1E2AAC" w14:textId="77777777" w:rsidR="00870E50" w:rsidRPr="00661D87" w:rsidRDefault="00870E50" w:rsidP="000216D7">
            <w:pPr>
              <w:jc w:val="center"/>
              <w:rPr>
                <w:rFonts w:ascii="Helvetica" w:hAnsi="Helvetica" w:cs="Helvetica"/>
              </w:rPr>
            </w:pPr>
            <w:r w:rsidRPr="00661D87">
              <w:rPr>
                <w:rFonts w:ascii="Helvetica" w:hAnsi="Helvetica" w:cs="Helvetica"/>
              </w:rPr>
              <w:t>Experience development Engineer</w:t>
            </w:r>
          </w:p>
        </w:tc>
        <w:tc>
          <w:tcPr>
            <w:tcW w:w="1984" w:type="dxa"/>
            <w:vAlign w:val="center"/>
          </w:tcPr>
          <w:p w14:paraId="6C57D189" w14:textId="77777777" w:rsidR="00870E50" w:rsidRPr="00661D87" w:rsidRDefault="00870E50" w:rsidP="000216D7">
            <w:pPr>
              <w:jc w:val="center"/>
              <w:rPr>
                <w:rFonts w:ascii="Helvetica" w:hAnsi="Helvetica" w:cs="Helvetica"/>
              </w:rPr>
            </w:pPr>
            <w:r w:rsidRPr="00661D87">
              <w:rPr>
                <w:rFonts w:ascii="Helvetica" w:hAnsi="Helvetica" w:cs="Helvetica"/>
              </w:rPr>
              <w:t>User Experience Engineers</w:t>
            </w:r>
          </w:p>
        </w:tc>
      </w:tr>
      <w:tr w:rsidR="00870E50" w:rsidRPr="00661D87" w14:paraId="0BD39729" w14:textId="77777777" w:rsidTr="00870E50">
        <w:trPr>
          <w:jc w:val="center"/>
        </w:trPr>
        <w:tc>
          <w:tcPr>
            <w:tcW w:w="2268" w:type="dxa"/>
            <w:vAlign w:val="center"/>
          </w:tcPr>
          <w:p w14:paraId="463CDFAF" w14:textId="77777777" w:rsidR="00870E50" w:rsidRPr="00661D87" w:rsidRDefault="00870E50" w:rsidP="000216D7">
            <w:pPr>
              <w:jc w:val="center"/>
              <w:rPr>
                <w:rFonts w:ascii="Helvetica" w:hAnsi="Helvetica" w:cs="Helvetica"/>
              </w:rPr>
            </w:pPr>
            <w:r w:rsidRPr="00661D87">
              <w:rPr>
                <w:rFonts w:ascii="Helvetica" w:hAnsi="Helvetica" w:cs="Helvetica"/>
              </w:rPr>
              <w:t>Howard Middleton</w:t>
            </w:r>
          </w:p>
        </w:tc>
        <w:tc>
          <w:tcPr>
            <w:tcW w:w="1587" w:type="dxa"/>
            <w:vAlign w:val="center"/>
          </w:tcPr>
          <w:p w14:paraId="285E118C" w14:textId="77777777" w:rsidR="00870E50" w:rsidRPr="00661D87" w:rsidRDefault="00870E50" w:rsidP="000216D7">
            <w:pPr>
              <w:jc w:val="center"/>
              <w:rPr>
                <w:rFonts w:ascii="Helvetica" w:hAnsi="Helvetica" w:cs="Helvetica"/>
              </w:rPr>
            </w:pPr>
            <w:r w:rsidRPr="00661D87">
              <w:rPr>
                <w:rFonts w:ascii="Helvetica" w:hAnsi="Helvetica" w:cs="Helvetica"/>
              </w:rPr>
              <w:t>HMIDDLE5</w:t>
            </w:r>
          </w:p>
        </w:tc>
        <w:tc>
          <w:tcPr>
            <w:tcW w:w="1985" w:type="dxa"/>
            <w:vAlign w:val="center"/>
          </w:tcPr>
          <w:p w14:paraId="4B80ADAB" w14:textId="77777777" w:rsidR="00870E50" w:rsidRPr="00661D87" w:rsidRDefault="00870E50" w:rsidP="000216D7">
            <w:pPr>
              <w:jc w:val="center"/>
              <w:rPr>
                <w:rFonts w:ascii="Helvetica" w:hAnsi="Helvetica" w:cs="Helvetica"/>
              </w:rPr>
            </w:pPr>
            <w:r w:rsidRPr="00661D87">
              <w:rPr>
                <w:rFonts w:ascii="Helvetica" w:hAnsi="Helvetica" w:cs="Helvetica"/>
              </w:rPr>
              <w:t>BCM Application Engineer</w:t>
            </w:r>
          </w:p>
        </w:tc>
        <w:tc>
          <w:tcPr>
            <w:tcW w:w="1984" w:type="dxa"/>
            <w:vAlign w:val="center"/>
          </w:tcPr>
          <w:p w14:paraId="22936698" w14:textId="77777777" w:rsidR="00870E50" w:rsidRPr="00661D87" w:rsidRDefault="00870E50" w:rsidP="000216D7">
            <w:pPr>
              <w:jc w:val="center"/>
              <w:rPr>
                <w:rFonts w:ascii="Helvetica" w:hAnsi="Helvetica" w:cs="Helvetica"/>
              </w:rPr>
            </w:pPr>
            <w:r w:rsidRPr="00661D87">
              <w:rPr>
                <w:rFonts w:ascii="Helvetica" w:hAnsi="Helvetica" w:cs="Helvetica"/>
              </w:rPr>
              <w:t>Electrical Engineers (EESE)</w:t>
            </w:r>
          </w:p>
        </w:tc>
      </w:tr>
      <w:tr w:rsidR="00870E50" w:rsidRPr="00661D87" w14:paraId="59AADF71" w14:textId="77777777" w:rsidTr="00870E50">
        <w:trPr>
          <w:jc w:val="center"/>
        </w:trPr>
        <w:tc>
          <w:tcPr>
            <w:tcW w:w="2268" w:type="dxa"/>
            <w:vAlign w:val="center"/>
          </w:tcPr>
          <w:p w14:paraId="4F5AAD60" w14:textId="77777777" w:rsidR="00870E50" w:rsidRPr="00661D87" w:rsidRDefault="00870E50" w:rsidP="000216D7">
            <w:pPr>
              <w:jc w:val="center"/>
              <w:rPr>
                <w:rFonts w:ascii="Helvetica" w:hAnsi="Helvetica" w:cs="Helvetica"/>
              </w:rPr>
            </w:pPr>
            <w:r w:rsidRPr="00661D87">
              <w:rPr>
                <w:rFonts w:ascii="Helvetica" w:hAnsi="Helvetica" w:cs="Helvetica"/>
              </w:rPr>
              <w:t xml:space="preserve">Tom </w:t>
            </w:r>
            <w:proofErr w:type="spellStart"/>
            <w:r w:rsidRPr="00661D87">
              <w:rPr>
                <w:rFonts w:ascii="Helvetica" w:hAnsi="Helvetica" w:cs="Helvetica"/>
              </w:rPr>
              <w:t>Tunstahl</w:t>
            </w:r>
            <w:proofErr w:type="spellEnd"/>
          </w:p>
        </w:tc>
        <w:tc>
          <w:tcPr>
            <w:tcW w:w="1587" w:type="dxa"/>
            <w:vAlign w:val="center"/>
          </w:tcPr>
          <w:p w14:paraId="64BA1F87" w14:textId="77777777" w:rsidR="00870E50" w:rsidRPr="00661D87" w:rsidRDefault="00870E50" w:rsidP="000216D7">
            <w:pPr>
              <w:jc w:val="center"/>
              <w:rPr>
                <w:rFonts w:ascii="Helvetica" w:hAnsi="Helvetica" w:cs="Helvetica"/>
              </w:rPr>
            </w:pPr>
            <w:r w:rsidRPr="00661D87">
              <w:rPr>
                <w:rFonts w:ascii="Helvetica" w:hAnsi="Helvetica" w:cs="Helvetica"/>
              </w:rPr>
              <w:t>TTUNSTA1</w:t>
            </w:r>
          </w:p>
        </w:tc>
        <w:tc>
          <w:tcPr>
            <w:tcW w:w="1985" w:type="dxa"/>
            <w:vAlign w:val="center"/>
          </w:tcPr>
          <w:p w14:paraId="0288E43D" w14:textId="77777777" w:rsidR="00870E50" w:rsidRPr="00661D87" w:rsidRDefault="00870E50" w:rsidP="000216D7">
            <w:pPr>
              <w:jc w:val="center"/>
              <w:rPr>
                <w:rFonts w:ascii="Helvetica" w:hAnsi="Helvetica" w:cs="Helvetica"/>
              </w:rPr>
            </w:pPr>
            <w:r w:rsidRPr="00661D87">
              <w:rPr>
                <w:rFonts w:ascii="Helvetica" w:hAnsi="Helvetica" w:cs="Helvetica"/>
              </w:rPr>
              <w:t>Cybersecurity Engineer</w:t>
            </w:r>
          </w:p>
        </w:tc>
        <w:tc>
          <w:tcPr>
            <w:tcW w:w="1984" w:type="dxa"/>
            <w:vAlign w:val="center"/>
          </w:tcPr>
          <w:p w14:paraId="58A8AABC" w14:textId="77777777" w:rsidR="00870E50" w:rsidRPr="00661D87" w:rsidRDefault="00870E50" w:rsidP="000216D7">
            <w:pPr>
              <w:jc w:val="center"/>
              <w:rPr>
                <w:rFonts w:ascii="Helvetica" w:hAnsi="Helvetica" w:cs="Helvetica"/>
              </w:rPr>
            </w:pPr>
            <w:r w:rsidRPr="00661D87">
              <w:rPr>
                <w:rFonts w:ascii="Helvetica" w:hAnsi="Helvetica" w:cs="Helvetica"/>
              </w:rPr>
              <w:t>Cybersecurity Engineers</w:t>
            </w:r>
          </w:p>
        </w:tc>
      </w:tr>
      <w:tr w:rsidR="00870E50" w:rsidRPr="00661D87" w14:paraId="6723AFFA" w14:textId="77777777" w:rsidTr="00870E50">
        <w:trPr>
          <w:jc w:val="center"/>
        </w:trPr>
        <w:tc>
          <w:tcPr>
            <w:tcW w:w="2268" w:type="dxa"/>
            <w:vAlign w:val="center"/>
          </w:tcPr>
          <w:p w14:paraId="0B4AC72C" w14:textId="77777777" w:rsidR="00870E50" w:rsidRPr="00661D87" w:rsidRDefault="00870E50" w:rsidP="000216D7">
            <w:pPr>
              <w:jc w:val="center"/>
              <w:rPr>
                <w:rFonts w:ascii="Helvetica" w:hAnsi="Helvetica" w:cs="Helvetica"/>
              </w:rPr>
            </w:pPr>
            <w:r w:rsidRPr="00661D87">
              <w:rPr>
                <w:rFonts w:ascii="Helvetica" w:hAnsi="Helvetica" w:cs="Helvetica"/>
              </w:rPr>
              <w:t>Vibha Ravindra</w:t>
            </w:r>
          </w:p>
        </w:tc>
        <w:tc>
          <w:tcPr>
            <w:tcW w:w="1587" w:type="dxa"/>
            <w:vAlign w:val="center"/>
          </w:tcPr>
          <w:p w14:paraId="4EC7A3A6" w14:textId="77777777" w:rsidR="00870E50" w:rsidRPr="00661D87" w:rsidRDefault="00870E50" w:rsidP="000216D7">
            <w:pPr>
              <w:jc w:val="center"/>
              <w:rPr>
                <w:rFonts w:ascii="Helvetica" w:hAnsi="Helvetica" w:cs="Helvetica"/>
              </w:rPr>
            </w:pPr>
            <w:r w:rsidRPr="00661D87">
              <w:rPr>
                <w:rFonts w:ascii="Helvetica" w:hAnsi="Helvetica" w:cs="Helvetica"/>
              </w:rPr>
              <w:t>VRAVIND4</w:t>
            </w:r>
          </w:p>
        </w:tc>
        <w:tc>
          <w:tcPr>
            <w:tcW w:w="1985" w:type="dxa"/>
            <w:vAlign w:val="center"/>
          </w:tcPr>
          <w:p w14:paraId="6B119A47" w14:textId="77777777" w:rsidR="00870E50" w:rsidRPr="00661D87" w:rsidRDefault="00870E50" w:rsidP="000216D7">
            <w:pPr>
              <w:jc w:val="center"/>
              <w:rPr>
                <w:rFonts w:ascii="Helvetica" w:hAnsi="Helvetica" w:cs="Helvetica"/>
              </w:rPr>
            </w:pPr>
            <w:r w:rsidRPr="00661D87">
              <w:rPr>
                <w:rFonts w:ascii="Helvetica" w:hAnsi="Helvetica" w:cs="Helvetica"/>
              </w:rPr>
              <w:t>Functional Safety Engineer</w:t>
            </w:r>
          </w:p>
        </w:tc>
        <w:tc>
          <w:tcPr>
            <w:tcW w:w="1984" w:type="dxa"/>
            <w:vAlign w:val="center"/>
          </w:tcPr>
          <w:p w14:paraId="1D587F98" w14:textId="77777777" w:rsidR="00870E50" w:rsidRPr="00661D87" w:rsidRDefault="00870E50" w:rsidP="000216D7">
            <w:pPr>
              <w:jc w:val="center"/>
              <w:rPr>
                <w:rFonts w:ascii="Helvetica" w:hAnsi="Helvetica" w:cs="Helvetica"/>
              </w:rPr>
            </w:pPr>
            <w:proofErr w:type="spellStart"/>
            <w:r w:rsidRPr="00661D87">
              <w:rPr>
                <w:rFonts w:ascii="Helvetica" w:hAnsi="Helvetica" w:cs="Helvetica"/>
              </w:rPr>
              <w:t>FuSa</w:t>
            </w:r>
            <w:proofErr w:type="spellEnd"/>
            <w:r w:rsidRPr="00661D87">
              <w:rPr>
                <w:rFonts w:ascii="Helvetica" w:hAnsi="Helvetica" w:cs="Helvetica"/>
              </w:rPr>
              <w:t xml:space="preserve"> Engineers</w:t>
            </w:r>
          </w:p>
        </w:tc>
      </w:tr>
      <w:tr w:rsidR="00870E50" w:rsidRPr="00661D87" w14:paraId="43AF3451" w14:textId="77777777" w:rsidTr="00870E50">
        <w:trPr>
          <w:jc w:val="center"/>
        </w:trPr>
        <w:tc>
          <w:tcPr>
            <w:tcW w:w="2268" w:type="dxa"/>
            <w:vAlign w:val="center"/>
          </w:tcPr>
          <w:p w14:paraId="5F22E7C7" w14:textId="77777777" w:rsidR="00870E50" w:rsidRPr="00661D87" w:rsidRDefault="00870E50" w:rsidP="000216D7">
            <w:pPr>
              <w:jc w:val="center"/>
              <w:rPr>
                <w:rFonts w:ascii="Helvetica" w:hAnsi="Helvetica" w:cs="Helvetica"/>
              </w:rPr>
            </w:pPr>
            <w:r w:rsidRPr="00661D87">
              <w:rPr>
                <w:rFonts w:ascii="Helvetica" w:hAnsi="Helvetica" w:cs="Helvetica"/>
              </w:rPr>
              <w:t>Beatrice Fusier</w:t>
            </w:r>
          </w:p>
        </w:tc>
        <w:tc>
          <w:tcPr>
            <w:tcW w:w="1587" w:type="dxa"/>
            <w:vAlign w:val="center"/>
          </w:tcPr>
          <w:p w14:paraId="5922B4F4" w14:textId="77777777" w:rsidR="00870E50" w:rsidRPr="00661D87" w:rsidRDefault="00870E50" w:rsidP="000216D7">
            <w:pPr>
              <w:jc w:val="center"/>
              <w:rPr>
                <w:rFonts w:ascii="Helvetica" w:hAnsi="Helvetica" w:cs="Helvetica"/>
              </w:rPr>
            </w:pPr>
            <w:r w:rsidRPr="00661D87">
              <w:rPr>
                <w:rFonts w:ascii="Helvetica" w:hAnsi="Helvetica" w:cs="Helvetica"/>
              </w:rPr>
              <w:t>BFUSIER</w:t>
            </w:r>
          </w:p>
        </w:tc>
        <w:tc>
          <w:tcPr>
            <w:tcW w:w="1985" w:type="dxa"/>
            <w:vAlign w:val="center"/>
          </w:tcPr>
          <w:p w14:paraId="3967F10E" w14:textId="77777777" w:rsidR="00870E50" w:rsidRPr="00661D87" w:rsidRDefault="00870E50" w:rsidP="000216D7">
            <w:pPr>
              <w:jc w:val="center"/>
              <w:rPr>
                <w:rFonts w:ascii="Helvetica" w:hAnsi="Helvetica" w:cs="Helvetica"/>
              </w:rPr>
            </w:pPr>
            <w:r w:rsidRPr="00661D87">
              <w:rPr>
                <w:rFonts w:ascii="Helvetica" w:hAnsi="Helvetica" w:cs="Helvetica"/>
              </w:rPr>
              <w:t>Feature Delivery Leader</w:t>
            </w:r>
          </w:p>
        </w:tc>
        <w:tc>
          <w:tcPr>
            <w:tcW w:w="1984" w:type="dxa"/>
            <w:vAlign w:val="center"/>
          </w:tcPr>
          <w:p w14:paraId="63976FF7" w14:textId="77777777" w:rsidR="00870E50" w:rsidRPr="00661D87" w:rsidRDefault="00870E50" w:rsidP="000216D7">
            <w:pPr>
              <w:jc w:val="center"/>
              <w:rPr>
                <w:rFonts w:ascii="Helvetica" w:hAnsi="Helvetica" w:cs="Helvetica"/>
              </w:rPr>
            </w:pPr>
            <w:r w:rsidRPr="00661D87">
              <w:rPr>
                <w:rFonts w:ascii="Helvetica" w:hAnsi="Helvetica" w:cs="Helvetica"/>
              </w:rPr>
              <w:t>Project Lead</w:t>
            </w:r>
          </w:p>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bookmarkStart w:id="17" w:name="_Toc78549246"/>
      <w:r>
        <w:t>Document Organization</w:t>
      </w:r>
      <w:bookmarkEnd w:id="17"/>
    </w:p>
    <w:p w14:paraId="7C1729A1" w14:textId="77777777" w:rsidR="00514EE8" w:rsidRDefault="00514EE8" w:rsidP="00EB673B">
      <w:pPr>
        <w:pStyle w:val="Heading3"/>
        <w:numPr>
          <w:ilvl w:val="2"/>
          <w:numId w:val="9"/>
        </w:numPr>
      </w:pPr>
      <w:bookmarkStart w:id="18" w:name="_Toc519694212"/>
      <w:bookmarkStart w:id="19" w:name="_Toc420397665"/>
      <w:bookmarkStart w:id="20" w:name="_Toc78549247"/>
      <w:r>
        <w:t>Document Context</w:t>
      </w:r>
      <w:bookmarkEnd w:id="18"/>
      <w:bookmarkEnd w:id="19"/>
      <w:bookmarkEnd w:id="20"/>
    </w:p>
    <w:p w14:paraId="1FA4F343" w14:textId="52E9E6C0" w:rsidR="00514EE8" w:rsidRDefault="00514EE8" w:rsidP="00514EE8">
      <w:pPr>
        <w:pStyle w:val="BlockText"/>
        <w:ind w:left="0" w:hanging="11"/>
      </w:pPr>
      <w:r>
        <w:t xml:space="preserve">Refer to the </w:t>
      </w:r>
      <w:hyperlink r:id="rId14" w:history="1">
        <w:r w:rsidRPr="007312EA">
          <w:rPr>
            <w:rStyle w:val="Hyperlink"/>
          </w:rPr>
          <w:t>Specification Structure page</w:t>
        </w:r>
      </w:hyperlink>
      <w:r>
        <w:t xml:space="preserve"> in the </w:t>
      </w:r>
      <w:hyperlink r:id="rId15"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1" w:name="_Toc78549248"/>
      <w:r w:rsidRPr="007C20FA">
        <w:lastRenderedPageBreak/>
        <w:t xml:space="preserve">Document </w:t>
      </w:r>
      <w:bookmarkEnd w:id="15"/>
      <w:bookmarkEnd w:id="16"/>
      <w:r w:rsidR="00514EE8">
        <w:t>Structure</w:t>
      </w:r>
      <w:bookmarkEnd w:id="21"/>
    </w:p>
    <w:p w14:paraId="4001D09D" w14:textId="33E13FBD" w:rsidR="0027671B" w:rsidRDefault="0027671B" w:rsidP="0027671B">
      <w:pPr>
        <w:pStyle w:val="BodyText"/>
        <w:ind w:right="142"/>
        <w:rPr>
          <w:rFonts w:cs="Arial"/>
          <w:lang w:val="en-US"/>
        </w:rPr>
      </w:pPr>
      <w:r w:rsidRPr="007C20FA">
        <w:rPr>
          <w:rFonts w:cs="Arial"/>
          <w:lang w:val="en-US"/>
        </w:rPr>
        <w:t>The structure of this document is explained below:</w:t>
      </w:r>
    </w:p>
    <w:p w14:paraId="63570EC0" w14:textId="77777777" w:rsidR="009B0BF0" w:rsidRPr="007C20FA" w:rsidRDefault="009B0BF0" w:rsidP="0027671B">
      <w:pPr>
        <w:pStyle w:val="BodyText"/>
        <w:ind w:right="142"/>
        <w:rPr>
          <w:rFonts w:cs="Arial"/>
          <w:lang w:val="en-US"/>
        </w:rPr>
      </w:pPr>
    </w:p>
    <w:p w14:paraId="6B5EDD29" w14:textId="77777777" w:rsidR="009B0BF0" w:rsidRPr="007C20FA" w:rsidRDefault="009B0BF0" w:rsidP="009B0BF0">
      <w:pPr>
        <w:pStyle w:val="BodyText"/>
        <w:tabs>
          <w:tab w:val="clear" w:pos="1134"/>
          <w:tab w:val="clear" w:pos="3402"/>
          <w:tab w:val="left" w:pos="2977"/>
        </w:tabs>
        <w:ind w:left="3261" w:right="142" w:hanging="2693"/>
        <w:rPr>
          <w:rFonts w:cs="Arial"/>
          <w:lang w:val="en-US"/>
        </w:rPr>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r>
      <w:r w:rsidRPr="00126516">
        <w:rPr>
          <w:rFonts w:cs="Arial"/>
          <w:b/>
          <w:bCs/>
          <w:lang w:val="en-US"/>
        </w:rPr>
        <w:fldChar w:fldCharType="separate"/>
      </w:r>
      <w:r w:rsidRPr="00DB5922">
        <w:rPr>
          <w:b/>
        </w:rPr>
        <w:t>Introduction</w:t>
      </w:r>
      <w:r w:rsidRPr="00126516">
        <w:rPr>
          <w:rFonts w:cs="Arial"/>
          <w:b/>
          <w:bCs/>
          <w:lang w:val="en-US"/>
        </w:rPr>
        <w:fldChar w:fldCharType="end"/>
      </w:r>
      <w:r>
        <w:tab/>
      </w:r>
      <w:r>
        <w:tab/>
      </w:r>
      <w:r w:rsidRPr="007C20FA">
        <w:rPr>
          <w:rFonts w:cs="Arial"/>
          <w:lang w:val="en-US"/>
        </w:rPr>
        <w:t>–</w:t>
      </w:r>
      <w:r>
        <w:rPr>
          <w:rFonts w:cs="Arial"/>
          <w:lang w:val="en-US"/>
        </w:rPr>
        <w:t xml:space="preserve"> </w:t>
      </w:r>
      <w:r>
        <w:tab/>
      </w:r>
      <w:r>
        <w:rPr>
          <w:rFonts w:cs="Arial"/>
          <w:lang w:val="en-US"/>
        </w:rPr>
        <w:t xml:space="preserve">Explains </w:t>
      </w:r>
      <w:r w:rsidRPr="007C20FA">
        <w:rPr>
          <w:rFonts w:cs="Arial"/>
          <w:lang w:val="en-US"/>
        </w:rPr>
        <w:t>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3157523A" w14:textId="77777777" w:rsidR="009B0BF0" w:rsidRPr="007C56E9"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_Ref51772575 \h  \* MERGEFORMAT </w:instrText>
      </w:r>
      <w:r w:rsidRPr="007B7C43">
        <w:rPr>
          <w:b/>
        </w:rPr>
      </w:r>
      <w:r w:rsidRPr="007B7C43">
        <w:rPr>
          <w:b/>
        </w:rPr>
        <w:fldChar w:fldCharType="separate"/>
      </w:r>
      <w:r w:rsidRPr="00DB5922">
        <w:rPr>
          <w:b/>
        </w:rPr>
        <w:t>Feature Overview</w:t>
      </w:r>
      <w:r w:rsidRPr="007B7C43">
        <w:rPr>
          <w:b/>
        </w:rPr>
        <w:fldChar w:fldCharType="end"/>
      </w:r>
      <w:r>
        <w:tab/>
      </w:r>
      <w:r>
        <w:tab/>
      </w:r>
      <w:r w:rsidRPr="007C20FA">
        <w:rPr>
          <w:rFonts w:cs="Arial"/>
          <w:lang w:val="en-US"/>
        </w:rPr>
        <w:t xml:space="preserve">– </w:t>
      </w:r>
      <w:r>
        <w:tab/>
      </w:r>
      <w:r w:rsidRPr="007C20FA">
        <w:rPr>
          <w:rFonts w:cs="Arial"/>
          <w:lang w:val="en-US"/>
        </w:rPr>
        <w:t xml:space="preserve">States briefly the background </w:t>
      </w:r>
      <w:r>
        <w:rPr>
          <w:rFonts w:cs="Arial"/>
          <w:lang w:val="en-US"/>
        </w:rPr>
        <w:t>and the purpose of the feature</w:t>
      </w:r>
      <w:r>
        <w:rPr>
          <w:rFonts w:cs="Arial"/>
        </w:rPr>
        <w:t xml:space="preserve">, feature variants and corresponding regions and markets. Also includes </w:t>
      </w:r>
      <w:r w:rsidRPr="007C56E9">
        <w:rPr>
          <w:rFonts w:cs="Arial"/>
        </w:rPr>
        <w:t xml:space="preserve">input requirements, </w:t>
      </w:r>
      <w:proofErr w:type="gramStart"/>
      <w:r w:rsidRPr="007C56E9">
        <w:rPr>
          <w:rFonts w:cs="Arial"/>
        </w:rPr>
        <w:t>assumptions</w:t>
      </w:r>
      <w:proofErr w:type="gramEnd"/>
      <w:r w:rsidRPr="007C56E9">
        <w:rPr>
          <w:rFonts w:cs="Arial"/>
        </w:rPr>
        <w:t xml:space="preserve"> and constraints.</w:t>
      </w:r>
    </w:p>
    <w:p w14:paraId="7DFA36EF" w14:textId="77777777" w:rsidR="009B0BF0" w:rsidRDefault="009B0BF0" w:rsidP="009B0BF0">
      <w:pPr>
        <w:pStyle w:val="BodyText"/>
        <w:tabs>
          <w:tab w:val="clear" w:pos="1134"/>
          <w:tab w:val="clear" w:pos="3402"/>
          <w:tab w:val="left" w:pos="2977"/>
        </w:tabs>
        <w:ind w:left="3261" w:right="142" w:hanging="2693"/>
        <w:jc w:val="both"/>
        <w:rPr>
          <w:snapToGrid w:val="0"/>
          <w:lang w:val="en-US"/>
        </w:rPr>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Feature Context</w:t>
      </w:r>
      <w:r>
        <w:rPr>
          <w:rFonts w:cs="Arial"/>
          <w:b/>
          <w:bCs/>
          <w:lang w:val="en-US"/>
        </w:rPr>
        <w:fldChar w:fldCharType="end"/>
      </w:r>
      <w:r w:rsidRPr="007C20FA">
        <w:rPr>
          <w:rFonts w:cs="Arial"/>
          <w:lang w:val="en-US"/>
        </w:rPr>
        <w:t xml:space="preserve"> </w:t>
      </w:r>
      <w:r>
        <w:tab/>
      </w:r>
      <w:r>
        <w:tab/>
      </w:r>
      <w:r w:rsidRPr="007C20FA">
        <w:rPr>
          <w:rFonts w:cs="Arial"/>
          <w:lang w:val="en-US"/>
        </w:rPr>
        <w:t xml:space="preserve">– </w:t>
      </w:r>
      <w:r>
        <w:tab/>
      </w:r>
      <w:r>
        <w:rPr>
          <w:snapToGrid w:val="0"/>
          <w:lang w:val="en-US"/>
        </w:rPr>
        <w:t>describes all external entities, which have an influence on the feature</w:t>
      </w:r>
      <w:r w:rsidRPr="007C20FA">
        <w:rPr>
          <w:snapToGrid w:val="0"/>
          <w:lang w:val="en-US"/>
        </w:rPr>
        <w:t>.</w:t>
      </w:r>
    </w:p>
    <w:p w14:paraId="031A740D"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28E2C8B4"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 xml:space="preserve">Feature </w:t>
      </w:r>
      <w:proofErr w:type="spellStart"/>
      <w:r w:rsidRPr="00DB5922">
        <w:rPr>
          <w:b/>
        </w:rPr>
        <w:t>Modeling</w:t>
      </w:r>
      <w:proofErr w:type="spellEnd"/>
      <w:r>
        <w:rPr>
          <w:rFonts w:cs="Arial"/>
          <w:b/>
          <w:bCs/>
          <w:lang w:val="en-US"/>
        </w:rPr>
        <w:fldChar w:fldCharType="end"/>
      </w:r>
      <w:r w:rsidRPr="007C20FA">
        <w:rPr>
          <w:rFonts w:cs="Arial"/>
          <w:lang w:val="en-US"/>
        </w:rPr>
        <w:t xml:space="preserve"> </w:t>
      </w:r>
      <w:r>
        <w:tab/>
      </w:r>
      <w:r w:rsidRPr="007C20FA">
        <w:rPr>
          <w:rFonts w:cs="Arial"/>
          <w:lang w:val="en-US"/>
        </w:rPr>
        <w:t xml:space="preserve">– </w:t>
      </w:r>
      <w:r>
        <w:tab/>
      </w:r>
      <w:r>
        <w:rPr>
          <w:rFonts w:cs="Arial"/>
          <w:lang w:val="en-US"/>
        </w:rPr>
        <w:t>Contains Use Case, Driving Scenarios, State Charts to</w:t>
      </w:r>
      <w:r w:rsidRPr="007C20FA">
        <w:rPr>
          <w:rFonts w:cs="Arial"/>
          <w:lang w:val="en-US"/>
        </w:rPr>
        <w:t xml:space="preserve"> describ</w:t>
      </w:r>
      <w:r>
        <w:rPr>
          <w:rFonts w:cs="Arial"/>
          <w:lang w:val="en-US"/>
        </w:rPr>
        <w:t>e</w:t>
      </w:r>
      <w:r w:rsidRPr="007C20FA">
        <w:rPr>
          <w:rFonts w:cs="Arial"/>
          <w:lang w:val="en-US"/>
        </w:rPr>
        <w:t xml:space="preserve"> the functional behavior of the feature.</w:t>
      </w:r>
    </w:p>
    <w:p w14:paraId="1F3A5ACA"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Pr="00DB5922">
        <w:rPr>
          <w:b/>
        </w:rPr>
        <w:t>Feature Requirements</w:t>
      </w:r>
      <w:r w:rsidRPr="007B7C43">
        <w:rPr>
          <w:b/>
        </w:rPr>
        <w:fldChar w:fldCharType="end"/>
      </w:r>
      <w:r w:rsidRPr="007C20FA">
        <w:rPr>
          <w:rFonts w:cs="Arial"/>
          <w:lang w:val="en-US"/>
        </w:rPr>
        <w:t xml:space="preserve"> </w:t>
      </w:r>
      <w:r>
        <w:tab/>
      </w:r>
      <w:r w:rsidRPr="007C20FA">
        <w:rPr>
          <w:rFonts w:cs="Arial"/>
          <w:lang w:val="en-US"/>
        </w:rPr>
        <w:t xml:space="preserve">– </w:t>
      </w:r>
      <w:r>
        <w:tab/>
      </w:r>
      <w:r w:rsidRPr="007C20FA">
        <w:rPr>
          <w:rFonts w:cs="Arial"/>
          <w:lang w:val="en-US"/>
        </w:rPr>
        <w:t>Lists functional and non-functional requirements of the feature.</w:t>
      </w:r>
    </w:p>
    <w:p w14:paraId="1CB9C71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1E183AD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Functional Safety</w:t>
      </w:r>
      <w:r>
        <w:rPr>
          <w:rFonts w:cs="Arial"/>
          <w:b/>
          <w:bCs/>
          <w:lang w:val="en-US"/>
        </w:rPr>
        <w:fldChar w:fldCharType="end"/>
      </w:r>
      <w:r>
        <w:tab/>
      </w:r>
      <w:r>
        <w:tab/>
      </w:r>
      <w:r w:rsidRPr="007C20FA">
        <w:rPr>
          <w:rFonts w:cs="Arial"/>
          <w:lang w:val="en-US"/>
        </w:rPr>
        <w:t xml:space="preserve">– </w:t>
      </w:r>
      <w:r>
        <w:tab/>
      </w:r>
      <w:r w:rsidRPr="00E635F1">
        <w:rPr>
          <w:rFonts w:cs="Arial"/>
          <w:lang w:val="en-US"/>
        </w:rPr>
        <w:t>Lists System Behaviors</w:t>
      </w:r>
      <w:r>
        <w:rPr>
          <w:rFonts w:cs="Arial"/>
          <w:lang w:val="en-US"/>
        </w:rPr>
        <w:t>,</w:t>
      </w:r>
      <w:r w:rsidRPr="00E635F1">
        <w:rPr>
          <w:rFonts w:cs="Arial"/>
          <w:lang w:val="en-US"/>
        </w:rPr>
        <w:t xml:space="preserve"> Safety Goals </w:t>
      </w:r>
      <w:r>
        <w:rPr>
          <w:rFonts w:cs="Arial"/>
          <w:lang w:val="en-US"/>
        </w:rPr>
        <w:t xml:space="preserve">and Safety Requirements </w:t>
      </w:r>
      <w:r w:rsidRPr="00E635F1">
        <w:rPr>
          <w:rFonts w:cs="Arial"/>
          <w:lang w:val="en-US"/>
        </w:rPr>
        <w:t>of the feature</w:t>
      </w:r>
      <w:r>
        <w:rPr>
          <w:rFonts w:cs="Arial"/>
          <w:lang w:val="en-US"/>
        </w:rPr>
        <w:t>.</w:t>
      </w:r>
    </w:p>
    <w:p w14:paraId="22961064"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_Ref51768474 \h </w:instrText>
      </w:r>
      <w:r>
        <w:rPr>
          <w:b/>
        </w:rPr>
        <w:instrText xml:space="preserve"> \* MERGEFORMAT </w:instrText>
      </w:r>
      <w:r w:rsidRPr="007B7C43">
        <w:rPr>
          <w:b/>
        </w:rPr>
      </w:r>
      <w:r w:rsidRPr="007B7C43">
        <w:rPr>
          <w:b/>
        </w:rPr>
        <w:fldChar w:fldCharType="separate"/>
      </w:r>
      <w:r w:rsidRPr="00DB5922">
        <w:rPr>
          <w:b/>
        </w:rPr>
        <w:t>Cybersecurity</w:t>
      </w:r>
      <w:r w:rsidRPr="007B7C43">
        <w:rPr>
          <w:b/>
        </w:rPr>
        <w:fldChar w:fldCharType="end"/>
      </w:r>
      <w:r>
        <w:tab/>
      </w:r>
      <w:r w:rsidRPr="007C20FA">
        <w:rPr>
          <w:rFonts w:cs="Arial"/>
          <w:lang w:val="en-US"/>
        </w:rPr>
        <w:t xml:space="preserve"> </w:t>
      </w:r>
      <w:r>
        <w:tab/>
      </w:r>
      <w:r w:rsidRPr="007C20FA">
        <w:rPr>
          <w:rFonts w:cs="Arial"/>
          <w:lang w:val="en-US"/>
        </w:rPr>
        <w:t xml:space="preserve">– </w:t>
      </w:r>
      <w:r>
        <w:tab/>
      </w:r>
      <w:r>
        <w:rPr>
          <w:rFonts w:cs="Arial"/>
          <w:lang w:val="en-US"/>
        </w:rPr>
        <w:t>Lists Security</w:t>
      </w:r>
      <w:r w:rsidRPr="00E635F1">
        <w:rPr>
          <w:rFonts w:cs="Arial"/>
          <w:lang w:val="en-US"/>
        </w:rPr>
        <w:t xml:space="preserve"> Goals </w:t>
      </w:r>
      <w:r>
        <w:rPr>
          <w:rFonts w:cs="Arial"/>
          <w:lang w:val="en-US"/>
        </w:rPr>
        <w:t xml:space="preserve">and Security Requirements </w:t>
      </w:r>
      <w:r w:rsidRPr="00E635F1">
        <w:rPr>
          <w:rFonts w:cs="Arial"/>
          <w:lang w:val="en-US"/>
        </w:rPr>
        <w:t>of the feature</w:t>
      </w:r>
      <w:r>
        <w:rPr>
          <w:rFonts w:cs="Arial"/>
          <w:lang w:val="en-US"/>
        </w:rPr>
        <w:t>.</w:t>
      </w:r>
    </w:p>
    <w:p w14:paraId="71FF8E56" w14:textId="77777777" w:rsidR="009B0BF0" w:rsidRDefault="009B0BF0" w:rsidP="009B0BF0">
      <w:pPr>
        <w:pStyle w:val="BodyText"/>
        <w:tabs>
          <w:tab w:val="clear" w:pos="1134"/>
          <w:tab w:val="clear" w:pos="3402"/>
          <w:tab w:val="left" w:pos="2977"/>
        </w:tabs>
        <w:ind w:left="3261" w:right="142" w:hanging="2693"/>
        <w:jc w:val="both"/>
        <w:rPr>
          <w:rFonts w:cs="Arial"/>
          <w:lang w:val="en-US"/>
        </w:rPr>
      </w:pPr>
    </w:p>
    <w:p w14:paraId="74047A6A"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_Ref51772636 \h </w:instrText>
      </w:r>
      <w:r>
        <w:rPr>
          <w:b/>
        </w:rPr>
        <w:instrText xml:space="preserve"> \* MERGEFORMAT </w:instrText>
      </w:r>
      <w:r w:rsidRPr="007B7C43">
        <w:rPr>
          <w:b/>
        </w:rPr>
      </w:r>
      <w:r w:rsidRPr="007B7C43">
        <w:rPr>
          <w:b/>
        </w:rPr>
        <w:fldChar w:fldCharType="separate"/>
      </w:r>
      <w:r w:rsidRPr="00DB5922">
        <w:rPr>
          <w:b/>
        </w:rPr>
        <w:t>Architecture</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 xml:space="preserve">Shows the coarse architecture, which the feature requirements are deployed to. </w:t>
      </w:r>
      <w:r w:rsidRPr="00423987">
        <w:rPr>
          <w:rFonts w:cs="Arial"/>
          <w:lang w:val="en-US"/>
        </w:rPr>
        <w:t>Describes the elements and the boundary of the feature as well as the decomposition and distribution of associated functions</w:t>
      </w:r>
      <w:r>
        <w:rPr>
          <w:rFonts w:cs="Arial"/>
          <w:lang w:val="en-US"/>
        </w:rPr>
        <w:t>.</w:t>
      </w:r>
    </w:p>
    <w:p w14:paraId="6AD93A6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Pr="00DB5922">
        <w:rPr>
          <w:b/>
        </w:rPr>
        <w:t>Traceability Matrix</w:t>
      </w:r>
      <w:r w:rsidRPr="007B7C43">
        <w:rPr>
          <w:b/>
        </w:rPr>
        <w:fldChar w:fldCharType="end"/>
      </w:r>
      <w:r w:rsidRPr="007C20FA">
        <w:rPr>
          <w:rFonts w:cs="Arial"/>
          <w:lang w:val="en-US"/>
        </w:rPr>
        <w:t xml:space="preserve"> </w:t>
      </w:r>
      <w:r>
        <w:tab/>
      </w:r>
      <w:r w:rsidRPr="007C20FA">
        <w:rPr>
          <w:rFonts w:cs="Arial"/>
          <w:lang w:val="en-US"/>
        </w:rPr>
        <w:t xml:space="preserve">– </w:t>
      </w:r>
      <w:r>
        <w:tab/>
      </w:r>
      <w:r>
        <w:rPr>
          <w:rFonts w:cs="Arial"/>
          <w:lang w:val="en-US"/>
        </w:rPr>
        <w:t xml:space="preserve">Traceability Matrix. </w:t>
      </w:r>
      <w:r>
        <w:rPr>
          <w:rFonts w:cs="Arial"/>
          <w:lang w:val="en-US"/>
        </w:rPr>
        <w:br/>
      </w:r>
    </w:p>
    <w:p w14:paraId="2AA27209"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_Ref51772651 \h </w:instrText>
      </w:r>
      <w:r>
        <w:rPr>
          <w:b/>
        </w:rPr>
        <w:instrText xml:space="preserve"> \* MERGEFORMAT </w:instrText>
      </w:r>
      <w:r w:rsidRPr="007B7C43">
        <w:rPr>
          <w:b/>
        </w:rPr>
      </w:r>
      <w:r w:rsidRPr="007B7C43">
        <w:rPr>
          <w:b/>
        </w:rPr>
        <w:fldChar w:fldCharType="separate"/>
      </w:r>
      <w:r w:rsidRPr="00DB5922">
        <w:rPr>
          <w:b/>
        </w:rPr>
        <w:t>Open Concerns</w:t>
      </w:r>
      <w:r w:rsidRPr="007B7C43">
        <w:rPr>
          <w:b/>
        </w:rPr>
        <w:fldChar w:fldCharType="end"/>
      </w:r>
      <w:r>
        <w:tab/>
      </w:r>
      <w:r>
        <w:tab/>
      </w:r>
      <w:r w:rsidRPr="007C20FA">
        <w:rPr>
          <w:rFonts w:cs="Arial"/>
          <w:lang w:val="en-US"/>
        </w:rPr>
        <w:t xml:space="preserve">– </w:t>
      </w:r>
      <w:r>
        <w:tab/>
      </w:r>
      <w:r>
        <w:rPr>
          <w:rFonts w:cs="Arial"/>
          <w:lang w:val="en-US"/>
        </w:rPr>
        <w:t xml:space="preserve">List of </w:t>
      </w:r>
      <w:r w:rsidRPr="007C20FA">
        <w:rPr>
          <w:rFonts w:cs="Arial"/>
          <w:lang w:val="en-US"/>
        </w:rPr>
        <w:t xml:space="preserve">Open </w:t>
      </w:r>
      <w:r>
        <w:rPr>
          <w:rFonts w:cs="Arial"/>
          <w:lang w:val="en-US"/>
        </w:rPr>
        <w:t>Concerns</w:t>
      </w:r>
    </w:p>
    <w:p w14:paraId="34FD9D69"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008C8C55"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_Ref51772662 \h </w:instrText>
      </w:r>
      <w:r>
        <w:rPr>
          <w:b/>
        </w:rPr>
        <w:instrText xml:space="preserve"> \* MERGEFORMAT </w:instrText>
      </w:r>
      <w:r w:rsidRPr="007B7C43">
        <w:rPr>
          <w:b/>
        </w:rPr>
      </w:r>
      <w:r w:rsidRPr="007B7C43">
        <w:rPr>
          <w:b/>
        </w:rPr>
        <w:fldChar w:fldCharType="separate"/>
      </w:r>
      <w:r w:rsidRPr="00DB5922">
        <w:rPr>
          <w:b/>
        </w:rPr>
        <w:t>Revision History</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AF03B6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_Ref51772676 \h </w:instrText>
      </w:r>
      <w:r>
        <w:rPr>
          <w:b/>
        </w:rPr>
        <w:instrText xml:space="preserve"> \* MERGEFORMAT </w:instrText>
      </w:r>
      <w:r w:rsidRPr="007B7C43">
        <w:rPr>
          <w:b/>
        </w:rPr>
      </w:r>
      <w:r w:rsidRPr="007B7C43">
        <w:rPr>
          <w:b/>
        </w:rPr>
        <w:fldChar w:fldCharType="separate"/>
      </w:r>
      <w:r w:rsidRPr="00DB5922">
        <w:rPr>
          <w:b/>
        </w:rPr>
        <w:t>Appendix</w:t>
      </w:r>
      <w:r w:rsidRPr="007B7C43">
        <w:rPr>
          <w:b/>
        </w:rPr>
        <w:fldChar w:fldCharType="end"/>
      </w:r>
      <w:r>
        <w:tab/>
      </w:r>
      <w:r>
        <w:tab/>
      </w:r>
      <w:r w:rsidRPr="007C20FA">
        <w:rPr>
          <w:rFonts w:cs="Arial"/>
          <w:lang w:val="en-US"/>
        </w:rPr>
        <w:t xml:space="preserve">–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2" w:name="_Toc78549249"/>
      <w:r>
        <w:t>Document Conventions</w:t>
      </w:r>
      <w:bookmarkEnd w:id="22"/>
    </w:p>
    <w:p w14:paraId="2030C3D6" w14:textId="77777777" w:rsidR="009B0BF0" w:rsidRDefault="009B0BF0" w:rsidP="009B0BF0">
      <w:pPr>
        <w:pStyle w:val="Heading3"/>
        <w:rPr>
          <w:iCs/>
        </w:rPr>
      </w:pPr>
      <w:bookmarkStart w:id="23" w:name="_Toc57194670"/>
      <w:bookmarkStart w:id="24" w:name="_Ref402369865"/>
      <w:bookmarkStart w:id="25" w:name="_Toc396825968"/>
      <w:bookmarkStart w:id="26" w:name="_Toc388364620"/>
      <w:bookmarkStart w:id="27" w:name="_Toc78549250"/>
      <w:r w:rsidRPr="00855283">
        <w:t>Classification of Chapters</w:t>
      </w:r>
      <w:bookmarkEnd w:id="23"/>
      <w:bookmarkEnd w:id="27"/>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Some chapters have a follow certain rules in context of specific Ford processes, e.g.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bookmarkStart w:id="28" w:name="_Toc78549251"/>
      <w:r w:rsidRPr="007C20FA">
        <w:t>Requirements Templates</w:t>
      </w:r>
      <w:bookmarkEnd w:id="24"/>
      <w:bookmarkEnd w:id="25"/>
      <w:bookmarkEnd w:id="26"/>
      <w:bookmarkEnd w:id="28"/>
    </w:p>
    <w:p w14:paraId="7FE7FAC8" w14:textId="77777777" w:rsidR="009B0BF0" w:rsidRPr="008023EE" w:rsidRDefault="009B0BF0" w:rsidP="009B0BF0">
      <w:pPr>
        <w:rPr>
          <w:rStyle w:val="SubtleEmphasis"/>
          <w:i w:val="0"/>
          <w:color w:val="auto"/>
        </w:rPr>
      </w:pPr>
      <w:r w:rsidRPr="00C755F5">
        <w:rPr>
          <w:rStyle w:val="SubtleEmphasis"/>
          <w:i w:val="0"/>
          <w:color w:val="auto"/>
        </w:rPr>
        <w:t xml:space="preserve">Refer to </w:t>
      </w:r>
      <w:r w:rsidRPr="00C755F5">
        <w:rPr>
          <w:rStyle w:val="SubtleEmphasis"/>
          <w:i w:val="0"/>
          <w:color w:val="0000FF"/>
        </w:rPr>
        <w:t>“</w:t>
      </w:r>
      <w:hyperlink r:id="rId16"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lastRenderedPageBreak/>
        <w:t>Requirements Attributes</w:t>
      </w:r>
    </w:p>
    <w:p w14:paraId="6E569631" w14:textId="77777777"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17" w:history="1">
        <w:r w:rsidRPr="00DE5C04">
          <w:rPr>
            <w:rStyle w:val="Hyperlink"/>
          </w:rPr>
          <w:t>RE Wiki - Requirements Attributes</w:t>
        </w:r>
      </w:hyperlink>
      <w:r w:rsidRPr="007C20FA">
        <w:t>.</w:t>
      </w:r>
    </w:p>
    <w:p w14:paraId="14377309" w14:textId="77777777" w:rsidR="006A34B2" w:rsidRDefault="006A34B2" w:rsidP="006A34B2">
      <w:pPr>
        <w:pStyle w:val="Heading2"/>
      </w:pPr>
      <w:bookmarkStart w:id="29" w:name="_Toc78549252"/>
      <w:r w:rsidRPr="007C20FA">
        <w:t>References</w:t>
      </w:r>
      <w:bookmarkEnd w:id="29"/>
    </w:p>
    <w:p w14:paraId="5E6A4518" w14:textId="77777777" w:rsidR="006A34B2" w:rsidRPr="007C20FA" w:rsidRDefault="006A34B2" w:rsidP="006A34B2">
      <w:pPr>
        <w:pStyle w:val="Heading3"/>
      </w:pPr>
      <w:bookmarkStart w:id="30" w:name="_Toc397081419"/>
      <w:bookmarkStart w:id="31" w:name="_Toc216853727"/>
      <w:bookmarkStart w:id="32" w:name="_Toc78549253"/>
      <w:r w:rsidRPr="007C20FA">
        <w:t xml:space="preserve">Ford </w:t>
      </w:r>
      <w:r>
        <w:t>D</w:t>
      </w:r>
      <w:r w:rsidRPr="007C20FA">
        <w:t>ocuments</w:t>
      </w:r>
      <w:bookmarkEnd w:id="30"/>
      <w:bookmarkEnd w:id="31"/>
      <w:bookmarkEnd w:id="32"/>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55B7A8F7" w14:textId="77777777" w:rsidTr="000216D7">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0216D7">
        <w:trPr>
          <w:trHeight w:val="104"/>
          <w:jc w:val="center"/>
        </w:trPr>
        <w:tc>
          <w:tcPr>
            <w:tcW w:w="1418" w:type="dxa"/>
          </w:tcPr>
          <w:p w14:paraId="1E1271AE" w14:textId="77777777" w:rsidR="006A34B2" w:rsidRPr="00D410AE" w:rsidRDefault="006A34B2" w:rsidP="00C1623D">
            <w:pPr>
              <w:rPr>
                <w:rFonts w:cs="Arial"/>
              </w:rPr>
            </w:pPr>
            <w:r>
              <w:rPr>
                <w:rFonts w:ascii="Helvetica" w:hAnsi="Helvetica" w:cs="Helvetica"/>
              </w:rPr>
              <w:t>Ford GIS Standard</w:t>
            </w:r>
          </w:p>
        </w:tc>
        <w:tc>
          <w:tcPr>
            <w:tcW w:w="3969" w:type="dxa"/>
          </w:tcPr>
          <w:p w14:paraId="2620E19D" w14:textId="15C5525C" w:rsidR="00AC065F" w:rsidRDefault="00AC065F" w:rsidP="00C1623D">
            <w:r>
              <w:t>Ford GIS Standard</w:t>
            </w:r>
          </w:p>
        </w:tc>
        <w:tc>
          <w:tcPr>
            <w:tcW w:w="1417" w:type="dxa"/>
          </w:tcPr>
          <w:p w14:paraId="673577B4" w14:textId="77777777" w:rsidR="006A34B2" w:rsidRPr="00D410AE" w:rsidRDefault="006A34B2" w:rsidP="00C1623D">
            <w:pPr>
              <w:rPr>
                <w:rFonts w:cs="Arial"/>
              </w:rPr>
            </w:pPr>
          </w:p>
        </w:tc>
        <w:tc>
          <w:tcPr>
            <w:tcW w:w="2269" w:type="dxa"/>
          </w:tcPr>
          <w:p w14:paraId="3376DC3F" w14:textId="77777777" w:rsidR="001D547D" w:rsidRDefault="001D547D"/>
        </w:tc>
        <w:tc>
          <w:tcPr>
            <w:tcW w:w="1133" w:type="dxa"/>
          </w:tcPr>
          <w:p w14:paraId="71EC2809" w14:textId="77777777" w:rsidR="001D547D" w:rsidRDefault="001D547D"/>
        </w:tc>
      </w:tr>
    </w:tbl>
    <w:p w14:paraId="7BC04909" w14:textId="77777777" w:rsidR="006A34B2" w:rsidRPr="006576A8" w:rsidRDefault="006A34B2" w:rsidP="006A34B2">
      <w:pPr>
        <w:pStyle w:val="Caption"/>
      </w:pPr>
      <w:bookmarkStart w:id="33" w:name="_Toc78549329"/>
      <w:r w:rsidRPr="001B1565">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rsidRPr="001B1565">
        <w:t xml:space="preserve">: </w:t>
      </w:r>
      <w:r>
        <w:t>Ford internal Documents</w:t>
      </w:r>
      <w:bookmarkEnd w:id="33"/>
    </w:p>
    <w:p w14:paraId="4E67D095" w14:textId="77777777" w:rsidR="006A34B2" w:rsidRPr="007C20FA" w:rsidRDefault="006A34B2" w:rsidP="006A34B2">
      <w:pPr>
        <w:pStyle w:val="Heading3"/>
      </w:pPr>
      <w:bookmarkStart w:id="34" w:name="_Toc397081420"/>
      <w:bookmarkStart w:id="35" w:name="_Toc216853729"/>
      <w:bookmarkStart w:id="36" w:name="_Toc215652136"/>
      <w:bookmarkStart w:id="37" w:name="_Toc78549254"/>
      <w:r w:rsidRPr="007C20FA">
        <w:t xml:space="preserve">External </w:t>
      </w:r>
      <w:r>
        <w:t>Documents and P</w:t>
      </w:r>
      <w:r w:rsidRPr="007C20FA">
        <w:t>ublications</w:t>
      </w:r>
      <w:bookmarkEnd w:id="34"/>
      <w:bookmarkEnd w:id="35"/>
      <w:bookmarkEnd w:id="36"/>
      <w:bookmarkEnd w:id="37"/>
    </w:p>
    <w:p w14:paraId="7FB9CAA1" w14:textId="449D2826" w:rsidR="006A34B2" w:rsidRDefault="006A34B2" w:rsidP="006A34B2">
      <w:pPr>
        <w:pStyle w:val="BodyText"/>
      </w:pPr>
      <w:r w:rsidRPr="000F2AEC">
        <w:t xml:space="preserve">The list of external documents could include books, </w:t>
      </w:r>
      <w:proofErr w:type="gramStart"/>
      <w:r w:rsidRPr="000F2AEC">
        <w:t>reports</w:t>
      </w:r>
      <w:proofErr w:type="gramEnd"/>
      <w:r w:rsidRPr="000F2AEC">
        <w:t xml:space="preserve"> and online sources.</w:t>
      </w:r>
    </w:p>
    <w:p w14:paraId="206EB431" w14:textId="77777777"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3713"/>
        <w:gridCol w:w="2268"/>
      </w:tblGrid>
      <w:tr w:rsidR="006A34B2" w:rsidRPr="007C20FA" w14:paraId="2F8BB5A9" w14:textId="77777777" w:rsidTr="00EE631D">
        <w:trPr>
          <w:cantSplit/>
          <w:tblHeader/>
          <w:jc w:val="center"/>
        </w:trPr>
        <w:tc>
          <w:tcPr>
            <w:tcW w:w="4225"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713"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EE631D">
        <w:trPr>
          <w:trHeight w:val="104"/>
          <w:jc w:val="center"/>
        </w:trPr>
        <w:tc>
          <w:tcPr>
            <w:tcW w:w="4225" w:type="dxa"/>
          </w:tcPr>
          <w:p w14:paraId="276D000A" w14:textId="77777777" w:rsidR="006A34B2" w:rsidRPr="00D410AE" w:rsidRDefault="006A34B2" w:rsidP="00C1623D">
            <w:pPr>
              <w:rPr>
                <w:rFonts w:cs="Arial"/>
              </w:rPr>
            </w:pPr>
            <w:r>
              <w:rPr>
                <w:rFonts w:ascii="Helvetica" w:hAnsi="Helvetica" w:cs="Helvetica"/>
              </w:rPr>
              <w:t>IEEE Std 1012-2004 IEEE Standard for Software Verification and Validation</w:t>
            </w:r>
          </w:p>
        </w:tc>
        <w:tc>
          <w:tcPr>
            <w:tcW w:w="3713" w:type="dxa"/>
          </w:tcPr>
          <w:p w14:paraId="0BC8E898" w14:textId="77777777" w:rsidR="001D547D" w:rsidRDefault="001D547D"/>
        </w:tc>
        <w:tc>
          <w:tcPr>
            <w:tcW w:w="2268" w:type="dxa"/>
          </w:tcPr>
          <w:p w14:paraId="358FC47E" w14:textId="77777777" w:rsidR="001D547D" w:rsidRDefault="001D547D"/>
        </w:tc>
      </w:tr>
      <w:tr w:rsidR="006A34B2" w:rsidRPr="007C20FA" w14:paraId="51F49DF1" w14:textId="77777777" w:rsidTr="00EE631D">
        <w:trPr>
          <w:trHeight w:val="104"/>
          <w:jc w:val="center"/>
        </w:trPr>
        <w:tc>
          <w:tcPr>
            <w:tcW w:w="4225" w:type="dxa"/>
          </w:tcPr>
          <w:p w14:paraId="6771F53B" w14:textId="77777777" w:rsidR="006A34B2" w:rsidRPr="00D410AE" w:rsidRDefault="006A34B2" w:rsidP="00C1623D">
            <w:pPr>
              <w:rPr>
                <w:rFonts w:cs="Arial"/>
              </w:rPr>
            </w:pPr>
            <w:r>
              <w:rPr>
                <w:rFonts w:ascii="Helvetica" w:hAnsi="Helvetica" w:cs="Helvetica"/>
              </w:rPr>
              <w:t>ISO/IEC 19500-2:2003</w:t>
            </w:r>
          </w:p>
        </w:tc>
        <w:tc>
          <w:tcPr>
            <w:tcW w:w="3713" w:type="dxa"/>
          </w:tcPr>
          <w:p w14:paraId="45D8472E" w14:textId="05C59D58" w:rsidR="006A34B2" w:rsidRPr="00220CBA" w:rsidRDefault="00E47F75" w:rsidP="00E47F75">
            <w:r w:rsidRPr="00E47F75">
              <w:t>Information technology -- Open Distributed Processing -- Part 2</w:t>
            </w:r>
          </w:p>
        </w:tc>
        <w:tc>
          <w:tcPr>
            <w:tcW w:w="2268" w:type="dxa"/>
          </w:tcPr>
          <w:p w14:paraId="19D9C203" w14:textId="77777777" w:rsidR="001D547D" w:rsidRDefault="001D547D"/>
        </w:tc>
      </w:tr>
      <w:tr w:rsidR="006A34B2" w:rsidRPr="007C20FA" w14:paraId="00484A2B" w14:textId="77777777" w:rsidTr="00EE631D">
        <w:trPr>
          <w:trHeight w:val="104"/>
          <w:jc w:val="center"/>
        </w:trPr>
        <w:tc>
          <w:tcPr>
            <w:tcW w:w="4225" w:type="dxa"/>
          </w:tcPr>
          <w:p w14:paraId="305C10E0" w14:textId="77777777" w:rsidR="006A34B2" w:rsidRPr="00D410AE" w:rsidRDefault="006A34B2" w:rsidP="00C1623D">
            <w:pPr>
              <w:rPr>
                <w:rFonts w:cs="Arial"/>
              </w:rPr>
            </w:pPr>
            <w:r>
              <w:rPr>
                <w:rFonts w:ascii="Helvetica" w:hAnsi="Helvetica" w:cs="Helvetica"/>
              </w:rPr>
              <w:t>UML Testing Profile (UTP), v1.2</w:t>
            </w:r>
          </w:p>
        </w:tc>
        <w:tc>
          <w:tcPr>
            <w:tcW w:w="3713" w:type="dxa"/>
          </w:tcPr>
          <w:p w14:paraId="5700318C" w14:textId="77777777" w:rsidR="001D547D" w:rsidRDefault="001D547D"/>
        </w:tc>
        <w:tc>
          <w:tcPr>
            <w:tcW w:w="2268" w:type="dxa"/>
          </w:tcPr>
          <w:p w14:paraId="3D79AF56" w14:textId="77777777" w:rsidR="001D547D" w:rsidRDefault="001D547D"/>
        </w:tc>
      </w:tr>
      <w:tr w:rsidR="006A34B2" w:rsidRPr="007C20FA" w14:paraId="6F3B93DC" w14:textId="77777777" w:rsidTr="00EE631D">
        <w:trPr>
          <w:trHeight w:val="104"/>
          <w:jc w:val="center"/>
        </w:trPr>
        <w:tc>
          <w:tcPr>
            <w:tcW w:w="4225" w:type="dxa"/>
          </w:tcPr>
          <w:p w14:paraId="7051F184" w14:textId="77777777" w:rsidR="006A34B2" w:rsidRPr="00D410AE" w:rsidRDefault="006A34B2" w:rsidP="00C1623D">
            <w:pPr>
              <w:rPr>
                <w:rFonts w:cs="Arial"/>
              </w:rPr>
            </w:pPr>
            <w:r>
              <w:rPr>
                <w:rFonts w:ascii="Helvetica" w:hAnsi="Helvetica" w:cs="Helvetica"/>
              </w:rPr>
              <w:t>Wikipedia</w:t>
            </w:r>
          </w:p>
        </w:tc>
        <w:tc>
          <w:tcPr>
            <w:tcW w:w="3713" w:type="dxa"/>
          </w:tcPr>
          <w:p w14:paraId="12AB4101" w14:textId="77777777" w:rsidR="001D547D" w:rsidRDefault="001D547D"/>
        </w:tc>
        <w:tc>
          <w:tcPr>
            <w:tcW w:w="2268" w:type="dxa"/>
          </w:tcPr>
          <w:p w14:paraId="4EE98261" w14:textId="77777777" w:rsidR="001D547D" w:rsidRDefault="001D547D"/>
        </w:tc>
      </w:tr>
    </w:tbl>
    <w:p w14:paraId="097504FE" w14:textId="77777777" w:rsidR="006A34B2" w:rsidRPr="00220CBA" w:rsidRDefault="006A34B2" w:rsidP="006A34B2">
      <w:pPr>
        <w:pStyle w:val="Caption"/>
      </w:pPr>
      <w:bookmarkStart w:id="38" w:name="_Toc78549330"/>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rsidRPr="007C20FA">
        <w:t>External documents and publications</w:t>
      </w:r>
      <w:bookmarkEnd w:id="38"/>
    </w:p>
    <w:p w14:paraId="1ECB9D76" w14:textId="77777777" w:rsidR="006A34B2" w:rsidRDefault="006A34B2" w:rsidP="006A34B2">
      <w:pPr>
        <w:pStyle w:val="Heading2"/>
      </w:pPr>
      <w:bookmarkStart w:id="39" w:name="_Toc78549255"/>
      <w:r>
        <w:t>Glossary</w:t>
      </w:r>
      <w:bookmarkEnd w:id="39"/>
    </w:p>
    <w:p w14:paraId="1D148728" w14:textId="77777777" w:rsidR="006A34B2" w:rsidRDefault="006A34B2" w:rsidP="006A34B2"/>
    <w:p w14:paraId="53C1D76C" w14:textId="77777777" w:rsidR="00AF1D54" w:rsidRPr="00AF1D54" w:rsidRDefault="00F925C4" w:rsidP="00AF1D54">
      <w:pPr>
        <w:pStyle w:val="Heading3"/>
      </w:pPr>
      <w:bookmarkStart w:id="40" w:name="_Toc57194676"/>
      <w:bookmarkStart w:id="41" w:name="_Toc211245116"/>
      <w:bookmarkStart w:id="42" w:name="_Toc500052220"/>
      <w:bookmarkStart w:id="43" w:name="_Toc78549256"/>
      <w:r w:rsidRPr="007C20FA">
        <w:t>Definitions</w:t>
      </w:r>
      <w:bookmarkEnd w:id="40"/>
      <w:bookmarkEnd w:id="43"/>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3C042A" w:rsidRPr="00126E7B" w14:paraId="70A731CE" w14:textId="77777777" w:rsidTr="00876028">
        <w:trPr>
          <w:tblHeader/>
        </w:trPr>
        <w:tc>
          <w:tcPr>
            <w:tcW w:w="2381" w:type="dxa"/>
            <w:shd w:val="pct20" w:color="auto" w:fill="FFFFFF"/>
          </w:tcPr>
          <w:p w14:paraId="3DFE106C" w14:textId="77777777" w:rsidR="00FD104D" w:rsidRPr="0008696C" w:rsidRDefault="00FD104D" w:rsidP="00876028">
            <w:pPr>
              <w:rPr>
                <w:b/>
              </w:rPr>
            </w:pPr>
            <w:r w:rsidRPr="0008696C">
              <w:rPr>
                <w:b/>
              </w:rPr>
              <w:t>Definition</w:t>
            </w:r>
          </w:p>
        </w:tc>
        <w:tc>
          <w:tcPr>
            <w:tcW w:w="7825" w:type="dxa"/>
            <w:shd w:val="pct20" w:color="auto" w:fill="FFFFFF"/>
          </w:tcPr>
          <w:p w14:paraId="56C8CE82" w14:textId="77777777" w:rsidR="00FD104D" w:rsidRPr="0008696C" w:rsidRDefault="00FD104D" w:rsidP="00876028">
            <w:pPr>
              <w:rPr>
                <w:b/>
              </w:rPr>
            </w:pPr>
            <w:r w:rsidRPr="0008696C">
              <w:rPr>
                <w:b/>
              </w:rPr>
              <w:t>Description</w:t>
            </w:r>
          </w:p>
        </w:tc>
      </w:tr>
      <w:tr w:rsidR="00FD104D" w:rsidRPr="00126E7B" w14:paraId="0CD16E97" w14:textId="77777777" w:rsidTr="00876028">
        <w:trPr>
          <w:trHeight w:val="233"/>
        </w:trPr>
        <w:tc>
          <w:tcPr>
            <w:tcW w:w="2381" w:type="dxa"/>
          </w:tcPr>
          <w:p w14:paraId="324E05F0" w14:textId="77777777" w:rsidR="00FD104D" w:rsidRPr="0008696C" w:rsidRDefault="00FD104D" w:rsidP="00876028">
            <w:r>
              <w:t>API</w:t>
            </w:r>
          </w:p>
        </w:tc>
        <w:tc>
          <w:tcPr>
            <w:tcW w:w="7825" w:type="dxa"/>
          </w:tcPr>
          <w:p w14:paraId="76469510" w14:textId="77777777" w:rsidR="00FD104D" w:rsidRDefault="00FD104D" w:rsidP="00876028">
            <w:r>
              <w:t>Application Program Interface</w:t>
            </w:r>
          </w:p>
        </w:tc>
      </w:tr>
      <w:tr w:rsidR="00FD104D" w:rsidRPr="00126E7B" w14:paraId="7B244677" w14:textId="77777777" w:rsidTr="00876028">
        <w:trPr>
          <w:trHeight w:val="233"/>
        </w:trPr>
        <w:tc>
          <w:tcPr>
            <w:tcW w:w="2381" w:type="dxa"/>
          </w:tcPr>
          <w:p w14:paraId="598C605C" w14:textId="77777777" w:rsidR="00FD104D" w:rsidRPr="0008696C" w:rsidRDefault="00FD104D" w:rsidP="00876028">
            <w:r>
              <w:t>ATT</w:t>
            </w:r>
          </w:p>
        </w:tc>
        <w:tc>
          <w:tcPr>
            <w:tcW w:w="7825" w:type="dxa"/>
          </w:tcPr>
          <w:p w14:paraId="79598A87" w14:textId="77777777" w:rsidR="00FD104D" w:rsidRDefault="00FD104D" w:rsidP="00876028">
            <w:r>
              <w:t xml:space="preserve">Advanced Transport Telematics </w:t>
            </w:r>
          </w:p>
        </w:tc>
      </w:tr>
      <w:tr w:rsidR="00FD104D" w:rsidRPr="00126E7B" w14:paraId="795351F3" w14:textId="77777777" w:rsidTr="00876028">
        <w:trPr>
          <w:trHeight w:val="233"/>
        </w:trPr>
        <w:tc>
          <w:tcPr>
            <w:tcW w:w="2381" w:type="dxa"/>
          </w:tcPr>
          <w:p w14:paraId="39B032F3" w14:textId="77777777" w:rsidR="00FD104D" w:rsidRPr="0008696C" w:rsidRDefault="00FD104D" w:rsidP="00876028">
            <w:r>
              <w:t>BCM</w:t>
            </w:r>
          </w:p>
        </w:tc>
        <w:tc>
          <w:tcPr>
            <w:tcW w:w="7825" w:type="dxa"/>
          </w:tcPr>
          <w:p w14:paraId="379F6786" w14:textId="77777777" w:rsidR="00FD104D" w:rsidRDefault="00FD104D" w:rsidP="00876028">
            <w:r>
              <w:t>Body Control Module</w:t>
            </w:r>
          </w:p>
        </w:tc>
      </w:tr>
      <w:tr w:rsidR="00FD104D" w:rsidRPr="00126E7B" w14:paraId="0A441E98" w14:textId="77777777" w:rsidTr="00876028">
        <w:trPr>
          <w:trHeight w:val="233"/>
        </w:trPr>
        <w:tc>
          <w:tcPr>
            <w:tcW w:w="2381" w:type="dxa"/>
          </w:tcPr>
          <w:p w14:paraId="0C7BC20E" w14:textId="77777777" w:rsidR="00FD104D" w:rsidRDefault="00FD104D" w:rsidP="00876028">
            <w:r>
              <w:t>BEC</w:t>
            </w:r>
          </w:p>
        </w:tc>
        <w:tc>
          <w:tcPr>
            <w:tcW w:w="7825" w:type="dxa"/>
          </w:tcPr>
          <w:p w14:paraId="02D0406C" w14:textId="77777777" w:rsidR="00FD104D" w:rsidRDefault="00FD104D" w:rsidP="00876028">
            <w:r>
              <w:t>Back Enclosure</w:t>
            </w:r>
          </w:p>
        </w:tc>
      </w:tr>
      <w:tr w:rsidR="00FD104D" w:rsidRPr="00126E7B" w14:paraId="36AEFA5D" w14:textId="77777777" w:rsidTr="00876028">
        <w:trPr>
          <w:trHeight w:val="233"/>
        </w:trPr>
        <w:tc>
          <w:tcPr>
            <w:tcW w:w="2381" w:type="dxa"/>
          </w:tcPr>
          <w:p w14:paraId="725658E7" w14:textId="77777777" w:rsidR="00FD104D" w:rsidRPr="0008696C" w:rsidRDefault="00FD104D" w:rsidP="00876028">
            <w:r>
              <w:t>CAN</w:t>
            </w:r>
          </w:p>
        </w:tc>
        <w:tc>
          <w:tcPr>
            <w:tcW w:w="7825" w:type="dxa"/>
          </w:tcPr>
          <w:p w14:paraId="759D82C7" w14:textId="77777777" w:rsidR="00FD104D" w:rsidRDefault="00FD104D" w:rsidP="00876028">
            <w:r>
              <w:t>Controller Area Network</w:t>
            </w:r>
          </w:p>
        </w:tc>
      </w:tr>
      <w:tr w:rsidR="00FD104D" w:rsidRPr="00126E7B" w14:paraId="3A2B4AE7" w14:textId="77777777" w:rsidTr="00876028">
        <w:trPr>
          <w:trHeight w:val="233"/>
        </w:trPr>
        <w:tc>
          <w:tcPr>
            <w:tcW w:w="2381" w:type="dxa"/>
          </w:tcPr>
          <w:p w14:paraId="71C7952D" w14:textId="77777777" w:rsidR="00FD104D" w:rsidRPr="0008696C" w:rsidRDefault="00FD104D" w:rsidP="00876028">
            <w:r>
              <w:t>CCS</w:t>
            </w:r>
          </w:p>
        </w:tc>
        <w:tc>
          <w:tcPr>
            <w:tcW w:w="7825" w:type="dxa"/>
          </w:tcPr>
          <w:p w14:paraId="10B2E5EC" w14:textId="77777777" w:rsidR="00FD104D" w:rsidRDefault="00FD104D" w:rsidP="00876028">
            <w:r>
              <w:t>Customer Connectivity Setting</w:t>
            </w:r>
          </w:p>
        </w:tc>
      </w:tr>
      <w:tr w:rsidR="00FD104D" w:rsidRPr="00126E7B" w14:paraId="5DD60E2D" w14:textId="77777777" w:rsidTr="00876028">
        <w:trPr>
          <w:trHeight w:val="233"/>
        </w:trPr>
        <w:tc>
          <w:tcPr>
            <w:tcW w:w="2381" w:type="dxa"/>
          </w:tcPr>
          <w:p w14:paraId="29E5544A" w14:textId="60D064A6" w:rsidR="00FD104D" w:rsidRPr="0008696C" w:rsidRDefault="004113A0" w:rsidP="00876028">
            <w:proofErr w:type="spellStart"/>
            <w:r>
              <w:t>ComStat</w:t>
            </w:r>
            <w:proofErr w:type="spellEnd"/>
          </w:p>
        </w:tc>
        <w:tc>
          <w:tcPr>
            <w:tcW w:w="7825" w:type="dxa"/>
          </w:tcPr>
          <w:p w14:paraId="5DDF6296" w14:textId="77777777" w:rsidR="00FD104D" w:rsidRDefault="00FD104D" w:rsidP="00876028">
            <w:r>
              <w:t>Comprehensive Status</w:t>
            </w:r>
          </w:p>
        </w:tc>
      </w:tr>
      <w:tr w:rsidR="0063465F" w:rsidRPr="00126E7B" w14:paraId="7614D6F7" w14:textId="77777777" w:rsidTr="00876028">
        <w:trPr>
          <w:trHeight w:val="233"/>
        </w:trPr>
        <w:tc>
          <w:tcPr>
            <w:tcW w:w="2381" w:type="dxa"/>
          </w:tcPr>
          <w:p w14:paraId="62E7E076" w14:textId="35793FF8" w:rsidR="0063465F" w:rsidRDefault="0063465F" w:rsidP="00876028">
            <w:proofErr w:type="spellStart"/>
            <w:r>
              <w:t>ComStat</w:t>
            </w:r>
            <w:proofErr w:type="spellEnd"/>
            <w:r>
              <w:t xml:space="preserve"> feat.</w:t>
            </w:r>
          </w:p>
        </w:tc>
        <w:tc>
          <w:tcPr>
            <w:tcW w:w="7825" w:type="dxa"/>
          </w:tcPr>
          <w:p w14:paraId="749AEA21" w14:textId="592416BF" w:rsidR="0063465F" w:rsidRDefault="0063465F" w:rsidP="00876028">
            <w:r>
              <w:t xml:space="preserve">Comprehensive Status </w:t>
            </w:r>
            <w:r w:rsidR="000B5B39">
              <w:t>feature</w:t>
            </w:r>
          </w:p>
        </w:tc>
      </w:tr>
      <w:tr w:rsidR="00FD104D" w:rsidRPr="00126E7B" w14:paraId="334D7196" w14:textId="77777777" w:rsidTr="00876028">
        <w:trPr>
          <w:trHeight w:val="233"/>
        </w:trPr>
        <w:tc>
          <w:tcPr>
            <w:tcW w:w="2381" w:type="dxa"/>
          </w:tcPr>
          <w:p w14:paraId="77EAAD96" w14:textId="77777777" w:rsidR="00FD104D" w:rsidRPr="0008696C" w:rsidRDefault="00FD104D" w:rsidP="00876028">
            <w:r>
              <w:t>DFMEA</w:t>
            </w:r>
          </w:p>
        </w:tc>
        <w:tc>
          <w:tcPr>
            <w:tcW w:w="7825" w:type="dxa"/>
          </w:tcPr>
          <w:p w14:paraId="01123A26" w14:textId="77777777" w:rsidR="00FD104D" w:rsidRDefault="00FD104D" w:rsidP="00876028">
            <w:r>
              <w:t>Design - Failure Modes and Effects Analysis</w:t>
            </w:r>
          </w:p>
        </w:tc>
      </w:tr>
      <w:tr w:rsidR="00FD104D" w:rsidRPr="00126E7B" w14:paraId="134A3CC9" w14:textId="77777777" w:rsidTr="00876028">
        <w:trPr>
          <w:trHeight w:val="233"/>
        </w:trPr>
        <w:tc>
          <w:tcPr>
            <w:tcW w:w="2381" w:type="dxa"/>
          </w:tcPr>
          <w:p w14:paraId="3D0B60A9" w14:textId="77777777" w:rsidR="00FD104D" w:rsidRPr="0008696C" w:rsidRDefault="00FD104D" w:rsidP="00876028">
            <w:r>
              <w:t>DRX</w:t>
            </w:r>
          </w:p>
        </w:tc>
        <w:tc>
          <w:tcPr>
            <w:tcW w:w="7825" w:type="dxa"/>
          </w:tcPr>
          <w:p w14:paraId="7887F837" w14:textId="77777777" w:rsidR="00FD104D" w:rsidRDefault="00FD104D" w:rsidP="00876028">
            <w:r>
              <w:t>Discontinuous Reception</w:t>
            </w:r>
          </w:p>
        </w:tc>
      </w:tr>
      <w:tr w:rsidR="00FD104D" w:rsidRPr="00126E7B" w14:paraId="28A46DC8" w14:textId="77777777" w:rsidTr="00876028">
        <w:trPr>
          <w:trHeight w:val="233"/>
        </w:trPr>
        <w:tc>
          <w:tcPr>
            <w:tcW w:w="2381" w:type="dxa"/>
          </w:tcPr>
          <w:p w14:paraId="220AA697" w14:textId="77777777" w:rsidR="00FD104D" w:rsidRPr="0008696C" w:rsidRDefault="00FD104D" w:rsidP="00876028">
            <w:r>
              <w:t>ECG</w:t>
            </w:r>
          </w:p>
        </w:tc>
        <w:tc>
          <w:tcPr>
            <w:tcW w:w="7825" w:type="dxa"/>
          </w:tcPr>
          <w:p w14:paraId="0DA5B1D8" w14:textId="77777777" w:rsidR="00FD104D" w:rsidRDefault="00FD104D" w:rsidP="00876028">
            <w:r>
              <w:t>Enhanced Central Gateway</w:t>
            </w:r>
          </w:p>
        </w:tc>
      </w:tr>
      <w:tr w:rsidR="00FD104D" w:rsidRPr="00126E7B" w14:paraId="320C2E7A" w14:textId="77777777" w:rsidTr="00876028">
        <w:trPr>
          <w:trHeight w:val="233"/>
        </w:trPr>
        <w:tc>
          <w:tcPr>
            <w:tcW w:w="2381" w:type="dxa"/>
          </w:tcPr>
          <w:p w14:paraId="471461FB" w14:textId="77777777" w:rsidR="00FD104D" w:rsidRPr="0008696C" w:rsidRDefault="00FD104D" w:rsidP="00876028">
            <w:r>
              <w:t>EDS</w:t>
            </w:r>
          </w:p>
        </w:tc>
        <w:tc>
          <w:tcPr>
            <w:tcW w:w="7825" w:type="dxa"/>
          </w:tcPr>
          <w:p w14:paraId="73FFA93B" w14:textId="77777777" w:rsidR="00FD104D" w:rsidRDefault="00FD104D" w:rsidP="00876028">
            <w:r>
              <w:t>Electrical Distribution System</w:t>
            </w:r>
          </w:p>
        </w:tc>
      </w:tr>
      <w:tr w:rsidR="00FD104D" w:rsidRPr="00126E7B" w14:paraId="6B58603D" w14:textId="77777777" w:rsidTr="00876028">
        <w:trPr>
          <w:trHeight w:val="233"/>
        </w:trPr>
        <w:tc>
          <w:tcPr>
            <w:tcW w:w="2381" w:type="dxa"/>
          </w:tcPr>
          <w:p w14:paraId="185FC37B" w14:textId="77777777" w:rsidR="00FD104D" w:rsidRPr="0008696C" w:rsidRDefault="00FD104D" w:rsidP="00876028">
            <w:r>
              <w:t>FMA</w:t>
            </w:r>
          </w:p>
        </w:tc>
        <w:tc>
          <w:tcPr>
            <w:tcW w:w="7825" w:type="dxa"/>
          </w:tcPr>
          <w:p w14:paraId="2CDB1243" w14:textId="77777777" w:rsidR="00FD104D" w:rsidRDefault="00FD104D" w:rsidP="00876028">
            <w:r>
              <w:t>Failure Modes Analysis</w:t>
            </w:r>
          </w:p>
        </w:tc>
      </w:tr>
      <w:tr w:rsidR="00FD104D" w:rsidRPr="00126E7B" w14:paraId="17730CC9" w14:textId="77777777" w:rsidTr="00876028">
        <w:trPr>
          <w:trHeight w:val="233"/>
        </w:trPr>
        <w:tc>
          <w:tcPr>
            <w:tcW w:w="2381" w:type="dxa"/>
          </w:tcPr>
          <w:p w14:paraId="38710470" w14:textId="77777777" w:rsidR="00FD104D" w:rsidRPr="0008696C" w:rsidRDefault="00FD104D" w:rsidP="00876028">
            <w:r>
              <w:t>FTCP</w:t>
            </w:r>
          </w:p>
        </w:tc>
        <w:tc>
          <w:tcPr>
            <w:tcW w:w="7825" w:type="dxa"/>
          </w:tcPr>
          <w:p w14:paraId="62C41553" w14:textId="77777777" w:rsidR="00FD104D" w:rsidRDefault="00FD104D" w:rsidP="00876028">
            <w:r>
              <w:t xml:space="preserve">Ford Telematics Communication Protocol </w:t>
            </w:r>
          </w:p>
        </w:tc>
      </w:tr>
      <w:tr w:rsidR="00FD104D" w:rsidRPr="00126E7B" w14:paraId="79CD8E01" w14:textId="77777777" w:rsidTr="00876028">
        <w:trPr>
          <w:trHeight w:val="233"/>
        </w:trPr>
        <w:tc>
          <w:tcPr>
            <w:tcW w:w="2381" w:type="dxa"/>
          </w:tcPr>
          <w:p w14:paraId="33BE499F" w14:textId="77777777" w:rsidR="00FD104D" w:rsidRPr="0008696C" w:rsidRDefault="00FD104D" w:rsidP="00876028">
            <w:r>
              <w:t>IoT</w:t>
            </w:r>
          </w:p>
        </w:tc>
        <w:tc>
          <w:tcPr>
            <w:tcW w:w="7825" w:type="dxa"/>
          </w:tcPr>
          <w:p w14:paraId="261B20FF" w14:textId="77777777" w:rsidR="00FD104D" w:rsidRDefault="00FD104D" w:rsidP="00876028">
            <w:r>
              <w:t>Internet of Things</w:t>
            </w:r>
          </w:p>
        </w:tc>
      </w:tr>
      <w:tr w:rsidR="00FD104D" w:rsidRPr="00126E7B" w14:paraId="2884A074" w14:textId="77777777" w:rsidTr="00876028">
        <w:trPr>
          <w:trHeight w:val="233"/>
        </w:trPr>
        <w:tc>
          <w:tcPr>
            <w:tcW w:w="2381" w:type="dxa"/>
          </w:tcPr>
          <w:p w14:paraId="5DCDC57B" w14:textId="77777777" w:rsidR="00FD104D" w:rsidRPr="0008696C" w:rsidRDefault="00FD104D" w:rsidP="00876028">
            <w:r>
              <w:t>LIN</w:t>
            </w:r>
          </w:p>
        </w:tc>
        <w:tc>
          <w:tcPr>
            <w:tcW w:w="7825" w:type="dxa"/>
          </w:tcPr>
          <w:p w14:paraId="3A1DE91C" w14:textId="77777777" w:rsidR="00FD104D" w:rsidRDefault="00FD104D" w:rsidP="00876028">
            <w:r>
              <w:t>Local Interconnect Network</w:t>
            </w:r>
          </w:p>
        </w:tc>
      </w:tr>
      <w:tr w:rsidR="00FD104D" w:rsidRPr="00126E7B" w14:paraId="7BA6CBD9" w14:textId="77777777" w:rsidTr="00876028">
        <w:trPr>
          <w:trHeight w:val="233"/>
        </w:trPr>
        <w:tc>
          <w:tcPr>
            <w:tcW w:w="2381" w:type="dxa"/>
          </w:tcPr>
          <w:p w14:paraId="030C4E59" w14:textId="77777777" w:rsidR="00FD104D" w:rsidRPr="0008696C" w:rsidRDefault="00FD104D" w:rsidP="00876028">
            <w:r>
              <w:t>MQTT</w:t>
            </w:r>
          </w:p>
        </w:tc>
        <w:tc>
          <w:tcPr>
            <w:tcW w:w="7825" w:type="dxa"/>
          </w:tcPr>
          <w:p w14:paraId="0A265565" w14:textId="77777777" w:rsidR="00FD104D" w:rsidRDefault="00FD104D" w:rsidP="00876028">
            <w:r>
              <w:t>Message Queuing Telemetry Transport</w:t>
            </w:r>
          </w:p>
        </w:tc>
      </w:tr>
      <w:tr w:rsidR="00FD104D" w:rsidRPr="00126E7B" w14:paraId="3AE9DA85" w14:textId="77777777" w:rsidTr="00876028">
        <w:trPr>
          <w:trHeight w:val="233"/>
        </w:trPr>
        <w:tc>
          <w:tcPr>
            <w:tcW w:w="2381" w:type="dxa"/>
          </w:tcPr>
          <w:p w14:paraId="48E73198" w14:textId="77777777" w:rsidR="00FD104D" w:rsidRPr="0008696C" w:rsidRDefault="00FD104D" w:rsidP="00876028">
            <w:r>
              <w:t>SoC</w:t>
            </w:r>
          </w:p>
        </w:tc>
        <w:tc>
          <w:tcPr>
            <w:tcW w:w="7825" w:type="dxa"/>
          </w:tcPr>
          <w:p w14:paraId="686662D1" w14:textId="77777777" w:rsidR="00FD104D" w:rsidRDefault="00FD104D" w:rsidP="00876028">
            <w:r>
              <w:t>State of Charge</w:t>
            </w:r>
          </w:p>
        </w:tc>
      </w:tr>
      <w:tr w:rsidR="00FD104D" w:rsidRPr="00126E7B" w14:paraId="615E0098" w14:textId="77777777" w:rsidTr="00876028">
        <w:trPr>
          <w:trHeight w:val="233"/>
        </w:trPr>
        <w:tc>
          <w:tcPr>
            <w:tcW w:w="2381" w:type="dxa"/>
          </w:tcPr>
          <w:p w14:paraId="3870FE0D" w14:textId="77777777" w:rsidR="00FD104D" w:rsidRPr="0008696C" w:rsidRDefault="00FD104D" w:rsidP="00876028">
            <w:r>
              <w:t>TCU</w:t>
            </w:r>
          </w:p>
        </w:tc>
        <w:tc>
          <w:tcPr>
            <w:tcW w:w="7825" w:type="dxa"/>
          </w:tcPr>
          <w:p w14:paraId="61CF1B7A" w14:textId="77777777" w:rsidR="00FD104D" w:rsidRDefault="00FD104D" w:rsidP="00876028">
            <w:r>
              <w:t>Telematics Control Unit</w:t>
            </w:r>
          </w:p>
        </w:tc>
      </w:tr>
      <w:tr w:rsidR="00FD104D" w:rsidRPr="00126E7B" w14:paraId="799E833E" w14:textId="77777777" w:rsidTr="00876028">
        <w:trPr>
          <w:trHeight w:val="233"/>
        </w:trPr>
        <w:tc>
          <w:tcPr>
            <w:tcW w:w="2381" w:type="dxa"/>
          </w:tcPr>
          <w:p w14:paraId="6E49A8EC" w14:textId="77777777" w:rsidR="00FD104D" w:rsidRPr="0008696C" w:rsidRDefault="00FD104D" w:rsidP="00876028">
            <w:r>
              <w:t>TMC</w:t>
            </w:r>
          </w:p>
        </w:tc>
        <w:tc>
          <w:tcPr>
            <w:tcW w:w="7825" w:type="dxa"/>
          </w:tcPr>
          <w:p w14:paraId="1AE2608B" w14:textId="77777777" w:rsidR="00FD104D" w:rsidRDefault="00FD104D" w:rsidP="00876028">
            <w:r>
              <w:t>Transport Mobility Cloud</w:t>
            </w:r>
          </w:p>
        </w:tc>
      </w:tr>
      <w:tr w:rsidR="00FD104D" w:rsidRPr="00126E7B" w14:paraId="06429504" w14:textId="77777777" w:rsidTr="00876028">
        <w:trPr>
          <w:trHeight w:val="233"/>
        </w:trPr>
        <w:tc>
          <w:tcPr>
            <w:tcW w:w="2381" w:type="dxa"/>
          </w:tcPr>
          <w:p w14:paraId="511DDE0E" w14:textId="77777777" w:rsidR="00FD104D" w:rsidRPr="0008696C" w:rsidRDefault="00FD104D" w:rsidP="00876028">
            <w:r>
              <w:t>VSDN</w:t>
            </w:r>
          </w:p>
        </w:tc>
        <w:tc>
          <w:tcPr>
            <w:tcW w:w="7825" w:type="dxa"/>
          </w:tcPr>
          <w:p w14:paraId="01DC94BC" w14:textId="77777777" w:rsidR="00FD104D" w:rsidRDefault="00FD104D" w:rsidP="00876028">
            <w:r>
              <w:t>Vehicle Service Delivery Network</w:t>
            </w:r>
          </w:p>
        </w:tc>
      </w:tr>
    </w:tbl>
    <w:p w14:paraId="0FAEBFBB" w14:textId="77777777" w:rsidR="00FD104D" w:rsidRPr="00EE631D" w:rsidRDefault="00FD104D" w:rsidP="00EE631D"/>
    <w:p w14:paraId="1D90B6CF" w14:textId="21DD1C56" w:rsidR="00F925C4" w:rsidRDefault="00F925C4" w:rsidP="00F925C4">
      <w:pPr>
        <w:pStyle w:val="Heading3"/>
      </w:pPr>
      <w:bookmarkStart w:id="44" w:name="_Toc216768466"/>
      <w:bookmarkStart w:id="45" w:name="_Toc57194677"/>
      <w:bookmarkStart w:id="46" w:name="_Toc397081423"/>
      <w:bookmarkStart w:id="47" w:name="_Toc216841810"/>
      <w:bookmarkStart w:id="48" w:name="_Toc78549257"/>
      <w:r w:rsidRPr="007C20FA">
        <w:lastRenderedPageBreak/>
        <w:t>Abbreviations</w:t>
      </w:r>
      <w:bookmarkEnd w:id="44"/>
      <w:bookmarkEnd w:id="45"/>
      <w:bookmarkEnd w:id="46"/>
      <w:bookmarkEnd w:id="47"/>
      <w:bookmarkEnd w:id="48"/>
    </w:p>
    <w:p w14:paraId="6FEF8629" w14:textId="6089B279" w:rsidR="006A34B2" w:rsidRDefault="006A34B2" w:rsidP="006A34B2">
      <w:pPr>
        <w:pStyle w:val="Heading3"/>
      </w:pPr>
      <w:bookmarkStart w:id="49" w:name="_Toc78549258"/>
      <w:r w:rsidRPr="000F7EE0">
        <w:t>Parameters / Values</w:t>
      </w:r>
      <w:bookmarkEnd w:id="49"/>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302B5C6D" w:rsidR="006A34B2" w:rsidRDefault="006A34B2" w:rsidP="006A34B2">
      <w:pPr>
        <w:pStyle w:val="Caption"/>
        <w:rPr>
          <w:b w:val="0"/>
          <w:i/>
          <w:color w:val="7F7F7F" w:themeColor="text1" w:themeTint="80"/>
        </w:rPr>
      </w:pPr>
      <w:bookmarkStart w:id="50" w:name="_Toc78549331"/>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bookmarkEnd w:id="41"/>
      <w:bookmarkEnd w:id="42"/>
      <w:bookmarkEnd w:id="50"/>
    </w:p>
    <w:p w14:paraId="18061A35" w14:textId="77777777" w:rsidR="00EB7979" w:rsidRPr="00EB7979" w:rsidRDefault="00EB7979" w:rsidP="00EB7979"/>
    <w:p w14:paraId="7417F7F7" w14:textId="77777777" w:rsidR="0027671B" w:rsidRPr="007C20FA" w:rsidRDefault="00D808DC" w:rsidP="0027671B">
      <w:pPr>
        <w:pStyle w:val="Heading1"/>
      </w:pPr>
      <w:bookmarkStart w:id="51" w:name="_Toc78549259"/>
      <w:r>
        <w:lastRenderedPageBreak/>
        <w:t xml:space="preserve">Feature </w:t>
      </w:r>
      <w:r w:rsidR="005300DD">
        <w:t>Overview</w:t>
      </w:r>
      <w:bookmarkEnd w:id="51"/>
    </w:p>
    <w:p w14:paraId="5690A3A8" w14:textId="77777777" w:rsidR="0027671B" w:rsidRDefault="00CC4DA9" w:rsidP="0027671B">
      <w:pPr>
        <w:pStyle w:val="Heading2"/>
      </w:pPr>
      <w:bookmarkStart w:id="52" w:name="_Toc397081435"/>
      <w:bookmarkStart w:id="53" w:name="_Toc78549260"/>
      <w:r>
        <w:t xml:space="preserve">Purpose and </w:t>
      </w:r>
      <w:r w:rsidR="005300DD">
        <w:t>Description</w:t>
      </w:r>
      <w:r>
        <w:t xml:space="preserve"> of </w:t>
      </w:r>
      <w:r w:rsidRPr="007C20FA">
        <w:t>Feature</w:t>
      </w:r>
      <w:bookmarkEnd w:id="52"/>
      <w:bookmarkEnd w:id="53"/>
    </w:p>
    <w:p w14:paraId="22DBCF57" w14:textId="77777777" w:rsidR="00220CBA" w:rsidRDefault="00220CBA" w:rsidP="00220CBA">
      <w:pPr>
        <w:rPr>
          <w:rFonts w:cs="Arial"/>
        </w:rPr>
      </w:pPr>
    </w:p>
    <w:p w14:paraId="5BA449D8" w14:textId="77777777" w:rsidR="001D547D" w:rsidRDefault="00FB7D93">
      <w:r>
        <w:rPr>
          <w:rFonts w:ascii="Times New Roman" w:hAnsi="Times New Roman"/>
          <w:b/>
          <w:bCs/>
          <w:sz w:val="24"/>
          <w:szCs w:val="24"/>
        </w:rPr>
        <w:t>Variant 1:</w:t>
      </w:r>
      <w:r>
        <w:rPr>
          <w:rFonts w:ascii="Times New Roman" w:hAnsi="Times New Roman"/>
          <w:sz w:val="24"/>
          <w:szCs w:val="24"/>
        </w:rPr>
        <w:t xml:space="preserve"> The comprehensive status feature will allow the user to check the real door lock status, and ajar status of the vehicle via the </w:t>
      </w:r>
      <w:proofErr w:type="spellStart"/>
      <w:r>
        <w:rPr>
          <w:rFonts w:ascii="Times New Roman" w:hAnsi="Times New Roman"/>
          <w:sz w:val="24"/>
          <w:szCs w:val="24"/>
        </w:rPr>
        <w:t>FordPass</w:t>
      </w:r>
      <w:proofErr w:type="spellEnd"/>
      <w:r>
        <w:rPr>
          <w:rFonts w:ascii="Times New Roman" w:hAnsi="Times New Roman"/>
          <w:sz w:val="24"/>
          <w:szCs w:val="24"/>
        </w:rPr>
        <w:t xml:space="preserve"> App.</w:t>
      </w:r>
    </w:p>
    <w:p w14:paraId="48B1C51A" w14:textId="77777777" w:rsidR="001D547D" w:rsidRDefault="00FB7D93">
      <w:r>
        <w:rPr>
          <w:rFonts w:ascii="Times New Roman" w:hAnsi="Times New Roman"/>
          <w:b/>
          <w:bCs/>
          <w:sz w:val="24"/>
          <w:szCs w:val="24"/>
        </w:rPr>
        <w:t>Variant 2:</w:t>
      </w:r>
      <w:r>
        <w:rPr>
          <w:rFonts w:ascii="Times New Roman" w:hAnsi="Times New Roman"/>
          <w:sz w:val="24"/>
          <w:szCs w:val="24"/>
        </w:rPr>
        <w:t xml:space="preserve"> The comprehensive status feature will allow the user to check the door lock status (real/ inferred), ajar status, and window status of the vehicle via the </w:t>
      </w:r>
      <w:proofErr w:type="spellStart"/>
      <w:r>
        <w:rPr>
          <w:rFonts w:ascii="Times New Roman" w:hAnsi="Times New Roman"/>
          <w:sz w:val="24"/>
          <w:szCs w:val="24"/>
        </w:rPr>
        <w:t>FordPass</w:t>
      </w:r>
      <w:proofErr w:type="spellEnd"/>
      <w:r>
        <w:rPr>
          <w:rFonts w:ascii="Times New Roman" w:hAnsi="Times New Roman"/>
          <w:sz w:val="24"/>
          <w:szCs w:val="24"/>
        </w:rPr>
        <w:t xml:space="preserve"> App.</w:t>
      </w:r>
    </w:p>
    <w:p w14:paraId="25FB8F75" w14:textId="6F53EC96" w:rsidR="00220CBA" w:rsidRPr="00075E17" w:rsidRDefault="00220CBA" w:rsidP="00220CBA">
      <w:pPr>
        <w:pStyle w:val="VelocityStatement"/>
        <w:ind w:left="0"/>
        <w:jc w:val="center"/>
        <w:rPr>
          <w:rFonts w:ascii="Arial" w:hAnsi="Arial" w:cs="Arial"/>
          <w:sz w:val="20"/>
          <w:szCs w:val="20"/>
        </w:rPr>
      </w:pPr>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4" w:name="_Toc78549261"/>
      <w:r>
        <w:t>Feature Variants</w:t>
      </w:r>
      <w:bookmarkEnd w:id="54"/>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216D7">
        <w:trPr>
          <w:trHeight w:val="805"/>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E1995E9" w:rsidR="00220CBA" w:rsidRDefault="00B74EDC" w:rsidP="009D2039">
            <w:pPr>
              <w:rPr>
                <w:b/>
              </w:rPr>
            </w:pPr>
            <w:r>
              <w:rPr>
                <w:b/>
              </w:rPr>
              <w:t>1</w:t>
            </w:r>
            <w:r w:rsidR="00220CBA">
              <w:rPr>
                <w:b/>
              </w:rPr>
              <w:t xml:space="preserve"> </w:t>
            </w:r>
          </w:p>
        </w:tc>
        <w:tc>
          <w:tcPr>
            <w:tcW w:w="5529" w:type="dxa"/>
          </w:tcPr>
          <w:p w14:paraId="098E3C90" w14:textId="369903FB" w:rsidR="00220CBA" w:rsidRDefault="00B74EDC" w:rsidP="009D2039">
            <w:r>
              <w:rPr>
                <w:rFonts w:ascii="Times New Roman" w:hAnsi="Times New Roman"/>
                <w:sz w:val="24"/>
                <w:szCs w:val="24"/>
              </w:rPr>
              <w:t xml:space="preserve">The comprehensive status feature will allow the user to check the real door lock status, and ajar status of the vehicle via the </w:t>
            </w:r>
            <w:proofErr w:type="spellStart"/>
            <w:r>
              <w:rPr>
                <w:rFonts w:ascii="Times New Roman" w:hAnsi="Times New Roman"/>
                <w:sz w:val="24"/>
                <w:szCs w:val="24"/>
              </w:rPr>
              <w:t>FordPass</w:t>
            </w:r>
            <w:proofErr w:type="spellEnd"/>
            <w:r>
              <w:rPr>
                <w:rFonts w:ascii="Times New Roman" w:hAnsi="Times New Roman"/>
                <w:sz w:val="24"/>
                <w:szCs w:val="24"/>
              </w:rPr>
              <w:t xml:space="preserve"> App.</w:t>
            </w:r>
          </w:p>
        </w:tc>
        <w:tc>
          <w:tcPr>
            <w:tcW w:w="3260" w:type="dxa"/>
          </w:tcPr>
          <w:p w14:paraId="66E343EB" w14:textId="77777777" w:rsidR="001D547D" w:rsidRDefault="001D547D"/>
        </w:tc>
      </w:tr>
      <w:tr w:rsidR="00220CBA" w14:paraId="552B6969" w14:textId="77777777" w:rsidTr="000216D7">
        <w:trPr>
          <w:jc w:val="center"/>
        </w:trPr>
        <w:tc>
          <w:tcPr>
            <w:tcW w:w="1809" w:type="dxa"/>
          </w:tcPr>
          <w:p w14:paraId="37B18788" w14:textId="273A833C" w:rsidR="00220CBA" w:rsidRDefault="00B74EDC" w:rsidP="009D2039">
            <w:pPr>
              <w:rPr>
                <w:b/>
              </w:rPr>
            </w:pPr>
            <w:r>
              <w:rPr>
                <w:b/>
              </w:rPr>
              <w:t>2</w:t>
            </w:r>
          </w:p>
        </w:tc>
        <w:tc>
          <w:tcPr>
            <w:tcW w:w="5529" w:type="dxa"/>
          </w:tcPr>
          <w:p w14:paraId="10E59AEA" w14:textId="77777777" w:rsidR="007038D2" w:rsidRDefault="007038D2" w:rsidP="007038D2">
            <w:r>
              <w:rPr>
                <w:rFonts w:ascii="Times New Roman" w:hAnsi="Times New Roman"/>
                <w:sz w:val="24"/>
                <w:szCs w:val="24"/>
              </w:rPr>
              <w:t xml:space="preserve">The comprehensive status feature will allow the user to check the door lock status (real/ inferred), ajar status, and window status of the vehicle via the </w:t>
            </w:r>
            <w:proofErr w:type="spellStart"/>
            <w:r>
              <w:rPr>
                <w:rFonts w:ascii="Times New Roman" w:hAnsi="Times New Roman"/>
                <w:sz w:val="24"/>
                <w:szCs w:val="24"/>
              </w:rPr>
              <w:t>FordPass</w:t>
            </w:r>
            <w:proofErr w:type="spellEnd"/>
            <w:r>
              <w:rPr>
                <w:rFonts w:ascii="Times New Roman" w:hAnsi="Times New Roman"/>
                <w:sz w:val="24"/>
                <w:szCs w:val="24"/>
              </w:rPr>
              <w:t xml:space="preserve"> App.</w:t>
            </w:r>
          </w:p>
          <w:p w14:paraId="30A93B3B" w14:textId="6A86ED54" w:rsidR="00220CBA" w:rsidRDefault="00220CBA" w:rsidP="009D2039"/>
        </w:tc>
        <w:tc>
          <w:tcPr>
            <w:tcW w:w="3260" w:type="dxa"/>
          </w:tcPr>
          <w:p w14:paraId="67522391" w14:textId="77777777" w:rsidR="001D547D" w:rsidRDefault="001D547D"/>
        </w:tc>
      </w:tr>
    </w:tbl>
    <w:p w14:paraId="43A96666" w14:textId="51F4F055" w:rsidR="00220CBA" w:rsidRDefault="00220CBA" w:rsidP="00220CBA">
      <w:pPr>
        <w:pStyle w:val="Caption"/>
      </w:pPr>
      <w:bookmarkStart w:id="55" w:name="_Toc529191302"/>
      <w:bookmarkStart w:id="56" w:name="_Toc78549332"/>
      <w:r w:rsidRPr="00E137F9">
        <w:t xml:space="preserve">Table </w:t>
      </w:r>
      <w:r>
        <w:rPr>
          <w:noProof/>
        </w:rPr>
        <w:fldChar w:fldCharType="begin"/>
      </w:r>
      <w:r>
        <w:rPr>
          <w:noProof/>
        </w:rPr>
        <w:instrText xml:space="preserve"> SEQ Table \* ARABIC </w:instrText>
      </w:r>
      <w:r>
        <w:rPr>
          <w:noProof/>
        </w:rPr>
        <w:fldChar w:fldCharType="separate"/>
      </w:r>
      <w:r w:rsidR="00772E25">
        <w:rPr>
          <w:noProof/>
        </w:rPr>
        <w:t>2</w:t>
      </w:r>
      <w:r>
        <w:rPr>
          <w:noProof/>
        </w:rPr>
        <w:fldChar w:fldCharType="end"/>
      </w:r>
      <w:r w:rsidRPr="00E137F9">
        <w:t>: Feature Variants</w:t>
      </w:r>
      <w:bookmarkEnd w:id="55"/>
      <w:bookmarkEnd w:id="56"/>
    </w:p>
    <w:p w14:paraId="30D3FD6B" w14:textId="77777777" w:rsidR="000C0B77" w:rsidRDefault="000C0B77" w:rsidP="004574B4">
      <w:pPr>
        <w:pStyle w:val="Heading3"/>
      </w:pPr>
      <w:bookmarkStart w:id="57" w:name="_Toc78549262"/>
      <w:r>
        <w:t>Regions &amp; Markets</w:t>
      </w:r>
      <w:bookmarkEnd w:id="57"/>
    </w:p>
    <w:p w14:paraId="23A0CFFC" w14:textId="77777777"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216D7">
        <w:trPr>
          <w:trHeight w:val="1083"/>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95BCAB3" w:rsidR="00220CBA" w:rsidRDefault="00220CBA" w:rsidP="009D2039">
            <w:pPr>
              <w:rPr>
                <w:b/>
              </w:rPr>
            </w:pPr>
            <w:r>
              <w:rPr>
                <w:b/>
              </w:rPr>
              <w:t>V1</w:t>
            </w:r>
          </w:p>
        </w:tc>
        <w:tc>
          <w:tcPr>
            <w:tcW w:w="1591" w:type="dxa"/>
            <w:vAlign w:val="center"/>
          </w:tcPr>
          <w:p w14:paraId="1FBDF9DF" w14:textId="77777777" w:rsidR="00220CBA" w:rsidRDefault="00220CBA" w:rsidP="009D2039">
            <w:pPr>
              <w:jc w:val="center"/>
            </w:pPr>
            <w:r>
              <w:t>Optional</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Optional</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Optional</w:t>
            </w:r>
          </w:p>
        </w:tc>
        <w:tc>
          <w:tcPr>
            <w:tcW w:w="1440" w:type="dxa"/>
            <w:vAlign w:val="center"/>
          </w:tcPr>
          <w:p w14:paraId="109872A7" w14:textId="77777777" w:rsidR="00220CBA" w:rsidRDefault="00220CBA" w:rsidP="009D2039">
            <w:pPr>
              <w:keepNext/>
              <w:jc w:val="center"/>
            </w:pPr>
            <w:r>
              <w:t>Optional</w:t>
            </w:r>
          </w:p>
        </w:tc>
      </w:tr>
      <w:tr w:rsidR="00220CBA" w14:paraId="299EDF4D" w14:textId="77777777" w:rsidTr="000216D7">
        <w:trPr>
          <w:jc w:val="center"/>
        </w:trPr>
        <w:tc>
          <w:tcPr>
            <w:tcW w:w="1778" w:type="dxa"/>
            <w:vAlign w:val="center"/>
          </w:tcPr>
          <w:p w14:paraId="71572921" w14:textId="517C233F" w:rsidR="00220CBA" w:rsidRDefault="00220CBA" w:rsidP="009D2039">
            <w:pPr>
              <w:rPr>
                <w:b/>
              </w:rPr>
            </w:pPr>
            <w:r>
              <w:rPr>
                <w:b/>
              </w:rPr>
              <w:t>V2</w:t>
            </w:r>
          </w:p>
        </w:tc>
        <w:tc>
          <w:tcPr>
            <w:tcW w:w="1591" w:type="dxa"/>
            <w:vAlign w:val="center"/>
          </w:tcPr>
          <w:p w14:paraId="37D1B852" w14:textId="77777777" w:rsidR="00220CBA" w:rsidRDefault="00220CBA" w:rsidP="009D2039">
            <w:pPr>
              <w:jc w:val="center"/>
            </w:pPr>
            <w:r>
              <w:t>Optional</w:t>
            </w:r>
          </w:p>
        </w:tc>
        <w:tc>
          <w:tcPr>
            <w:tcW w:w="1559" w:type="dxa"/>
            <w:vAlign w:val="center"/>
          </w:tcPr>
          <w:p w14:paraId="0398F9D5" w14:textId="77777777" w:rsidR="00220CBA" w:rsidRDefault="00220CBA" w:rsidP="009D2039">
            <w:pPr>
              <w:jc w:val="center"/>
            </w:pPr>
            <w:r>
              <w:t>Optional</w:t>
            </w:r>
          </w:p>
        </w:tc>
        <w:tc>
          <w:tcPr>
            <w:tcW w:w="1229" w:type="dxa"/>
            <w:vAlign w:val="center"/>
          </w:tcPr>
          <w:p w14:paraId="1EB52444" w14:textId="77777777" w:rsidR="00220CBA" w:rsidRDefault="00220CBA" w:rsidP="009D2039">
            <w:pPr>
              <w:jc w:val="center"/>
            </w:pPr>
            <w:r>
              <w:t>Optional</w:t>
            </w:r>
          </w:p>
        </w:tc>
        <w:tc>
          <w:tcPr>
            <w:tcW w:w="1488" w:type="dxa"/>
            <w:vAlign w:val="center"/>
          </w:tcPr>
          <w:p w14:paraId="263D0DE9" w14:textId="77777777" w:rsidR="00220CBA" w:rsidRDefault="00220CBA" w:rsidP="009D2039">
            <w:pPr>
              <w:jc w:val="center"/>
            </w:pPr>
            <w:r>
              <w:t>Optional</w:t>
            </w:r>
          </w:p>
        </w:tc>
        <w:tc>
          <w:tcPr>
            <w:tcW w:w="1440" w:type="dxa"/>
            <w:vAlign w:val="center"/>
          </w:tcPr>
          <w:p w14:paraId="0F4B68E2" w14:textId="77777777" w:rsidR="00220CBA" w:rsidRDefault="00220CBA" w:rsidP="009D2039">
            <w:pPr>
              <w:jc w:val="center"/>
            </w:pPr>
            <w:r>
              <w:t>Optional</w:t>
            </w:r>
          </w:p>
        </w:tc>
        <w:tc>
          <w:tcPr>
            <w:tcW w:w="1440" w:type="dxa"/>
            <w:vAlign w:val="center"/>
          </w:tcPr>
          <w:p w14:paraId="5B035348" w14:textId="77777777" w:rsidR="00220CBA" w:rsidRDefault="00220CBA" w:rsidP="009D2039">
            <w:pPr>
              <w:keepNext/>
              <w:jc w:val="center"/>
            </w:pPr>
            <w:r>
              <w:t>Optional</w:t>
            </w:r>
          </w:p>
        </w:tc>
      </w:tr>
    </w:tbl>
    <w:p w14:paraId="39B408FD" w14:textId="6F3F399E" w:rsidR="00220CBA" w:rsidRDefault="00220CBA" w:rsidP="00220CBA">
      <w:pPr>
        <w:pStyle w:val="Caption"/>
      </w:pPr>
      <w:bookmarkStart w:id="58" w:name="_Toc529191303"/>
      <w:bookmarkStart w:id="59" w:name="_Toc78549333"/>
      <w:r w:rsidRPr="002F2EAA">
        <w:t xml:space="preserve">Table </w:t>
      </w:r>
      <w:r>
        <w:rPr>
          <w:noProof/>
        </w:rPr>
        <w:fldChar w:fldCharType="begin"/>
      </w:r>
      <w:r>
        <w:rPr>
          <w:noProof/>
        </w:rPr>
        <w:instrText xml:space="preserve"> SEQ Table \* ARABIC </w:instrText>
      </w:r>
      <w:r>
        <w:rPr>
          <w:noProof/>
        </w:rPr>
        <w:fldChar w:fldCharType="separate"/>
      </w:r>
      <w:r w:rsidR="00772E25">
        <w:rPr>
          <w:noProof/>
        </w:rPr>
        <w:t>3</w:t>
      </w:r>
      <w:r>
        <w:rPr>
          <w:noProof/>
        </w:rPr>
        <w:fldChar w:fldCharType="end"/>
      </w:r>
      <w:r w:rsidRPr="002F2EAA">
        <w:t>: Regions &amp; Markets</w:t>
      </w:r>
      <w:bookmarkEnd w:id="58"/>
      <w:bookmarkEnd w:id="59"/>
    </w:p>
    <w:p w14:paraId="19C0F2E2" w14:textId="768734B6" w:rsidR="00741AA6" w:rsidRDefault="000157E2" w:rsidP="00741AA6">
      <w:pPr>
        <w:pStyle w:val="Heading2"/>
      </w:pPr>
      <w:bookmarkStart w:id="60" w:name="_Toc78549263"/>
      <w:r>
        <w:t>Input Requirements</w:t>
      </w:r>
      <w:r w:rsidR="00F925C4">
        <w:t>/Documents</w:t>
      </w:r>
      <w:bookmarkEnd w:id="60"/>
    </w:p>
    <w:tbl>
      <w:tblPr>
        <w:tblStyle w:val="TableGrid"/>
        <w:tblW w:w="10206" w:type="dxa"/>
        <w:tblLayout w:type="fixed"/>
        <w:tblLook w:val="0600" w:firstRow="0" w:lastRow="0" w:firstColumn="0" w:lastColumn="0" w:noHBand="1" w:noVBand="1"/>
      </w:tblPr>
      <w:tblGrid>
        <w:gridCol w:w="1560"/>
        <w:gridCol w:w="2693"/>
        <w:gridCol w:w="2693"/>
        <w:gridCol w:w="3260"/>
      </w:tblGrid>
      <w:tr w:rsidR="00E97523" w:rsidRPr="007C20FA" w14:paraId="3B552505" w14:textId="77777777" w:rsidTr="00876028">
        <w:trPr>
          <w:trHeight w:val="20"/>
        </w:trPr>
        <w:tc>
          <w:tcPr>
            <w:tcW w:w="1560" w:type="dxa"/>
            <w:shd w:val="clear" w:color="auto" w:fill="D9D9D9" w:themeFill="background1" w:themeFillShade="D9"/>
          </w:tcPr>
          <w:p w14:paraId="6AD5A429" w14:textId="77777777" w:rsidR="00E97523" w:rsidRPr="00B723AB" w:rsidRDefault="00E97523" w:rsidP="00876028">
            <w:pPr>
              <w:rPr>
                <w:rFonts w:ascii="Helvetica" w:hAnsi="Helvetica" w:cs="Helvetica"/>
                <w:b/>
              </w:rPr>
            </w:pPr>
            <w:r w:rsidRPr="00B723AB">
              <w:rPr>
                <w:rFonts w:ascii="Helvetica" w:hAnsi="Helvetica" w:cs="Helvetica"/>
                <w:b/>
              </w:rPr>
              <w:t>Reference</w:t>
            </w:r>
          </w:p>
          <w:p w14:paraId="2107B474" w14:textId="77777777" w:rsidR="00E97523" w:rsidRDefault="00E97523" w:rsidP="00876028">
            <w:pPr>
              <w:rPr>
                <w:rFonts w:ascii="Helvetica" w:hAnsi="Helvetica" w:cs="Helvetica"/>
                <w:sz w:val="16"/>
              </w:rPr>
            </w:pPr>
            <w:r w:rsidRPr="00B574CB">
              <w:rPr>
                <w:rFonts w:ascii="Helvetica" w:hAnsi="Helvetica" w:cs="Helvetica"/>
                <w:sz w:val="16"/>
              </w:rPr>
              <w:t xml:space="preserve">(Reference as listed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3FA28DD9" w14:textId="77777777" w:rsidR="00E97523" w:rsidRPr="00B723AB" w:rsidRDefault="00E97523" w:rsidP="00876028">
            <w:pPr>
              <w:rPr>
                <w:rFonts w:ascii="Helvetica" w:hAnsi="Helvetica" w:cs="Helvetica"/>
                <w:sz w:val="16"/>
              </w:rPr>
            </w:pPr>
          </w:p>
        </w:tc>
        <w:tc>
          <w:tcPr>
            <w:tcW w:w="2693" w:type="dxa"/>
            <w:shd w:val="clear" w:color="auto" w:fill="D9D9D9" w:themeFill="background1" w:themeFillShade="D9"/>
          </w:tcPr>
          <w:p w14:paraId="5A289127" w14:textId="77777777" w:rsidR="00E97523" w:rsidRPr="007C20FA" w:rsidRDefault="00E97523" w:rsidP="00876028">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61555E68" w14:textId="77777777" w:rsidR="00E97523" w:rsidRPr="007C20FA" w:rsidRDefault="00E97523" w:rsidP="00876028">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2313A26F" w14:textId="77777777" w:rsidR="00E97523" w:rsidRDefault="00E97523" w:rsidP="00876028">
            <w:pPr>
              <w:rPr>
                <w:rFonts w:ascii="Helvetica" w:hAnsi="Helvetica" w:cs="Helvetica"/>
                <w:b/>
              </w:rPr>
            </w:pPr>
            <w:r>
              <w:rPr>
                <w:rFonts w:ascii="Helvetica" w:hAnsi="Helvetica" w:cs="Helvetica"/>
                <w:b/>
              </w:rPr>
              <w:t>Derived Requirement</w:t>
            </w:r>
          </w:p>
          <w:p w14:paraId="434B5052" w14:textId="77777777" w:rsidR="00E97523" w:rsidRPr="00B574CB" w:rsidRDefault="00E97523" w:rsidP="00876028">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E97523" w:rsidRPr="007C20FA" w14:paraId="7D544A9A" w14:textId="77777777" w:rsidTr="00876028">
        <w:trPr>
          <w:trHeight w:val="20"/>
        </w:trPr>
        <w:tc>
          <w:tcPr>
            <w:tcW w:w="10206" w:type="dxa"/>
            <w:gridSpan w:val="4"/>
            <w:shd w:val="clear" w:color="auto" w:fill="F2F2F2" w:themeFill="background1" w:themeFillShade="F2"/>
          </w:tcPr>
          <w:p w14:paraId="4C79F261" w14:textId="77777777" w:rsidR="00E97523" w:rsidRDefault="00E97523" w:rsidP="00876028">
            <w:pPr>
              <w:rPr>
                <w:rFonts w:ascii="Helvetica" w:hAnsi="Helvetica" w:cs="Helvetica"/>
                <w:b/>
              </w:rPr>
            </w:pPr>
            <w:r>
              <w:rPr>
                <w:rFonts w:ascii="Helvetica" w:hAnsi="Helvetica" w:cs="Helvetica"/>
                <w:b/>
              </w:rPr>
              <w:t>Feature/Function Requirements</w:t>
            </w:r>
          </w:p>
        </w:tc>
      </w:tr>
      <w:tr w:rsidR="00E97523" w:rsidRPr="007C20FA" w14:paraId="48BF7536" w14:textId="77777777" w:rsidTr="00876028">
        <w:trPr>
          <w:trHeight w:val="20"/>
        </w:trPr>
        <w:tc>
          <w:tcPr>
            <w:tcW w:w="1560" w:type="dxa"/>
          </w:tcPr>
          <w:p w14:paraId="25BEEE35" w14:textId="77777777" w:rsidR="00E97523" w:rsidRPr="00D410AE" w:rsidRDefault="00E97523" w:rsidP="00876028">
            <w:pPr>
              <w:rPr>
                <w:rFonts w:cs="Arial"/>
              </w:rPr>
            </w:pPr>
            <w:hyperlink r:id="rId18" w:history="1">
              <w:r w:rsidRPr="00D61592">
                <w:rPr>
                  <w:rStyle w:val="Hyperlink"/>
                </w:rPr>
                <w:t>VSEM Rich Client</w:t>
              </w:r>
            </w:hyperlink>
            <w:r w:rsidRPr="00390F0B">
              <w:t xml:space="preserve">, </w:t>
            </w:r>
            <w:hyperlink r:id="rId19" w:anchor="/com.siemens.splm.clientfx.tcui.xrt.showObject?uid=HMoBIwL5x3NrTD&#10;" w:history="1">
              <w:r w:rsidRPr="00D61592">
                <w:rPr>
                  <w:rStyle w:val="Hyperlink"/>
                </w:rPr>
                <w:t>VSEM Active Workspace</w:t>
              </w:r>
            </w:hyperlink>
          </w:p>
        </w:tc>
        <w:tc>
          <w:tcPr>
            <w:tcW w:w="2693" w:type="dxa"/>
          </w:tcPr>
          <w:p w14:paraId="28C52F43" w14:textId="77777777" w:rsidR="00E97523" w:rsidRPr="00D410AE" w:rsidRDefault="00E97523" w:rsidP="00876028">
            <w:pPr>
              <w:rPr>
                <w:rFonts w:cs="Arial"/>
              </w:rPr>
            </w:pPr>
            <w:r>
              <w:rPr>
                <w:rFonts w:cs="Arial"/>
              </w:rPr>
              <w:t>Enclosure Service Specification</w:t>
            </w:r>
          </w:p>
        </w:tc>
        <w:tc>
          <w:tcPr>
            <w:tcW w:w="2693" w:type="dxa"/>
          </w:tcPr>
          <w:p w14:paraId="2FB2E62C" w14:textId="77777777" w:rsidR="00E97523" w:rsidRPr="00D410AE" w:rsidRDefault="00E97523" w:rsidP="00876028">
            <w:pPr>
              <w:rPr>
                <w:rFonts w:cs="Arial"/>
              </w:rPr>
            </w:pPr>
            <w:r w:rsidRPr="00390F0B">
              <w:rPr>
                <w:bCs/>
              </w:rPr>
              <w:t>Platform Vehicle Control Service Specification</w:t>
            </w:r>
          </w:p>
        </w:tc>
        <w:tc>
          <w:tcPr>
            <w:tcW w:w="3260" w:type="dxa"/>
          </w:tcPr>
          <w:p w14:paraId="7D34EEBD" w14:textId="77777777" w:rsidR="00E97523" w:rsidRDefault="00E97523" w:rsidP="00876028">
            <w:pPr>
              <w:rPr>
                <w:rFonts w:cs="Arial"/>
              </w:rPr>
            </w:pPr>
            <w:r>
              <w:rPr>
                <w:rFonts w:cs="Arial"/>
              </w:rPr>
              <w:t>REQ-409630</w:t>
            </w:r>
          </w:p>
          <w:p w14:paraId="72B7B0CF" w14:textId="77777777" w:rsidR="00E97523" w:rsidRDefault="00E97523" w:rsidP="00876028">
            <w:pPr>
              <w:rPr>
                <w:rFonts w:cs="Arial"/>
              </w:rPr>
            </w:pPr>
            <w:r>
              <w:rPr>
                <w:rFonts w:cs="Arial"/>
              </w:rPr>
              <w:t>REQ-409632</w:t>
            </w:r>
          </w:p>
          <w:p w14:paraId="0C06E1A0" w14:textId="77777777" w:rsidR="00E97523" w:rsidRDefault="00E97523" w:rsidP="00876028">
            <w:pPr>
              <w:rPr>
                <w:rFonts w:cs="Arial"/>
              </w:rPr>
            </w:pPr>
            <w:r>
              <w:rPr>
                <w:rFonts w:cs="Arial"/>
              </w:rPr>
              <w:t>REQ-422269</w:t>
            </w:r>
          </w:p>
          <w:p w14:paraId="7F0A644E" w14:textId="77777777" w:rsidR="00E97523" w:rsidRDefault="00E97523" w:rsidP="00876028">
            <w:pPr>
              <w:rPr>
                <w:rFonts w:cs="Arial"/>
              </w:rPr>
            </w:pPr>
            <w:r>
              <w:rPr>
                <w:rFonts w:cs="Arial"/>
              </w:rPr>
              <w:t>REQ-422270</w:t>
            </w:r>
          </w:p>
          <w:p w14:paraId="4CB6F27B" w14:textId="77777777" w:rsidR="00E97523" w:rsidRDefault="00E97523" w:rsidP="00876028">
            <w:pPr>
              <w:rPr>
                <w:rFonts w:cs="Arial"/>
              </w:rPr>
            </w:pPr>
            <w:r>
              <w:rPr>
                <w:rFonts w:cs="Arial"/>
              </w:rPr>
              <w:t>REQ-422271</w:t>
            </w:r>
          </w:p>
          <w:p w14:paraId="21813320" w14:textId="77777777" w:rsidR="00E97523" w:rsidRDefault="00E97523" w:rsidP="00876028">
            <w:pPr>
              <w:rPr>
                <w:rFonts w:cs="Arial"/>
              </w:rPr>
            </w:pPr>
            <w:r>
              <w:rPr>
                <w:rFonts w:cs="Arial"/>
              </w:rPr>
              <w:t>REQ-422273</w:t>
            </w:r>
          </w:p>
          <w:p w14:paraId="74930F50" w14:textId="77777777" w:rsidR="00E97523" w:rsidRDefault="00E97523" w:rsidP="00876028">
            <w:pPr>
              <w:rPr>
                <w:rFonts w:cs="Arial"/>
              </w:rPr>
            </w:pPr>
          </w:p>
        </w:tc>
      </w:tr>
      <w:tr w:rsidR="00E97523" w:rsidRPr="007C20FA" w14:paraId="103EEB28" w14:textId="77777777" w:rsidTr="00876028">
        <w:trPr>
          <w:trHeight w:val="20"/>
        </w:trPr>
        <w:tc>
          <w:tcPr>
            <w:tcW w:w="1560" w:type="dxa"/>
          </w:tcPr>
          <w:p w14:paraId="740069E9" w14:textId="77777777" w:rsidR="00E97523" w:rsidRPr="00D410AE" w:rsidRDefault="00E97523" w:rsidP="00876028">
            <w:pPr>
              <w:rPr>
                <w:rFonts w:cs="Arial"/>
              </w:rPr>
            </w:pPr>
          </w:p>
        </w:tc>
        <w:tc>
          <w:tcPr>
            <w:tcW w:w="2693" w:type="dxa"/>
          </w:tcPr>
          <w:p w14:paraId="4EEC12EB" w14:textId="77777777" w:rsidR="00E97523" w:rsidRDefault="00E97523" w:rsidP="00876028">
            <w:pPr>
              <w:rPr>
                <w:rFonts w:cs="Arial"/>
              </w:rPr>
            </w:pPr>
          </w:p>
        </w:tc>
        <w:tc>
          <w:tcPr>
            <w:tcW w:w="2693" w:type="dxa"/>
          </w:tcPr>
          <w:p w14:paraId="519EA433" w14:textId="77777777" w:rsidR="00E97523" w:rsidRDefault="00E97523" w:rsidP="00876028">
            <w:pPr>
              <w:rPr>
                <w:rFonts w:cs="Arial"/>
              </w:rPr>
            </w:pPr>
          </w:p>
        </w:tc>
        <w:tc>
          <w:tcPr>
            <w:tcW w:w="3260" w:type="dxa"/>
          </w:tcPr>
          <w:p w14:paraId="4E0E28C5" w14:textId="77777777" w:rsidR="00E97523" w:rsidRDefault="00E97523" w:rsidP="00876028">
            <w:pPr>
              <w:rPr>
                <w:rFonts w:cs="Arial"/>
              </w:rPr>
            </w:pPr>
          </w:p>
        </w:tc>
      </w:tr>
      <w:tr w:rsidR="00E97523" w:rsidRPr="007C20FA" w14:paraId="4068B410" w14:textId="77777777" w:rsidTr="00876028">
        <w:trPr>
          <w:trHeight w:val="20"/>
        </w:trPr>
        <w:tc>
          <w:tcPr>
            <w:tcW w:w="10206" w:type="dxa"/>
            <w:gridSpan w:val="4"/>
            <w:shd w:val="clear" w:color="auto" w:fill="F2F2F2" w:themeFill="background1" w:themeFillShade="F2"/>
          </w:tcPr>
          <w:p w14:paraId="58D00BFC" w14:textId="77777777" w:rsidR="00E97523" w:rsidRDefault="00E97523" w:rsidP="00876028">
            <w:pPr>
              <w:rPr>
                <w:rFonts w:ascii="Helvetica" w:hAnsi="Helvetica" w:cs="Helvetica"/>
                <w:b/>
              </w:rPr>
            </w:pPr>
            <w:r>
              <w:rPr>
                <w:rFonts w:ascii="Helvetica" w:hAnsi="Helvetica" w:cs="Helvetica"/>
                <w:b/>
              </w:rPr>
              <w:t>Ford Engineering Standards</w:t>
            </w:r>
          </w:p>
        </w:tc>
      </w:tr>
      <w:tr w:rsidR="00E97523" w:rsidRPr="007C20FA" w14:paraId="1D92072B" w14:textId="77777777" w:rsidTr="00876028">
        <w:trPr>
          <w:trHeight w:val="20"/>
        </w:trPr>
        <w:tc>
          <w:tcPr>
            <w:tcW w:w="1560" w:type="dxa"/>
          </w:tcPr>
          <w:p w14:paraId="0BD0AAC6" w14:textId="77777777" w:rsidR="00E97523" w:rsidRPr="00D410AE" w:rsidRDefault="00E97523" w:rsidP="00876028">
            <w:pPr>
              <w:rPr>
                <w:rFonts w:cs="Arial"/>
              </w:rPr>
            </w:pPr>
          </w:p>
        </w:tc>
        <w:tc>
          <w:tcPr>
            <w:tcW w:w="2693" w:type="dxa"/>
          </w:tcPr>
          <w:p w14:paraId="5F34230D" w14:textId="77777777" w:rsidR="00E97523" w:rsidRPr="00D410AE" w:rsidRDefault="00E97523" w:rsidP="00876028">
            <w:pPr>
              <w:rPr>
                <w:rFonts w:cs="Arial"/>
              </w:rPr>
            </w:pPr>
          </w:p>
        </w:tc>
        <w:tc>
          <w:tcPr>
            <w:tcW w:w="2693" w:type="dxa"/>
          </w:tcPr>
          <w:p w14:paraId="6E31A19B" w14:textId="77777777" w:rsidR="00E97523" w:rsidRPr="00D410AE" w:rsidRDefault="00E97523" w:rsidP="00876028">
            <w:pPr>
              <w:rPr>
                <w:rFonts w:cs="Arial"/>
              </w:rPr>
            </w:pPr>
          </w:p>
        </w:tc>
        <w:tc>
          <w:tcPr>
            <w:tcW w:w="3260" w:type="dxa"/>
          </w:tcPr>
          <w:p w14:paraId="0111A921" w14:textId="77777777" w:rsidR="00E97523" w:rsidRDefault="00E97523" w:rsidP="00876028">
            <w:pPr>
              <w:rPr>
                <w:rFonts w:cs="Arial"/>
              </w:rPr>
            </w:pPr>
          </w:p>
        </w:tc>
      </w:tr>
      <w:tr w:rsidR="00E97523" w:rsidRPr="007C20FA" w14:paraId="19CFA06B" w14:textId="77777777" w:rsidTr="00876028">
        <w:trPr>
          <w:trHeight w:val="20"/>
        </w:trPr>
        <w:tc>
          <w:tcPr>
            <w:tcW w:w="1560" w:type="dxa"/>
          </w:tcPr>
          <w:p w14:paraId="0629CE99" w14:textId="77777777" w:rsidR="00E97523" w:rsidRDefault="00E97523" w:rsidP="00876028">
            <w:pPr>
              <w:rPr>
                <w:rFonts w:cs="Arial"/>
              </w:rPr>
            </w:pPr>
          </w:p>
        </w:tc>
        <w:tc>
          <w:tcPr>
            <w:tcW w:w="2693" w:type="dxa"/>
          </w:tcPr>
          <w:p w14:paraId="0CE777A0" w14:textId="77777777" w:rsidR="00E97523" w:rsidRDefault="00E97523" w:rsidP="00876028">
            <w:pPr>
              <w:rPr>
                <w:rFonts w:cs="Arial"/>
              </w:rPr>
            </w:pPr>
          </w:p>
        </w:tc>
        <w:tc>
          <w:tcPr>
            <w:tcW w:w="2693" w:type="dxa"/>
          </w:tcPr>
          <w:p w14:paraId="26E4DB27" w14:textId="77777777" w:rsidR="00E97523" w:rsidRDefault="00E97523" w:rsidP="00876028">
            <w:pPr>
              <w:rPr>
                <w:rFonts w:cs="Arial"/>
              </w:rPr>
            </w:pPr>
          </w:p>
        </w:tc>
        <w:tc>
          <w:tcPr>
            <w:tcW w:w="3260" w:type="dxa"/>
          </w:tcPr>
          <w:p w14:paraId="34B834D5" w14:textId="77777777" w:rsidR="00E97523" w:rsidRDefault="00E97523" w:rsidP="00876028">
            <w:pPr>
              <w:rPr>
                <w:rFonts w:cs="Arial"/>
              </w:rPr>
            </w:pPr>
          </w:p>
        </w:tc>
      </w:tr>
      <w:tr w:rsidR="00E97523" w:rsidRPr="007C20FA" w14:paraId="254527B1" w14:textId="77777777" w:rsidTr="00876028">
        <w:trPr>
          <w:trHeight w:val="20"/>
        </w:trPr>
        <w:tc>
          <w:tcPr>
            <w:tcW w:w="10206" w:type="dxa"/>
            <w:gridSpan w:val="4"/>
            <w:shd w:val="clear" w:color="auto" w:fill="F2F2F2" w:themeFill="background1" w:themeFillShade="F2"/>
          </w:tcPr>
          <w:p w14:paraId="4D49DA36" w14:textId="77777777" w:rsidR="00E97523" w:rsidRPr="006623A0" w:rsidRDefault="00E97523" w:rsidP="00876028">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E97523" w:rsidRPr="007C20FA" w14:paraId="2A0CD5F2" w14:textId="77777777" w:rsidTr="00876028">
        <w:trPr>
          <w:trHeight w:val="20"/>
        </w:trPr>
        <w:tc>
          <w:tcPr>
            <w:tcW w:w="1560" w:type="dxa"/>
          </w:tcPr>
          <w:p w14:paraId="691079D4" w14:textId="77777777" w:rsidR="00E97523" w:rsidRDefault="00E97523" w:rsidP="00876028"/>
        </w:tc>
        <w:tc>
          <w:tcPr>
            <w:tcW w:w="2693" w:type="dxa"/>
          </w:tcPr>
          <w:p w14:paraId="381EB3A0" w14:textId="77777777" w:rsidR="00E97523" w:rsidRPr="00D410AE" w:rsidRDefault="00E97523" w:rsidP="00876028">
            <w:pPr>
              <w:rPr>
                <w:rFonts w:cs="Arial"/>
              </w:rPr>
            </w:pPr>
            <w:r>
              <w:rPr>
                <w:rFonts w:cs="Arial"/>
              </w:rPr>
              <w:t>Compliance with FMVSS101</w:t>
            </w:r>
          </w:p>
        </w:tc>
        <w:tc>
          <w:tcPr>
            <w:tcW w:w="2693" w:type="dxa"/>
          </w:tcPr>
          <w:p w14:paraId="0CDDD366" w14:textId="77777777" w:rsidR="00E97523" w:rsidRPr="004D0563" w:rsidRDefault="00E97523" w:rsidP="00876028">
            <w:pPr>
              <w:rPr>
                <w:rFonts w:cs="Arial"/>
              </w:rPr>
            </w:pPr>
            <w:r w:rsidRPr="004D0563">
              <w:rPr>
                <w:rFonts w:cs="Arial"/>
              </w:rPr>
              <w:t>The Feature shall comply with FMVSS101.</w:t>
            </w:r>
          </w:p>
          <w:p w14:paraId="3503B477" w14:textId="77777777" w:rsidR="00E97523" w:rsidRPr="00D410AE" w:rsidRDefault="00E97523" w:rsidP="00876028">
            <w:pPr>
              <w:rPr>
                <w:rFonts w:cs="Arial"/>
              </w:rPr>
            </w:pPr>
          </w:p>
        </w:tc>
        <w:tc>
          <w:tcPr>
            <w:tcW w:w="3260" w:type="dxa"/>
          </w:tcPr>
          <w:p w14:paraId="6A2F0CD9" w14:textId="77777777" w:rsidR="00E97523" w:rsidRDefault="00E97523" w:rsidP="00876028"/>
        </w:tc>
      </w:tr>
      <w:tr w:rsidR="00E97523" w:rsidRPr="007C20FA" w14:paraId="228A3830" w14:textId="77777777" w:rsidTr="00876028">
        <w:trPr>
          <w:trHeight w:val="20"/>
        </w:trPr>
        <w:tc>
          <w:tcPr>
            <w:tcW w:w="1560" w:type="dxa"/>
          </w:tcPr>
          <w:p w14:paraId="49787B15" w14:textId="77777777" w:rsidR="00E97523" w:rsidRDefault="00E97523" w:rsidP="00876028">
            <w:pPr>
              <w:rPr>
                <w:rFonts w:cs="Arial"/>
              </w:rPr>
            </w:pPr>
          </w:p>
        </w:tc>
        <w:tc>
          <w:tcPr>
            <w:tcW w:w="2693" w:type="dxa"/>
          </w:tcPr>
          <w:p w14:paraId="2E16AA20" w14:textId="77777777" w:rsidR="00E97523" w:rsidRDefault="00E97523" w:rsidP="00876028">
            <w:pPr>
              <w:rPr>
                <w:rFonts w:cs="Arial"/>
              </w:rPr>
            </w:pPr>
          </w:p>
        </w:tc>
        <w:tc>
          <w:tcPr>
            <w:tcW w:w="2693" w:type="dxa"/>
          </w:tcPr>
          <w:p w14:paraId="36894AC4" w14:textId="77777777" w:rsidR="00E97523" w:rsidRPr="004D0563" w:rsidRDefault="00E97523" w:rsidP="00876028">
            <w:pPr>
              <w:rPr>
                <w:rFonts w:cs="Arial"/>
              </w:rPr>
            </w:pPr>
          </w:p>
        </w:tc>
        <w:tc>
          <w:tcPr>
            <w:tcW w:w="3260" w:type="dxa"/>
          </w:tcPr>
          <w:p w14:paraId="4C06236F" w14:textId="77777777" w:rsidR="00E97523" w:rsidRDefault="00E97523" w:rsidP="00876028">
            <w:pPr>
              <w:rPr>
                <w:rFonts w:cs="Arial"/>
              </w:rPr>
            </w:pPr>
          </w:p>
        </w:tc>
      </w:tr>
      <w:tr w:rsidR="00E97523" w:rsidRPr="007C20FA" w14:paraId="56E07186" w14:textId="77777777" w:rsidTr="00876028">
        <w:trPr>
          <w:trHeight w:val="20"/>
        </w:trPr>
        <w:tc>
          <w:tcPr>
            <w:tcW w:w="10206" w:type="dxa"/>
            <w:gridSpan w:val="4"/>
            <w:shd w:val="clear" w:color="auto" w:fill="F2F2F2" w:themeFill="background1" w:themeFillShade="F2"/>
          </w:tcPr>
          <w:p w14:paraId="2B9A3B44" w14:textId="77777777" w:rsidR="00E97523" w:rsidRDefault="00E97523" w:rsidP="00876028">
            <w:pPr>
              <w:rPr>
                <w:rFonts w:ascii="Helvetica" w:hAnsi="Helvetica" w:cs="Helvetica"/>
                <w:b/>
              </w:rPr>
            </w:pPr>
            <w:r>
              <w:rPr>
                <w:rFonts w:ascii="Helvetica" w:hAnsi="Helvetica" w:cs="Helvetica"/>
                <w:b/>
              </w:rPr>
              <w:t>Industry Standards</w:t>
            </w:r>
          </w:p>
        </w:tc>
      </w:tr>
      <w:tr w:rsidR="00E97523" w:rsidRPr="007C20FA" w14:paraId="08A326B4" w14:textId="77777777" w:rsidTr="00876028">
        <w:trPr>
          <w:trHeight w:val="20"/>
        </w:trPr>
        <w:tc>
          <w:tcPr>
            <w:tcW w:w="1560" w:type="dxa"/>
          </w:tcPr>
          <w:p w14:paraId="7B700901" w14:textId="77777777" w:rsidR="00E97523" w:rsidRDefault="00E97523" w:rsidP="00876028"/>
        </w:tc>
        <w:tc>
          <w:tcPr>
            <w:tcW w:w="2693" w:type="dxa"/>
          </w:tcPr>
          <w:p w14:paraId="141657B6" w14:textId="77777777" w:rsidR="00E97523" w:rsidRPr="00D410AE" w:rsidRDefault="00E97523" w:rsidP="00876028">
            <w:pPr>
              <w:rPr>
                <w:rFonts w:cs="Arial"/>
              </w:rPr>
            </w:pPr>
            <w:r>
              <w:rPr>
                <w:rFonts w:cs="Arial"/>
              </w:rPr>
              <w:t>ISO 26262</w:t>
            </w:r>
          </w:p>
        </w:tc>
        <w:tc>
          <w:tcPr>
            <w:tcW w:w="2693" w:type="dxa"/>
          </w:tcPr>
          <w:p w14:paraId="382FADC5" w14:textId="77777777" w:rsidR="00E97523" w:rsidRPr="004D0563" w:rsidRDefault="00E97523" w:rsidP="00876028">
            <w:pPr>
              <w:rPr>
                <w:rFonts w:cs="Arial"/>
              </w:rPr>
            </w:pPr>
            <w:r w:rsidRPr="004D0563">
              <w:rPr>
                <w:rFonts w:cs="Arial"/>
              </w:rPr>
              <w:t>The system should be developed according to Ford's implementation of Functional Safety.</w:t>
            </w:r>
          </w:p>
          <w:p w14:paraId="182A3171" w14:textId="77777777" w:rsidR="00E97523" w:rsidRPr="00D410AE" w:rsidRDefault="00E97523" w:rsidP="00876028">
            <w:pPr>
              <w:rPr>
                <w:rFonts w:cs="Arial"/>
              </w:rPr>
            </w:pPr>
          </w:p>
        </w:tc>
        <w:tc>
          <w:tcPr>
            <w:tcW w:w="3260" w:type="dxa"/>
          </w:tcPr>
          <w:p w14:paraId="25B76B7B" w14:textId="77777777" w:rsidR="00E97523" w:rsidRDefault="00E97523" w:rsidP="00876028"/>
        </w:tc>
      </w:tr>
      <w:tr w:rsidR="00E97523" w:rsidRPr="007C20FA" w14:paraId="50ACC7BD" w14:textId="77777777" w:rsidTr="00876028">
        <w:trPr>
          <w:trHeight w:val="20"/>
        </w:trPr>
        <w:tc>
          <w:tcPr>
            <w:tcW w:w="1560" w:type="dxa"/>
          </w:tcPr>
          <w:p w14:paraId="761072C5" w14:textId="77777777" w:rsidR="00E97523" w:rsidRPr="00D410AE" w:rsidRDefault="00E97523" w:rsidP="00876028">
            <w:pPr>
              <w:rPr>
                <w:rFonts w:cs="Arial"/>
              </w:rPr>
            </w:pPr>
          </w:p>
        </w:tc>
        <w:tc>
          <w:tcPr>
            <w:tcW w:w="2693" w:type="dxa"/>
          </w:tcPr>
          <w:p w14:paraId="700FF649" w14:textId="77777777" w:rsidR="00E97523" w:rsidRPr="00D410AE" w:rsidRDefault="00E97523" w:rsidP="00876028">
            <w:pPr>
              <w:rPr>
                <w:rFonts w:cs="Arial"/>
              </w:rPr>
            </w:pPr>
          </w:p>
        </w:tc>
        <w:tc>
          <w:tcPr>
            <w:tcW w:w="2693" w:type="dxa"/>
          </w:tcPr>
          <w:p w14:paraId="2F683F23" w14:textId="77777777" w:rsidR="00E97523" w:rsidRPr="00D410AE" w:rsidRDefault="00E97523" w:rsidP="00876028">
            <w:pPr>
              <w:rPr>
                <w:rFonts w:cs="Arial"/>
              </w:rPr>
            </w:pPr>
          </w:p>
        </w:tc>
        <w:tc>
          <w:tcPr>
            <w:tcW w:w="3260" w:type="dxa"/>
          </w:tcPr>
          <w:p w14:paraId="4D4AFBDA" w14:textId="77777777" w:rsidR="00E97523" w:rsidRPr="00D410AE" w:rsidRDefault="00E97523" w:rsidP="00876028">
            <w:pPr>
              <w:rPr>
                <w:rFonts w:cs="Arial"/>
              </w:rPr>
            </w:pPr>
          </w:p>
        </w:tc>
      </w:tr>
      <w:tr w:rsidR="00E97523" w:rsidRPr="007C20FA" w14:paraId="7866562E" w14:textId="77777777" w:rsidTr="00876028">
        <w:trPr>
          <w:trHeight w:val="20"/>
        </w:trPr>
        <w:tc>
          <w:tcPr>
            <w:tcW w:w="10206" w:type="dxa"/>
            <w:gridSpan w:val="4"/>
            <w:shd w:val="clear" w:color="auto" w:fill="F2F2F2" w:themeFill="background1" w:themeFillShade="F2"/>
          </w:tcPr>
          <w:p w14:paraId="0F778CEF" w14:textId="77777777" w:rsidR="00E97523" w:rsidRDefault="00E97523" w:rsidP="00876028">
            <w:pPr>
              <w:rPr>
                <w:rFonts w:ascii="Helvetica" w:hAnsi="Helvetica" w:cs="Helvetica"/>
                <w:b/>
              </w:rPr>
            </w:pPr>
            <w:r>
              <w:rPr>
                <w:rFonts w:ascii="Helvetica" w:hAnsi="Helvetica" w:cs="Helvetica"/>
                <w:b/>
              </w:rPr>
              <w:t>Other Sources</w:t>
            </w:r>
          </w:p>
        </w:tc>
      </w:tr>
      <w:tr w:rsidR="00E97523" w:rsidRPr="007C20FA" w14:paraId="5990B01F" w14:textId="77777777" w:rsidTr="00876028">
        <w:trPr>
          <w:trHeight w:val="20"/>
        </w:trPr>
        <w:tc>
          <w:tcPr>
            <w:tcW w:w="1560" w:type="dxa"/>
          </w:tcPr>
          <w:p w14:paraId="09052D1B" w14:textId="77777777" w:rsidR="00E97523" w:rsidRDefault="00E97523" w:rsidP="00876028">
            <w:pPr>
              <w:rPr>
                <w:rFonts w:cs="Arial"/>
              </w:rPr>
            </w:pPr>
          </w:p>
        </w:tc>
        <w:tc>
          <w:tcPr>
            <w:tcW w:w="2693" w:type="dxa"/>
          </w:tcPr>
          <w:p w14:paraId="26A02B2B" w14:textId="77777777" w:rsidR="00E97523" w:rsidRDefault="00E97523" w:rsidP="00876028">
            <w:pPr>
              <w:rPr>
                <w:rFonts w:cs="Arial"/>
              </w:rPr>
            </w:pPr>
          </w:p>
        </w:tc>
        <w:tc>
          <w:tcPr>
            <w:tcW w:w="2693" w:type="dxa"/>
          </w:tcPr>
          <w:p w14:paraId="69A4D999" w14:textId="77777777" w:rsidR="00E97523" w:rsidRPr="004D0563" w:rsidRDefault="00E97523" w:rsidP="00876028">
            <w:pPr>
              <w:rPr>
                <w:rFonts w:cs="Arial"/>
              </w:rPr>
            </w:pPr>
          </w:p>
        </w:tc>
        <w:tc>
          <w:tcPr>
            <w:tcW w:w="3260" w:type="dxa"/>
          </w:tcPr>
          <w:p w14:paraId="743CBFA2" w14:textId="77777777" w:rsidR="00E97523" w:rsidRDefault="00E97523" w:rsidP="00876028">
            <w:pPr>
              <w:rPr>
                <w:rFonts w:cs="Arial"/>
              </w:rPr>
            </w:pPr>
          </w:p>
        </w:tc>
      </w:tr>
      <w:tr w:rsidR="00E97523" w:rsidRPr="007C20FA" w14:paraId="110AE2EE" w14:textId="77777777" w:rsidTr="00876028">
        <w:trPr>
          <w:trHeight w:val="20"/>
        </w:trPr>
        <w:tc>
          <w:tcPr>
            <w:tcW w:w="1560" w:type="dxa"/>
          </w:tcPr>
          <w:p w14:paraId="1EC18249" w14:textId="77777777" w:rsidR="00E97523" w:rsidRDefault="00E97523" w:rsidP="00876028"/>
        </w:tc>
        <w:tc>
          <w:tcPr>
            <w:tcW w:w="2693" w:type="dxa"/>
          </w:tcPr>
          <w:p w14:paraId="00AFE904" w14:textId="77777777" w:rsidR="00E97523" w:rsidRPr="00D410AE" w:rsidRDefault="00E97523" w:rsidP="00876028">
            <w:pPr>
              <w:rPr>
                <w:rFonts w:cs="Arial"/>
              </w:rPr>
            </w:pPr>
          </w:p>
        </w:tc>
        <w:tc>
          <w:tcPr>
            <w:tcW w:w="2693" w:type="dxa"/>
          </w:tcPr>
          <w:p w14:paraId="778ADE4B" w14:textId="77777777" w:rsidR="00E97523" w:rsidRPr="00D410AE" w:rsidRDefault="00E97523" w:rsidP="00876028">
            <w:pPr>
              <w:rPr>
                <w:rFonts w:cs="Arial"/>
              </w:rPr>
            </w:pPr>
          </w:p>
        </w:tc>
        <w:tc>
          <w:tcPr>
            <w:tcW w:w="3260" w:type="dxa"/>
          </w:tcPr>
          <w:p w14:paraId="257EEB05" w14:textId="77777777" w:rsidR="00E97523" w:rsidRDefault="00E97523" w:rsidP="00876028"/>
        </w:tc>
      </w:tr>
      <w:tr w:rsidR="00E97523" w:rsidRPr="007C20FA" w14:paraId="5977BDAB" w14:textId="77777777" w:rsidTr="00876028">
        <w:trPr>
          <w:trHeight w:val="20"/>
        </w:trPr>
        <w:tc>
          <w:tcPr>
            <w:tcW w:w="1560" w:type="dxa"/>
          </w:tcPr>
          <w:p w14:paraId="69B07C35" w14:textId="77777777" w:rsidR="00E97523" w:rsidRPr="00D410AE" w:rsidRDefault="00E97523" w:rsidP="00876028">
            <w:pPr>
              <w:rPr>
                <w:rFonts w:cs="Arial"/>
              </w:rPr>
            </w:pPr>
          </w:p>
        </w:tc>
        <w:tc>
          <w:tcPr>
            <w:tcW w:w="2693" w:type="dxa"/>
          </w:tcPr>
          <w:p w14:paraId="3299DC7D" w14:textId="77777777" w:rsidR="00E97523" w:rsidRDefault="00E97523" w:rsidP="00876028">
            <w:pPr>
              <w:rPr>
                <w:rFonts w:cs="Arial"/>
              </w:rPr>
            </w:pPr>
          </w:p>
        </w:tc>
        <w:tc>
          <w:tcPr>
            <w:tcW w:w="2693" w:type="dxa"/>
          </w:tcPr>
          <w:p w14:paraId="53AC7C14" w14:textId="77777777" w:rsidR="00E97523" w:rsidRPr="00D410AE" w:rsidRDefault="00E97523" w:rsidP="00876028">
            <w:pPr>
              <w:rPr>
                <w:rFonts w:cs="Arial"/>
              </w:rPr>
            </w:pPr>
          </w:p>
        </w:tc>
        <w:tc>
          <w:tcPr>
            <w:tcW w:w="3260" w:type="dxa"/>
          </w:tcPr>
          <w:p w14:paraId="1B20EED9" w14:textId="77777777" w:rsidR="00E97523" w:rsidRPr="00D410AE" w:rsidRDefault="00E97523" w:rsidP="00876028">
            <w:pPr>
              <w:rPr>
                <w:rFonts w:cs="Arial"/>
              </w:rPr>
            </w:pPr>
          </w:p>
        </w:tc>
      </w:tr>
    </w:tbl>
    <w:p w14:paraId="465C7134" w14:textId="77777777" w:rsidR="00AF1D54" w:rsidRPr="00AF1D54" w:rsidRDefault="00AF1D54" w:rsidP="00AF1D54">
      <w:pPr>
        <w:rPr>
          <w:rStyle w:val="SubtleEmphasis"/>
          <w:i w:val="0"/>
          <w:iCs w:val="0"/>
        </w:rPr>
      </w:pPr>
    </w:p>
    <w:p w14:paraId="7C5A48DF" w14:textId="77777777" w:rsidR="00E97523" w:rsidRDefault="00E97523" w:rsidP="00CD2FD6">
      <w:pPr>
        <w:rPr>
          <w:rStyle w:val="SubtleEmphasis"/>
        </w:rPr>
      </w:pPr>
    </w:p>
    <w:p w14:paraId="6279844F" w14:textId="77777777" w:rsidR="00E97523" w:rsidRPr="00DD513D" w:rsidRDefault="00E97523" w:rsidP="00CD2FD6">
      <w:pPr>
        <w:rPr>
          <w:rStyle w:val="SubtleEmphasis"/>
          <w:i w:val="0"/>
          <w:iCs w:val="0"/>
        </w:rPr>
      </w:pPr>
    </w:p>
    <w:p w14:paraId="59031810" w14:textId="579D16C0" w:rsidR="00CD2FD6" w:rsidRDefault="00CD2FD6" w:rsidP="00CD2FD6">
      <w:pPr>
        <w:pStyle w:val="Caption"/>
      </w:pPr>
      <w:bookmarkStart w:id="61" w:name="_Toc35000662"/>
      <w:bookmarkStart w:id="62" w:name="_Toc25321850"/>
      <w:bookmarkStart w:id="63" w:name="_Toc78549334"/>
      <w:r w:rsidRPr="00702453">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Input Requirements/Documents</w:t>
      </w:r>
      <w:bookmarkEnd w:id="61"/>
      <w:bookmarkEnd w:id="62"/>
      <w:bookmarkEnd w:id="63"/>
    </w:p>
    <w:p w14:paraId="407EAD8D" w14:textId="77777777" w:rsidR="00CD2FD6" w:rsidRPr="00CD2FD6" w:rsidRDefault="00CD2FD6" w:rsidP="00CD2FD6"/>
    <w:p w14:paraId="1C4CA48F" w14:textId="77777777" w:rsidR="003A1067" w:rsidRDefault="003A1067" w:rsidP="00B618BF">
      <w:pPr>
        <w:pStyle w:val="Heading2"/>
      </w:pPr>
      <w:bookmarkStart w:id="64" w:name="_Toc78549264"/>
      <w:r>
        <w:t>Lessons Learned</w:t>
      </w:r>
      <w:bookmarkEnd w:id="64"/>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p>
    <w:p w14:paraId="658591C8" w14:textId="77777777" w:rsidR="00B618BF" w:rsidRDefault="00367469" w:rsidP="00B618BF">
      <w:pPr>
        <w:pStyle w:val="Heading2"/>
      </w:pPr>
      <w:bookmarkStart w:id="65" w:name="_Toc78549265"/>
      <w:r>
        <w:t>Assumptions</w:t>
      </w:r>
      <w:bookmarkEnd w:id="65"/>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66" w:name="_Toc78549266"/>
      <w:r>
        <w:lastRenderedPageBreak/>
        <w:t>Feature Context</w:t>
      </w:r>
      <w:bookmarkEnd w:id="66"/>
    </w:p>
    <w:p w14:paraId="2C6F0FE6" w14:textId="77777777" w:rsidR="00CB3F15" w:rsidRDefault="0027671B" w:rsidP="0027671B">
      <w:pPr>
        <w:pStyle w:val="Heading2"/>
      </w:pPr>
      <w:bookmarkStart w:id="67" w:name="_Toc78549267"/>
      <w:r w:rsidRPr="007C20FA">
        <w:t xml:space="preserve">Feature </w:t>
      </w:r>
      <w:r w:rsidR="00CC22B6">
        <w:t>Context</w:t>
      </w:r>
      <w:r w:rsidRPr="007C20FA">
        <w:t xml:space="preserve"> Diagram</w:t>
      </w:r>
      <w:bookmarkEnd w:id="67"/>
    </w:p>
    <w:p w14:paraId="05F2DCE9" w14:textId="77777777" w:rsidR="00782814" w:rsidRPr="00782814" w:rsidRDefault="00782814" w:rsidP="007A6A17"/>
    <w:p w14:paraId="6EBB38B1" w14:textId="36E47864" w:rsidR="00782814" w:rsidRPr="00DB1AC1" w:rsidRDefault="00AD7AEA" w:rsidP="00782814">
      <w:pPr>
        <w:jc w:val="center"/>
      </w:pPr>
      <w:r>
        <w:rPr>
          <w:noProof/>
        </w:rPr>
        <w:drawing>
          <wp:inline distT="0" distB="0" distL="0" distR="0" wp14:anchorId="75EB737C" wp14:editId="230CDCC8">
            <wp:extent cx="6466205" cy="4158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66205" cy="4158615"/>
                    </a:xfrm>
                    <a:prstGeom prst="rect">
                      <a:avLst/>
                    </a:prstGeom>
                  </pic:spPr>
                </pic:pic>
              </a:graphicData>
            </a:graphic>
          </wp:inline>
        </w:drawing>
      </w:r>
    </w:p>
    <w:p w14:paraId="1F7ADE5B" w14:textId="24085819" w:rsidR="00782814" w:rsidRPr="00955B78" w:rsidRDefault="00782814" w:rsidP="00782814">
      <w:pPr>
        <w:pStyle w:val="Caption"/>
      </w:pPr>
      <w:bookmarkStart w:id="68" w:name="_Toc78549317"/>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Comprehensive Status Context</w:t>
      </w:r>
      <w:bookmarkEnd w:id="68"/>
    </w:p>
    <w:p w14:paraId="5308FB24" w14:textId="26BCBD06" w:rsidR="00E11755" w:rsidRDefault="00A8754B" w:rsidP="00E11755">
      <w:pPr>
        <w:pStyle w:val="Heading2"/>
        <w:tabs>
          <w:tab w:val="clear" w:pos="718"/>
          <w:tab w:val="left" w:pos="709"/>
        </w:tabs>
        <w:ind w:left="0" w:firstLine="0"/>
      </w:pPr>
      <w:bookmarkStart w:id="69" w:name="_Toc215652143"/>
      <w:bookmarkStart w:id="70" w:name="_Toc78549268"/>
      <w:r>
        <w:t xml:space="preserve">List of </w:t>
      </w:r>
      <w:r w:rsidR="00E33B01">
        <w:t>Influences</w:t>
      </w:r>
      <w:bookmarkEnd w:id="69"/>
      <w:bookmarkEnd w:id="70"/>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Align w:val="center"/>
          </w:tcPr>
          <w:p w14:paraId="6FCAB812" w14:textId="6D2FDFB1" w:rsidR="009D2039" w:rsidRDefault="009D2039" w:rsidP="009D2039">
            <w:pPr>
              <w:rPr>
                <w:rFonts w:cs="Arial"/>
              </w:rPr>
            </w:pPr>
            <w:r>
              <w:rPr>
                <w:rFonts w:cs="Arial"/>
              </w:rPr>
              <w:t xml:space="preserve">Comprehensive status </w:t>
            </w:r>
            <w:r w:rsidR="00AD7AEA">
              <w:rPr>
                <w:rFonts w:cs="Arial"/>
              </w:rPr>
              <w:t>Update</w:t>
            </w:r>
          </w:p>
        </w:tc>
        <w:tc>
          <w:tcPr>
            <w:tcW w:w="1871" w:type="dxa"/>
            <w:vAlign w:val="center"/>
          </w:tcPr>
          <w:p w14:paraId="55C84E53" w14:textId="77777777" w:rsidR="009D2039" w:rsidRDefault="009D2039" w:rsidP="009D2039">
            <w:pPr>
              <w:rPr>
                <w:rFonts w:cs="Arial"/>
              </w:rPr>
            </w:pPr>
            <w:proofErr w:type="spellStart"/>
            <w:r>
              <w:rPr>
                <w:rFonts w:cs="Arial"/>
              </w:rPr>
              <w:t>ComStat</w:t>
            </w:r>
            <w:proofErr w:type="spellEnd"/>
            <w:r>
              <w:rPr>
                <w:rFonts w:cs="Arial"/>
              </w:rPr>
              <w:t xml:space="preserve"> (Comprehensive Status) To Online Backup of Vehicle Data </w:t>
            </w:r>
          </w:p>
        </w:tc>
        <w:tc>
          <w:tcPr>
            <w:tcW w:w="6660" w:type="dxa"/>
            <w:vAlign w:val="center"/>
          </w:tcPr>
          <w:p w14:paraId="6FEFEB68" w14:textId="77777777" w:rsidR="009D2039" w:rsidRDefault="009D2039" w:rsidP="009D2039">
            <w:pPr>
              <w:rPr>
                <w:rFonts w:cs="Arial"/>
              </w:rPr>
            </w:pPr>
            <w:r w:rsidRPr="00B04B2A">
              <w:rPr>
                <w:rFonts w:cs="Arial"/>
              </w:rPr>
              <w:t>Update of Comprehensive Status online</w:t>
            </w:r>
          </w:p>
        </w:tc>
      </w:tr>
      <w:tr w:rsidR="009D2039" w:rsidRPr="00717330" w14:paraId="3A456E2B" w14:textId="77777777" w:rsidTr="00A654A1">
        <w:trPr>
          <w:jc w:val="center"/>
        </w:trPr>
        <w:tc>
          <w:tcPr>
            <w:tcW w:w="1642" w:type="dxa"/>
            <w:vAlign w:val="center"/>
          </w:tcPr>
          <w:p w14:paraId="1605F2F5" w14:textId="77777777" w:rsidR="009D2039" w:rsidRDefault="009D2039" w:rsidP="009D2039">
            <w:pPr>
              <w:rPr>
                <w:rFonts w:cs="Arial"/>
              </w:rPr>
            </w:pPr>
            <w:r>
              <w:rPr>
                <w:rFonts w:cs="Arial"/>
              </w:rPr>
              <w:t>Comprehensive status refresh request</w:t>
            </w:r>
          </w:p>
        </w:tc>
        <w:tc>
          <w:tcPr>
            <w:tcW w:w="1871" w:type="dxa"/>
            <w:vAlign w:val="center"/>
          </w:tcPr>
          <w:p w14:paraId="7D465CF1" w14:textId="77777777" w:rsidR="009D2039" w:rsidRDefault="009D2039" w:rsidP="009D2039">
            <w:pPr>
              <w:rPr>
                <w:rFonts w:cs="Arial"/>
              </w:rPr>
            </w:pPr>
            <w:r>
              <w:rPr>
                <w:rFonts w:cs="Arial"/>
              </w:rPr>
              <w:t xml:space="preserve">Mobile User </w:t>
            </w:r>
            <w:proofErr w:type="gramStart"/>
            <w:r>
              <w:rPr>
                <w:rFonts w:cs="Arial"/>
              </w:rPr>
              <w:t>To</w:t>
            </w:r>
            <w:proofErr w:type="gramEnd"/>
            <w:r>
              <w:rPr>
                <w:rFonts w:cs="Arial"/>
              </w:rPr>
              <w:t xml:space="preserve"> </w:t>
            </w:r>
            <w:proofErr w:type="spellStart"/>
            <w:r>
              <w:rPr>
                <w:rFonts w:cs="Arial"/>
              </w:rPr>
              <w:t>ComStat</w:t>
            </w:r>
            <w:proofErr w:type="spellEnd"/>
            <w:r>
              <w:rPr>
                <w:rFonts w:cs="Arial"/>
              </w:rPr>
              <w:t xml:space="preserve"> (Comprehensive Status)</w:t>
            </w:r>
          </w:p>
        </w:tc>
        <w:tc>
          <w:tcPr>
            <w:tcW w:w="6660" w:type="dxa"/>
            <w:vAlign w:val="center"/>
          </w:tcPr>
          <w:p w14:paraId="0F6895BF" w14:textId="77777777" w:rsidR="009D2039" w:rsidRDefault="009D2039" w:rsidP="009D2039">
            <w:pPr>
              <w:rPr>
                <w:rFonts w:cs="Arial"/>
              </w:rPr>
            </w:pPr>
            <w:r w:rsidRPr="00B04B2A">
              <w:rPr>
                <w:rFonts w:cs="Arial"/>
              </w:rPr>
              <w:t>Refresh request on Mobile App</w:t>
            </w:r>
          </w:p>
        </w:tc>
      </w:tr>
      <w:tr w:rsidR="009D2039" w:rsidRPr="00717330" w14:paraId="4F05E114" w14:textId="77777777" w:rsidTr="00A654A1">
        <w:trPr>
          <w:jc w:val="center"/>
        </w:trPr>
        <w:tc>
          <w:tcPr>
            <w:tcW w:w="1642" w:type="dxa"/>
            <w:vAlign w:val="center"/>
          </w:tcPr>
          <w:p w14:paraId="14A040CA" w14:textId="77777777" w:rsidR="009D2039" w:rsidRDefault="009D2039" w:rsidP="009D2039">
            <w:pPr>
              <w:rPr>
                <w:rFonts w:cs="Arial"/>
              </w:rPr>
            </w:pPr>
            <w:r>
              <w:rPr>
                <w:rFonts w:cs="Arial"/>
              </w:rPr>
              <w:t>Door ajar status</w:t>
            </w:r>
          </w:p>
        </w:tc>
        <w:tc>
          <w:tcPr>
            <w:tcW w:w="1871" w:type="dxa"/>
            <w:vAlign w:val="center"/>
          </w:tcPr>
          <w:p w14:paraId="62E23EB3" w14:textId="77777777" w:rsidR="009D2039" w:rsidRDefault="009D2039" w:rsidP="009D2039">
            <w:pPr>
              <w:rPr>
                <w:rFonts w:cs="Arial"/>
              </w:rPr>
            </w:pPr>
            <w:r>
              <w:rPr>
                <w:rFonts w:cs="Arial"/>
              </w:rPr>
              <w:t xml:space="preserve">Vehicle Body </w:t>
            </w:r>
            <w:proofErr w:type="gramStart"/>
            <w:r>
              <w:rPr>
                <w:rFonts w:cs="Arial"/>
              </w:rPr>
              <w:t>To</w:t>
            </w:r>
            <w:proofErr w:type="gramEnd"/>
            <w:r>
              <w:rPr>
                <w:rFonts w:cs="Arial"/>
              </w:rPr>
              <w:t xml:space="preserve"> </w:t>
            </w:r>
            <w:proofErr w:type="spellStart"/>
            <w:r>
              <w:rPr>
                <w:rFonts w:cs="Arial"/>
              </w:rPr>
              <w:t>ComStat</w:t>
            </w:r>
            <w:proofErr w:type="spellEnd"/>
            <w:r>
              <w:rPr>
                <w:rFonts w:cs="Arial"/>
              </w:rPr>
              <w:t xml:space="preserve"> (Comprehensive Status)</w:t>
            </w:r>
          </w:p>
        </w:tc>
        <w:tc>
          <w:tcPr>
            <w:tcW w:w="6660" w:type="dxa"/>
            <w:vAlign w:val="center"/>
          </w:tcPr>
          <w:p w14:paraId="1C8C5782" w14:textId="77777777" w:rsidR="009D2039" w:rsidRDefault="009D2039" w:rsidP="009D2039">
            <w:pPr>
              <w:rPr>
                <w:rFonts w:cs="Arial"/>
              </w:rPr>
            </w:pPr>
            <w:r w:rsidRPr="00B04B2A">
              <w:rPr>
                <w:rFonts w:cs="Arial"/>
              </w:rPr>
              <w:t>Door ajar status of all doors</w:t>
            </w:r>
          </w:p>
        </w:tc>
      </w:tr>
      <w:tr w:rsidR="009D2039" w:rsidRPr="00717330" w14:paraId="7CBBE1C6" w14:textId="77777777" w:rsidTr="00A654A1">
        <w:trPr>
          <w:jc w:val="center"/>
        </w:trPr>
        <w:tc>
          <w:tcPr>
            <w:tcW w:w="1642" w:type="dxa"/>
            <w:vAlign w:val="center"/>
          </w:tcPr>
          <w:p w14:paraId="2F98A7B7" w14:textId="77777777" w:rsidR="009D2039" w:rsidRDefault="009D2039" w:rsidP="009D2039">
            <w:pPr>
              <w:rPr>
                <w:rFonts w:cs="Arial"/>
              </w:rPr>
            </w:pPr>
            <w:r>
              <w:rPr>
                <w:rFonts w:cs="Arial"/>
              </w:rPr>
              <w:t>HMI Comprehensive Status feedback</w:t>
            </w:r>
          </w:p>
        </w:tc>
        <w:tc>
          <w:tcPr>
            <w:tcW w:w="1871" w:type="dxa"/>
            <w:vAlign w:val="center"/>
          </w:tcPr>
          <w:p w14:paraId="0E66DD18" w14:textId="77777777" w:rsidR="009D2039" w:rsidRDefault="009D2039" w:rsidP="009D2039">
            <w:pPr>
              <w:rPr>
                <w:rFonts w:cs="Arial"/>
              </w:rPr>
            </w:pPr>
            <w:proofErr w:type="spellStart"/>
            <w:r>
              <w:rPr>
                <w:rFonts w:cs="Arial"/>
              </w:rPr>
              <w:t>ComStat</w:t>
            </w:r>
            <w:proofErr w:type="spellEnd"/>
            <w:r>
              <w:rPr>
                <w:rFonts w:cs="Arial"/>
              </w:rPr>
              <w:t xml:space="preserve"> (Comprehensive Status) To Mobile User</w:t>
            </w:r>
          </w:p>
        </w:tc>
        <w:tc>
          <w:tcPr>
            <w:tcW w:w="6660" w:type="dxa"/>
            <w:vAlign w:val="center"/>
          </w:tcPr>
          <w:p w14:paraId="1B3C8B62" w14:textId="77777777" w:rsidR="009D2039" w:rsidRDefault="009D2039" w:rsidP="009D2039">
            <w:pPr>
              <w:rPr>
                <w:rFonts w:cs="Arial"/>
              </w:rPr>
            </w:pPr>
            <w:r w:rsidRPr="00B04B2A">
              <w:rPr>
                <w:rFonts w:cs="Arial"/>
              </w:rPr>
              <w:t>Comprehensive Status made of Door ajar and lock status for all variants and window status only for variant 2 displayed on the mobile device</w:t>
            </w:r>
          </w:p>
        </w:tc>
      </w:tr>
      <w:tr w:rsidR="009D2039" w:rsidRPr="00717330" w14:paraId="7C376354" w14:textId="77777777" w:rsidTr="00A654A1">
        <w:trPr>
          <w:jc w:val="center"/>
        </w:trPr>
        <w:tc>
          <w:tcPr>
            <w:tcW w:w="1642" w:type="dxa"/>
            <w:vAlign w:val="center"/>
          </w:tcPr>
          <w:p w14:paraId="4ED16B74" w14:textId="77777777" w:rsidR="009D2039" w:rsidRDefault="009D2039" w:rsidP="009D2039">
            <w:pPr>
              <w:rPr>
                <w:rFonts w:cs="Arial"/>
              </w:rPr>
            </w:pPr>
            <w:r>
              <w:rPr>
                <w:rFonts w:cs="Arial"/>
              </w:rPr>
              <w:t>HMI launched</w:t>
            </w:r>
          </w:p>
        </w:tc>
        <w:tc>
          <w:tcPr>
            <w:tcW w:w="1871" w:type="dxa"/>
            <w:vAlign w:val="center"/>
          </w:tcPr>
          <w:p w14:paraId="53142B2A" w14:textId="77777777" w:rsidR="009D2039" w:rsidRDefault="009D2039" w:rsidP="009D2039">
            <w:pPr>
              <w:rPr>
                <w:rFonts w:cs="Arial"/>
              </w:rPr>
            </w:pPr>
            <w:r>
              <w:rPr>
                <w:rFonts w:cs="Arial"/>
              </w:rPr>
              <w:t xml:space="preserve">Mobile User </w:t>
            </w:r>
            <w:proofErr w:type="gramStart"/>
            <w:r>
              <w:rPr>
                <w:rFonts w:cs="Arial"/>
              </w:rPr>
              <w:t>To</w:t>
            </w:r>
            <w:proofErr w:type="gramEnd"/>
            <w:r>
              <w:rPr>
                <w:rFonts w:cs="Arial"/>
              </w:rPr>
              <w:t xml:space="preserve"> </w:t>
            </w:r>
            <w:proofErr w:type="spellStart"/>
            <w:r>
              <w:rPr>
                <w:rFonts w:cs="Arial"/>
              </w:rPr>
              <w:t>ComStat</w:t>
            </w:r>
            <w:proofErr w:type="spellEnd"/>
            <w:r>
              <w:rPr>
                <w:rFonts w:cs="Arial"/>
              </w:rPr>
              <w:t xml:space="preserve"> (Comprehensive Status)</w:t>
            </w:r>
          </w:p>
        </w:tc>
        <w:tc>
          <w:tcPr>
            <w:tcW w:w="6660" w:type="dxa"/>
            <w:vAlign w:val="center"/>
          </w:tcPr>
          <w:p w14:paraId="47C8C4EC" w14:textId="77777777" w:rsidR="009D2039" w:rsidRDefault="009D2039" w:rsidP="009D2039">
            <w:pPr>
              <w:rPr>
                <w:rFonts w:cs="Arial"/>
              </w:rPr>
            </w:pPr>
            <w:r w:rsidRPr="00B04B2A">
              <w:rPr>
                <w:rFonts w:cs="Arial"/>
              </w:rPr>
              <w:t>Related to the launch of the Mobile App</w:t>
            </w:r>
          </w:p>
        </w:tc>
      </w:tr>
      <w:tr w:rsidR="009D2039" w:rsidRPr="00717330" w14:paraId="00A19BFF" w14:textId="77777777" w:rsidTr="00A654A1">
        <w:trPr>
          <w:jc w:val="center"/>
        </w:trPr>
        <w:tc>
          <w:tcPr>
            <w:tcW w:w="1642" w:type="dxa"/>
            <w:vAlign w:val="center"/>
          </w:tcPr>
          <w:p w14:paraId="73EA864C" w14:textId="77777777" w:rsidR="009D2039" w:rsidRDefault="009D2039" w:rsidP="009D2039">
            <w:pPr>
              <w:rPr>
                <w:rFonts w:cs="Arial"/>
              </w:rPr>
            </w:pPr>
            <w:r>
              <w:rPr>
                <w:rFonts w:cs="Arial"/>
              </w:rPr>
              <w:lastRenderedPageBreak/>
              <w:t>Lock status</w:t>
            </w:r>
          </w:p>
        </w:tc>
        <w:tc>
          <w:tcPr>
            <w:tcW w:w="1871" w:type="dxa"/>
            <w:vAlign w:val="center"/>
          </w:tcPr>
          <w:p w14:paraId="072F0A53" w14:textId="77777777" w:rsidR="009D2039" w:rsidRDefault="009D2039" w:rsidP="009D2039">
            <w:pPr>
              <w:rPr>
                <w:rFonts w:cs="Arial"/>
              </w:rPr>
            </w:pPr>
            <w:r>
              <w:rPr>
                <w:rFonts w:cs="Arial"/>
              </w:rPr>
              <w:t xml:space="preserve">Vehicle Body </w:t>
            </w:r>
            <w:proofErr w:type="gramStart"/>
            <w:r>
              <w:rPr>
                <w:rFonts w:cs="Arial"/>
              </w:rPr>
              <w:t>To</w:t>
            </w:r>
            <w:proofErr w:type="gramEnd"/>
            <w:r>
              <w:rPr>
                <w:rFonts w:cs="Arial"/>
              </w:rPr>
              <w:t xml:space="preserve"> </w:t>
            </w:r>
            <w:proofErr w:type="spellStart"/>
            <w:r>
              <w:rPr>
                <w:rFonts w:cs="Arial"/>
              </w:rPr>
              <w:t>ComStat</w:t>
            </w:r>
            <w:proofErr w:type="spellEnd"/>
            <w:r>
              <w:rPr>
                <w:rFonts w:cs="Arial"/>
              </w:rPr>
              <w:t xml:space="preserve"> (Comprehensive Status)</w:t>
            </w:r>
          </w:p>
        </w:tc>
        <w:tc>
          <w:tcPr>
            <w:tcW w:w="6660" w:type="dxa"/>
            <w:vAlign w:val="center"/>
          </w:tcPr>
          <w:p w14:paraId="32ABB73E" w14:textId="77777777" w:rsidR="009D2039" w:rsidRDefault="009D2039" w:rsidP="009D2039">
            <w:pPr>
              <w:rPr>
                <w:rFonts w:cs="Arial"/>
              </w:rPr>
            </w:pPr>
            <w:r w:rsidRPr="00B04B2A">
              <w:rPr>
                <w:rFonts w:cs="Arial"/>
              </w:rPr>
              <w:t>Lock status of all doors</w:t>
            </w:r>
          </w:p>
        </w:tc>
      </w:tr>
      <w:tr w:rsidR="009D2039" w:rsidRPr="00717330" w14:paraId="54F7C53B" w14:textId="77777777" w:rsidTr="00A654A1">
        <w:trPr>
          <w:jc w:val="center"/>
        </w:trPr>
        <w:tc>
          <w:tcPr>
            <w:tcW w:w="1642" w:type="dxa"/>
            <w:vMerge w:val="restart"/>
            <w:vAlign w:val="center"/>
          </w:tcPr>
          <w:p w14:paraId="52EA2A47" w14:textId="77777777" w:rsidR="009D2039" w:rsidRDefault="009D2039" w:rsidP="009D2039">
            <w:pPr>
              <w:rPr>
                <w:rFonts w:cs="Arial"/>
              </w:rPr>
            </w:pPr>
            <w:r>
              <w:rPr>
                <w:rFonts w:cs="Arial"/>
              </w:rPr>
              <w:t>Timestamped Comprehensive Status</w:t>
            </w:r>
          </w:p>
        </w:tc>
        <w:tc>
          <w:tcPr>
            <w:tcW w:w="1871" w:type="dxa"/>
            <w:vAlign w:val="center"/>
          </w:tcPr>
          <w:p w14:paraId="7C64B8D0" w14:textId="77777777" w:rsidR="009D2039" w:rsidRDefault="009D2039" w:rsidP="009D2039">
            <w:pPr>
              <w:rPr>
                <w:rFonts w:cs="Arial"/>
              </w:rPr>
            </w:pPr>
            <w:r>
              <w:rPr>
                <w:rFonts w:cs="Arial"/>
              </w:rPr>
              <w:t xml:space="preserve">Mobile User </w:t>
            </w:r>
            <w:proofErr w:type="gramStart"/>
            <w:r>
              <w:rPr>
                <w:rFonts w:cs="Arial"/>
              </w:rPr>
              <w:t>To</w:t>
            </w:r>
            <w:proofErr w:type="gramEnd"/>
            <w:r>
              <w:rPr>
                <w:rFonts w:cs="Arial"/>
              </w:rPr>
              <w:t xml:space="preserve"> </w:t>
            </w:r>
            <w:proofErr w:type="spellStart"/>
            <w:r>
              <w:rPr>
                <w:rFonts w:cs="Arial"/>
              </w:rPr>
              <w:t>ComStat</w:t>
            </w:r>
            <w:proofErr w:type="spellEnd"/>
            <w:r>
              <w:rPr>
                <w:rFonts w:cs="Arial"/>
              </w:rPr>
              <w:t xml:space="preserve"> (Comprehensive Status)</w:t>
            </w:r>
          </w:p>
        </w:tc>
        <w:tc>
          <w:tcPr>
            <w:tcW w:w="6660" w:type="dxa"/>
            <w:vAlign w:val="center"/>
          </w:tcPr>
          <w:p w14:paraId="3F12F2C2" w14:textId="77777777" w:rsidR="009D2039" w:rsidRDefault="009D2039" w:rsidP="009D2039">
            <w:pPr>
              <w:rPr>
                <w:rFonts w:cs="Arial"/>
              </w:rPr>
            </w:pPr>
            <w:r w:rsidRPr="00B04B2A">
              <w:rPr>
                <w:rFonts w:cs="Arial"/>
              </w:rPr>
              <w:t>Latest available comprehensive status is timestamped online from the date it retrieved the data from the vehicle</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40565096" w14:textId="77777777" w:rsidR="009D2039" w:rsidRDefault="009D2039" w:rsidP="009D2039">
            <w:pPr>
              <w:rPr>
                <w:rFonts w:cs="Arial"/>
              </w:rPr>
            </w:pPr>
            <w:r>
              <w:rPr>
                <w:rFonts w:cs="Arial"/>
              </w:rPr>
              <w:t xml:space="preserve">Online Backup of Vehicle </w:t>
            </w:r>
            <w:proofErr w:type="gramStart"/>
            <w:r>
              <w:rPr>
                <w:rFonts w:cs="Arial"/>
              </w:rPr>
              <w:t>Data  To</w:t>
            </w:r>
            <w:proofErr w:type="gramEnd"/>
            <w:r>
              <w:rPr>
                <w:rFonts w:cs="Arial"/>
              </w:rPr>
              <w:t xml:space="preserve"> </w:t>
            </w:r>
            <w:proofErr w:type="spellStart"/>
            <w:r>
              <w:rPr>
                <w:rFonts w:cs="Arial"/>
              </w:rPr>
              <w:t>ComStat</w:t>
            </w:r>
            <w:proofErr w:type="spellEnd"/>
            <w:r>
              <w:rPr>
                <w:rFonts w:cs="Arial"/>
              </w:rPr>
              <w:t xml:space="preserve"> (Comprehensive Status)</w:t>
            </w:r>
          </w:p>
        </w:tc>
        <w:tc>
          <w:tcPr>
            <w:tcW w:w="6660" w:type="dxa"/>
            <w:vAlign w:val="center"/>
          </w:tcPr>
          <w:p w14:paraId="4A5E5066" w14:textId="77777777" w:rsidR="009D2039" w:rsidRDefault="009D2039" w:rsidP="009D2039">
            <w:pPr>
              <w:rPr>
                <w:rFonts w:cs="Arial"/>
              </w:rPr>
            </w:pPr>
            <w:r w:rsidRPr="00B04B2A">
              <w:rPr>
                <w:rFonts w:cs="Arial"/>
              </w:rPr>
              <w:t>Latest available comprehensive status is timestamped online from the date it retrieved the data from the vehicle</w:t>
            </w:r>
          </w:p>
        </w:tc>
      </w:tr>
      <w:tr w:rsidR="009D2039" w:rsidRPr="00717330" w14:paraId="1BC2A2F1" w14:textId="77777777" w:rsidTr="00A654A1">
        <w:trPr>
          <w:jc w:val="center"/>
        </w:trPr>
        <w:tc>
          <w:tcPr>
            <w:tcW w:w="1642" w:type="dxa"/>
            <w:vAlign w:val="center"/>
          </w:tcPr>
          <w:p w14:paraId="1F3F44F4" w14:textId="77777777" w:rsidR="009D2039" w:rsidRDefault="009D2039" w:rsidP="009D2039">
            <w:pPr>
              <w:rPr>
                <w:rFonts w:cs="Arial"/>
              </w:rPr>
            </w:pPr>
            <w:r>
              <w:rPr>
                <w:rFonts w:cs="Arial"/>
              </w:rPr>
              <w:t>Window status</w:t>
            </w:r>
          </w:p>
        </w:tc>
        <w:tc>
          <w:tcPr>
            <w:tcW w:w="1871" w:type="dxa"/>
            <w:vAlign w:val="center"/>
          </w:tcPr>
          <w:p w14:paraId="59450DB2" w14:textId="77777777" w:rsidR="009D2039" w:rsidRDefault="009D2039" w:rsidP="009D2039">
            <w:pPr>
              <w:rPr>
                <w:rFonts w:cs="Arial"/>
              </w:rPr>
            </w:pPr>
            <w:r>
              <w:rPr>
                <w:rFonts w:cs="Arial"/>
              </w:rPr>
              <w:t xml:space="preserve">Vehicle Body </w:t>
            </w:r>
            <w:proofErr w:type="gramStart"/>
            <w:r>
              <w:rPr>
                <w:rFonts w:cs="Arial"/>
              </w:rPr>
              <w:t>To</w:t>
            </w:r>
            <w:proofErr w:type="gramEnd"/>
            <w:r>
              <w:rPr>
                <w:rFonts w:cs="Arial"/>
              </w:rPr>
              <w:t xml:space="preserve"> </w:t>
            </w:r>
            <w:proofErr w:type="spellStart"/>
            <w:r>
              <w:rPr>
                <w:rFonts w:cs="Arial"/>
              </w:rPr>
              <w:t>ComStat</w:t>
            </w:r>
            <w:proofErr w:type="spellEnd"/>
            <w:r>
              <w:rPr>
                <w:rFonts w:cs="Arial"/>
              </w:rPr>
              <w:t xml:space="preserve"> (Comprehensive Status)</w:t>
            </w:r>
          </w:p>
        </w:tc>
        <w:tc>
          <w:tcPr>
            <w:tcW w:w="6660" w:type="dxa"/>
            <w:vAlign w:val="center"/>
          </w:tcPr>
          <w:p w14:paraId="492B4353" w14:textId="77777777" w:rsidR="009D2039" w:rsidRDefault="009D2039" w:rsidP="009D2039">
            <w:pPr>
              <w:rPr>
                <w:rFonts w:cs="Arial"/>
              </w:rPr>
            </w:pPr>
            <w:r w:rsidRPr="00B04B2A">
              <w:rPr>
                <w:rFonts w:cs="Arial"/>
              </w:rPr>
              <w:t>Window status, only available for the variant 2 of the feature</w:t>
            </w:r>
          </w:p>
        </w:tc>
      </w:tr>
    </w:tbl>
    <w:p w14:paraId="28D782B7" w14:textId="15FE7E53" w:rsidR="009D2039" w:rsidRDefault="009D2039" w:rsidP="009D2039">
      <w:pPr>
        <w:pStyle w:val="Caption"/>
      </w:pPr>
      <w:bookmarkStart w:id="71" w:name="_Toc438470870"/>
      <w:bookmarkStart w:id="72" w:name="_Toc529191304"/>
      <w:bookmarkStart w:id="73" w:name="_Toc78549335"/>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71"/>
      <w:r w:rsidRPr="00041150">
        <w:t>Influences</w:t>
      </w:r>
      <w:bookmarkEnd w:id="72"/>
      <w:bookmarkEnd w:id="73"/>
    </w:p>
    <w:p w14:paraId="724C3246" w14:textId="41B9DF33" w:rsidR="0027671B" w:rsidRDefault="00D808DC" w:rsidP="0027671B">
      <w:pPr>
        <w:pStyle w:val="Heading1"/>
      </w:pPr>
      <w:bookmarkStart w:id="74" w:name="_Toc78549269"/>
      <w:r>
        <w:lastRenderedPageBreak/>
        <w:t>Feature Modeling</w:t>
      </w:r>
      <w:bookmarkEnd w:id="74"/>
    </w:p>
    <w:p w14:paraId="7031AD8C" w14:textId="77777777" w:rsidR="00F25E60" w:rsidRDefault="00F25E60" w:rsidP="00F25E60">
      <w:pPr>
        <w:pStyle w:val="Heading2"/>
      </w:pPr>
      <w:bookmarkStart w:id="75" w:name="_Ref453344424"/>
      <w:bookmarkStart w:id="76" w:name="_Toc397081452"/>
      <w:bookmarkStart w:id="77" w:name="_Toc217292214"/>
      <w:bookmarkStart w:id="78" w:name="_Toc215652158"/>
      <w:bookmarkStart w:id="79" w:name="_Toc215652155"/>
      <w:bookmarkStart w:id="80" w:name="_Toc78549270"/>
      <w:r>
        <w:t>Operation Modes and States</w:t>
      </w:r>
      <w:bookmarkEnd w:id="75"/>
      <w:bookmarkEnd w:id="80"/>
    </w:p>
    <w:p w14:paraId="6B34EDFE" w14:textId="29FD5C65" w:rsidR="009D2039" w:rsidRDefault="009D2039" w:rsidP="009D2039"/>
    <w:p w14:paraId="77CE5618" w14:textId="41C9DAE4" w:rsidR="0039770B" w:rsidRDefault="0039770B" w:rsidP="009D2039"/>
    <w:p w14:paraId="77DF468D" w14:textId="4BA27460" w:rsidR="0039770B" w:rsidRDefault="0039770B" w:rsidP="009D2039"/>
    <w:p w14:paraId="3257691B" w14:textId="77777777" w:rsidR="0039770B" w:rsidRDefault="0039770B" w:rsidP="009D2039"/>
    <w:p w14:paraId="1DCCCB19" w14:textId="04935F6B" w:rsidR="009D2039" w:rsidRPr="00F96B40" w:rsidRDefault="00915FB1" w:rsidP="009D2039">
      <w:pPr>
        <w:jc w:val="center"/>
      </w:pPr>
      <w:r>
        <w:rPr>
          <w:noProof/>
        </w:rPr>
        <w:drawing>
          <wp:inline distT="0" distB="0" distL="0" distR="0" wp14:anchorId="24C03AC7" wp14:editId="70095965">
            <wp:extent cx="2978150" cy="28809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2757" cy="2904707"/>
                    </a:xfrm>
                    <a:prstGeom prst="rect">
                      <a:avLst/>
                    </a:prstGeom>
                  </pic:spPr>
                </pic:pic>
              </a:graphicData>
            </a:graphic>
          </wp:inline>
        </w:drawing>
      </w:r>
    </w:p>
    <w:p w14:paraId="549846E9" w14:textId="43E12C7D" w:rsidR="009D2039" w:rsidRPr="00041150" w:rsidRDefault="009D2039" w:rsidP="009D2039">
      <w:pPr>
        <w:pStyle w:val="Caption"/>
      </w:pPr>
      <w:bookmarkStart w:id="81" w:name="_Toc78549318"/>
      <w:r w:rsidRPr="00041150">
        <w:t xml:space="preserve">Figure </w:t>
      </w:r>
      <w:r>
        <w:rPr>
          <w:noProof/>
        </w:rPr>
        <w:fldChar w:fldCharType="begin"/>
      </w:r>
      <w:r>
        <w:rPr>
          <w:noProof/>
        </w:rPr>
        <w:instrText xml:space="preserve"> SEQ Figure \* ARABIC </w:instrText>
      </w:r>
      <w:r>
        <w:rPr>
          <w:noProof/>
        </w:rPr>
        <w:fldChar w:fldCharType="separate"/>
      </w:r>
      <w:r w:rsidR="002A6426">
        <w:rPr>
          <w:noProof/>
        </w:rPr>
        <w:t>2</w:t>
      </w:r>
      <w:r>
        <w:rPr>
          <w:noProof/>
        </w:rPr>
        <w:fldChar w:fldCharType="end"/>
      </w:r>
      <w:r w:rsidRPr="00041150">
        <w:t xml:space="preserve">: </w:t>
      </w:r>
      <w:r w:rsidR="00915FB1">
        <w:t xml:space="preserve">Get </w:t>
      </w:r>
      <w:proofErr w:type="spellStart"/>
      <w:r w:rsidR="00915FB1">
        <w:t>ComStat</w:t>
      </w:r>
      <w:proofErr w:type="spellEnd"/>
      <w:r w:rsidR="00915FB1">
        <w:t xml:space="preserve"> at HMI Launch Part </w:t>
      </w:r>
      <w:proofErr w:type="spellStart"/>
      <w:r w:rsidR="00915FB1">
        <w:t>I</w:t>
      </w:r>
      <w:r w:rsidRPr="00574E26">
        <w:t>_Logical</w:t>
      </w:r>
      <w:bookmarkEnd w:id="81"/>
      <w:proofErr w:type="spellEnd"/>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980"/>
        <w:gridCol w:w="5074"/>
        <w:gridCol w:w="3260"/>
      </w:tblGrid>
      <w:tr w:rsidR="009D2039" w14:paraId="4FEF6254" w14:textId="77777777" w:rsidTr="00905E52">
        <w:trPr>
          <w:jc w:val="center"/>
        </w:trPr>
        <w:tc>
          <w:tcPr>
            <w:tcW w:w="1980"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074"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D01A10" w14:paraId="1A559991" w14:textId="77777777" w:rsidTr="00905E52">
        <w:trPr>
          <w:jc w:val="center"/>
        </w:trPr>
        <w:tc>
          <w:tcPr>
            <w:tcW w:w="1980" w:type="dxa"/>
          </w:tcPr>
          <w:p w14:paraId="557CDFC8" w14:textId="21161CA5" w:rsidR="00D01A10" w:rsidRDefault="00915FB1" w:rsidP="00D01A10">
            <w:pPr>
              <w:tabs>
                <w:tab w:val="left" w:pos="960"/>
              </w:tabs>
            </w:pPr>
            <w:proofErr w:type="spellStart"/>
            <w:r>
              <w:t>ComStat</w:t>
            </w:r>
            <w:proofErr w:type="spellEnd"/>
            <w:r>
              <w:t xml:space="preserve"> HMI OFF</w:t>
            </w:r>
          </w:p>
        </w:tc>
        <w:tc>
          <w:tcPr>
            <w:tcW w:w="5074" w:type="dxa"/>
          </w:tcPr>
          <w:p w14:paraId="08739930" w14:textId="438C89F5" w:rsidR="00D01A10" w:rsidRDefault="00915FB1" w:rsidP="00D01A10">
            <w:r>
              <w:t>HMI is not yet launched</w:t>
            </w:r>
          </w:p>
        </w:tc>
        <w:tc>
          <w:tcPr>
            <w:tcW w:w="3260" w:type="dxa"/>
          </w:tcPr>
          <w:p w14:paraId="14F1BE96" w14:textId="77777777" w:rsidR="001D547D" w:rsidRDefault="001D547D"/>
        </w:tc>
      </w:tr>
      <w:tr w:rsidR="00D01A10" w14:paraId="43CC53B8" w14:textId="77777777" w:rsidTr="00905E52">
        <w:trPr>
          <w:jc w:val="center"/>
        </w:trPr>
        <w:tc>
          <w:tcPr>
            <w:tcW w:w="1980" w:type="dxa"/>
          </w:tcPr>
          <w:p w14:paraId="19293B77" w14:textId="076BA4BC" w:rsidR="00D01A10" w:rsidRDefault="00915FB1" w:rsidP="00D01A10">
            <w:pPr>
              <w:tabs>
                <w:tab w:val="left" w:pos="960"/>
              </w:tabs>
            </w:pPr>
            <w:proofErr w:type="spellStart"/>
            <w:r>
              <w:t>ComStat</w:t>
            </w:r>
            <w:proofErr w:type="spellEnd"/>
            <w:r>
              <w:t xml:space="preserve"> HMI ON</w:t>
            </w:r>
          </w:p>
        </w:tc>
        <w:tc>
          <w:tcPr>
            <w:tcW w:w="5074" w:type="dxa"/>
          </w:tcPr>
          <w:p w14:paraId="5DDAF5D5" w14:textId="6730E51B" w:rsidR="00D01A10" w:rsidRDefault="00915FB1" w:rsidP="00D01A10">
            <w:r>
              <w:t>HMI is ON</w:t>
            </w:r>
          </w:p>
        </w:tc>
        <w:tc>
          <w:tcPr>
            <w:tcW w:w="3260" w:type="dxa"/>
          </w:tcPr>
          <w:p w14:paraId="3415CFA9" w14:textId="77777777" w:rsidR="001D547D" w:rsidRDefault="001D547D"/>
        </w:tc>
      </w:tr>
      <w:tr w:rsidR="00D01A10" w14:paraId="277A8523" w14:textId="77777777" w:rsidTr="00905E52">
        <w:trPr>
          <w:jc w:val="center"/>
        </w:trPr>
        <w:tc>
          <w:tcPr>
            <w:tcW w:w="1980" w:type="dxa"/>
          </w:tcPr>
          <w:p w14:paraId="10B4A512" w14:textId="43060873" w:rsidR="00D01A10" w:rsidRDefault="00915FB1" w:rsidP="00D01A10">
            <w:pPr>
              <w:tabs>
                <w:tab w:val="left" w:pos="960"/>
              </w:tabs>
            </w:pPr>
            <w:r w:rsidRPr="00915FB1">
              <w:t xml:space="preserve">Latest </w:t>
            </w:r>
            <w:proofErr w:type="spellStart"/>
            <w:r w:rsidRPr="00915FB1">
              <w:t>ComStat</w:t>
            </w:r>
            <w:proofErr w:type="spellEnd"/>
            <w:r w:rsidRPr="00915FB1">
              <w:t xml:space="preserve"> Feedback RECEIVED on HMI</w:t>
            </w:r>
          </w:p>
        </w:tc>
        <w:tc>
          <w:tcPr>
            <w:tcW w:w="5074" w:type="dxa"/>
          </w:tcPr>
          <w:p w14:paraId="7D2D543D" w14:textId="05B30E67" w:rsidR="00D01A10" w:rsidRDefault="00915FB1" w:rsidP="00D01A10">
            <w:r w:rsidRPr="00915FB1">
              <w:t>Latest refreshed Comprehensive Status is displayed with Time stamp on HMI</w:t>
            </w:r>
          </w:p>
        </w:tc>
        <w:tc>
          <w:tcPr>
            <w:tcW w:w="3260" w:type="dxa"/>
          </w:tcPr>
          <w:p w14:paraId="4F05AAE9" w14:textId="77777777" w:rsidR="001D547D" w:rsidRDefault="001D547D"/>
        </w:tc>
      </w:tr>
    </w:tbl>
    <w:p w14:paraId="60F11AE7" w14:textId="39EDCE3B" w:rsidR="009D2039" w:rsidRPr="00041150" w:rsidRDefault="009D2039" w:rsidP="009D2039">
      <w:pPr>
        <w:pStyle w:val="Caption"/>
      </w:pPr>
      <w:bookmarkStart w:id="82" w:name="_Toc78549336"/>
      <w:r w:rsidRPr="00041150">
        <w:t xml:space="preserve">Table </w:t>
      </w:r>
      <w:r>
        <w:rPr>
          <w:noProof/>
        </w:rPr>
        <w:fldChar w:fldCharType="begin"/>
      </w:r>
      <w:r>
        <w:rPr>
          <w:noProof/>
        </w:rPr>
        <w:instrText xml:space="preserve"> SEQ Table \* ARABIC </w:instrText>
      </w:r>
      <w:r>
        <w:rPr>
          <w:noProof/>
        </w:rPr>
        <w:fldChar w:fldCharType="separate"/>
      </w:r>
      <w:r w:rsidR="00905E52">
        <w:rPr>
          <w:noProof/>
        </w:rPr>
        <w:t>8</w:t>
      </w:r>
      <w:r>
        <w:rPr>
          <w:noProof/>
        </w:rPr>
        <w:fldChar w:fldCharType="end"/>
      </w:r>
      <w:r w:rsidRPr="00041150">
        <w:t>: Operation Modes and States</w:t>
      </w:r>
      <w:r>
        <w:t xml:space="preserve"> on </w:t>
      </w:r>
      <w:r w:rsidR="00915FB1">
        <w:t xml:space="preserve">Get </w:t>
      </w:r>
      <w:proofErr w:type="spellStart"/>
      <w:r w:rsidR="00915FB1">
        <w:t>ComStat</w:t>
      </w:r>
      <w:proofErr w:type="spellEnd"/>
      <w:r w:rsidR="00915FB1">
        <w:t xml:space="preserve"> at HMI </w:t>
      </w:r>
      <w:proofErr w:type="spellStart"/>
      <w:r w:rsidR="00915FB1">
        <w:t>Launch</w:t>
      </w:r>
      <w:r w:rsidRPr="00574E26">
        <w:t>_Logical</w:t>
      </w:r>
      <w:bookmarkEnd w:id="82"/>
      <w:proofErr w:type="spellEnd"/>
    </w:p>
    <w:p w14:paraId="27A4D1C8" w14:textId="77777777" w:rsidR="009D2039" w:rsidRDefault="009D2039" w:rsidP="009D2039"/>
    <w:p w14:paraId="5D433839" w14:textId="5E680FAB" w:rsidR="0039770B" w:rsidRDefault="0039770B">
      <w:pPr>
        <w:overflowPunct/>
        <w:autoSpaceDE/>
        <w:autoSpaceDN/>
        <w:adjustRightInd/>
        <w:textAlignment w:val="auto"/>
      </w:pPr>
      <w:r>
        <w:br w:type="page"/>
      </w:r>
    </w:p>
    <w:p w14:paraId="592DEB4F" w14:textId="77777777" w:rsidR="009D2039" w:rsidRDefault="009D2039" w:rsidP="009D2039"/>
    <w:p w14:paraId="7142BD0F" w14:textId="77777777" w:rsidR="00915FB1" w:rsidRDefault="00915FB1" w:rsidP="00915FB1"/>
    <w:p w14:paraId="285BDE3D" w14:textId="77777777" w:rsidR="00915FB1" w:rsidRDefault="00915FB1" w:rsidP="00915FB1">
      <w:pPr>
        <w:jc w:val="center"/>
      </w:pPr>
      <w:r>
        <w:rPr>
          <w:noProof/>
        </w:rPr>
        <w:drawing>
          <wp:inline distT="0" distB="0" distL="0" distR="0" wp14:anchorId="00781826" wp14:editId="1A431291">
            <wp:extent cx="4254500" cy="201590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8345" cy="2022465"/>
                    </a:xfrm>
                    <a:prstGeom prst="rect">
                      <a:avLst/>
                    </a:prstGeom>
                  </pic:spPr>
                </pic:pic>
              </a:graphicData>
            </a:graphic>
          </wp:inline>
        </w:drawing>
      </w:r>
    </w:p>
    <w:p w14:paraId="67699250" w14:textId="77777777" w:rsidR="00915FB1" w:rsidRDefault="00915FB1" w:rsidP="00915FB1"/>
    <w:p w14:paraId="581F0431" w14:textId="77777777" w:rsidR="00915FB1" w:rsidRDefault="00915FB1" w:rsidP="00915FB1"/>
    <w:tbl>
      <w:tblPr>
        <w:tblStyle w:val="TableGrid"/>
        <w:tblW w:w="10314" w:type="dxa"/>
        <w:jc w:val="center"/>
        <w:tblLayout w:type="fixed"/>
        <w:tblCellMar>
          <w:left w:w="115" w:type="dxa"/>
          <w:right w:w="115" w:type="dxa"/>
        </w:tblCellMar>
        <w:tblLook w:val="04A0" w:firstRow="1" w:lastRow="0" w:firstColumn="1" w:lastColumn="0" w:noHBand="0" w:noVBand="1"/>
      </w:tblPr>
      <w:tblGrid>
        <w:gridCol w:w="1838"/>
        <w:gridCol w:w="5216"/>
        <w:gridCol w:w="3260"/>
      </w:tblGrid>
      <w:tr w:rsidR="00915FB1" w14:paraId="68531B15" w14:textId="77777777" w:rsidTr="00905E52">
        <w:trPr>
          <w:jc w:val="center"/>
        </w:trPr>
        <w:tc>
          <w:tcPr>
            <w:tcW w:w="1838" w:type="dxa"/>
            <w:shd w:val="clear" w:color="auto" w:fill="D9D9D9" w:themeFill="background1" w:themeFillShade="D9"/>
          </w:tcPr>
          <w:p w14:paraId="38F0B2AE" w14:textId="77777777" w:rsidR="00915FB1" w:rsidRPr="00E52B4D" w:rsidRDefault="00915FB1" w:rsidP="00793CD1">
            <w:pPr>
              <w:rPr>
                <w:b/>
              </w:rPr>
            </w:pPr>
            <w:r w:rsidRPr="00E52B4D">
              <w:rPr>
                <w:b/>
              </w:rPr>
              <w:t>State</w:t>
            </w:r>
          </w:p>
        </w:tc>
        <w:tc>
          <w:tcPr>
            <w:tcW w:w="5216" w:type="dxa"/>
            <w:shd w:val="clear" w:color="auto" w:fill="D9D9D9" w:themeFill="background1" w:themeFillShade="D9"/>
          </w:tcPr>
          <w:p w14:paraId="05037FC0" w14:textId="77777777" w:rsidR="00915FB1" w:rsidRPr="00E52B4D" w:rsidRDefault="00915FB1" w:rsidP="00793CD1">
            <w:pPr>
              <w:rPr>
                <w:b/>
              </w:rPr>
            </w:pPr>
            <w:r w:rsidRPr="00E52B4D">
              <w:rPr>
                <w:b/>
              </w:rPr>
              <w:t>Description</w:t>
            </w:r>
          </w:p>
        </w:tc>
        <w:tc>
          <w:tcPr>
            <w:tcW w:w="3260" w:type="dxa"/>
            <w:shd w:val="clear" w:color="auto" w:fill="D9D9D9" w:themeFill="background1" w:themeFillShade="D9"/>
          </w:tcPr>
          <w:p w14:paraId="7248A79D" w14:textId="77777777" w:rsidR="00915FB1" w:rsidRPr="00E52B4D" w:rsidRDefault="00915FB1" w:rsidP="00793CD1">
            <w:pPr>
              <w:rPr>
                <w:b/>
              </w:rPr>
            </w:pPr>
            <w:r>
              <w:rPr>
                <w:b/>
              </w:rPr>
              <w:t xml:space="preserve">Requirements Reference </w:t>
            </w:r>
            <w:r w:rsidRPr="003036CD">
              <w:t>(optional)</w:t>
            </w:r>
          </w:p>
        </w:tc>
      </w:tr>
      <w:tr w:rsidR="00915FB1" w14:paraId="6A0B88E2" w14:textId="77777777" w:rsidTr="00905E52">
        <w:trPr>
          <w:jc w:val="center"/>
        </w:trPr>
        <w:tc>
          <w:tcPr>
            <w:tcW w:w="1838" w:type="dxa"/>
          </w:tcPr>
          <w:p w14:paraId="5742E7F1" w14:textId="77777777" w:rsidR="00915FB1" w:rsidRDefault="00915FB1" w:rsidP="00793CD1">
            <w:pPr>
              <w:tabs>
                <w:tab w:val="left" w:pos="960"/>
              </w:tabs>
            </w:pPr>
            <w:proofErr w:type="spellStart"/>
            <w:r>
              <w:t>ComStat</w:t>
            </w:r>
            <w:proofErr w:type="spellEnd"/>
            <w:r>
              <w:t xml:space="preserve"> Error Feedback</w:t>
            </w:r>
          </w:p>
        </w:tc>
        <w:tc>
          <w:tcPr>
            <w:tcW w:w="5216" w:type="dxa"/>
          </w:tcPr>
          <w:p w14:paraId="3CC8F74C" w14:textId="77777777" w:rsidR="00915FB1" w:rsidRDefault="00915FB1" w:rsidP="00793CD1">
            <w:r w:rsidRPr="00915FB1">
              <w:t>Error notification feedback displayed on HMI after a time-out duration of 120s or if the Comprehensive Status has not been fully retrieved</w:t>
            </w:r>
            <w:r>
              <w:t xml:space="preserve"> from the Cloud.</w:t>
            </w:r>
          </w:p>
        </w:tc>
        <w:tc>
          <w:tcPr>
            <w:tcW w:w="3260" w:type="dxa"/>
          </w:tcPr>
          <w:p w14:paraId="04C3E3EC" w14:textId="77777777" w:rsidR="00915FB1" w:rsidRDefault="00915FB1" w:rsidP="00793CD1"/>
        </w:tc>
      </w:tr>
      <w:tr w:rsidR="00915FB1" w14:paraId="44F3CF1B" w14:textId="77777777" w:rsidTr="00905E52">
        <w:trPr>
          <w:jc w:val="center"/>
        </w:trPr>
        <w:tc>
          <w:tcPr>
            <w:tcW w:w="1838" w:type="dxa"/>
          </w:tcPr>
          <w:p w14:paraId="578F3020" w14:textId="77777777" w:rsidR="00915FB1" w:rsidRDefault="00915FB1" w:rsidP="00793CD1">
            <w:pPr>
              <w:tabs>
                <w:tab w:val="left" w:pos="960"/>
              </w:tabs>
            </w:pPr>
            <w:proofErr w:type="spellStart"/>
            <w:r>
              <w:t>ComStat</w:t>
            </w:r>
            <w:proofErr w:type="spellEnd"/>
            <w:r>
              <w:t xml:space="preserve"> HMI ON</w:t>
            </w:r>
          </w:p>
        </w:tc>
        <w:tc>
          <w:tcPr>
            <w:tcW w:w="5216" w:type="dxa"/>
          </w:tcPr>
          <w:p w14:paraId="2B36164A" w14:textId="77777777" w:rsidR="00915FB1" w:rsidRDefault="00915FB1" w:rsidP="00793CD1">
            <w:r w:rsidRPr="00915FB1">
              <w:t>Successful feedback displayed on HMI if a complete Comprehensive Status has been fully retrieved</w:t>
            </w:r>
            <w:r>
              <w:t xml:space="preserve"> from the Cloud.</w:t>
            </w:r>
          </w:p>
        </w:tc>
        <w:tc>
          <w:tcPr>
            <w:tcW w:w="3260" w:type="dxa"/>
          </w:tcPr>
          <w:p w14:paraId="5501E67B" w14:textId="77777777" w:rsidR="00915FB1" w:rsidRDefault="00915FB1" w:rsidP="00793CD1"/>
        </w:tc>
      </w:tr>
    </w:tbl>
    <w:p w14:paraId="585D1127" w14:textId="7F9270AA" w:rsidR="00915FB1" w:rsidRPr="00041150" w:rsidRDefault="00915FB1" w:rsidP="00915FB1">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905E52">
        <w:rPr>
          <w:noProof/>
        </w:rPr>
        <w:t>9</w:t>
      </w:r>
      <w:r>
        <w:rPr>
          <w:noProof/>
        </w:rPr>
        <w:fldChar w:fldCharType="end"/>
      </w:r>
      <w:r w:rsidRPr="00041150">
        <w:t>: Operation Modes and States</w:t>
      </w:r>
      <w:r>
        <w:t xml:space="preserve"> on Get </w:t>
      </w:r>
      <w:proofErr w:type="spellStart"/>
      <w:r>
        <w:t>ComStat</w:t>
      </w:r>
      <w:proofErr w:type="spellEnd"/>
      <w:r>
        <w:t xml:space="preserve"> at HMI Launch Part </w:t>
      </w:r>
      <w:proofErr w:type="spellStart"/>
      <w:r>
        <w:t>II</w:t>
      </w:r>
      <w:r w:rsidRPr="00574E26">
        <w:t>_Logical</w:t>
      </w:r>
      <w:proofErr w:type="spellEnd"/>
    </w:p>
    <w:p w14:paraId="0567F6EA" w14:textId="77777777" w:rsidR="00915FB1" w:rsidRDefault="00915FB1" w:rsidP="00915FB1"/>
    <w:p w14:paraId="76D0D8CA" w14:textId="1A2C1753" w:rsidR="00915FB1" w:rsidRDefault="00915FB1">
      <w:pPr>
        <w:overflowPunct/>
        <w:autoSpaceDE/>
        <w:autoSpaceDN/>
        <w:adjustRightInd/>
        <w:textAlignment w:val="auto"/>
      </w:pPr>
      <w:r>
        <w:br w:type="page"/>
      </w:r>
    </w:p>
    <w:p w14:paraId="2887978B" w14:textId="77777777" w:rsidR="009D2039" w:rsidRDefault="009D2039" w:rsidP="009D2039"/>
    <w:p w14:paraId="4519C7C6" w14:textId="2B1E9E64" w:rsidR="009D2039" w:rsidRPr="00F96B40" w:rsidRDefault="00BB47AA" w:rsidP="009D2039">
      <w:pPr>
        <w:jc w:val="center"/>
      </w:pPr>
      <w:r>
        <w:rPr>
          <w:noProof/>
        </w:rPr>
        <w:drawing>
          <wp:inline distT="0" distB="0" distL="0" distR="0" wp14:anchorId="50AF1FB2" wp14:editId="695FC06F">
            <wp:extent cx="3829050" cy="3829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9050" cy="3829050"/>
                    </a:xfrm>
                    <a:prstGeom prst="rect">
                      <a:avLst/>
                    </a:prstGeom>
                  </pic:spPr>
                </pic:pic>
              </a:graphicData>
            </a:graphic>
          </wp:inline>
        </w:drawing>
      </w:r>
    </w:p>
    <w:p w14:paraId="0911E3A8" w14:textId="76C2F041" w:rsidR="009D2039" w:rsidRPr="00041150" w:rsidRDefault="009D2039" w:rsidP="009D2039">
      <w:pPr>
        <w:pStyle w:val="Caption"/>
      </w:pPr>
      <w:bookmarkStart w:id="83" w:name="_Toc78549319"/>
      <w:r w:rsidRPr="00041150">
        <w:t xml:space="preserve">Figure </w:t>
      </w:r>
      <w:r>
        <w:rPr>
          <w:noProof/>
        </w:rPr>
        <w:fldChar w:fldCharType="begin"/>
      </w:r>
      <w:r>
        <w:rPr>
          <w:noProof/>
        </w:rPr>
        <w:instrText xml:space="preserve"> SEQ Figure \* ARABIC </w:instrText>
      </w:r>
      <w:r>
        <w:rPr>
          <w:noProof/>
        </w:rPr>
        <w:fldChar w:fldCharType="separate"/>
      </w:r>
      <w:r w:rsidR="0039770B">
        <w:rPr>
          <w:noProof/>
        </w:rPr>
        <w:t>3</w:t>
      </w:r>
      <w:r>
        <w:rPr>
          <w:noProof/>
        </w:rPr>
        <w:fldChar w:fldCharType="end"/>
      </w:r>
      <w:r w:rsidRPr="00041150">
        <w:t xml:space="preserve">: </w:t>
      </w:r>
      <w:r w:rsidR="00915FB1">
        <w:t xml:space="preserve">Refresh </w:t>
      </w:r>
      <w:proofErr w:type="spellStart"/>
      <w:r w:rsidR="00915FB1">
        <w:t>ComStat</w:t>
      </w:r>
      <w:proofErr w:type="spellEnd"/>
      <w:r w:rsidR="00915FB1">
        <w:t xml:space="preserve"> from </w:t>
      </w:r>
      <w:proofErr w:type="spellStart"/>
      <w:r w:rsidR="00915FB1">
        <w:t>HMI</w:t>
      </w:r>
      <w:r w:rsidRPr="00574E26">
        <w:t>_Logical</w:t>
      </w:r>
      <w:bookmarkEnd w:id="83"/>
      <w:proofErr w:type="spellEnd"/>
    </w:p>
    <w:p w14:paraId="0E5746A7"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696"/>
        <w:gridCol w:w="5358"/>
        <w:gridCol w:w="3260"/>
      </w:tblGrid>
      <w:tr w:rsidR="009D2039" w14:paraId="07BAC3E3" w14:textId="77777777" w:rsidTr="00905E52">
        <w:trPr>
          <w:jc w:val="center"/>
        </w:trPr>
        <w:tc>
          <w:tcPr>
            <w:tcW w:w="1696" w:type="dxa"/>
            <w:shd w:val="clear" w:color="auto" w:fill="D9D9D9" w:themeFill="background1" w:themeFillShade="D9"/>
          </w:tcPr>
          <w:p w14:paraId="453E24FF" w14:textId="77777777" w:rsidR="009D2039" w:rsidRPr="00E52B4D" w:rsidRDefault="009D2039" w:rsidP="009D2039">
            <w:pPr>
              <w:rPr>
                <w:b/>
              </w:rPr>
            </w:pPr>
            <w:r w:rsidRPr="00E52B4D">
              <w:rPr>
                <w:b/>
              </w:rPr>
              <w:t>State</w:t>
            </w:r>
          </w:p>
        </w:tc>
        <w:tc>
          <w:tcPr>
            <w:tcW w:w="5358" w:type="dxa"/>
            <w:shd w:val="clear" w:color="auto" w:fill="D9D9D9" w:themeFill="background1" w:themeFillShade="D9"/>
          </w:tcPr>
          <w:p w14:paraId="7C1E2A8B"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2C530385" w14:textId="77777777" w:rsidR="009D2039" w:rsidRPr="00E52B4D" w:rsidRDefault="009D2039" w:rsidP="009D2039">
            <w:pPr>
              <w:rPr>
                <w:b/>
              </w:rPr>
            </w:pPr>
            <w:r>
              <w:rPr>
                <w:b/>
              </w:rPr>
              <w:t xml:space="preserve">Requirements Reference </w:t>
            </w:r>
            <w:r w:rsidRPr="003036CD">
              <w:t>(optional)</w:t>
            </w:r>
          </w:p>
        </w:tc>
      </w:tr>
      <w:tr w:rsidR="00D01A10" w14:paraId="6BFB5C0A" w14:textId="77777777" w:rsidTr="00905E52">
        <w:trPr>
          <w:jc w:val="center"/>
        </w:trPr>
        <w:tc>
          <w:tcPr>
            <w:tcW w:w="1696" w:type="dxa"/>
          </w:tcPr>
          <w:p w14:paraId="22F98248" w14:textId="77C6514F" w:rsidR="00D01A10" w:rsidRDefault="00915FB1" w:rsidP="00D01A10">
            <w:pPr>
              <w:tabs>
                <w:tab w:val="left" w:pos="960"/>
              </w:tabs>
            </w:pPr>
            <w:proofErr w:type="spellStart"/>
            <w:r w:rsidRPr="00915FB1">
              <w:t>ComStat</w:t>
            </w:r>
            <w:proofErr w:type="spellEnd"/>
            <w:r w:rsidRPr="00915FB1">
              <w:t xml:space="preserve"> Offboard Refresh NOT TRIGGERED</w:t>
            </w:r>
          </w:p>
        </w:tc>
        <w:tc>
          <w:tcPr>
            <w:tcW w:w="5358" w:type="dxa"/>
          </w:tcPr>
          <w:p w14:paraId="5907BB14" w14:textId="598ACA2E" w:rsidR="00D01A10" w:rsidRDefault="00915FB1" w:rsidP="00D01A10">
            <w:r>
              <w:t>Comprehensive Status refresh not triggered</w:t>
            </w:r>
          </w:p>
        </w:tc>
        <w:tc>
          <w:tcPr>
            <w:tcW w:w="3260" w:type="dxa"/>
          </w:tcPr>
          <w:p w14:paraId="18A0CD94" w14:textId="77777777" w:rsidR="001D547D" w:rsidRDefault="001D547D"/>
        </w:tc>
      </w:tr>
      <w:tr w:rsidR="00D01A10" w14:paraId="1C38F1F4" w14:textId="77777777" w:rsidTr="00905E52">
        <w:trPr>
          <w:jc w:val="center"/>
        </w:trPr>
        <w:tc>
          <w:tcPr>
            <w:tcW w:w="1696" w:type="dxa"/>
          </w:tcPr>
          <w:p w14:paraId="2506CB18" w14:textId="2D573AA1" w:rsidR="00D01A10" w:rsidRDefault="00915FB1" w:rsidP="00D01A10">
            <w:pPr>
              <w:tabs>
                <w:tab w:val="left" w:pos="960"/>
              </w:tabs>
            </w:pPr>
            <w:proofErr w:type="spellStart"/>
            <w:r w:rsidRPr="00915FB1">
              <w:t>ComStat</w:t>
            </w:r>
            <w:proofErr w:type="spellEnd"/>
            <w:r w:rsidRPr="00915FB1">
              <w:t xml:space="preserve"> Refresh TRIGGERED on HMI</w:t>
            </w:r>
          </w:p>
        </w:tc>
        <w:tc>
          <w:tcPr>
            <w:tcW w:w="5358" w:type="dxa"/>
          </w:tcPr>
          <w:p w14:paraId="10AA1B15" w14:textId="77777777" w:rsidR="00D01A10" w:rsidRDefault="00915FB1" w:rsidP="00D01A10">
            <w:r w:rsidRPr="00915FB1">
              <w:t>Comprehensive Status refresh triggered as user perform refresh action on HMI</w:t>
            </w:r>
          </w:p>
        </w:tc>
        <w:tc>
          <w:tcPr>
            <w:tcW w:w="3260" w:type="dxa"/>
          </w:tcPr>
          <w:p w14:paraId="68DDB36B" w14:textId="77777777" w:rsidR="001D547D" w:rsidRDefault="001D547D"/>
        </w:tc>
      </w:tr>
      <w:tr w:rsidR="00D01A10" w14:paraId="0BAFE0E0" w14:textId="77777777" w:rsidTr="00905E52">
        <w:trPr>
          <w:jc w:val="center"/>
        </w:trPr>
        <w:tc>
          <w:tcPr>
            <w:tcW w:w="1696" w:type="dxa"/>
          </w:tcPr>
          <w:p w14:paraId="4FA6EE90" w14:textId="34932158" w:rsidR="00D01A10" w:rsidRDefault="00915FB1" w:rsidP="00D01A10">
            <w:pPr>
              <w:tabs>
                <w:tab w:val="left" w:pos="960"/>
              </w:tabs>
            </w:pPr>
            <w:proofErr w:type="spellStart"/>
            <w:r w:rsidRPr="00915FB1">
              <w:t>ComStat</w:t>
            </w:r>
            <w:proofErr w:type="spellEnd"/>
            <w:r w:rsidRPr="00915FB1">
              <w:t xml:space="preserve"> REFRESHED</w:t>
            </w:r>
          </w:p>
        </w:tc>
        <w:tc>
          <w:tcPr>
            <w:tcW w:w="5358" w:type="dxa"/>
          </w:tcPr>
          <w:p w14:paraId="521AEABF" w14:textId="660AF36A" w:rsidR="00D01A10" w:rsidRDefault="00915FB1" w:rsidP="00D01A10">
            <w:r w:rsidRPr="00915FB1">
              <w:t>Latest refreshed comprehensive Status is stored on Cloud as well as it is received on HMI</w:t>
            </w:r>
          </w:p>
        </w:tc>
        <w:tc>
          <w:tcPr>
            <w:tcW w:w="3260" w:type="dxa"/>
          </w:tcPr>
          <w:p w14:paraId="6DAC7275" w14:textId="77777777" w:rsidR="001D547D" w:rsidRDefault="001D547D"/>
        </w:tc>
      </w:tr>
      <w:tr w:rsidR="00D01A10" w14:paraId="78845DD9" w14:textId="77777777" w:rsidTr="00905E52">
        <w:trPr>
          <w:jc w:val="center"/>
        </w:trPr>
        <w:tc>
          <w:tcPr>
            <w:tcW w:w="1696" w:type="dxa"/>
          </w:tcPr>
          <w:p w14:paraId="7552BA47" w14:textId="202BBFD2" w:rsidR="00D01A10" w:rsidRDefault="00915FB1" w:rsidP="00D01A10">
            <w:pPr>
              <w:tabs>
                <w:tab w:val="left" w:pos="960"/>
              </w:tabs>
            </w:pPr>
            <w:proofErr w:type="spellStart"/>
            <w:r w:rsidRPr="00915FB1">
              <w:t>ComStat</w:t>
            </w:r>
            <w:proofErr w:type="spellEnd"/>
            <w:r w:rsidRPr="00915FB1">
              <w:t xml:space="preserve"> </w:t>
            </w:r>
            <w:r w:rsidR="00FE3CCB">
              <w:t>RECEIVED from Vehicle</w:t>
            </w:r>
          </w:p>
        </w:tc>
        <w:tc>
          <w:tcPr>
            <w:tcW w:w="5358" w:type="dxa"/>
          </w:tcPr>
          <w:p w14:paraId="01C12BE2" w14:textId="3FC7C6CD" w:rsidR="00D01A10" w:rsidRDefault="002869A2" w:rsidP="00D01A10">
            <w:r>
              <w:t>Comprehensive Status received on Cloud from Vehicle</w:t>
            </w:r>
          </w:p>
        </w:tc>
        <w:tc>
          <w:tcPr>
            <w:tcW w:w="3260" w:type="dxa"/>
          </w:tcPr>
          <w:p w14:paraId="6ABD3AC4" w14:textId="77777777" w:rsidR="001D547D" w:rsidRDefault="001D547D"/>
        </w:tc>
      </w:tr>
      <w:tr w:rsidR="00915FB1" w14:paraId="499EB2F0" w14:textId="77777777" w:rsidTr="00905E52">
        <w:trPr>
          <w:jc w:val="center"/>
        </w:trPr>
        <w:tc>
          <w:tcPr>
            <w:tcW w:w="1696" w:type="dxa"/>
          </w:tcPr>
          <w:p w14:paraId="6BF58DDE" w14:textId="446F3242" w:rsidR="00915FB1" w:rsidRDefault="00915FB1" w:rsidP="00D01A10">
            <w:pPr>
              <w:tabs>
                <w:tab w:val="left" w:pos="960"/>
              </w:tabs>
            </w:pPr>
            <w:r w:rsidRPr="00915FB1">
              <w:t xml:space="preserve">Latest </w:t>
            </w:r>
            <w:proofErr w:type="spellStart"/>
            <w:r w:rsidRPr="00915FB1">
              <w:t>ComStat</w:t>
            </w:r>
            <w:proofErr w:type="spellEnd"/>
            <w:r w:rsidRPr="00915FB1">
              <w:t xml:space="preserve"> Feedback RECEIVED on HMI</w:t>
            </w:r>
          </w:p>
        </w:tc>
        <w:tc>
          <w:tcPr>
            <w:tcW w:w="5358" w:type="dxa"/>
          </w:tcPr>
          <w:p w14:paraId="465063B3" w14:textId="59E30DDB" w:rsidR="00915FB1" w:rsidRDefault="00915FB1" w:rsidP="00D01A10">
            <w:r w:rsidRPr="00915FB1">
              <w:t>Latest refreshed Comprehensive Status is displayed with Time stamp on HMI</w:t>
            </w:r>
          </w:p>
        </w:tc>
        <w:tc>
          <w:tcPr>
            <w:tcW w:w="3260" w:type="dxa"/>
          </w:tcPr>
          <w:p w14:paraId="150DB328" w14:textId="77777777" w:rsidR="00915FB1" w:rsidRDefault="00915FB1"/>
        </w:tc>
      </w:tr>
    </w:tbl>
    <w:p w14:paraId="09114D37" w14:textId="041BE99B" w:rsidR="009D2039" w:rsidRPr="00041150" w:rsidRDefault="009D2039" w:rsidP="009D2039">
      <w:pPr>
        <w:pStyle w:val="Caption"/>
      </w:pPr>
      <w:bookmarkStart w:id="84" w:name="_Toc78549338"/>
      <w:r w:rsidRPr="00041150">
        <w:t xml:space="preserve">Table </w:t>
      </w:r>
      <w:r>
        <w:rPr>
          <w:noProof/>
        </w:rPr>
        <w:fldChar w:fldCharType="begin"/>
      </w:r>
      <w:r>
        <w:rPr>
          <w:noProof/>
        </w:rPr>
        <w:instrText xml:space="preserve"> SEQ Table \* ARABIC </w:instrText>
      </w:r>
      <w:r>
        <w:rPr>
          <w:noProof/>
        </w:rPr>
        <w:fldChar w:fldCharType="separate"/>
      </w:r>
      <w:r w:rsidR="0039770B">
        <w:rPr>
          <w:noProof/>
        </w:rPr>
        <w:t>10</w:t>
      </w:r>
      <w:r>
        <w:rPr>
          <w:noProof/>
        </w:rPr>
        <w:fldChar w:fldCharType="end"/>
      </w:r>
      <w:r w:rsidRPr="00041150">
        <w:t>: Operation Modes and States</w:t>
      </w:r>
      <w:r>
        <w:t xml:space="preserve"> on </w:t>
      </w:r>
      <w:r w:rsidR="00915FB1">
        <w:t xml:space="preserve">Refresh </w:t>
      </w:r>
      <w:proofErr w:type="spellStart"/>
      <w:r w:rsidR="00915FB1">
        <w:t>ComStat</w:t>
      </w:r>
      <w:proofErr w:type="spellEnd"/>
      <w:r w:rsidR="00915FB1">
        <w:t xml:space="preserve"> from </w:t>
      </w:r>
      <w:proofErr w:type="spellStart"/>
      <w:r w:rsidR="00915FB1">
        <w:t>HMI</w:t>
      </w:r>
      <w:r w:rsidRPr="00574E26">
        <w:t>_Logical</w:t>
      </w:r>
      <w:bookmarkEnd w:id="84"/>
      <w:proofErr w:type="spellEnd"/>
    </w:p>
    <w:p w14:paraId="199A6762" w14:textId="74CD7D28" w:rsidR="00915FB1" w:rsidRDefault="00915FB1">
      <w:pPr>
        <w:overflowPunct/>
        <w:autoSpaceDE/>
        <w:autoSpaceDN/>
        <w:adjustRightInd/>
        <w:textAlignment w:val="auto"/>
      </w:pPr>
      <w:r>
        <w:br w:type="page"/>
      </w:r>
    </w:p>
    <w:p w14:paraId="0A475EEF" w14:textId="77777777" w:rsidR="009D2039" w:rsidRDefault="009D2039" w:rsidP="009D2039"/>
    <w:p w14:paraId="537CD3EC" w14:textId="77777777" w:rsidR="009D2039" w:rsidRDefault="009D2039" w:rsidP="009D2039"/>
    <w:p w14:paraId="76DADCD9" w14:textId="47D5483D" w:rsidR="009D2039" w:rsidRPr="00F96B40" w:rsidRDefault="00915FB1" w:rsidP="009D2039">
      <w:pPr>
        <w:jc w:val="center"/>
      </w:pPr>
      <w:r>
        <w:rPr>
          <w:noProof/>
        </w:rPr>
        <w:drawing>
          <wp:inline distT="0" distB="0" distL="0" distR="0" wp14:anchorId="5C4121BA" wp14:editId="4EB3FCA8">
            <wp:extent cx="4527550" cy="3646761"/>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4413" cy="3652289"/>
                    </a:xfrm>
                    <a:prstGeom prst="rect">
                      <a:avLst/>
                    </a:prstGeom>
                  </pic:spPr>
                </pic:pic>
              </a:graphicData>
            </a:graphic>
          </wp:inline>
        </w:drawing>
      </w:r>
    </w:p>
    <w:p w14:paraId="4557620C" w14:textId="730376D3" w:rsidR="009D2039" w:rsidRPr="00041150" w:rsidRDefault="009D2039" w:rsidP="009D2039">
      <w:pPr>
        <w:pStyle w:val="Caption"/>
      </w:pPr>
      <w:bookmarkStart w:id="85" w:name="_Toc78549320"/>
      <w:r w:rsidRPr="00041150">
        <w:t xml:space="preserve">Figure </w:t>
      </w:r>
      <w:r>
        <w:rPr>
          <w:noProof/>
        </w:rPr>
        <w:fldChar w:fldCharType="begin"/>
      </w:r>
      <w:r>
        <w:rPr>
          <w:noProof/>
        </w:rPr>
        <w:instrText xml:space="preserve"> SEQ Figure \* ARABIC </w:instrText>
      </w:r>
      <w:r>
        <w:rPr>
          <w:noProof/>
        </w:rPr>
        <w:fldChar w:fldCharType="separate"/>
      </w:r>
      <w:r w:rsidR="0039770B">
        <w:rPr>
          <w:noProof/>
        </w:rPr>
        <w:t>4</w:t>
      </w:r>
      <w:r>
        <w:rPr>
          <w:noProof/>
        </w:rPr>
        <w:fldChar w:fldCharType="end"/>
      </w:r>
      <w:r w:rsidRPr="00041150">
        <w:t xml:space="preserve">: </w:t>
      </w:r>
      <w:r w:rsidR="00915FB1">
        <w:t xml:space="preserve">Update </w:t>
      </w:r>
      <w:proofErr w:type="spellStart"/>
      <w:r w:rsidR="00915FB1">
        <w:t>ComStat</w:t>
      </w:r>
      <w:proofErr w:type="spellEnd"/>
      <w:r w:rsidR="00915FB1">
        <w:t xml:space="preserve"> at Vehicle change event </w:t>
      </w:r>
      <w:proofErr w:type="spellStart"/>
      <w:r w:rsidR="00915FB1">
        <w:t>Alert</w:t>
      </w:r>
      <w:r w:rsidRPr="00574E26">
        <w:t>_Logical</w:t>
      </w:r>
      <w:bookmarkEnd w:id="85"/>
      <w:proofErr w:type="spellEnd"/>
    </w:p>
    <w:p w14:paraId="445951E2"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2122"/>
        <w:gridCol w:w="4932"/>
        <w:gridCol w:w="3260"/>
      </w:tblGrid>
      <w:tr w:rsidR="009D2039" w14:paraId="5A2CC86B" w14:textId="77777777" w:rsidTr="00C65361">
        <w:trPr>
          <w:jc w:val="center"/>
        </w:trPr>
        <w:tc>
          <w:tcPr>
            <w:tcW w:w="2122" w:type="dxa"/>
            <w:shd w:val="clear" w:color="auto" w:fill="D9D9D9" w:themeFill="background1" w:themeFillShade="D9"/>
          </w:tcPr>
          <w:p w14:paraId="31A717AE" w14:textId="77777777" w:rsidR="009D2039" w:rsidRPr="00E52B4D" w:rsidRDefault="009D2039" w:rsidP="009D2039">
            <w:pPr>
              <w:rPr>
                <w:b/>
              </w:rPr>
            </w:pPr>
            <w:r w:rsidRPr="00E52B4D">
              <w:rPr>
                <w:b/>
              </w:rPr>
              <w:t>State</w:t>
            </w:r>
          </w:p>
        </w:tc>
        <w:tc>
          <w:tcPr>
            <w:tcW w:w="4932" w:type="dxa"/>
            <w:shd w:val="clear" w:color="auto" w:fill="D9D9D9" w:themeFill="background1" w:themeFillShade="D9"/>
          </w:tcPr>
          <w:p w14:paraId="72443A1C"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3E764473" w14:textId="77777777" w:rsidR="009D2039" w:rsidRPr="00E52B4D" w:rsidRDefault="009D2039" w:rsidP="009D2039">
            <w:pPr>
              <w:rPr>
                <w:b/>
              </w:rPr>
            </w:pPr>
            <w:r>
              <w:rPr>
                <w:b/>
              </w:rPr>
              <w:t xml:space="preserve">Requirements Reference </w:t>
            </w:r>
            <w:r w:rsidRPr="003036CD">
              <w:t>(optional)</w:t>
            </w:r>
          </w:p>
        </w:tc>
      </w:tr>
      <w:tr w:rsidR="00D01A10" w14:paraId="2CB61BCA" w14:textId="77777777" w:rsidTr="00C65361">
        <w:trPr>
          <w:jc w:val="center"/>
        </w:trPr>
        <w:tc>
          <w:tcPr>
            <w:tcW w:w="2122" w:type="dxa"/>
          </w:tcPr>
          <w:p w14:paraId="03118625" w14:textId="543B6B85" w:rsidR="00D01A10" w:rsidRDefault="00915FB1" w:rsidP="00D01A10">
            <w:pPr>
              <w:tabs>
                <w:tab w:val="left" w:pos="960"/>
              </w:tabs>
            </w:pPr>
            <w:bookmarkStart w:id="86" w:name="_046783e13252df537c538fc3a00e44bd"/>
            <w:bookmarkEnd w:id="86"/>
            <w:proofErr w:type="spellStart"/>
            <w:r w:rsidRPr="00915FB1">
              <w:t>ComStat</w:t>
            </w:r>
            <w:proofErr w:type="spellEnd"/>
            <w:r w:rsidRPr="00915FB1">
              <w:t xml:space="preserve"> Onboard Update NOT TRIGGERED</w:t>
            </w:r>
          </w:p>
        </w:tc>
        <w:tc>
          <w:tcPr>
            <w:tcW w:w="4932" w:type="dxa"/>
          </w:tcPr>
          <w:p w14:paraId="5253E1AD" w14:textId="45649628" w:rsidR="00D01A10" w:rsidRDefault="00915FB1" w:rsidP="00D01A10">
            <w:r w:rsidRPr="00915FB1">
              <w:t>Comprehensive Status refresh is not yet triggered from Onboard.</w:t>
            </w:r>
          </w:p>
        </w:tc>
        <w:tc>
          <w:tcPr>
            <w:tcW w:w="3260" w:type="dxa"/>
          </w:tcPr>
          <w:p w14:paraId="77059871" w14:textId="77777777" w:rsidR="001D547D" w:rsidRDefault="001D547D"/>
        </w:tc>
      </w:tr>
      <w:tr w:rsidR="00D01A10" w14:paraId="1BED6AB7" w14:textId="77777777" w:rsidTr="00C65361">
        <w:trPr>
          <w:jc w:val="center"/>
        </w:trPr>
        <w:tc>
          <w:tcPr>
            <w:tcW w:w="2122" w:type="dxa"/>
          </w:tcPr>
          <w:p w14:paraId="6154EE38" w14:textId="783BF31F" w:rsidR="00D01A10" w:rsidRDefault="00915FB1" w:rsidP="00D01A10">
            <w:pPr>
              <w:tabs>
                <w:tab w:val="left" w:pos="960"/>
              </w:tabs>
            </w:pPr>
            <w:bookmarkStart w:id="87" w:name="_7c721a79a6e0730e8c8445295b2f4496"/>
            <w:bookmarkEnd w:id="87"/>
            <w:proofErr w:type="spellStart"/>
            <w:r w:rsidRPr="00915FB1">
              <w:t>ComStat</w:t>
            </w:r>
            <w:proofErr w:type="spellEnd"/>
            <w:r w:rsidRPr="00915FB1">
              <w:t xml:space="preserve"> Onboard Update TRIGGERED</w:t>
            </w:r>
          </w:p>
        </w:tc>
        <w:tc>
          <w:tcPr>
            <w:tcW w:w="4932" w:type="dxa"/>
          </w:tcPr>
          <w:p w14:paraId="1243D262" w14:textId="021BC157" w:rsidR="00D01A10" w:rsidRDefault="00915FB1" w:rsidP="00D01A10">
            <w:r w:rsidRPr="00915FB1">
              <w:t>Comprehensive Status refresh triggered from Onboard</w:t>
            </w:r>
          </w:p>
        </w:tc>
        <w:tc>
          <w:tcPr>
            <w:tcW w:w="3260" w:type="dxa"/>
          </w:tcPr>
          <w:p w14:paraId="4EEAACA1" w14:textId="77777777" w:rsidR="001D547D" w:rsidRDefault="001D547D"/>
        </w:tc>
      </w:tr>
      <w:tr w:rsidR="00D01A10" w14:paraId="48F10ED3" w14:textId="77777777" w:rsidTr="00C65361">
        <w:trPr>
          <w:jc w:val="center"/>
        </w:trPr>
        <w:tc>
          <w:tcPr>
            <w:tcW w:w="2122" w:type="dxa"/>
          </w:tcPr>
          <w:p w14:paraId="7E23BA3B" w14:textId="1973F560" w:rsidR="00D01A10" w:rsidRDefault="00915FB1" w:rsidP="00D01A10">
            <w:pPr>
              <w:tabs>
                <w:tab w:val="left" w:pos="960"/>
              </w:tabs>
            </w:pPr>
            <w:proofErr w:type="spellStart"/>
            <w:r w:rsidRPr="00915FB1">
              <w:t>ComStat</w:t>
            </w:r>
            <w:proofErr w:type="spellEnd"/>
            <w:r w:rsidRPr="00915FB1">
              <w:t xml:space="preserve"> Backup stored on Cloud</w:t>
            </w:r>
          </w:p>
        </w:tc>
        <w:tc>
          <w:tcPr>
            <w:tcW w:w="4932" w:type="dxa"/>
          </w:tcPr>
          <w:p w14:paraId="3BAC5BC6" w14:textId="27415707" w:rsidR="00D01A10" w:rsidRDefault="00915FB1" w:rsidP="00D01A10">
            <w:r w:rsidRPr="00915FB1">
              <w:t>Latest Comprehensive Status is stored online.</w:t>
            </w:r>
          </w:p>
        </w:tc>
        <w:tc>
          <w:tcPr>
            <w:tcW w:w="3260" w:type="dxa"/>
          </w:tcPr>
          <w:p w14:paraId="5E499BF6" w14:textId="77777777" w:rsidR="001D547D" w:rsidRDefault="001D547D"/>
        </w:tc>
      </w:tr>
      <w:tr w:rsidR="00D01A10" w14:paraId="79FA7266" w14:textId="77777777" w:rsidTr="00C65361">
        <w:trPr>
          <w:jc w:val="center"/>
        </w:trPr>
        <w:tc>
          <w:tcPr>
            <w:tcW w:w="2122" w:type="dxa"/>
          </w:tcPr>
          <w:p w14:paraId="62D2820D" w14:textId="25AD7288" w:rsidR="00D01A10" w:rsidRDefault="00915FB1" w:rsidP="00D01A10">
            <w:pPr>
              <w:tabs>
                <w:tab w:val="left" w:pos="960"/>
              </w:tabs>
            </w:pPr>
            <w:r w:rsidRPr="00915FB1">
              <w:t xml:space="preserve">Latest </w:t>
            </w:r>
            <w:proofErr w:type="spellStart"/>
            <w:r w:rsidRPr="00915FB1">
              <w:t>ComStat</w:t>
            </w:r>
            <w:proofErr w:type="spellEnd"/>
            <w:r w:rsidRPr="00915FB1">
              <w:t xml:space="preserve"> Feedback RECEIVED on HMI</w:t>
            </w:r>
          </w:p>
        </w:tc>
        <w:tc>
          <w:tcPr>
            <w:tcW w:w="4932" w:type="dxa"/>
          </w:tcPr>
          <w:p w14:paraId="40D41EEA" w14:textId="06C1D07B" w:rsidR="00D01A10" w:rsidRDefault="00915FB1" w:rsidP="00915FB1">
            <w:pPr>
              <w:tabs>
                <w:tab w:val="left" w:pos="1900"/>
              </w:tabs>
            </w:pPr>
            <w:r w:rsidRPr="00915FB1">
              <w:t>Latest refreshed Comprehensive Status is displayed with Time stamp on HMI</w:t>
            </w:r>
          </w:p>
        </w:tc>
        <w:tc>
          <w:tcPr>
            <w:tcW w:w="3260" w:type="dxa"/>
          </w:tcPr>
          <w:p w14:paraId="24B2C9F5" w14:textId="77777777" w:rsidR="001D547D" w:rsidRDefault="001D547D"/>
        </w:tc>
      </w:tr>
    </w:tbl>
    <w:p w14:paraId="3F8DFF6E" w14:textId="30B46EEE" w:rsidR="009D2039" w:rsidRPr="00041150" w:rsidRDefault="009D2039" w:rsidP="009D2039">
      <w:pPr>
        <w:pStyle w:val="Caption"/>
      </w:pPr>
      <w:bookmarkStart w:id="88" w:name="_Toc78549340"/>
      <w:r w:rsidRPr="00041150">
        <w:t xml:space="preserve">Table </w:t>
      </w:r>
      <w:r>
        <w:rPr>
          <w:noProof/>
        </w:rPr>
        <w:fldChar w:fldCharType="begin"/>
      </w:r>
      <w:r>
        <w:rPr>
          <w:noProof/>
        </w:rPr>
        <w:instrText xml:space="preserve"> SEQ Table \* ARABIC </w:instrText>
      </w:r>
      <w:r>
        <w:rPr>
          <w:noProof/>
        </w:rPr>
        <w:fldChar w:fldCharType="separate"/>
      </w:r>
      <w:r w:rsidR="0039770B">
        <w:rPr>
          <w:noProof/>
        </w:rPr>
        <w:t>11</w:t>
      </w:r>
      <w:r>
        <w:rPr>
          <w:noProof/>
        </w:rPr>
        <w:fldChar w:fldCharType="end"/>
      </w:r>
      <w:r w:rsidRPr="00041150">
        <w:t>: Operation Modes and States</w:t>
      </w:r>
      <w:r>
        <w:t xml:space="preserve"> on </w:t>
      </w:r>
      <w:r w:rsidR="00915FB1">
        <w:t xml:space="preserve">Update </w:t>
      </w:r>
      <w:proofErr w:type="spellStart"/>
      <w:r w:rsidR="00915FB1">
        <w:t>ComStat</w:t>
      </w:r>
      <w:proofErr w:type="spellEnd"/>
      <w:r w:rsidR="00915FB1">
        <w:t xml:space="preserve"> at Vehicle change event </w:t>
      </w:r>
      <w:proofErr w:type="spellStart"/>
      <w:r w:rsidR="00915FB1">
        <w:t>Alert</w:t>
      </w:r>
      <w:r w:rsidRPr="00574E26">
        <w:t>_Logical</w:t>
      </w:r>
      <w:bookmarkEnd w:id="88"/>
      <w:proofErr w:type="spellEnd"/>
    </w:p>
    <w:p w14:paraId="458CF8A6" w14:textId="6F11A833" w:rsidR="00915FB1" w:rsidRDefault="00915FB1">
      <w:pPr>
        <w:overflowPunct/>
        <w:autoSpaceDE/>
        <w:autoSpaceDN/>
        <w:adjustRightInd/>
        <w:textAlignment w:val="auto"/>
      </w:pPr>
      <w:r>
        <w:br w:type="page"/>
      </w:r>
    </w:p>
    <w:p w14:paraId="136EA145" w14:textId="77777777" w:rsidR="009D2039" w:rsidRDefault="009D2039" w:rsidP="009D2039"/>
    <w:p w14:paraId="698A3B8D" w14:textId="4B5CD580" w:rsidR="00D87533" w:rsidRDefault="0027671B" w:rsidP="006C5FCA">
      <w:pPr>
        <w:pStyle w:val="Heading2"/>
      </w:pPr>
      <w:bookmarkStart w:id="89" w:name="_Toc78549271"/>
      <w:r w:rsidRPr="007C20FA">
        <w:t>Use Case</w:t>
      </w:r>
      <w:r w:rsidR="00D87533">
        <w:t>s</w:t>
      </w:r>
      <w:bookmarkEnd w:id="89"/>
    </w:p>
    <w:p w14:paraId="4C72F988" w14:textId="77777777" w:rsidR="005D3786" w:rsidRPr="005D3786" w:rsidRDefault="005D3786" w:rsidP="005D3786"/>
    <w:p w14:paraId="71DBB8EF" w14:textId="77777777" w:rsidR="0027671B" w:rsidRDefault="006B1C15" w:rsidP="006B1C15">
      <w:pPr>
        <w:pStyle w:val="Heading3"/>
      </w:pPr>
      <w:bookmarkStart w:id="90" w:name="_Toc78549272"/>
      <w:r>
        <w:t>Use Case</w:t>
      </w:r>
      <w:r w:rsidR="0027671B" w:rsidRPr="007C20FA">
        <w:t xml:space="preserve"> Diagram</w:t>
      </w:r>
      <w:bookmarkEnd w:id="76"/>
      <w:bookmarkEnd w:id="90"/>
    </w:p>
    <w:p w14:paraId="2E70FFCE" w14:textId="77777777" w:rsidR="00A56428" w:rsidRPr="00A56428" w:rsidRDefault="00A56428" w:rsidP="009D2039"/>
    <w:p w14:paraId="446939CF" w14:textId="1F9C65FE" w:rsidR="009D2039" w:rsidRPr="00707E0A" w:rsidRDefault="00915FB1" w:rsidP="009D2039">
      <w:pPr>
        <w:jc w:val="center"/>
      </w:pPr>
      <w:r>
        <w:rPr>
          <w:noProof/>
        </w:rPr>
        <w:drawing>
          <wp:inline distT="0" distB="0" distL="0" distR="0" wp14:anchorId="4E01884E" wp14:editId="0B01C134">
            <wp:extent cx="6466205" cy="34245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6205" cy="3424555"/>
                    </a:xfrm>
                    <a:prstGeom prst="rect">
                      <a:avLst/>
                    </a:prstGeom>
                  </pic:spPr>
                </pic:pic>
              </a:graphicData>
            </a:graphic>
          </wp:inline>
        </w:drawing>
      </w:r>
    </w:p>
    <w:p w14:paraId="13DB8EDF" w14:textId="1BEB17B7" w:rsidR="009D2039" w:rsidRDefault="009D2039" w:rsidP="009D2039">
      <w:pPr>
        <w:pStyle w:val="Caption"/>
      </w:pPr>
      <w:bookmarkStart w:id="91" w:name="_Toc529191294"/>
      <w:bookmarkStart w:id="92" w:name="_Toc78549321"/>
      <w:r w:rsidRPr="00707E0A">
        <w:t xml:space="preserve">Figure </w:t>
      </w:r>
      <w:r>
        <w:rPr>
          <w:noProof/>
        </w:rPr>
        <w:fldChar w:fldCharType="begin"/>
      </w:r>
      <w:r>
        <w:rPr>
          <w:noProof/>
        </w:rPr>
        <w:instrText xml:space="preserve"> SEQ Figure \* ARABIC </w:instrText>
      </w:r>
      <w:r>
        <w:rPr>
          <w:noProof/>
        </w:rPr>
        <w:fldChar w:fldCharType="separate"/>
      </w:r>
      <w:r w:rsidR="00A770A1">
        <w:rPr>
          <w:noProof/>
        </w:rPr>
        <w:t>5</w:t>
      </w:r>
      <w:r>
        <w:rPr>
          <w:noProof/>
        </w:rPr>
        <w:fldChar w:fldCharType="end"/>
      </w:r>
      <w:r w:rsidRPr="00707E0A">
        <w:t xml:space="preserve">: </w:t>
      </w:r>
      <w:bookmarkEnd w:id="91"/>
      <w:r w:rsidRPr="00707E0A">
        <w:t>Feature Use Cases</w:t>
      </w:r>
      <w:bookmarkEnd w:id="92"/>
    </w:p>
    <w:p w14:paraId="42F5EFA3" w14:textId="77777777" w:rsidR="00500EF7" w:rsidRPr="00500EF7" w:rsidRDefault="00500EF7" w:rsidP="009B212B"/>
    <w:p w14:paraId="39ED54E2" w14:textId="77777777" w:rsidR="00FB2CF2" w:rsidRPr="007C20FA" w:rsidRDefault="00FB2CF2" w:rsidP="006B1C15">
      <w:pPr>
        <w:pStyle w:val="Heading3"/>
      </w:pPr>
      <w:bookmarkStart w:id="93" w:name="_Toc397081453"/>
      <w:bookmarkStart w:id="94" w:name="_Toc78549273"/>
      <w:r w:rsidRPr="007C20FA">
        <w:t>Actors</w:t>
      </w:r>
      <w:bookmarkEnd w:id="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Mobile User</w:t>
            </w:r>
          </w:p>
        </w:tc>
        <w:tc>
          <w:tcPr>
            <w:tcW w:w="6095" w:type="dxa"/>
          </w:tcPr>
          <w:p w14:paraId="26F89FE5" w14:textId="77777777" w:rsidR="009D2039" w:rsidRDefault="009D2039" w:rsidP="009D2039">
            <w:r>
              <w:t>Customer using a mobile device</w:t>
            </w:r>
          </w:p>
        </w:tc>
      </w:tr>
      <w:tr w:rsidR="009D2039" w:rsidRPr="00E80917" w14:paraId="67830A10" w14:textId="77777777" w:rsidTr="00A654A1">
        <w:trPr>
          <w:jc w:val="center"/>
        </w:trPr>
        <w:tc>
          <w:tcPr>
            <w:tcW w:w="3828" w:type="dxa"/>
          </w:tcPr>
          <w:p w14:paraId="41401C5E" w14:textId="77777777" w:rsidR="009D2039" w:rsidRDefault="009D2039" w:rsidP="009D2039">
            <w:r>
              <w:t xml:space="preserve">Online Backup of Vehicle Data </w:t>
            </w:r>
          </w:p>
        </w:tc>
        <w:tc>
          <w:tcPr>
            <w:tcW w:w="6095" w:type="dxa"/>
          </w:tcPr>
          <w:p w14:paraId="538D1C49" w14:textId="77777777" w:rsidR="009D2039" w:rsidRDefault="009D2039" w:rsidP="009D2039">
            <w:r>
              <w:t>Online backup of the comprehensive status data</w:t>
            </w:r>
          </w:p>
        </w:tc>
      </w:tr>
      <w:tr w:rsidR="009D2039" w:rsidRPr="00E80917" w14:paraId="6D6E50B9" w14:textId="77777777" w:rsidTr="00A654A1">
        <w:trPr>
          <w:jc w:val="center"/>
        </w:trPr>
        <w:tc>
          <w:tcPr>
            <w:tcW w:w="3828" w:type="dxa"/>
          </w:tcPr>
          <w:p w14:paraId="2925F715" w14:textId="77777777" w:rsidR="009D2039" w:rsidRDefault="009D2039" w:rsidP="009D2039">
            <w:r>
              <w:t>Vehicle Body</w:t>
            </w:r>
          </w:p>
        </w:tc>
        <w:tc>
          <w:tcPr>
            <w:tcW w:w="6095" w:type="dxa"/>
          </w:tcPr>
          <w:p w14:paraId="3084B05B" w14:textId="001CE6FA" w:rsidR="009D2039" w:rsidRDefault="009D2039" w:rsidP="009D2039">
            <w:r>
              <w:t>The part of the vehicle of interest for the feature</w:t>
            </w:r>
          </w:p>
        </w:tc>
      </w:tr>
    </w:tbl>
    <w:p w14:paraId="7A11461F" w14:textId="560A7C2C" w:rsidR="009D2039" w:rsidRDefault="009D2039" w:rsidP="009D2039">
      <w:pPr>
        <w:pStyle w:val="Caption"/>
      </w:pPr>
      <w:bookmarkStart w:id="95" w:name="_Toc529191307"/>
      <w:bookmarkStart w:id="96" w:name="_Toc78549342"/>
      <w:r w:rsidRPr="00041150">
        <w:t xml:space="preserve">Table </w:t>
      </w:r>
      <w:r>
        <w:rPr>
          <w:noProof/>
        </w:rPr>
        <w:fldChar w:fldCharType="begin"/>
      </w:r>
      <w:r>
        <w:rPr>
          <w:noProof/>
        </w:rPr>
        <w:instrText xml:space="preserve"> SEQ Table \* ARABIC </w:instrText>
      </w:r>
      <w:r>
        <w:rPr>
          <w:noProof/>
        </w:rPr>
        <w:fldChar w:fldCharType="separate"/>
      </w:r>
      <w:r w:rsidR="00A770A1">
        <w:rPr>
          <w:noProof/>
        </w:rPr>
        <w:t>12</w:t>
      </w:r>
      <w:r>
        <w:rPr>
          <w:noProof/>
        </w:rPr>
        <w:fldChar w:fldCharType="end"/>
      </w:r>
      <w:r w:rsidRPr="00041150">
        <w:t>: List of Actors</w:t>
      </w:r>
      <w:bookmarkEnd w:id="95"/>
      <w:bookmarkEnd w:id="96"/>
    </w:p>
    <w:p w14:paraId="35DB27F4" w14:textId="33988E10" w:rsidR="00EA54D9" w:rsidRDefault="00EA54D9">
      <w:pPr>
        <w:overflowPunct/>
        <w:autoSpaceDE/>
        <w:autoSpaceDN/>
        <w:adjustRightInd/>
        <w:textAlignment w:val="auto"/>
      </w:pPr>
      <w:r>
        <w:br w:type="page"/>
      </w:r>
    </w:p>
    <w:p w14:paraId="7E8ECE28" w14:textId="77777777" w:rsidR="00EA54D9" w:rsidRPr="00EA54D9" w:rsidRDefault="00EA54D9" w:rsidP="00822917"/>
    <w:p w14:paraId="6C8D5502" w14:textId="77777777" w:rsidR="0027671B" w:rsidRDefault="0027671B" w:rsidP="006B1C15">
      <w:pPr>
        <w:pStyle w:val="Heading3"/>
      </w:pPr>
      <w:bookmarkStart w:id="97" w:name="_Toc78549274"/>
      <w:r w:rsidRPr="007C20FA">
        <w:t xml:space="preserve">Use Case </w:t>
      </w:r>
      <w:bookmarkEnd w:id="93"/>
      <w:r w:rsidR="005673EC">
        <w:t>Descriptions</w:t>
      </w:r>
      <w:bookmarkEnd w:id="97"/>
    </w:p>
    <w:p w14:paraId="392C1267" w14:textId="77777777" w:rsidR="009F1DBF" w:rsidRDefault="009F1DBF" w:rsidP="009D2039"/>
    <w:p w14:paraId="34830DE5" w14:textId="324176C3" w:rsidR="00EA54D9" w:rsidRPr="0017445F" w:rsidRDefault="00915FB1" w:rsidP="00EA54D9">
      <w:pPr>
        <w:pStyle w:val="REUseCase"/>
        <w:shd w:val="clear" w:color="auto" w:fill="F2F2F2" w:themeFill="background1" w:themeFillShade="F2"/>
      </w:pPr>
      <w:r>
        <w:t xml:space="preserve">Update </w:t>
      </w:r>
      <w:proofErr w:type="spellStart"/>
      <w:r>
        <w:t>ComStat</w:t>
      </w:r>
      <w:proofErr w:type="spellEnd"/>
      <w:r>
        <w:t xml:space="preserve"> at Vehicle change event Alert</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EA54D9" w:rsidRPr="007C20FA" w14:paraId="5887AFBF" w14:textId="77777777" w:rsidTr="00793CD1">
        <w:trPr>
          <w:trHeight w:val="255"/>
          <w:jc w:val="center"/>
        </w:trPr>
        <w:tc>
          <w:tcPr>
            <w:tcW w:w="2546" w:type="dxa"/>
            <w:vMerge w:val="restart"/>
            <w:shd w:val="clear" w:color="auto" w:fill="D9D9D9" w:themeFill="background1" w:themeFillShade="D9"/>
            <w:hideMark/>
          </w:tcPr>
          <w:p w14:paraId="22B8C7B6" w14:textId="77777777" w:rsidR="00EA54D9" w:rsidRDefault="00EA54D9" w:rsidP="00793CD1">
            <w:pPr>
              <w:rPr>
                <w:rFonts w:cs="Arial"/>
                <w:b/>
                <w:bCs/>
                <w:color w:val="000000"/>
                <w:szCs w:val="22"/>
              </w:rPr>
            </w:pPr>
            <w:r w:rsidRPr="007C20FA">
              <w:rPr>
                <w:rFonts w:cs="Arial"/>
                <w:b/>
                <w:bCs/>
                <w:color w:val="000000"/>
                <w:szCs w:val="22"/>
              </w:rPr>
              <w:t>Actors</w:t>
            </w:r>
          </w:p>
          <w:p w14:paraId="25D24977" w14:textId="77777777" w:rsidR="00EA54D9" w:rsidRPr="00C46391" w:rsidRDefault="00EA54D9" w:rsidP="00793CD1">
            <w:pPr>
              <w:rPr>
                <w:rFonts w:cs="Arial"/>
                <w:color w:val="000000"/>
                <w:szCs w:val="22"/>
              </w:rPr>
            </w:pPr>
          </w:p>
        </w:tc>
        <w:tc>
          <w:tcPr>
            <w:tcW w:w="1560" w:type="dxa"/>
            <w:shd w:val="clear" w:color="auto" w:fill="auto"/>
          </w:tcPr>
          <w:p w14:paraId="0F59247D" w14:textId="77777777" w:rsidR="00EA54D9" w:rsidRDefault="00EA54D9" w:rsidP="00793CD1">
            <w:r>
              <w:t>Primary</w:t>
            </w:r>
          </w:p>
        </w:tc>
        <w:tc>
          <w:tcPr>
            <w:tcW w:w="6208" w:type="dxa"/>
            <w:shd w:val="clear" w:color="auto" w:fill="auto"/>
          </w:tcPr>
          <w:p w14:paraId="69D9831C" w14:textId="753EAA53" w:rsidR="00EA54D9" w:rsidRDefault="00EA54D9" w:rsidP="00793CD1">
            <w:pPr>
              <w:rPr>
                <w:rFonts w:cs="Arial"/>
                <w:color w:val="C0504D" w:themeColor="accent2"/>
                <w:szCs w:val="22"/>
              </w:rPr>
            </w:pPr>
            <w:r w:rsidRPr="00240914">
              <w:t>Vehicle Body</w:t>
            </w:r>
          </w:p>
        </w:tc>
      </w:tr>
      <w:tr w:rsidR="00EA54D9" w:rsidRPr="007C20FA" w14:paraId="0A559DE1" w14:textId="77777777" w:rsidTr="00793CD1">
        <w:trPr>
          <w:trHeight w:val="255"/>
          <w:jc w:val="center"/>
        </w:trPr>
        <w:tc>
          <w:tcPr>
            <w:tcW w:w="2546" w:type="dxa"/>
            <w:vMerge/>
            <w:shd w:val="clear" w:color="auto" w:fill="D9D9D9" w:themeFill="background1" w:themeFillShade="D9"/>
          </w:tcPr>
          <w:p w14:paraId="686E25C6" w14:textId="77777777" w:rsidR="00EA54D9" w:rsidRPr="007C20FA" w:rsidRDefault="00EA54D9" w:rsidP="00793CD1">
            <w:pPr>
              <w:rPr>
                <w:rFonts w:cs="Arial"/>
                <w:b/>
                <w:bCs/>
                <w:color w:val="000000"/>
                <w:szCs w:val="22"/>
              </w:rPr>
            </w:pPr>
          </w:p>
        </w:tc>
        <w:tc>
          <w:tcPr>
            <w:tcW w:w="1560" w:type="dxa"/>
            <w:shd w:val="clear" w:color="auto" w:fill="auto"/>
          </w:tcPr>
          <w:p w14:paraId="64AC12A4" w14:textId="77777777" w:rsidR="00EA54D9" w:rsidRPr="00AA64F2" w:rsidRDefault="00EA54D9" w:rsidP="00793CD1">
            <w:pPr>
              <w:rPr>
                <w:rFonts w:cs="Arial"/>
                <w:color w:val="000000"/>
                <w:szCs w:val="22"/>
              </w:rPr>
            </w:pPr>
            <w:r>
              <w:rPr>
                <w:rFonts w:cs="Arial"/>
                <w:color w:val="000000"/>
                <w:szCs w:val="22"/>
              </w:rPr>
              <w:t>Secondary</w:t>
            </w:r>
          </w:p>
        </w:tc>
        <w:tc>
          <w:tcPr>
            <w:tcW w:w="6208" w:type="dxa"/>
            <w:shd w:val="clear" w:color="auto" w:fill="auto"/>
          </w:tcPr>
          <w:p w14:paraId="2717FC44" w14:textId="77777777" w:rsidR="00EA54D9" w:rsidRDefault="00EA54D9" w:rsidP="00793CD1">
            <w:pPr>
              <w:rPr>
                <w:rFonts w:cs="Arial"/>
                <w:szCs w:val="22"/>
              </w:rPr>
            </w:pPr>
            <w:r w:rsidRPr="00240914">
              <w:rPr>
                <w:rFonts w:cs="Arial"/>
                <w:szCs w:val="22"/>
              </w:rPr>
              <w:t>Online Backup of Vehicle Data</w:t>
            </w:r>
          </w:p>
          <w:p w14:paraId="38540521" w14:textId="7AA8B546" w:rsidR="00915FB1" w:rsidRDefault="00915FB1" w:rsidP="00793CD1">
            <w:pPr>
              <w:rPr>
                <w:rFonts w:cs="Arial"/>
                <w:color w:val="000000"/>
                <w:szCs w:val="22"/>
              </w:rPr>
            </w:pPr>
            <w:r>
              <w:rPr>
                <w:rFonts w:cs="Arial"/>
                <w:szCs w:val="22"/>
              </w:rPr>
              <w:t>Mobile User</w:t>
            </w:r>
          </w:p>
        </w:tc>
      </w:tr>
      <w:tr w:rsidR="00EA54D9" w:rsidRPr="007C20FA" w14:paraId="439E6AF1" w14:textId="77777777" w:rsidTr="00793CD1">
        <w:trPr>
          <w:trHeight w:val="255"/>
          <w:jc w:val="center"/>
        </w:trPr>
        <w:tc>
          <w:tcPr>
            <w:tcW w:w="2546" w:type="dxa"/>
            <w:shd w:val="clear" w:color="auto" w:fill="D9D9D9" w:themeFill="background1" w:themeFillShade="D9"/>
          </w:tcPr>
          <w:p w14:paraId="119680E1" w14:textId="77777777" w:rsidR="00EA54D9" w:rsidRDefault="00EA54D9" w:rsidP="00793CD1">
            <w:pPr>
              <w:rPr>
                <w:rFonts w:cs="Arial"/>
                <w:b/>
                <w:color w:val="000000"/>
                <w:szCs w:val="22"/>
              </w:rPr>
            </w:pPr>
            <w:r w:rsidRPr="00F851D0">
              <w:rPr>
                <w:rFonts w:cs="Arial"/>
                <w:b/>
                <w:color w:val="000000"/>
                <w:szCs w:val="22"/>
              </w:rPr>
              <w:t>Subject</w:t>
            </w:r>
          </w:p>
        </w:tc>
        <w:tc>
          <w:tcPr>
            <w:tcW w:w="1560" w:type="dxa"/>
            <w:shd w:val="clear" w:color="auto" w:fill="auto"/>
          </w:tcPr>
          <w:p w14:paraId="55DAFDCC" w14:textId="77777777" w:rsidR="00EA54D9" w:rsidRDefault="00EA54D9" w:rsidP="00793CD1">
            <w:pPr>
              <w:rPr>
                <w:rFonts w:cs="Arial"/>
                <w:color w:val="000000"/>
                <w:szCs w:val="22"/>
              </w:rPr>
            </w:pPr>
          </w:p>
        </w:tc>
        <w:tc>
          <w:tcPr>
            <w:tcW w:w="6208" w:type="dxa"/>
            <w:shd w:val="clear" w:color="auto" w:fill="auto"/>
          </w:tcPr>
          <w:p w14:paraId="4D474E94" w14:textId="77777777" w:rsidR="00EA54D9" w:rsidRDefault="00EA54D9" w:rsidP="00793CD1">
            <w:pPr>
              <w:rPr>
                <w:rFonts w:cs="Arial"/>
                <w:color w:val="000000"/>
                <w:szCs w:val="22"/>
              </w:rPr>
            </w:pPr>
            <w:proofErr w:type="spellStart"/>
            <w:r>
              <w:rPr>
                <w:rFonts w:cs="Arial"/>
                <w:color w:val="000000"/>
                <w:szCs w:val="22"/>
              </w:rPr>
              <w:t>ComStat</w:t>
            </w:r>
            <w:proofErr w:type="spellEnd"/>
            <w:r>
              <w:rPr>
                <w:rFonts w:cs="Arial"/>
                <w:color w:val="000000"/>
                <w:szCs w:val="22"/>
              </w:rPr>
              <w:t xml:space="preserve"> (Comprehensive Status)</w:t>
            </w:r>
          </w:p>
        </w:tc>
      </w:tr>
      <w:tr w:rsidR="00EA54D9" w:rsidRPr="007C20FA" w14:paraId="30FDD6EC" w14:textId="77777777" w:rsidTr="00793CD1">
        <w:trPr>
          <w:trHeight w:val="255"/>
          <w:jc w:val="center"/>
        </w:trPr>
        <w:tc>
          <w:tcPr>
            <w:tcW w:w="2546" w:type="dxa"/>
            <w:shd w:val="clear" w:color="auto" w:fill="D9D9D9" w:themeFill="background1" w:themeFillShade="D9"/>
            <w:hideMark/>
          </w:tcPr>
          <w:p w14:paraId="2F797DF6" w14:textId="77777777" w:rsidR="00EA54D9" w:rsidRPr="007C20FA" w:rsidRDefault="00EA54D9" w:rsidP="00793CD1">
            <w:pPr>
              <w:rPr>
                <w:rFonts w:cs="Arial"/>
                <w:b/>
                <w:bCs/>
                <w:color w:val="000000"/>
                <w:szCs w:val="22"/>
              </w:rPr>
            </w:pPr>
            <w:r w:rsidRPr="007C20FA">
              <w:rPr>
                <w:rFonts w:cs="Arial"/>
                <w:b/>
                <w:bCs/>
                <w:color w:val="000000"/>
                <w:szCs w:val="22"/>
              </w:rPr>
              <w:t>Description</w:t>
            </w:r>
          </w:p>
        </w:tc>
        <w:tc>
          <w:tcPr>
            <w:tcW w:w="1560" w:type="dxa"/>
            <w:shd w:val="clear" w:color="auto" w:fill="auto"/>
          </w:tcPr>
          <w:p w14:paraId="62E21B1C" w14:textId="77777777" w:rsidR="00EA54D9" w:rsidRPr="007C20FA" w:rsidRDefault="00EA54D9" w:rsidP="00793CD1">
            <w:pPr>
              <w:rPr>
                <w:rFonts w:cs="Arial"/>
                <w:color w:val="000000"/>
                <w:szCs w:val="22"/>
              </w:rPr>
            </w:pPr>
          </w:p>
        </w:tc>
        <w:tc>
          <w:tcPr>
            <w:tcW w:w="6208" w:type="dxa"/>
            <w:shd w:val="clear" w:color="auto" w:fill="auto"/>
          </w:tcPr>
          <w:p w14:paraId="1736EBB9" w14:textId="77777777" w:rsidR="00EA54D9" w:rsidRDefault="00EA54D9" w:rsidP="00793CD1"/>
        </w:tc>
      </w:tr>
      <w:tr w:rsidR="00EA54D9" w:rsidRPr="007C20FA" w14:paraId="541932EB" w14:textId="77777777" w:rsidTr="00793CD1">
        <w:trPr>
          <w:trHeight w:val="20"/>
          <w:jc w:val="center"/>
        </w:trPr>
        <w:tc>
          <w:tcPr>
            <w:tcW w:w="2546" w:type="dxa"/>
            <w:shd w:val="clear" w:color="auto" w:fill="D9D9D9" w:themeFill="background1" w:themeFillShade="D9"/>
            <w:hideMark/>
          </w:tcPr>
          <w:p w14:paraId="152AF6DA" w14:textId="77777777" w:rsidR="00EA54D9" w:rsidRDefault="00EA54D9" w:rsidP="00793CD1">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2C4CB7E1" w14:textId="77777777" w:rsidR="00EA54D9" w:rsidRDefault="00EA54D9" w:rsidP="00793CD1">
            <w:pPr>
              <w:rPr>
                <w:rFonts w:cs="Arial"/>
                <w:color w:val="000000"/>
                <w:szCs w:val="22"/>
              </w:rPr>
            </w:pPr>
          </w:p>
        </w:tc>
        <w:tc>
          <w:tcPr>
            <w:tcW w:w="6208" w:type="dxa"/>
            <w:shd w:val="clear" w:color="auto" w:fill="auto"/>
          </w:tcPr>
          <w:p w14:paraId="1636EC70" w14:textId="77777777" w:rsidR="00EA54D9" w:rsidRDefault="00EA54D9" w:rsidP="00793CD1">
            <w:pPr>
              <w:rPr>
                <w:rFonts w:cs="Arial"/>
                <w:color w:val="000000"/>
                <w:szCs w:val="22"/>
              </w:rPr>
            </w:pPr>
          </w:p>
        </w:tc>
      </w:tr>
      <w:tr w:rsidR="00EA54D9" w:rsidRPr="007C20FA" w14:paraId="28C92B29" w14:textId="77777777" w:rsidTr="00793CD1">
        <w:trPr>
          <w:trHeight w:val="20"/>
          <w:jc w:val="center"/>
        </w:trPr>
        <w:tc>
          <w:tcPr>
            <w:tcW w:w="2546" w:type="dxa"/>
            <w:shd w:val="clear" w:color="auto" w:fill="D9D9D9" w:themeFill="background1" w:themeFillShade="D9"/>
          </w:tcPr>
          <w:p w14:paraId="65C33DFB" w14:textId="77777777" w:rsidR="00EA54D9" w:rsidRDefault="00EA54D9" w:rsidP="00793CD1">
            <w:pPr>
              <w:rPr>
                <w:rFonts w:cs="Arial"/>
                <w:b/>
                <w:bCs/>
                <w:color w:val="000000"/>
                <w:szCs w:val="22"/>
              </w:rPr>
            </w:pPr>
            <w:r>
              <w:rPr>
                <w:rFonts w:cs="Arial"/>
                <w:b/>
                <w:bCs/>
                <w:color w:val="000000"/>
                <w:szCs w:val="22"/>
              </w:rPr>
              <w:t>Triggers</w:t>
            </w:r>
          </w:p>
        </w:tc>
        <w:tc>
          <w:tcPr>
            <w:tcW w:w="1560" w:type="dxa"/>
            <w:shd w:val="clear" w:color="auto" w:fill="auto"/>
          </w:tcPr>
          <w:p w14:paraId="0E2DB382" w14:textId="77777777" w:rsidR="00EA54D9" w:rsidRDefault="00EA54D9" w:rsidP="00793CD1">
            <w:pPr>
              <w:rPr>
                <w:rFonts w:cs="Arial"/>
                <w:color w:val="000000"/>
                <w:szCs w:val="22"/>
              </w:rPr>
            </w:pPr>
            <w:r>
              <w:rPr>
                <w:rFonts w:cs="Arial"/>
                <w:color w:val="000000"/>
                <w:szCs w:val="22"/>
              </w:rPr>
              <w:t>T1</w:t>
            </w:r>
          </w:p>
        </w:tc>
        <w:tc>
          <w:tcPr>
            <w:tcW w:w="6208" w:type="dxa"/>
            <w:shd w:val="clear" w:color="auto" w:fill="auto"/>
          </w:tcPr>
          <w:p w14:paraId="0A4C363B" w14:textId="0751F0A5" w:rsidR="00EA54D9" w:rsidRDefault="00E429B7" w:rsidP="00793CD1">
            <w:pPr>
              <w:rPr>
                <w:rFonts w:cs="Arial"/>
                <w:color w:val="000000"/>
                <w:szCs w:val="22"/>
              </w:rPr>
            </w:pPr>
            <w:r>
              <w:rPr>
                <w:rFonts w:cs="Arial"/>
                <w:color w:val="000000"/>
                <w:szCs w:val="22"/>
              </w:rPr>
              <w:t>Door lock or ajar status</w:t>
            </w:r>
          </w:p>
        </w:tc>
      </w:tr>
      <w:tr w:rsidR="00EA54D9" w:rsidRPr="007C20FA" w14:paraId="4CFBC7E8" w14:textId="77777777" w:rsidTr="00793CD1">
        <w:trPr>
          <w:trHeight w:val="20"/>
          <w:jc w:val="center"/>
        </w:trPr>
        <w:tc>
          <w:tcPr>
            <w:tcW w:w="2546" w:type="dxa"/>
            <w:shd w:val="clear" w:color="auto" w:fill="D9D9D9" w:themeFill="background1" w:themeFillShade="D9"/>
          </w:tcPr>
          <w:p w14:paraId="48898070" w14:textId="77777777" w:rsidR="00EA54D9" w:rsidRDefault="00EA54D9" w:rsidP="00793CD1">
            <w:pPr>
              <w:rPr>
                <w:rFonts w:cs="Arial"/>
                <w:b/>
                <w:bCs/>
                <w:color w:val="000000"/>
                <w:szCs w:val="22"/>
              </w:rPr>
            </w:pPr>
            <w:r>
              <w:rPr>
                <w:rFonts w:cs="Arial"/>
                <w:b/>
                <w:bCs/>
                <w:color w:val="000000"/>
                <w:szCs w:val="22"/>
              </w:rPr>
              <w:t>Main Flow Description</w:t>
            </w:r>
          </w:p>
        </w:tc>
        <w:tc>
          <w:tcPr>
            <w:tcW w:w="1560" w:type="dxa"/>
            <w:shd w:val="clear" w:color="auto" w:fill="auto"/>
          </w:tcPr>
          <w:p w14:paraId="5E111989" w14:textId="77777777" w:rsidR="00EA54D9" w:rsidRDefault="00EA54D9" w:rsidP="00793CD1">
            <w:pPr>
              <w:rPr>
                <w:rFonts w:cs="Arial"/>
                <w:color w:val="000000"/>
                <w:szCs w:val="22"/>
              </w:rPr>
            </w:pPr>
          </w:p>
        </w:tc>
        <w:tc>
          <w:tcPr>
            <w:tcW w:w="6208" w:type="dxa"/>
            <w:shd w:val="clear" w:color="auto" w:fill="auto"/>
          </w:tcPr>
          <w:p w14:paraId="11703130" w14:textId="77777777" w:rsidR="004C3623" w:rsidRDefault="00EA54D9" w:rsidP="00793CD1">
            <w:pPr>
              <w:rPr>
                <w:rFonts w:cs="Arial"/>
                <w:color w:val="000000"/>
                <w:szCs w:val="22"/>
              </w:rPr>
            </w:pPr>
            <w:r>
              <w:rPr>
                <w:rFonts w:cs="Arial"/>
                <w:color w:val="000000"/>
                <w:szCs w:val="22"/>
              </w:rPr>
              <w:t>-</w:t>
            </w:r>
            <w:r w:rsidR="004C3623">
              <w:rPr>
                <w:rFonts w:cs="Arial"/>
                <w:color w:val="000000"/>
                <w:szCs w:val="22"/>
              </w:rPr>
              <w:t>Door lock or ajar s</w:t>
            </w:r>
            <w:r>
              <w:rPr>
                <w:rFonts w:cs="Arial"/>
                <w:color w:val="000000"/>
                <w:szCs w:val="22"/>
              </w:rPr>
              <w:t>tatus change</w:t>
            </w:r>
          </w:p>
          <w:p w14:paraId="6FCD4435" w14:textId="1B19668E" w:rsidR="00A873F0" w:rsidRDefault="00EA54D9" w:rsidP="00793CD1">
            <w:pPr>
              <w:rPr>
                <w:rFonts w:cs="Arial"/>
                <w:color w:val="000000"/>
                <w:szCs w:val="22"/>
              </w:rPr>
            </w:pPr>
            <w:r>
              <w:rPr>
                <w:rFonts w:cs="Arial"/>
                <w:color w:val="000000"/>
                <w:szCs w:val="22"/>
              </w:rPr>
              <w:t>-</w:t>
            </w:r>
            <w:r w:rsidR="00272EA8">
              <w:rPr>
                <w:rFonts w:cs="Arial"/>
                <w:color w:val="000000"/>
                <w:szCs w:val="22"/>
              </w:rPr>
              <w:t xml:space="preserve">Update of </w:t>
            </w:r>
            <w:proofErr w:type="spellStart"/>
            <w:r w:rsidR="00D81E0B">
              <w:rPr>
                <w:rFonts w:cs="Arial"/>
                <w:color w:val="000000"/>
                <w:szCs w:val="22"/>
              </w:rPr>
              <w:t>ComStat</w:t>
            </w:r>
            <w:proofErr w:type="spellEnd"/>
            <w:r w:rsidR="00272EA8">
              <w:rPr>
                <w:rFonts w:cs="Arial"/>
                <w:color w:val="000000"/>
                <w:szCs w:val="22"/>
              </w:rPr>
              <w:t xml:space="preserve"> </w:t>
            </w:r>
            <w:r w:rsidR="00DA544F">
              <w:rPr>
                <w:rFonts w:cs="Arial"/>
                <w:color w:val="000000"/>
                <w:szCs w:val="22"/>
              </w:rPr>
              <w:t>on the Cloud</w:t>
            </w:r>
            <w:r>
              <w:rPr>
                <w:rFonts w:cs="Arial"/>
                <w:color w:val="000000"/>
                <w:szCs w:val="22"/>
              </w:rPr>
              <w:t xml:space="preserve"> </w:t>
            </w:r>
          </w:p>
          <w:p w14:paraId="0C7DB0FE" w14:textId="2EAF7B0C" w:rsidR="00EA54D9" w:rsidRDefault="004C3623" w:rsidP="00793CD1">
            <w:pPr>
              <w:rPr>
                <w:rFonts w:cs="Arial"/>
                <w:color w:val="000000"/>
                <w:szCs w:val="22"/>
              </w:rPr>
            </w:pPr>
            <w:r>
              <w:rPr>
                <w:rFonts w:cs="Arial"/>
                <w:color w:val="000000"/>
                <w:szCs w:val="22"/>
              </w:rPr>
              <w:t>-</w:t>
            </w:r>
            <w:r w:rsidR="00D8553A">
              <w:rPr>
                <w:rFonts w:cs="Arial"/>
                <w:color w:val="000000"/>
                <w:szCs w:val="22"/>
              </w:rPr>
              <w:t xml:space="preserve">Updated </w:t>
            </w:r>
            <w:proofErr w:type="spellStart"/>
            <w:r w:rsidR="007D5AC1">
              <w:rPr>
                <w:rFonts w:cs="Arial"/>
                <w:color w:val="000000"/>
                <w:szCs w:val="22"/>
              </w:rPr>
              <w:t>Com</w:t>
            </w:r>
            <w:r w:rsidR="00FA242F">
              <w:rPr>
                <w:rFonts w:cs="Arial"/>
                <w:color w:val="000000"/>
                <w:szCs w:val="22"/>
              </w:rPr>
              <w:t>Stat</w:t>
            </w:r>
            <w:proofErr w:type="spellEnd"/>
            <w:r w:rsidR="000038ED">
              <w:rPr>
                <w:rFonts w:cs="Arial"/>
                <w:color w:val="000000"/>
                <w:szCs w:val="22"/>
              </w:rPr>
              <w:t xml:space="preserve"> </w:t>
            </w:r>
            <w:r w:rsidR="00D8553A">
              <w:rPr>
                <w:rFonts w:cs="Arial"/>
                <w:color w:val="000000"/>
                <w:szCs w:val="22"/>
              </w:rPr>
              <w:t xml:space="preserve">pushed to HMI </w:t>
            </w:r>
            <w:r w:rsidR="00820FDF">
              <w:rPr>
                <w:rFonts w:cs="Arial"/>
                <w:color w:val="000000"/>
                <w:szCs w:val="22"/>
              </w:rPr>
              <w:t xml:space="preserve">if HMI is </w:t>
            </w:r>
            <w:proofErr w:type="gramStart"/>
            <w:r w:rsidR="00820FDF">
              <w:rPr>
                <w:rFonts w:cs="Arial"/>
                <w:color w:val="000000"/>
                <w:szCs w:val="22"/>
              </w:rPr>
              <w:t>On</w:t>
            </w:r>
            <w:proofErr w:type="gramEnd"/>
          </w:p>
        </w:tc>
      </w:tr>
      <w:tr w:rsidR="00636D33" w:rsidRPr="007C20FA" w14:paraId="0E2C5C74" w14:textId="77777777" w:rsidTr="00793CD1">
        <w:trPr>
          <w:trHeight w:val="255"/>
          <w:jc w:val="center"/>
        </w:trPr>
        <w:tc>
          <w:tcPr>
            <w:tcW w:w="2546" w:type="dxa"/>
            <w:vMerge w:val="restart"/>
            <w:shd w:val="clear" w:color="auto" w:fill="D9D9D9" w:themeFill="background1" w:themeFillShade="D9"/>
          </w:tcPr>
          <w:p w14:paraId="7230DBA1" w14:textId="77777777" w:rsidR="00636D33" w:rsidRDefault="00636D33" w:rsidP="00793CD1">
            <w:pPr>
              <w:rPr>
                <w:rFonts w:cs="Arial"/>
                <w:b/>
                <w:bCs/>
                <w:color w:val="000000"/>
                <w:szCs w:val="22"/>
              </w:rPr>
            </w:pPr>
            <w:r>
              <w:rPr>
                <w:rFonts w:cs="Arial"/>
                <w:b/>
                <w:bCs/>
                <w:color w:val="000000"/>
                <w:szCs w:val="22"/>
              </w:rPr>
              <w:t>Postconditions</w:t>
            </w:r>
          </w:p>
        </w:tc>
        <w:tc>
          <w:tcPr>
            <w:tcW w:w="1560" w:type="dxa"/>
            <w:shd w:val="clear" w:color="auto" w:fill="auto"/>
          </w:tcPr>
          <w:p w14:paraId="5766B336" w14:textId="77777777" w:rsidR="00636D33" w:rsidRDefault="00636D33" w:rsidP="00793CD1">
            <w:pPr>
              <w:rPr>
                <w:rFonts w:cs="Arial"/>
                <w:color w:val="000000"/>
                <w:szCs w:val="22"/>
              </w:rPr>
            </w:pPr>
            <w:r>
              <w:rPr>
                <w:rFonts w:cs="Arial"/>
                <w:color w:val="000000"/>
                <w:szCs w:val="22"/>
              </w:rPr>
              <w:t>PostC1</w:t>
            </w:r>
          </w:p>
        </w:tc>
        <w:tc>
          <w:tcPr>
            <w:tcW w:w="6208" w:type="dxa"/>
            <w:shd w:val="clear" w:color="auto" w:fill="auto"/>
          </w:tcPr>
          <w:p w14:paraId="19F6050C" w14:textId="4E33A412" w:rsidR="00636D33" w:rsidRDefault="008F3315" w:rsidP="00793CD1">
            <w:pPr>
              <w:rPr>
                <w:rFonts w:cs="Arial"/>
                <w:color w:val="000000"/>
                <w:szCs w:val="22"/>
              </w:rPr>
            </w:pPr>
            <w:proofErr w:type="spellStart"/>
            <w:r>
              <w:rPr>
                <w:rFonts w:cs="Arial"/>
                <w:color w:val="000000"/>
                <w:szCs w:val="22"/>
              </w:rPr>
              <w:t>ComStat</w:t>
            </w:r>
            <w:proofErr w:type="spellEnd"/>
            <w:r w:rsidR="00636D33">
              <w:rPr>
                <w:rFonts w:cs="Arial"/>
                <w:color w:val="000000"/>
                <w:szCs w:val="22"/>
              </w:rPr>
              <w:t xml:space="preserve"> updated on the Cloud</w:t>
            </w:r>
          </w:p>
        </w:tc>
      </w:tr>
      <w:tr w:rsidR="00636D33" w:rsidRPr="007C20FA" w14:paraId="14909883" w14:textId="77777777" w:rsidTr="00793CD1">
        <w:trPr>
          <w:trHeight w:val="255"/>
          <w:jc w:val="center"/>
        </w:trPr>
        <w:tc>
          <w:tcPr>
            <w:tcW w:w="2546" w:type="dxa"/>
            <w:vMerge/>
            <w:shd w:val="clear" w:color="auto" w:fill="D9D9D9" w:themeFill="background1" w:themeFillShade="D9"/>
          </w:tcPr>
          <w:p w14:paraId="53CFAF2F" w14:textId="77777777" w:rsidR="00636D33" w:rsidRDefault="00636D33" w:rsidP="00793CD1">
            <w:pPr>
              <w:rPr>
                <w:rFonts w:cs="Arial"/>
                <w:b/>
                <w:bCs/>
                <w:color w:val="000000"/>
                <w:szCs w:val="22"/>
              </w:rPr>
            </w:pPr>
          </w:p>
        </w:tc>
        <w:tc>
          <w:tcPr>
            <w:tcW w:w="1560" w:type="dxa"/>
            <w:shd w:val="clear" w:color="auto" w:fill="auto"/>
          </w:tcPr>
          <w:p w14:paraId="618078A9" w14:textId="6B71C842" w:rsidR="00636D33" w:rsidRDefault="002B01F8" w:rsidP="00793CD1">
            <w:pPr>
              <w:rPr>
                <w:rFonts w:cs="Arial"/>
                <w:color w:val="000000"/>
                <w:szCs w:val="22"/>
              </w:rPr>
            </w:pPr>
            <w:r>
              <w:rPr>
                <w:rFonts w:cs="Arial"/>
                <w:color w:val="000000"/>
                <w:szCs w:val="22"/>
              </w:rPr>
              <w:t>PostC2</w:t>
            </w:r>
          </w:p>
        </w:tc>
        <w:tc>
          <w:tcPr>
            <w:tcW w:w="6208" w:type="dxa"/>
            <w:shd w:val="clear" w:color="auto" w:fill="auto"/>
          </w:tcPr>
          <w:p w14:paraId="18A1DC64" w14:textId="1FA20C80" w:rsidR="00636D33" w:rsidRDefault="008F3315" w:rsidP="00793CD1">
            <w:pPr>
              <w:rPr>
                <w:rFonts w:cs="Arial"/>
                <w:color w:val="000000"/>
                <w:szCs w:val="22"/>
              </w:rPr>
            </w:pPr>
            <w:proofErr w:type="spellStart"/>
            <w:r>
              <w:rPr>
                <w:rFonts w:cs="Arial"/>
                <w:color w:val="000000"/>
                <w:szCs w:val="22"/>
              </w:rPr>
              <w:t>ComStat</w:t>
            </w:r>
            <w:proofErr w:type="spellEnd"/>
            <w:r w:rsidR="002B01F8">
              <w:rPr>
                <w:rFonts w:cs="Arial"/>
                <w:color w:val="000000"/>
                <w:szCs w:val="22"/>
              </w:rPr>
              <w:t xml:space="preserve"> refreshed</w:t>
            </w:r>
            <w:r w:rsidR="0070530F">
              <w:rPr>
                <w:rFonts w:cs="Arial"/>
                <w:color w:val="000000"/>
                <w:szCs w:val="22"/>
              </w:rPr>
              <w:t xml:space="preserve"> on HMI</w:t>
            </w:r>
          </w:p>
        </w:tc>
      </w:tr>
    </w:tbl>
    <w:p w14:paraId="56E37F5E" w14:textId="77777777" w:rsidR="00EA54D9" w:rsidRDefault="00EA54D9" w:rsidP="00EA54D9"/>
    <w:p w14:paraId="4B9E65CB" w14:textId="41E3161D" w:rsidR="00EA54D9" w:rsidRPr="0017445F" w:rsidRDefault="00915FB1" w:rsidP="00EA54D9">
      <w:pPr>
        <w:pStyle w:val="REUseCase"/>
        <w:shd w:val="clear" w:color="auto" w:fill="F2F2F2" w:themeFill="background1" w:themeFillShade="F2"/>
      </w:pPr>
      <w:r>
        <w:t xml:space="preserve">Get </w:t>
      </w:r>
      <w:proofErr w:type="spellStart"/>
      <w:r>
        <w:t>ComStat</w:t>
      </w:r>
      <w:proofErr w:type="spellEnd"/>
      <w:r>
        <w:t xml:space="preserve"> at HMI Launch</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EA54D9" w:rsidRPr="007C20FA" w14:paraId="649F2B00" w14:textId="77777777" w:rsidTr="00793CD1">
        <w:trPr>
          <w:trHeight w:val="255"/>
          <w:jc w:val="center"/>
        </w:trPr>
        <w:tc>
          <w:tcPr>
            <w:tcW w:w="2546" w:type="dxa"/>
            <w:vMerge w:val="restart"/>
            <w:shd w:val="clear" w:color="auto" w:fill="D9D9D9" w:themeFill="background1" w:themeFillShade="D9"/>
            <w:hideMark/>
          </w:tcPr>
          <w:p w14:paraId="16B40B45" w14:textId="77777777" w:rsidR="00EA54D9" w:rsidRDefault="00EA54D9" w:rsidP="00793CD1">
            <w:pPr>
              <w:rPr>
                <w:rFonts w:cs="Arial"/>
                <w:b/>
                <w:bCs/>
                <w:color w:val="000000"/>
                <w:szCs w:val="22"/>
              </w:rPr>
            </w:pPr>
            <w:r w:rsidRPr="007C20FA">
              <w:rPr>
                <w:rFonts w:cs="Arial"/>
                <w:b/>
                <w:bCs/>
                <w:color w:val="000000"/>
                <w:szCs w:val="22"/>
              </w:rPr>
              <w:t>Actors</w:t>
            </w:r>
          </w:p>
          <w:p w14:paraId="14210679" w14:textId="77777777" w:rsidR="00EA54D9" w:rsidRPr="00C46391" w:rsidRDefault="00EA54D9" w:rsidP="00793CD1">
            <w:pPr>
              <w:rPr>
                <w:rFonts w:cs="Arial"/>
                <w:color w:val="000000"/>
                <w:szCs w:val="22"/>
              </w:rPr>
            </w:pPr>
          </w:p>
        </w:tc>
        <w:tc>
          <w:tcPr>
            <w:tcW w:w="1560" w:type="dxa"/>
            <w:shd w:val="clear" w:color="auto" w:fill="auto"/>
          </w:tcPr>
          <w:p w14:paraId="52021078" w14:textId="77777777" w:rsidR="00EA54D9" w:rsidRDefault="00EA54D9" w:rsidP="00793CD1">
            <w:r>
              <w:t>Primary</w:t>
            </w:r>
          </w:p>
        </w:tc>
        <w:tc>
          <w:tcPr>
            <w:tcW w:w="6208" w:type="dxa"/>
            <w:shd w:val="clear" w:color="auto" w:fill="auto"/>
          </w:tcPr>
          <w:p w14:paraId="343EB47F" w14:textId="001935F5" w:rsidR="00EA54D9" w:rsidRDefault="00EA54D9" w:rsidP="00793CD1">
            <w:pPr>
              <w:rPr>
                <w:rFonts w:cs="Arial"/>
                <w:color w:val="C0504D" w:themeColor="accent2"/>
                <w:szCs w:val="22"/>
              </w:rPr>
            </w:pPr>
            <w:r w:rsidRPr="00240914">
              <w:t>Mobile User</w:t>
            </w:r>
          </w:p>
        </w:tc>
      </w:tr>
      <w:tr w:rsidR="00EA54D9" w:rsidRPr="007C20FA" w14:paraId="359528F6" w14:textId="77777777" w:rsidTr="00793CD1">
        <w:trPr>
          <w:trHeight w:val="255"/>
          <w:jc w:val="center"/>
        </w:trPr>
        <w:tc>
          <w:tcPr>
            <w:tcW w:w="2546" w:type="dxa"/>
            <w:vMerge/>
            <w:shd w:val="clear" w:color="auto" w:fill="D9D9D9" w:themeFill="background1" w:themeFillShade="D9"/>
          </w:tcPr>
          <w:p w14:paraId="4941880D" w14:textId="77777777" w:rsidR="00EA54D9" w:rsidRPr="007C20FA" w:rsidRDefault="00EA54D9" w:rsidP="00793CD1">
            <w:pPr>
              <w:rPr>
                <w:rFonts w:cs="Arial"/>
                <w:b/>
                <w:bCs/>
                <w:color w:val="000000"/>
                <w:szCs w:val="22"/>
              </w:rPr>
            </w:pPr>
          </w:p>
        </w:tc>
        <w:tc>
          <w:tcPr>
            <w:tcW w:w="1560" w:type="dxa"/>
            <w:shd w:val="clear" w:color="auto" w:fill="auto"/>
          </w:tcPr>
          <w:p w14:paraId="720D2785" w14:textId="77777777" w:rsidR="00EA54D9" w:rsidRPr="00AA64F2" w:rsidRDefault="00EA54D9" w:rsidP="00793CD1">
            <w:pPr>
              <w:rPr>
                <w:rFonts w:cs="Arial"/>
                <w:color w:val="000000"/>
                <w:szCs w:val="22"/>
              </w:rPr>
            </w:pPr>
            <w:r>
              <w:rPr>
                <w:rFonts w:cs="Arial"/>
                <w:color w:val="000000"/>
                <w:szCs w:val="22"/>
              </w:rPr>
              <w:t>Secondary</w:t>
            </w:r>
          </w:p>
        </w:tc>
        <w:tc>
          <w:tcPr>
            <w:tcW w:w="6208" w:type="dxa"/>
            <w:shd w:val="clear" w:color="auto" w:fill="auto"/>
          </w:tcPr>
          <w:p w14:paraId="7DB2207C" w14:textId="62379899" w:rsidR="00EA54D9" w:rsidRDefault="00EA54D9" w:rsidP="00793CD1">
            <w:pPr>
              <w:rPr>
                <w:rFonts w:cs="Arial"/>
                <w:color w:val="000000"/>
                <w:szCs w:val="22"/>
              </w:rPr>
            </w:pPr>
            <w:r w:rsidRPr="00240914">
              <w:rPr>
                <w:rFonts w:cs="Arial"/>
                <w:szCs w:val="22"/>
              </w:rPr>
              <w:t>Online Backup of Vehicle Data</w:t>
            </w:r>
          </w:p>
        </w:tc>
      </w:tr>
      <w:tr w:rsidR="00EA54D9" w:rsidRPr="007C20FA" w14:paraId="73D3DFA2" w14:textId="77777777" w:rsidTr="00793CD1">
        <w:trPr>
          <w:trHeight w:val="255"/>
          <w:jc w:val="center"/>
        </w:trPr>
        <w:tc>
          <w:tcPr>
            <w:tcW w:w="2546" w:type="dxa"/>
            <w:shd w:val="clear" w:color="auto" w:fill="D9D9D9" w:themeFill="background1" w:themeFillShade="D9"/>
          </w:tcPr>
          <w:p w14:paraId="36513F35" w14:textId="77777777" w:rsidR="00EA54D9" w:rsidRDefault="00EA54D9" w:rsidP="00793CD1">
            <w:pPr>
              <w:rPr>
                <w:rFonts w:cs="Arial"/>
                <w:b/>
                <w:color w:val="000000"/>
                <w:szCs w:val="22"/>
              </w:rPr>
            </w:pPr>
            <w:r w:rsidRPr="00F851D0">
              <w:rPr>
                <w:rFonts w:cs="Arial"/>
                <w:b/>
                <w:color w:val="000000"/>
                <w:szCs w:val="22"/>
              </w:rPr>
              <w:t>Subject</w:t>
            </w:r>
          </w:p>
        </w:tc>
        <w:tc>
          <w:tcPr>
            <w:tcW w:w="1560" w:type="dxa"/>
            <w:shd w:val="clear" w:color="auto" w:fill="auto"/>
          </w:tcPr>
          <w:p w14:paraId="65F2A5EC" w14:textId="77777777" w:rsidR="00EA54D9" w:rsidRDefault="00EA54D9" w:rsidP="00793CD1">
            <w:pPr>
              <w:rPr>
                <w:rFonts w:cs="Arial"/>
                <w:color w:val="000000"/>
                <w:szCs w:val="22"/>
              </w:rPr>
            </w:pPr>
          </w:p>
        </w:tc>
        <w:tc>
          <w:tcPr>
            <w:tcW w:w="6208" w:type="dxa"/>
            <w:shd w:val="clear" w:color="auto" w:fill="auto"/>
          </w:tcPr>
          <w:p w14:paraId="28D44E7D" w14:textId="77777777" w:rsidR="00EA54D9" w:rsidRDefault="00EA54D9" w:rsidP="00793CD1">
            <w:pPr>
              <w:rPr>
                <w:rFonts w:cs="Arial"/>
                <w:color w:val="000000"/>
                <w:szCs w:val="22"/>
              </w:rPr>
            </w:pPr>
            <w:proofErr w:type="spellStart"/>
            <w:r>
              <w:rPr>
                <w:rFonts w:cs="Arial"/>
                <w:color w:val="000000"/>
                <w:szCs w:val="22"/>
              </w:rPr>
              <w:t>ComStat</w:t>
            </w:r>
            <w:proofErr w:type="spellEnd"/>
            <w:r>
              <w:rPr>
                <w:rFonts w:cs="Arial"/>
                <w:color w:val="000000"/>
                <w:szCs w:val="22"/>
              </w:rPr>
              <w:t xml:space="preserve"> (Comprehensive Status)</w:t>
            </w:r>
          </w:p>
        </w:tc>
      </w:tr>
      <w:tr w:rsidR="00EA54D9" w:rsidRPr="007C20FA" w14:paraId="66E221A4" w14:textId="77777777" w:rsidTr="00793CD1">
        <w:trPr>
          <w:trHeight w:val="255"/>
          <w:jc w:val="center"/>
        </w:trPr>
        <w:tc>
          <w:tcPr>
            <w:tcW w:w="2546" w:type="dxa"/>
            <w:shd w:val="clear" w:color="auto" w:fill="D9D9D9" w:themeFill="background1" w:themeFillShade="D9"/>
            <w:hideMark/>
          </w:tcPr>
          <w:p w14:paraId="22373BF8" w14:textId="77777777" w:rsidR="00EA54D9" w:rsidRPr="007C20FA" w:rsidRDefault="00EA54D9" w:rsidP="00793CD1">
            <w:pPr>
              <w:rPr>
                <w:rFonts w:cs="Arial"/>
                <w:b/>
                <w:bCs/>
                <w:color w:val="000000"/>
                <w:szCs w:val="22"/>
              </w:rPr>
            </w:pPr>
            <w:r w:rsidRPr="007C20FA">
              <w:rPr>
                <w:rFonts w:cs="Arial"/>
                <w:b/>
                <w:bCs/>
                <w:color w:val="000000"/>
                <w:szCs w:val="22"/>
              </w:rPr>
              <w:t>Description</w:t>
            </w:r>
          </w:p>
        </w:tc>
        <w:tc>
          <w:tcPr>
            <w:tcW w:w="1560" w:type="dxa"/>
            <w:shd w:val="clear" w:color="auto" w:fill="auto"/>
          </w:tcPr>
          <w:p w14:paraId="3C046526" w14:textId="77777777" w:rsidR="00EA54D9" w:rsidRPr="007C20FA" w:rsidRDefault="00EA54D9" w:rsidP="00793CD1">
            <w:pPr>
              <w:rPr>
                <w:rFonts w:cs="Arial"/>
                <w:color w:val="000000"/>
                <w:szCs w:val="22"/>
              </w:rPr>
            </w:pPr>
          </w:p>
        </w:tc>
        <w:tc>
          <w:tcPr>
            <w:tcW w:w="6208" w:type="dxa"/>
            <w:shd w:val="clear" w:color="auto" w:fill="auto"/>
          </w:tcPr>
          <w:p w14:paraId="0FA9244C" w14:textId="77777777" w:rsidR="00EA54D9" w:rsidRDefault="00EA54D9" w:rsidP="00793CD1"/>
        </w:tc>
      </w:tr>
      <w:tr w:rsidR="00EA54D9" w:rsidRPr="007C20FA" w14:paraId="58E5552A" w14:textId="77777777" w:rsidTr="00793CD1">
        <w:trPr>
          <w:trHeight w:val="20"/>
          <w:jc w:val="center"/>
        </w:trPr>
        <w:tc>
          <w:tcPr>
            <w:tcW w:w="2546" w:type="dxa"/>
            <w:shd w:val="clear" w:color="auto" w:fill="D9D9D9" w:themeFill="background1" w:themeFillShade="D9"/>
            <w:hideMark/>
          </w:tcPr>
          <w:p w14:paraId="0C318CF6" w14:textId="77777777" w:rsidR="00EA54D9" w:rsidRDefault="00EA54D9" w:rsidP="00793CD1">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3F980EC" w14:textId="77777777" w:rsidR="00EA54D9" w:rsidRDefault="00EA54D9" w:rsidP="00793CD1">
            <w:pPr>
              <w:rPr>
                <w:rFonts w:cs="Arial"/>
                <w:color w:val="000000"/>
                <w:szCs w:val="22"/>
              </w:rPr>
            </w:pPr>
          </w:p>
        </w:tc>
        <w:tc>
          <w:tcPr>
            <w:tcW w:w="6208" w:type="dxa"/>
            <w:shd w:val="clear" w:color="auto" w:fill="auto"/>
          </w:tcPr>
          <w:p w14:paraId="75D3C97A" w14:textId="77777777" w:rsidR="00EA54D9" w:rsidRDefault="00EA54D9" w:rsidP="00793CD1">
            <w:pPr>
              <w:rPr>
                <w:rFonts w:cs="Arial"/>
                <w:color w:val="000000"/>
                <w:szCs w:val="22"/>
              </w:rPr>
            </w:pPr>
          </w:p>
        </w:tc>
      </w:tr>
      <w:tr w:rsidR="00EA54D9" w:rsidRPr="007C20FA" w14:paraId="20DBA2F0" w14:textId="77777777" w:rsidTr="00793CD1">
        <w:trPr>
          <w:trHeight w:val="20"/>
          <w:jc w:val="center"/>
        </w:trPr>
        <w:tc>
          <w:tcPr>
            <w:tcW w:w="2546" w:type="dxa"/>
            <w:shd w:val="clear" w:color="auto" w:fill="D9D9D9" w:themeFill="background1" w:themeFillShade="D9"/>
          </w:tcPr>
          <w:p w14:paraId="7101123C" w14:textId="77777777" w:rsidR="00EA54D9" w:rsidRDefault="00EA54D9" w:rsidP="00793CD1">
            <w:pPr>
              <w:rPr>
                <w:rFonts w:cs="Arial"/>
                <w:b/>
                <w:bCs/>
                <w:color w:val="000000"/>
                <w:szCs w:val="22"/>
              </w:rPr>
            </w:pPr>
            <w:r>
              <w:rPr>
                <w:rFonts w:cs="Arial"/>
                <w:b/>
                <w:bCs/>
                <w:color w:val="000000"/>
                <w:szCs w:val="22"/>
              </w:rPr>
              <w:t>Triggers</w:t>
            </w:r>
          </w:p>
        </w:tc>
        <w:tc>
          <w:tcPr>
            <w:tcW w:w="1560" w:type="dxa"/>
            <w:shd w:val="clear" w:color="auto" w:fill="auto"/>
          </w:tcPr>
          <w:p w14:paraId="512569CD" w14:textId="77777777" w:rsidR="00EA54D9" w:rsidRDefault="00EA54D9" w:rsidP="00793CD1">
            <w:pPr>
              <w:rPr>
                <w:rFonts w:cs="Arial"/>
                <w:color w:val="000000"/>
                <w:szCs w:val="22"/>
              </w:rPr>
            </w:pPr>
            <w:r>
              <w:rPr>
                <w:rFonts w:cs="Arial"/>
                <w:color w:val="000000"/>
                <w:szCs w:val="22"/>
              </w:rPr>
              <w:t>T1</w:t>
            </w:r>
          </w:p>
        </w:tc>
        <w:tc>
          <w:tcPr>
            <w:tcW w:w="6208" w:type="dxa"/>
            <w:shd w:val="clear" w:color="auto" w:fill="auto"/>
          </w:tcPr>
          <w:p w14:paraId="2358CDCB" w14:textId="2220F8CE" w:rsidR="00EA54D9" w:rsidRDefault="00EA54D9" w:rsidP="00793CD1">
            <w:pPr>
              <w:rPr>
                <w:rFonts w:cs="Arial"/>
                <w:color w:val="000000"/>
                <w:szCs w:val="22"/>
              </w:rPr>
            </w:pPr>
            <w:r>
              <w:rPr>
                <w:rFonts w:cs="Arial"/>
                <w:color w:val="000000"/>
                <w:szCs w:val="22"/>
              </w:rPr>
              <w:t xml:space="preserve">Mobile User launches </w:t>
            </w:r>
            <w:r w:rsidR="00BF61A4">
              <w:rPr>
                <w:rFonts w:cs="Arial"/>
                <w:color w:val="000000"/>
                <w:szCs w:val="22"/>
              </w:rPr>
              <w:t>HMI</w:t>
            </w:r>
          </w:p>
        </w:tc>
      </w:tr>
      <w:tr w:rsidR="00EA54D9" w:rsidRPr="007C20FA" w14:paraId="6D4F1D65" w14:textId="77777777" w:rsidTr="00793CD1">
        <w:trPr>
          <w:trHeight w:val="20"/>
          <w:jc w:val="center"/>
        </w:trPr>
        <w:tc>
          <w:tcPr>
            <w:tcW w:w="2546" w:type="dxa"/>
            <w:shd w:val="clear" w:color="auto" w:fill="D9D9D9" w:themeFill="background1" w:themeFillShade="D9"/>
          </w:tcPr>
          <w:p w14:paraId="2506A1E3" w14:textId="77777777" w:rsidR="00EA54D9" w:rsidRDefault="00EA54D9" w:rsidP="00793CD1">
            <w:pPr>
              <w:rPr>
                <w:rFonts w:cs="Arial"/>
                <w:b/>
                <w:bCs/>
                <w:color w:val="000000"/>
                <w:szCs w:val="22"/>
              </w:rPr>
            </w:pPr>
            <w:r>
              <w:rPr>
                <w:rFonts w:cs="Arial"/>
                <w:b/>
                <w:bCs/>
                <w:color w:val="000000"/>
                <w:szCs w:val="22"/>
              </w:rPr>
              <w:t>Main Flow Description</w:t>
            </w:r>
          </w:p>
        </w:tc>
        <w:tc>
          <w:tcPr>
            <w:tcW w:w="1560" w:type="dxa"/>
            <w:shd w:val="clear" w:color="auto" w:fill="auto"/>
          </w:tcPr>
          <w:p w14:paraId="0A7D4CFF" w14:textId="77777777" w:rsidR="00EA54D9" w:rsidRDefault="00EA54D9" w:rsidP="00793CD1">
            <w:pPr>
              <w:rPr>
                <w:rFonts w:cs="Arial"/>
                <w:color w:val="000000"/>
                <w:szCs w:val="22"/>
              </w:rPr>
            </w:pPr>
          </w:p>
        </w:tc>
        <w:tc>
          <w:tcPr>
            <w:tcW w:w="6208" w:type="dxa"/>
            <w:shd w:val="clear" w:color="auto" w:fill="auto"/>
          </w:tcPr>
          <w:p w14:paraId="03FF89B7" w14:textId="1F5F5089" w:rsidR="00EA54D9" w:rsidRDefault="00EA54D9" w:rsidP="00793CD1">
            <w:pPr>
              <w:rPr>
                <w:rFonts w:cs="Arial"/>
                <w:color w:val="000000"/>
                <w:szCs w:val="22"/>
              </w:rPr>
            </w:pPr>
            <w:r>
              <w:rPr>
                <w:rFonts w:cs="Arial"/>
                <w:color w:val="000000"/>
                <w:szCs w:val="22"/>
              </w:rPr>
              <w:t>-Mobile User launches HMI</w:t>
            </w:r>
          </w:p>
          <w:p w14:paraId="7D52D1FF" w14:textId="7DE7E4C4" w:rsidR="00EA54D9" w:rsidRDefault="00EA54D9" w:rsidP="00793CD1">
            <w:pPr>
              <w:rPr>
                <w:rFonts w:cs="Arial"/>
                <w:color w:val="000000"/>
                <w:szCs w:val="22"/>
              </w:rPr>
            </w:pPr>
            <w:r>
              <w:rPr>
                <w:rFonts w:cs="Arial"/>
                <w:color w:val="000000"/>
                <w:szCs w:val="22"/>
              </w:rPr>
              <w:t>-</w:t>
            </w:r>
            <w:proofErr w:type="spellStart"/>
            <w:r w:rsidR="005F2F4F">
              <w:rPr>
                <w:rFonts w:cs="Arial"/>
                <w:color w:val="000000"/>
                <w:szCs w:val="22"/>
              </w:rPr>
              <w:t>ComStat</w:t>
            </w:r>
            <w:proofErr w:type="spellEnd"/>
            <w:r>
              <w:rPr>
                <w:rFonts w:cs="Arial"/>
                <w:color w:val="000000"/>
                <w:szCs w:val="22"/>
              </w:rPr>
              <w:t xml:space="preserve"> feature retrieve</w:t>
            </w:r>
            <w:r w:rsidR="005F2F4F">
              <w:rPr>
                <w:rFonts w:cs="Arial"/>
                <w:color w:val="000000"/>
                <w:szCs w:val="22"/>
              </w:rPr>
              <w:t>s</w:t>
            </w:r>
            <w:r>
              <w:rPr>
                <w:rFonts w:cs="Arial"/>
                <w:color w:val="000000"/>
                <w:szCs w:val="22"/>
              </w:rPr>
              <w:t xml:space="preserve"> the latest timestamped </w:t>
            </w:r>
            <w:proofErr w:type="spellStart"/>
            <w:r w:rsidR="0015775E">
              <w:rPr>
                <w:rFonts w:cs="Arial"/>
                <w:color w:val="000000"/>
                <w:szCs w:val="22"/>
              </w:rPr>
              <w:t>ComStat</w:t>
            </w:r>
            <w:proofErr w:type="spellEnd"/>
            <w:r w:rsidR="0015775E">
              <w:rPr>
                <w:rFonts w:cs="Arial"/>
                <w:color w:val="000000"/>
                <w:szCs w:val="22"/>
              </w:rPr>
              <w:t xml:space="preserve"> </w:t>
            </w:r>
            <w:r w:rsidR="000B75BE">
              <w:rPr>
                <w:rFonts w:cs="Arial"/>
                <w:color w:val="000000"/>
                <w:szCs w:val="22"/>
              </w:rPr>
              <w:t>from the Cloud</w:t>
            </w:r>
          </w:p>
        </w:tc>
      </w:tr>
      <w:tr w:rsidR="00EA54D9" w:rsidRPr="007C20FA" w14:paraId="7B467295" w14:textId="77777777" w:rsidTr="00793CD1">
        <w:trPr>
          <w:trHeight w:val="255"/>
          <w:jc w:val="center"/>
        </w:trPr>
        <w:tc>
          <w:tcPr>
            <w:tcW w:w="2546" w:type="dxa"/>
            <w:shd w:val="clear" w:color="auto" w:fill="D9D9D9" w:themeFill="background1" w:themeFillShade="D9"/>
          </w:tcPr>
          <w:p w14:paraId="0F278BFA" w14:textId="77777777" w:rsidR="00EA54D9" w:rsidRDefault="00EA54D9" w:rsidP="00793CD1">
            <w:pPr>
              <w:rPr>
                <w:rFonts w:cs="Arial"/>
                <w:b/>
                <w:bCs/>
                <w:color w:val="000000"/>
                <w:szCs w:val="22"/>
              </w:rPr>
            </w:pPr>
            <w:r>
              <w:rPr>
                <w:rFonts w:cs="Arial"/>
                <w:b/>
                <w:bCs/>
                <w:color w:val="000000"/>
                <w:szCs w:val="22"/>
              </w:rPr>
              <w:t>Postconditions</w:t>
            </w:r>
          </w:p>
        </w:tc>
        <w:tc>
          <w:tcPr>
            <w:tcW w:w="1560" w:type="dxa"/>
            <w:shd w:val="clear" w:color="auto" w:fill="auto"/>
          </w:tcPr>
          <w:p w14:paraId="7B31B907" w14:textId="77777777" w:rsidR="00EA54D9" w:rsidRDefault="00EA54D9" w:rsidP="00793CD1">
            <w:pPr>
              <w:rPr>
                <w:rFonts w:cs="Arial"/>
                <w:color w:val="000000"/>
                <w:szCs w:val="22"/>
              </w:rPr>
            </w:pPr>
            <w:r>
              <w:rPr>
                <w:rFonts w:cs="Arial"/>
                <w:color w:val="000000"/>
                <w:szCs w:val="22"/>
              </w:rPr>
              <w:t>PostC1</w:t>
            </w:r>
          </w:p>
        </w:tc>
        <w:tc>
          <w:tcPr>
            <w:tcW w:w="6208" w:type="dxa"/>
            <w:shd w:val="clear" w:color="auto" w:fill="auto"/>
          </w:tcPr>
          <w:p w14:paraId="3D943F20" w14:textId="2E915475" w:rsidR="00EA54D9" w:rsidRDefault="009E35F6" w:rsidP="00793CD1">
            <w:pPr>
              <w:rPr>
                <w:rFonts w:cs="Arial"/>
                <w:color w:val="000000"/>
                <w:szCs w:val="22"/>
              </w:rPr>
            </w:pPr>
            <w:proofErr w:type="spellStart"/>
            <w:r>
              <w:rPr>
                <w:rFonts w:cs="Arial"/>
                <w:color w:val="000000"/>
                <w:szCs w:val="22"/>
              </w:rPr>
              <w:t>ComStat</w:t>
            </w:r>
            <w:proofErr w:type="spellEnd"/>
            <w:r w:rsidR="00EA54D9">
              <w:rPr>
                <w:rFonts w:cs="Arial"/>
                <w:color w:val="000000"/>
                <w:szCs w:val="22"/>
              </w:rPr>
              <w:t xml:space="preserve"> </w:t>
            </w:r>
            <w:r w:rsidR="007E52CB">
              <w:rPr>
                <w:rFonts w:cs="Arial"/>
                <w:color w:val="000000"/>
                <w:szCs w:val="22"/>
              </w:rPr>
              <w:t>displayed</w:t>
            </w:r>
            <w:r w:rsidR="00B233DF">
              <w:rPr>
                <w:rFonts w:cs="Arial"/>
                <w:color w:val="000000"/>
                <w:szCs w:val="22"/>
              </w:rPr>
              <w:t xml:space="preserve"> on HMI based on latest data from the Cloud</w:t>
            </w:r>
          </w:p>
        </w:tc>
      </w:tr>
    </w:tbl>
    <w:p w14:paraId="58A6B4AA" w14:textId="77777777" w:rsidR="00EA54D9" w:rsidRPr="008F3667" w:rsidRDefault="00EA54D9" w:rsidP="00EA54D9">
      <w:pPr>
        <w:pStyle w:val="BodyText"/>
        <w:rPr>
          <w:lang w:val="en-US"/>
        </w:rPr>
      </w:pPr>
    </w:p>
    <w:p w14:paraId="0E6DC563" w14:textId="77777777" w:rsidR="00EA54D9" w:rsidRDefault="00EA54D9" w:rsidP="00EA54D9">
      <w:pPr>
        <w:overflowPunct/>
        <w:autoSpaceDE/>
        <w:autoSpaceDN/>
        <w:adjustRightInd/>
        <w:textAlignment w:val="auto"/>
        <w:rPr>
          <w:rFonts w:cs="Arial"/>
          <w:b/>
          <w:iCs/>
          <w:kern w:val="32"/>
          <w:sz w:val="28"/>
          <w:szCs w:val="28"/>
        </w:rPr>
      </w:pPr>
      <w:r>
        <w:br w:type="page"/>
      </w:r>
    </w:p>
    <w:p w14:paraId="243A2276" w14:textId="77777777" w:rsidR="00EA54D9" w:rsidRDefault="00EA54D9" w:rsidP="00EA54D9">
      <w:pPr>
        <w:pStyle w:val="Heading2"/>
        <w:sectPr w:rsidR="00EA54D9" w:rsidSect="00DB513B">
          <w:headerReference w:type="default" r:id="rId26"/>
          <w:footerReference w:type="default" r:id="rId27"/>
          <w:pgSz w:w="11907" w:h="16840" w:code="9"/>
          <w:pgMar w:top="1440" w:right="862" w:bottom="1440" w:left="862" w:header="567" w:footer="737" w:gutter="0"/>
          <w:cols w:space="720"/>
        </w:sectPr>
      </w:pPr>
    </w:p>
    <w:p w14:paraId="0EB3B543" w14:textId="52CE802A" w:rsidR="00842150" w:rsidRPr="0017445F" w:rsidRDefault="00842150" w:rsidP="00842150">
      <w:pPr>
        <w:pStyle w:val="REUseCase"/>
        <w:shd w:val="clear" w:color="auto" w:fill="F2F2F2" w:themeFill="background1" w:themeFillShade="F2"/>
      </w:pPr>
      <w:r>
        <w:lastRenderedPageBreak/>
        <w:t xml:space="preserve"> </w:t>
      </w:r>
      <w:r w:rsidR="00915FB1">
        <w:t xml:space="preserve">Refresh </w:t>
      </w:r>
      <w:proofErr w:type="spellStart"/>
      <w:r w:rsidR="00915FB1">
        <w:t>ComStat</w:t>
      </w:r>
      <w:proofErr w:type="spellEnd"/>
      <w:r w:rsidR="00915FB1">
        <w:t xml:space="preserve"> from HMI</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2F62F9">
        <w:trPr>
          <w:trHeight w:val="255"/>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Mobile User</w:t>
            </w:r>
            <w:r w:rsidRPr="004A20FB">
              <w:rPr>
                <w:rFonts w:cs="Arial"/>
                <w:color w:val="C0504D" w:themeColor="accent2"/>
                <w:szCs w:val="22"/>
              </w:rPr>
              <w:t xml:space="preserve"> </w:t>
            </w:r>
          </w:p>
        </w:tc>
      </w:tr>
      <w:tr w:rsidR="00673483" w:rsidRPr="007C20FA" w14:paraId="06902D7A" w14:textId="77777777" w:rsidTr="002F62F9">
        <w:trPr>
          <w:trHeight w:val="255"/>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Vehicle Body</w:t>
            </w:r>
          </w:p>
        </w:tc>
      </w:tr>
      <w:tr w:rsidR="00534199" w:rsidRPr="007C20FA" w14:paraId="68F49042" w14:textId="77777777" w:rsidTr="00D14940">
        <w:trPr>
          <w:trHeight w:val="255"/>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proofErr w:type="spellStart"/>
            <w:r>
              <w:rPr>
                <w:rFonts w:cs="Arial"/>
                <w:color w:val="000000"/>
                <w:szCs w:val="22"/>
              </w:rPr>
              <w:t>ComStat</w:t>
            </w:r>
            <w:proofErr w:type="spellEnd"/>
            <w:r>
              <w:rPr>
                <w:rFonts w:cs="Arial"/>
                <w:color w:val="000000"/>
                <w:szCs w:val="22"/>
              </w:rPr>
              <w:t xml:space="preserve"> (Comprehensive Status)</w:t>
            </w:r>
          </w:p>
        </w:tc>
      </w:tr>
      <w:tr w:rsidR="00534199" w:rsidRPr="007C20FA" w14:paraId="23D09B1C" w14:textId="77777777" w:rsidTr="00D14940">
        <w:trPr>
          <w:trHeight w:val="255"/>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3C1BB5DB" w14:textId="77777777" w:rsidR="001D547D" w:rsidRDefault="001D547D"/>
        </w:tc>
      </w:tr>
      <w:tr w:rsidR="00534199" w:rsidRPr="007C20FA" w14:paraId="6C36D2DA" w14:textId="77777777" w:rsidTr="002F62F9">
        <w:trPr>
          <w:trHeight w:val="20"/>
        </w:trPr>
        <w:tc>
          <w:tcPr>
            <w:tcW w:w="2546" w:type="dxa"/>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0F421562" w:rsidR="00534199" w:rsidRDefault="00534199" w:rsidP="00534199">
            <w:pPr>
              <w:rPr>
                <w:rFonts w:cs="Arial"/>
                <w:color w:val="000000"/>
                <w:szCs w:val="22"/>
              </w:rPr>
            </w:pPr>
          </w:p>
        </w:tc>
      </w:tr>
      <w:tr w:rsidR="00534199" w:rsidRPr="007C20FA" w14:paraId="41C5AFA5" w14:textId="77777777" w:rsidTr="00A43AF2">
        <w:trPr>
          <w:trHeight w:val="20"/>
        </w:trPr>
        <w:tc>
          <w:tcPr>
            <w:tcW w:w="2546" w:type="dxa"/>
            <w:shd w:val="clear" w:color="auto" w:fill="D9D9D9" w:themeFill="background1" w:themeFillShade="D9"/>
          </w:tcPr>
          <w:p w14:paraId="2DD1A677"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21E0829C"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2C2339EC" w14:textId="07D847AB" w:rsidR="00534199" w:rsidRDefault="00A43AF2" w:rsidP="00534199">
            <w:pPr>
              <w:rPr>
                <w:rFonts w:cs="Arial"/>
                <w:color w:val="000000"/>
                <w:szCs w:val="22"/>
              </w:rPr>
            </w:pPr>
            <w:r>
              <w:rPr>
                <w:rFonts w:cs="Arial"/>
                <w:color w:val="000000"/>
                <w:szCs w:val="22"/>
              </w:rPr>
              <w:t>Mobile u</w:t>
            </w:r>
            <w:r w:rsidR="00534199">
              <w:rPr>
                <w:rFonts w:cs="Arial"/>
                <w:color w:val="000000"/>
                <w:szCs w:val="22"/>
              </w:rPr>
              <w:t>ser refresh</w:t>
            </w:r>
            <w:r w:rsidR="00BA2441">
              <w:rPr>
                <w:rFonts w:cs="Arial"/>
                <w:color w:val="000000"/>
                <w:szCs w:val="22"/>
              </w:rPr>
              <w:t xml:space="preserve"> on HMI</w:t>
            </w:r>
          </w:p>
        </w:tc>
      </w:tr>
      <w:tr w:rsidR="00534199" w:rsidRPr="007C20FA" w14:paraId="4514AAA4" w14:textId="77777777" w:rsidTr="00BA2441">
        <w:trPr>
          <w:trHeight w:val="20"/>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290E7CB4" w:rsidR="00534199" w:rsidRDefault="00534199" w:rsidP="00534199">
            <w:pPr>
              <w:rPr>
                <w:rFonts w:cs="Arial"/>
                <w:color w:val="000000"/>
                <w:szCs w:val="22"/>
              </w:rPr>
            </w:pPr>
            <w:r>
              <w:rPr>
                <w:rFonts w:cs="Arial"/>
                <w:color w:val="000000"/>
                <w:szCs w:val="22"/>
              </w:rPr>
              <w:t>-</w:t>
            </w:r>
            <w:r w:rsidR="00BA2441">
              <w:rPr>
                <w:rFonts w:cs="Arial"/>
                <w:color w:val="000000"/>
                <w:szCs w:val="22"/>
              </w:rPr>
              <w:t>Mobile u</w:t>
            </w:r>
            <w:r>
              <w:rPr>
                <w:rFonts w:cs="Arial"/>
                <w:color w:val="000000"/>
                <w:szCs w:val="22"/>
              </w:rPr>
              <w:t xml:space="preserve">ser </w:t>
            </w:r>
            <w:r w:rsidR="00565EE4">
              <w:rPr>
                <w:rFonts w:cs="Arial"/>
                <w:color w:val="000000"/>
                <w:szCs w:val="22"/>
              </w:rPr>
              <w:t xml:space="preserve">performs </w:t>
            </w:r>
            <w:r w:rsidR="009E085B">
              <w:rPr>
                <w:rFonts w:cs="Arial"/>
                <w:color w:val="000000"/>
                <w:szCs w:val="22"/>
              </w:rPr>
              <w:t>refresh action</w:t>
            </w:r>
            <w:r w:rsidR="00373569">
              <w:rPr>
                <w:rFonts w:cs="Arial"/>
                <w:color w:val="000000"/>
                <w:szCs w:val="22"/>
              </w:rPr>
              <w:t xml:space="preserve"> on HMI</w:t>
            </w:r>
          </w:p>
          <w:p w14:paraId="432F9749" w14:textId="59FECC5A" w:rsidR="000877AD" w:rsidRDefault="00534199" w:rsidP="00534199">
            <w:pPr>
              <w:rPr>
                <w:rFonts w:cs="Arial"/>
                <w:color w:val="000000"/>
                <w:szCs w:val="22"/>
              </w:rPr>
            </w:pPr>
            <w:r>
              <w:rPr>
                <w:rFonts w:cs="Arial"/>
                <w:color w:val="000000"/>
                <w:szCs w:val="22"/>
              </w:rPr>
              <w:t>-</w:t>
            </w:r>
            <w:r w:rsidR="00C366C9">
              <w:rPr>
                <w:rFonts w:cs="Arial"/>
                <w:color w:val="000000"/>
                <w:szCs w:val="22"/>
              </w:rPr>
              <w:t>Vehic</w:t>
            </w:r>
            <w:r w:rsidR="00F17E21">
              <w:rPr>
                <w:rFonts w:cs="Arial"/>
                <w:color w:val="000000"/>
                <w:szCs w:val="22"/>
              </w:rPr>
              <w:t>l</w:t>
            </w:r>
            <w:r w:rsidR="00C366C9">
              <w:rPr>
                <w:rFonts w:cs="Arial"/>
                <w:color w:val="000000"/>
                <w:szCs w:val="22"/>
              </w:rPr>
              <w:t xml:space="preserve">e </w:t>
            </w:r>
            <w:r w:rsidR="00F97486">
              <w:rPr>
                <w:rFonts w:cs="Arial"/>
                <w:color w:val="000000"/>
                <w:szCs w:val="22"/>
              </w:rPr>
              <w:t xml:space="preserve">provides </w:t>
            </w:r>
            <w:proofErr w:type="spellStart"/>
            <w:r w:rsidR="000A1979">
              <w:rPr>
                <w:rFonts w:cs="Arial"/>
                <w:color w:val="000000"/>
                <w:szCs w:val="22"/>
              </w:rPr>
              <w:t>ComStat</w:t>
            </w:r>
            <w:proofErr w:type="spellEnd"/>
            <w:r w:rsidR="00680A4A">
              <w:rPr>
                <w:rFonts w:cs="Arial"/>
                <w:color w:val="000000"/>
                <w:szCs w:val="22"/>
              </w:rPr>
              <w:t xml:space="preserve"> to the Cloud</w:t>
            </w:r>
          </w:p>
          <w:p w14:paraId="0E1C54B9" w14:textId="049289C3" w:rsidR="00534199" w:rsidRDefault="00680A4A" w:rsidP="00534199">
            <w:pPr>
              <w:rPr>
                <w:rFonts w:cs="Arial"/>
                <w:color w:val="000000"/>
                <w:szCs w:val="22"/>
              </w:rPr>
            </w:pPr>
            <w:r w:rsidRPr="00680A4A">
              <w:rPr>
                <w:rFonts w:cs="Arial"/>
                <w:color w:val="000000"/>
                <w:szCs w:val="22"/>
              </w:rPr>
              <w:t>-</w:t>
            </w:r>
            <w:proofErr w:type="spellStart"/>
            <w:r w:rsidR="00C95FA3">
              <w:rPr>
                <w:rFonts w:cs="Arial"/>
                <w:color w:val="000000"/>
                <w:szCs w:val="22"/>
              </w:rPr>
              <w:t>Com</w:t>
            </w:r>
            <w:r w:rsidR="005F2F4F">
              <w:rPr>
                <w:rFonts w:cs="Arial"/>
                <w:color w:val="000000"/>
                <w:szCs w:val="22"/>
              </w:rPr>
              <w:t>Stat</w:t>
            </w:r>
            <w:proofErr w:type="spellEnd"/>
            <w:r w:rsidRPr="00680A4A">
              <w:rPr>
                <w:rFonts w:cs="Arial"/>
                <w:color w:val="000000"/>
                <w:szCs w:val="22"/>
              </w:rPr>
              <w:t xml:space="preserve"> feature </w:t>
            </w:r>
            <w:r w:rsidR="0057795C" w:rsidRPr="00680A4A">
              <w:rPr>
                <w:rFonts w:cs="Arial"/>
                <w:color w:val="000000"/>
                <w:szCs w:val="22"/>
              </w:rPr>
              <w:t>retrieve</w:t>
            </w:r>
            <w:r w:rsidR="0057795C">
              <w:rPr>
                <w:rFonts w:cs="Arial"/>
                <w:color w:val="000000"/>
                <w:szCs w:val="22"/>
              </w:rPr>
              <w:t>s</w:t>
            </w:r>
            <w:r w:rsidR="0057795C" w:rsidRPr="00680A4A">
              <w:rPr>
                <w:rFonts w:cs="Arial"/>
                <w:color w:val="000000"/>
                <w:szCs w:val="22"/>
              </w:rPr>
              <w:t xml:space="preserve"> </w:t>
            </w:r>
            <w:r w:rsidRPr="00680A4A">
              <w:rPr>
                <w:rFonts w:cs="Arial"/>
                <w:color w:val="000000"/>
                <w:szCs w:val="22"/>
              </w:rPr>
              <w:t xml:space="preserve">the latest timestamped </w:t>
            </w:r>
            <w:proofErr w:type="spellStart"/>
            <w:r w:rsidRPr="00680A4A">
              <w:rPr>
                <w:rFonts w:cs="Arial"/>
                <w:color w:val="000000"/>
                <w:szCs w:val="22"/>
              </w:rPr>
              <w:t>ComStat</w:t>
            </w:r>
            <w:proofErr w:type="spellEnd"/>
            <w:r w:rsidRPr="00680A4A">
              <w:rPr>
                <w:rFonts w:cs="Arial"/>
                <w:color w:val="000000"/>
                <w:szCs w:val="22"/>
              </w:rPr>
              <w:t xml:space="preserve"> from the Cloud</w:t>
            </w:r>
          </w:p>
        </w:tc>
      </w:tr>
      <w:tr w:rsidR="00534199" w:rsidRPr="007C20FA" w14:paraId="3F060194" w14:textId="77777777" w:rsidTr="005F2F4F">
        <w:trPr>
          <w:trHeight w:val="255"/>
        </w:trPr>
        <w:tc>
          <w:tcPr>
            <w:tcW w:w="2546" w:type="dxa"/>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040D3D2D" w:rsidR="00534199" w:rsidRDefault="009E35F6" w:rsidP="00534199">
            <w:pPr>
              <w:rPr>
                <w:rFonts w:cs="Arial"/>
                <w:color w:val="000000"/>
                <w:szCs w:val="22"/>
              </w:rPr>
            </w:pPr>
            <w:r w:rsidRPr="009E35F6">
              <w:rPr>
                <w:rFonts w:cs="Arial"/>
                <w:color w:val="000000"/>
                <w:szCs w:val="22"/>
              </w:rPr>
              <w:t>Comprehensive Status refreshed on HMI</w:t>
            </w:r>
          </w:p>
        </w:tc>
      </w:tr>
    </w:tbl>
    <w:p w14:paraId="255C4183" w14:textId="6C6B5DCD" w:rsidR="003B510B" w:rsidRDefault="003B510B" w:rsidP="009D2039"/>
    <w:p w14:paraId="6DFA7C47" w14:textId="77777777" w:rsidR="003B510B" w:rsidRDefault="003B510B">
      <w:pPr>
        <w:overflowPunct/>
        <w:autoSpaceDE/>
        <w:autoSpaceDN/>
        <w:adjustRightInd/>
        <w:textAlignment w:val="auto"/>
      </w:pPr>
      <w:r>
        <w:br w:type="page"/>
      </w:r>
    </w:p>
    <w:p w14:paraId="1D8758EE" w14:textId="77777777" w:rsidR="009F1DBF" w:rsidRDefault="009F1DBF" w:rsidP="009D2039"/>
    <w:p w14:paraId="254E02FC" w14:textId="7E306934" w:rsidR="00E4313B" w:rsidRDefault="00E4313B" w:rsidP="00E4313B">
      <w:pPr>
        <w:pStyle w:val="Heading2"/>
      </w:pPr>
      <w:bookmarkStart w:id="98" w:name="_Toc78549275"/>
      <w:r>
        <w:t xml:space="preserve">Driving </w:t>
      </w:r>
      <w:r w:rsidR="00F5085D">
        <w:t>and Operati</w:t>
      </w:r>
      <w:r w:rsidR="00EF6AAD">
        <w:t>on</w:t>
      </w:r>
      <w:r w:rsidR="00F5085D">
        <w:t xml:space="preserve"> </w:t>
      </w:r>
      <w:r>
        <w:t>Scenarios</w:t>
      </w:r>
      <w:bookmarkEnd w:id="98"/>
    </w:p>
    <w:p w14:paraId="753D6AAC" w14:textId="497FBD77" w:rsidR="00344FC1" w:rsidRDefault="00915FB1" w:rsidP="00344FC1">
      <w:pPr>
        <w:pStyle w:val="REScenario"/>
        <w:shd w:val="clear" w:color="auto" w:fill="F2F2F2" w:themeFill="background1" w:themeFillShade="F2"/>
      </w:pPr>
      <w:bookmarkStart w:id="99" w:name="_Hlk78550107"/>
      <w:r>
        <w:t xml:space="preserve">Update </w:t>
      </w:r>
      <w:proofErr w:type="spellStart"/>
      <w:r>
        <w:t>ComStat</w:t>
      </w:r>
      <w:proofErr w:type="spellEnd"/>
      <w:r>
        <w:t xml:space="preserve"> at Vehicle change event Alert</w:t>
      </w:r>
    </w:p>
    <w:p w14:paraId="50324B02" w14:textId="12CBCA04" w:rsidR="00344FC1" w:rsidRPr="00C5093E" w:rsidRDefault="00915FB1" w:rsidP="00344FC1">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2F11B8E5" wp14:editId="1E1C5208">
            <wp:extent cx="8864600" cy="4402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64600" cy="4402455"/>
                    </a:xfrm>
                    <a:prstGeom prst="rect">
                      <a:avLst/>
                    </a:prstGeom>
                  </pic:spPr>
                </pic:pic>
              </a:graphicData>
            </a:graphic>
          </wp:inline>
        </w:drawing>
      </w:r>
    </w:p>
    <w:p w14:paraId="729128A6" w14:textId="77777777" w:rsidR="00344FC1" w:rsidRDefault="00344FC1" w:rsidP="00344FC1"/>
    <w:p w14:paraId="45D155ED" w14:textId="77777777" w:rsidR="00344FC1" w:rsidRPr="00344FC1" w:rsidRDefault="00344FC1" w:rsidP="00344FC1">
      <w:pPr>
        <w:sectPr w:rsidR="00344FC1" w:rsidRPr="00344FC1" w:rsidSect="00BF3DF8">
          <w:headerReference w:type="default" r:id="rId29"/>
          <w:footerReference w:type="default" r:id="rId30"/>
          <w:pgSz w:w="16840" w:h="11907" w:orient="landscape" w:code="9"/>
          <w:pgMar w:top="862" w:right="1440" w:bottom="862" w:left="1440" w:header="567" w:footer="737" w:gutter="0"/>
          <w:cols w:space="720"/>
          <w:docGrid w:linePitch="272"/>
        </w:sectPr>
      </w:pPr>
    </w:p>
    <w:p w14:paraId="71CA5EFF" w14:textId="12BB7DDD" w:rsidR="00344FC1" w:rsidRDefault="00915FB1" w:rsidP="00344FC1">
      <w:pPr>
        <w:pStyle w:val="REScenario"/>
        <w:shd w:val="clear" w:color="auto" w:fill="F2F2F2" w:themeFill="background1" w:themeFillShade="F2"/>
      </w:pPr>
      <w:r>
        <w:lastRenderedPageBreak/>
        <w:t xml:space="preserve">Get </w:t>
      </w:r>
      <w:proofErr w:type="spellStart"/>
      <w:r>
        <w:t>ComStat</w:t>
      </w:r>
      <w:proofErr w:type="spellEnd"/>
      <w:r>
        <w:t xml:space="preserve"> at HMI Launch</w:t>
      </w:r>
    </w:p>
    <w:p w14:paraId="7BAB4010" w14:textId="7BE4F35D" w:rsidR="00344FC1" w:rsidRPr="00C5093E" w:rsidRDefault="00915FB1" w:rsidP="00344FC1">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195923BC" wp14:editId="509F9512">
            <wp:extent cx="6466205" cy="4503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6205" cy="4503420"/>
                    </a:xfrm>
                    <a:prstGeom prst="rect">
                      <a:avLst/>
                    </a:prstGeom>
                  </pic:spPr>
                </pic:pic>
              </a:graphicData>
            </a:graphic>
          </wp:inline>
        </w:drawing>
      </w:r>
    </w:p>
    <w:p w14:paraId="73C5A783" w14:textId="77777777" w:rsidR="00344FC1" w:rsidRDefault="00344FC1" w:rsidP="00344FC1"/>
    <w:p w14:paraId="00B8369E" w14:textId="49EB0FDA" w:rsidR="00AF328D" w:rsidRDefault="00AF328D">
      <w:pPr>
        <w:overflowPunct/>
        <w:autoSpaceDE/>
        <w:autoSpaceDN/>
        <w:adjustRightInd/>
        <w:textAlignment w:val="auto"/>
      </w:pPr>
      <w:r>
        <w:br w:type="page"/>
      </w:r>
    </w:p>
    <w:p w14:paraId="59CC0D03" w14:textId="77777777" w:rsidR="00344FC1" w:rsidRDefault="00344FC1" w:rsidP="00344FC1"/>
    <w:p w14:paraId="2C301CD9" w14:textId="63AAA96E" w:rsidR="003258EE" w:rsidRDefault="00915FB1" w:rsidP="003258EE">
      <w:pPr>
        <w:pStyle w:val="REScenario"/>
        <w:shd w:val="clear" w:color="auto" w:fill="F2F2F2" w:themeFill="background1" w:themeFillShade="F2"/>
      </w:pPr>
      <w:r>
        <w:t xml:space="preserve">Refresh </w:t>
      </w:r>
      <w:proofErr w:type="spellStart"/>
      <w:r>
        <w:t>ComStat</w:t>
      </w:r>
      <w:proofErr w:type="spellEnd"/>
      <w:r>
        <w:t xml:space="preserve"> from HMI</w:t>
      </w:r>
    </w:p>
    <w:p w14:paraId="3EE4F3FC" w14:textId="5D7F3706" w:rsidR="009D2039" w:rsidRDefault="001A7D05" w:rsidP="00786F62">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746EC030" wp14:editId="5B68FDC2">
            <wp:extent cx="6466205" cy="33248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6205" cy="3324860"/>
                    </a:xfrm>
                    <a:prstGeom prst="rect">
                      <a:avLst/>
                    </a:prstGeom>
                  </pic:spPr>
                </pic:pic>
              </a:graphicData>
            </a:graphic>
          </wp:inline>
        </w:drawing>
      </w:r>
    </w:p>
    <w:p w14:paraId="7F09A3CD" w14:textId="77777777" w:rsidR="00BB5077" w:rsidRDefault="00BB5077" w:rsidP="00786F62">
      <w:pPr>
        <w:overflowPunct/>
        <w:autoSpaceDE/>
        <w:autoSpaceDN/>
        <w:adjustRightInd/>
        <w:spacing w:before="100" w:beforeAutospacing="1" w:after="100" w:afterAutospacing="1"/>
        <w:jc w:val="center"/>
        <w:textAlignment w:val="auto"/>
        <w:rPr>
          <w:rFonts w:cs="Arial"/>
        </w:rPr>
      </w:pPr>
    </w:p>
    <w:p w14:paraId="076CC13C" w14:textId="70D897AF" w:rsidR="00BB5077" w:rsidRDefault="00BB5077">
      <w:pPr>
        <w:overflowPunct/>
        <w:autoSpaceDE/>
        <w:autoSpaceDN/>
        <w:adjustRightInd/>
        <w:textAlignment w:val="auto"/>
        <w:rPr>
          <w:rFonts w:cs="Arial"/>
        </w:rPr>
      </w:pPr>
      <w:r>
        <w:rPr>
          <w:rFonts w:cs="Arial"/>
        </w:rPr>
        <w:br w:type="page"/>
      </w:r>
    </w:p>
    <w:p w14:paraId="40400471" w14:textId="77777777" w:rsidR="00BB5077" w:rsidRDefault="00BB5077" w:rsidP="00786F62">
      <w:pPr>
        <w:overflowPunct/>
        <w:autoSpaceDE/>
        <w:autoSpaceDN/>
        <w:adjustRightInd/>
        <w:spacing w:before="100" w:beforeAutospacing="1" w:after="100" w:afterAutospacing="1"/>
        <w:jc w:val="center"/>
        <w:textAlignment w:val="auto"/>
        <w:rPr>
          <w:rFonts w:cs="Arial"/>
        </w:rPr>
      </w:pPr>
    </w:p>
    <w:p w14:paraId="3E872CFE" w14:textId="77777777" w:rsidR="0027671B" w:rsidRDefault="00D808DC" w:rsidP="0027671B">
      <w:pPr>
        <w:pStyle w:val="Heading1"/>
      </w:pPr>
      <w:bookmarkStart w:id="100" w:name="_Toc397081459"/>
      <w:bookmarkStart w:id="101" w:name="_Ref357774543"/>
      <w:bookmarkStart w:id="102" w:name="_Ref300051457"/>
      <w:bookmarkStart w:id="103" w:name="_Toc78549277"/>
      <w:bookmarkEnd w:id="77"/>
      <w:bookmarkEnd w:id="78"/>
      <w:bookmarkEnd w:id="79"/>
      <w:bookmarkEnd w:id="99"/>
      <w:r>
        <w:lastRenderedPageBreak/>
        <w:t>Feature Requirements</w:t>
      </w:r>
      <w:bookmarkEnd w:id="100"/>
      <w:bookmarkEnd w:id="101"/>
      <w:bookmarkEnd w:id="102"/>
      <w:bookmarkEnd w:id="103"/>
    </w:p>
    <w:p w14:paraId="33B3941C" w14:textId="18466643" w:rsidR="0027671B" w:rsidRDefault="0027671B" w:rsidP="00094F0D">
      <w:pPr>
        <w:pStyle w:val="Heading2"/>
      </w:pPr>
      <w:bookmarkStart w:id="104" w:name="_Toc397081466"/>
      <w:bookmarkStart w:id="105" w:name="_Toc78549278"/>
      <w:r w:rsidRPr="007C20FA">
        <w:t>Functional Requirements</w:t>
      </w:r>
      <w:bookmarkEnd w:id="104"/>
      <w:bookmarkEnd w:id="105"/>
    </w:p>
    <w:p w14:paraId="58501219" w14:textId="77777777" w:rsidR="007A03E0" w:rsidRDefault="007A03E0" w:rsidP="009A277F"/>
    <w:p w14:paraId="243AFC6A" w14:textId="2D786CEB" w:rsidR="00097C58" w:rsidRPr="0017445F" w:rsidRDefault="00097C58" w:rsidP="00097C58">
      <w:pPr>
        <w:pStyle w:val="RERequirement"/>
        <w:shd w:val="clear" w:color="auto" w:fill="F2F2F2" w:themeFill="background1" w:themeFillShade="F2"/>
      </w:pPr>
      <w:bookmarkStart w:id="106" w:name="_dfb76b9de7b43a6e372f4a565c9abcda"/>
      <w:bookmarkEnd w:id="106"/>
      <w:r>
        <w:t>FR#1-</w:t>
      </w:r>
      <w:r w:rsidR="007934CD">
        <w:t>Feature</w:t>
      </w:r>
      <w:r>
        <w:t xml:space="preserve"> Door Status Onboard Capability</w:t>
      </w:r>
    </w:p>
    <w:p w14:paraId="05F234DF" w14:textId="7A77434A" w:rsidR="00097C58" w:rsidRDefault="000401FF" w:rsidP="00097C58">
      <w:pPr>
        <w:rPr>
          <w:rFonts w:cs="Arial"/>
        </w:rPr>
      </w:pPr>
      <w:proofErr w:type="spellStart"/>
      <w:r>
        <w:rPr>
          <w:rFonts w:cs="Arial"/>
        </w:rPr>
        <w:t>ComStat</w:t>
      </w:r>
      <w:proofErr w:type="spellEnd"/>
      <w:r>
        <w:rPr>
          <w:rFonts w:cs="Arial"/>
        </w:rPr>
        <w:t xml:space="preserve"> feature</w:t>
      </w:r>
      <w:r w:rsidR="00097C58">
        <w:rPr>
          <w:rFonts w:cs="Arial"/>
        </w:rPr>
        <w:t xml:space="preserve"> shall be able to provide door locking and ajar status as part of comprehensive status</w:t>
      </w:r>
    </w:p>
    <w:p w14:paraId="37E2F1A1" w14:textId="77777777" w:rsidR="00097C58" w:rsidRDefault="00097C58" w:rsidP="00097C58">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097C58" w:rsidRPr="00B3499B" w14:paraId="3047B89F" w14:textId="77777777" w:rsidTr="00793CD1">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5C842F" w14:textId="77777777" w:rsidR="00097C58" w:rsidRPr="00B3499B" w:rsidRDefault="00097C58" w:rsidP="00793CD1">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97C58" w:rsidRPr="00B3499B" w14:paraId="1C6E40C8"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82726B" w14:textId="77777777" w:rsidR="00097C58" w:rsidRPr="00B3499B" w:rsidRDefault="00097C58" w:rsidP="00793CD1">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C57BA" w14:textId="77777777" w:rsidR="00097C58" w:rsidRDefault="00097C58" w:rsidP="00793CD1"/>
        </w:tc>
      </w:tr>
      <w:tr w:rsidR="00097C58" w:rsidRPr="00B3499B" w14:paraId="34B7D487"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B7F3B3" w14:textId="77777777" w:rsidR="00097C58" w:rsidRPr="00B3499B" w:rsidRDefault="00097C58" w:rsidP="00793CD1">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0CF8F6" w14:textId="068DEF20" w:rsidR="00097C58" w:rsidRDefault="006662EC" w:rsidP="00793CD1">
            <w:r>
              <w:t>Cloud receives door lock and ajar status from Vehicle</w:t>
            </w:r>
          </w:p>
        </w:tc>
      </w:tr>
      <w:tr w:rsidR="00097C58" w:rsidRPr="00B3499B" w14:paraId="267EEE09"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610CBF" w14:textId="77777777" w:rsidR="00097C58" w:rsidRPr="00B3499B" w:rsidRDefault="00097C58" w:rsidP="00793CD1">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32BCBA" w14:textId="77777777" w:rsidR="00097C58" w:rsidRDefault="00097C58" w:rsidP="00793CD1"/>
        </w:tc>
      </w:tr>
      <w:tr w:rsidR="00097C58" w:rsidRPr="00B3499B" w14:paraId="50EFF24B"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7E872A" w14:textId="77777777" w:rsidR="00097C58" w:rsidRPr="00B3499B" w:rsidRDefault="00097C58" w:rsidP="00793CD1">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14436F" w14:textId="77777777" w:rsidR="00097C58" w:rsidRDefault="00097C5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6B9F77" w14:textId="77777777" w:rsidR="00097C58" w:rsidRPr="00B3499B" w:rsidRDefault="00097C58" w:rsidP="00793CD1">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D15D2A" w14:textId="77777777" w:rsidR="00097C58" w:rsidRDefault="00097C58" w:rsidP="00793CD1"/>
        </w:tc>
      </w:tr>
      <w:tr w:rsidR="00097C58" w:rsidRPr="00B3499B" w14:paraId="02B260EA"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EFF84" w14:textId="77777777" w:rsidR="00097C58" w:rsidRPr="00B3499B" w:rsidRDefault="00097C58" w:rsidP="00793CD1">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D1D61" w14:textId="77777777" w:rsidR="00097C58" w:rsidRDefault="00097C5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2CF573" w14:textId="77777777" w:rsidR="00097C58" w:rsidRPr="00B3499B" w:rsidRDefault="00097C58" w:rsidP="00793CD1">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D0DCC5" w14:textId="77777777" w:rsidR="00097C58" w:rsidRDefault="00097C58" w:rsidP="00793CD1"/>
        </w:tc>
      </w:tr>
      <w:tr w:rsidR="00097C58" w:rsidRPr="00B3499B" w14:paraId="1B4BB23E" w14:textId="77777777" w:rsidTr="00793CD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CAFBA" w14:textId="77777777" w:rsidR="00097C58" w:rsidRPr="00B3499B" w:rsidRDefault="00097C58" w:rsidP="00793CD1">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2E2754" w14:textId="77777777" w:rsidR="00097C58" w:rsidRDefault="00097C58" w:rsidP="00793CD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760D7" w14:textId="77777777" w:rsidR="00097C58" w:rsidRPr="00B3499B" w:rsidRDefault="00097C58" w:rsidP="00793CD1">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AC8BC" w14:textId="77777777" w:rsidR="00097C58" w:rsidRDefault="00097C5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33C0B8" w14:textId="77777777" w:rsidR="00097C58" w:rsidRPr="00B3499B" w:rsidRDefault="00097C58" w:rsidP="00793CD1">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752651" w14:textId="77777777" w:rsidR="00097C58" w:rsidRPr="00B3499B" w:rsidRDefault="00097C58" w:rsidP="00793CD1">
            <w:pPr>
              <w:ind w:left="141"/>
              <w:rPr>
                <w:rFonts w:cs="Arial"/>
                <w:color w:val="000000" w:themeColor="text1"/>
                <w:sz w:val="16"/>
                <w:szCs w:val="14"/>
              </w:rPr>
            </w:pPr>
            <w:r w:rsidRPr="00B3499B">
              <w:rPr>
                <w:rFonts w:cs="Arial"/>
                <w:color w:val="000000" w:themeColor="text1"/>
                <w:sz w:val="16"/>
                <w:szCs w:val="14"/>
              </w:rPr>
              <w:t>In-Progress</w:t>
            </w:r>
          </w:p>
        </w:tc>
      </w:tr>
      <w:tr w:rsidR="00097C58" w:rsidRPr="00B3499B" w14:paraId="2CA49FF8" w14:textId="77777777" w:rsidTr="00793CD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01AC92" w14:textId="77777777" w:rsidR="00097C58" w:rsidRPr="00B3499B" w:rsidRDefault="00097C58" w:rsidP="00793CD1">
            <w:pPr>
              <w:rPr>
                <w:rFonts w:cs="Arial"/>
                <w:bCs/>
                <w:color w:val="808080" w:themeColor="background1" w:themeShade="80"/>
                <w:sz w:val="16"/>
                <w:szCs w:val="14"/>
              </w:rPr>
            </w:pPr>
            <w:hyperlink r:id="rId33" w:history="1">
              <w:r w:rsidRPr="00B3499B">
                <w:rPr>
                  <w:rStyle w:val="Hyperlink"/>
                  <w:rFonts w:cs="Arial"/>
                  <w:bCs/>
                  <w:sz w:val="16"/>
                  <w:szCs w:val="14"/>
                </w:rPr>
                <w:t>Req. Template</w:t>
              </w:r>
            </w:hyperlink>
            <w:r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4631C8" w14:textId="77777777" w:rsidR="00097C58" w:rsidRPr="00B3499B" w:rsidRDefault="00097C58" w:rsidP="00793CD1">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F0B035" w14:textId="77777777" w:rsidR="00097C58" w:rsidRPr="00B3499B" w:rsidRDefault="00097C58" w:rsidP="00793CD1">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99C835" w14:textId="77777777" w:rsidR="00097C58" w:rsidRDefault="00097C58" w:rsidP="00097C58"/>
    <w:p w14:paraId="680C8B57" w14:textId="43F3F353" w:rsidR="00097C58" w:rsidRDefault="00097C58" w:rsidP="00097C58">
      <w:pPr>
        <w:rPr>
          <w:rFonts w:cs="Arial"/>
        </w:rPr>
      </w:pPr>
    </w:p>
    <w:p w14:paraId="33D4A253" w14:textId="77777777" w:rsidR="00097C58" w:rsidRDefault="00097C58" w:rsidP="00097C58"/>
    <w:p w14:paraId="2CA21D4C" w14:textId="45A96A57" w:rsidR="00097C58" w:rsidRPr="0017445F" w:rsidRDefault="00097C58" w:rsidP="00097C58">
      <w:pPr>
        <w:pStyle w:val="RERequirement"/>
        <w:shd w:val="clear" w:color="auto" w:fill="F2F2F2" w:themeFill="background1" w:themeFillShade="F2"/>
      </w:pPr>
      <w:r>
        <w:t>FR#</w:t>
      </w:r>
      <w:r w:rsidR="00CB75DB">
        <w:t>2</w:t>
      </w:r>
      <w:r>
        <w:t>-</w:t>
      </w:r>
      <w:r w:rsidR="00CB75DB">
        <w:t>Feature</w:t>
      </w:r>
      <w:r>
        <w:t xml:space="preserve"> Door Status Logic</w:t>
      </w:r>
    </w:p>
    <w:p w14:paraId="624AA4E1" w14:textId="6F005A70" w:rsidR="00097C58" w:rsidRDefault="006F723A" w:rsidP="00097C58">
      <w:pPr>
        <w:rPr>
          <w:rFonts w:cs="Arial"/>
        </w:rPr>
      </w:pPr>
      <w:r>
        <w:rPr>
          <w:rFonts w:cs="Arial"/>
        </w:rPr>
        <w:t>Feature</w:t>
      </w:r>
      <w:r w:rsidR="00097C58">
        <w:rPr>
          <w:rFonts w:cs="Arial"/>
        </w:rPr>
        <w:t xml:space="preserve"> shall only report door status as locked when door is closed and locked</w:t>
      </w:r>
    </w:p>
    <w:p w14:paraId="64A43563" w14:textId="77777777" w:rsidR="00097C58" w:rsidRDefault="00097C58" w:rsidP="00097C58">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097C58" w:rsidRPr="00B3499B" w14:paraId="5BE99901" w14:textId="77777777" w:rsidTr="00793CD1">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A0F527" w14:textId="77777777" w:rsidR="00097C58" w:rsidRPr="00B3499B" w:rsidRDefault="00097C58" w:rsidP="00793CD1">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97C58" w:rsidRPr="00B3499B" w14:paraId="5FCC9447"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FB247" w14:textId="77777777" w:rsidR="00097C58" w:rsidRPr="00B3499B" w:rsidRDefault="00097C58" w:rsidP="00793CD1">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70B63" w14:textId="77777777" w:rsidR="00097C58" w:rsidRDefault="00097C58" w:rsidP="00793CD1"/>
        </w:tc>
      </w:tr>
      <w:tr w:rsidR="00097C58" w:rsidRPr="00B3499B" w14:paraId="4A00ADD8"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61544A" w14:textId="77777777" w:rsidR="00097C58" w:rsidRPr="00B3499B" w:rsidRDefault="00097C58" w:rsidP="00793CD1">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B7553" w14:textId="77777777" w:rsidR="00097C58" w:rsidRDefault="00097C58" w:rsidP="00793CD1"/>
        </w:tc>
      </w:tr>
      <w:tr w:rsidR="00097C58" w:rsidRPr="00B3499B" w14:paraId="1B2BC3B0"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A1642" w14:textId="77777777" w:rsidR="00097C58" w:rsidRPr="00B3499B" w:rsidRDefault="00097C58" w:rsidP="00793CD1">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48CD6" w14:textId="77777777" w:rsidR="00097C58" w:rsidRDefault="00097C58" w:rsidP="00793CD1"/>
        </w:tc>
      </w:tr>
      <w:tr w:rsidR="00097C58" w:rsidRPr="00B3499B" w14:paraId="613BF8B3"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FEF786" w14:textId="77777777" w:rsidR="00097C58" w:rsidRPr="00B3499B" w:rsidRDefault="00097C58" w:rsidP="00793CD1">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ABF8C" w14:textId="77777777" w:rsidR="00097C58" w:rsidRDefault="00097C5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433F0A" w14:textId="77777777" w:rsidR="00097C58" w:rsidRPr="00B3499B" w:rsidRDefault="00097C58" w:rsidP="00793CD1">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D65306" w14:textId="77777777" w:rsidR="00097C58" w:rsidRDefault="00097C58" w:rsidP="00793CD1"/>
        </w:tc>
      </w:tr>
      <w:tr w:rsidR="00097C58" w:rsidRPr="00B3499B" w14:paraId="68242E8D"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C0DDF7" w14:textId="77777777" w:rsidR="00097C58" w:rsidRPr="00B3499B" w:rsidRDefault="00097C58" w:rsidP="00793CD1">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103F00" w14:textId="77777777" w:rsidR="00097C58" w:rsidRDefault="00097C5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4D968D" w14:textId="77777777" w:rsidR="00097C58" w:rsidRPr="00B3499B" w:rsidRDefault="00097C58" w:rsidP="00793CD1">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9577DE" w14:textId="77777777" w:rsidR="00097C58" w:rsidRDefault="00097C58" w:rsidP="00793CD1"/>
        </w:tc>
      </w:tr>
      <w:tr w:rsidR="00097C58" w:rsidRPr="00B3499B" w14:paraId="5FAC46E8" w14:textId="77777777" w:rsidTr="00793CD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ACC2F" w14:textId="77777777" w:rsidR="00097C58" w:rsidRPr="00B3499B" w:rsidRDefault="00097C58" w:rsidP="00793CD1">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1815AB" w14:textId="77777777" w:rsidR="00097C58" w:rsidRDefault="00097C58" w:rsidP="00793CD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041EDC" w14:textId="77777777" w:rsidR="00097C58" w:rsidRPr="00B3499B" w:rsidRDefault="00097C58" w:rsidP="00793CD1">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09A51" w14:textId="77777777" w:rsidR="00097C58" w:rsidRDefault="00097C5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CCD856" w14:textId="77777777" w:rsidR="00097C58" w:rsidRPr="00B3499B" w:rsidRDefault="00097C58" w:rsidP="00793CD1">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944872" w14:textId="77777777" w:rsidR="00097C58" w:rsidRPr="00B3499B" w:rsidRDefault="00097C58" w:rsidP="00793CD1">
            <w:pPr>
              <w:ind w:left="141"/>
              <w:rPr>
                <w:rFonts w:cs="Arial"/>
                <w:color w:val="000000" w:themeColor="text1"/>
                <w:sz w:val="16"/>
                <w:szCs w:val="14"/>
              </w:rPr>
            </w:pPr>
            <w:r w:rsidRPr="00B3499B">
              <w:rPr>
                <w:rFonts w:cs="Arial"/>
                <w:color w:val="000000" w:themeColor="text1"/>
                <w:sz w:val="16"/>
                <w:szCs w:val="14"/>
              </w:rPr>
              <w:t>In-Progress</w:t>
            </w:r>
          </w:p>
        </w:tc>
      </w:tr>
      <w:tr w:rsidR="00097C58" w:rsidRPr="00B3499B" w14:paraId="14B79064" w14:textId="77777777" w:rsidTr="00793CD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29181B" w14:textId="77777777" w:rsidR="00097C58" w:rsidRPr="00B3499B" w:rsidRDefault="00097C58" w:rsidP="00793CD1">
            <w:pPr>
              <w:rPr>
                <w:rFonts w:cs="Arial"/>
                <w:bCs/>
                <w:color w:val="808080" w:themeColor="background1" w:themeShade="80"/>
                <w:sz w:val="16"/>
                <w:szCs w:val="14"/>
              </w:rPr>
            </w:pPr>
            <w:hyperlink r:id="rId34" w:history="1">
              <w:r w:rsidRPr="00B3499B">
                <w:rPr>
                  <w:rStyle w:val="Hyperlink"/>
                  <w:rFonts w:cs="Arial"/>
                  <w:bCs/>
                  <w:sz w:val="16"/>
                  <w:szCs w:val="14"/>
                </w:rPr>
                <w:t>Req. Template</w:t>
              </w:r>
            </w:hyperlink>
            <w:r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EBE3F" w14:textId="77777777" w:rsidR="00097C58" w:rsidRPr="00B3499B" w:rsidRDefault="00097C58" w:rsidP="00793CD1">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2522DE" w14:textId="77777777" w:rsidR="00097C58" w:rsidRPr="00B3499B" w:rsidRDefault="00097C58" w:rsidP="00793CD1">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2B1BFA" w14:textId="77777777" w:rsidR="00097C58" w:rsidRDefault="00097C58" w:rsidP="00097C58"/>
    <w:p w14:paraId="72FE410D" w14:textId="62EC4B6A" w:rsidR="00E11189" w:rsidRPr="0017445F" w:rsidRDefault="00E11189" w:rsidP="00E11189">
      <w:pPr>
        <w:pStyle w:val="RERequirement"/>
        <w:shd w:val="clear" w:color="auto" w:fill="F2F2F2" w:themeFill="background1" w:themeFillShade="F2"/>
      </w:pPr>
      <w:r>
        <w:t>FR#</w:t>
      </w:r>
      <w:r w:rsidR="00CB75DB">
        <w:t>3</w:t>
      </w:r>
      <w:r>
        <w:t xml:space="preserve">-ComStat </w:t>
      </w:r>
      <w:r w:rsidR="00CE6508">
        <w:t>Update</w:t>
      </w:r>
      <w:r>
        <w:t xml:space="preserve"> In-Vehicle trigger</w:t>
      </w:r>
    </w:p>
    <w:p w14:paraId="2384C72A" w14:textId="2357D4A1" w:rsidR="00E11189" w:rsidRDefault="00E11189" w:rsidP="00E11189">
      <w:pPr>
        <w:rPr>
          <w:rFonts w:cs="Arial"/>
        </w:rPr>
      </w:pPr>
      <w:r>
        <w:rPr>
          <w:rFonts w:cs="Arial"/>
        </w:rPr>
        <w:t xml:space="preserve">When </w:t>
      </w:r>
      <w:r w:rsidR="00335726">
        <w:rPr>
          <w:rFonts w:cs="Arial"/>
        </w:rPr>
        <w:t>door</w:t>
      </w:r>
      <w:r w:rsidR="00C8489A">
        <w:rPr>
          <w:rFonts w:cs="Arial"/>
        </w:rPr>
        <w:t xml:space="preserve"> status</w:t>
      </w:r>
      <w:r>
        <w:rPr>
          <w:rFonts w:cs="Arial"/>
        </w:rPr>
        <w:t xml:space="preserve"> change</w:t>
      </w:r>
      <w:r w:rsidR="00C8489A">
        <w:rPr>
          <w:rFonts w:cs="Arial"/>
        </w:rPr>
        <w:t>s</w:t>
      </w:r>
      <w:r>
        <w:rPr>
          <w:rFonts w:cs="Arial"/>
        </w:rPr>
        <w:t xml:space="preserve"> onboard, it shall be updated and </w:t>
      </w:r>
      <w:r w:rsidR="00C8489A">
        <w:rPr>
          <w:rFonts w:cs="Arial"/>
        </w:rPr>
        <w:t xml:space="preserve">stored </w:t>
      </w:r>
      <w:r>
        <w:rPr>
          <w:rFonts w:cs="Arial"/>
        </w:rPr>
        <w:t xml:space="preserve">on </w:t>
      </w:r>
      <w:r w:rsidR="00C8489A">
        <w:rPr>
          <w:rFonts w:cs="Arial"/>
        </w:rPr>
        <w:t>the Cloud.</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57607F" w14:textId="77777777" w:rsidR="001D547D" w:rsidRDefault="001D547D"/>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DBFF4" w14:textId="77777777" w:rsidR="001D547D" w:rsidRDefault="001D547D"/>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9C8FB" w14:textId="77777777" w:rsidR="001D547D" w:rsidRDefault="001D547D"/>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0411E" w14:textId="77777777" w:rsidR="001D547D" w:rsidRDefault="001D547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4EE028" w14:textId="77777777" w:rsidR="001D547D" w:rsidRDefault="001D547D"/>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A4A94" w14:textId="77777777" w:rsidR="001D547D" w:rsidRDefault="001D547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0BE6E7" w14:textId="77777777" w:rsidR="001D547D" w:rsidRDefault="001D547D"/>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A635A3" w14:textId="77777777" w:rsidR="001D547D" w:rsidRDefault="001D547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482A8" w14:textId="77777777" w:rsidR="001D547D" w:rsidRDefault="001D547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793CD1" w:rsidP="007C00FA">
            <w:pPr>
              <w:rPr>
                <w:rFonts w:cs="Arial"/>
                <w:bCs/>
                <w:color w:val="808080" w:themeColor="background1" w:themeShade="80"/>
                <w:sz w:val="16"/>
                <w:szCs w:val="14"/>
              </w:rPr>
            </w:pPr>
            <w:hyperlink r:id="rId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1F73C997" w14:textId="77777777" w:rsidR="00BB3DBC" w:rsidRPr="0017445F" w:rsidRDefault="00BB3DBC" w:rsidP="00BB3DBC">
      <w:pPr>
        <w:pStyle w:val="RERequirement"/>
        <w:shd w:val="clear" w:color="auto" w:fill="F2F2F2" w:themeFill="background1" w:themeFillShade="F2"/>
      </w:pPr>
      <w:bookmarkStart w:id="107" w:name="_1aa202755c0228e23d294d11ddbe891e"/>
      <w:bookmarkEnd w:id="107"/>
      <w:r>
        <w:t>FR#4-ComStat Refresh Offboard trigger</w:t>
      </w:r>
    </w:p>
    <w:p w14:paraId="38095A9B" w14:textId="77777777" w:rsidR="00BB3DBC" w:rsidRDefault="00BB3DBC" w:rsidP="00BB3DBC">
      <w:pPr>
        <w:rPr>
          <w:rFonts w:cs="Arial"/>
        </w:rPr>
      </w:pPr>
      <w:r>
        <w:rPr>
          <w:rFonts w:cs="Arial"/>
        </w:rPr>
        <w:t>When mobile user performs a refresh action on HMI, the latest Door status shall be retrieved from the vehicle and displayed on the HMI.</w:t>
      </w:r>
    </w:p>
    <w:p w14:paraId="59E5C15A" w14:textId="77777777" w:rsidR="00BB3DBC" w:rsidRDefault="00BB3DBC" w:rsidP="00BB3DB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B3DBC" w:rsidRPr="00B3499B" w14:paraId="1146B5B6" w14:textId="77777777" w:rsidTr="00245344">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3779C0" w14:textId="77777777" w:rsidR="00BB3DBC" w:rsidRPr="00B3499B" w:rsidRDefault="00BB3DBC" w:rsidP="00245344">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B3DBC" w:rsidRPr="00B3499B" w14:paraId="0EDB942D" w14:textId="77777777" w:rsidTr="00245344">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B5BD5D" w14:textId="77777777" w:rsidR="00BB3DBC" w:rsidRPr="00B3499B" w:rsidRDefault="00BB3DBC" w:rsidP="00245344">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2E861B" w14:textId="77777777" w:rsidR="00BB3DBC" w:rsidRDefault="00BB3DBC" w:rsidP="00245344"/>
        </w:tc>
      </w:tr>
      <w:tr w:rsidR="00BB3DBC" w:rsidRPr="00B3499B" w14:paraId="3CB8FF43" w14:textId="77777777" w:rsidTr="00245344">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D03813" w14:textId="77777777" w:rsidR="00BB3DBC" w:rsidRPr="00B3499B" w:rsidRDefault="00BB3DBC" w:rsidP="00245344">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3ED73" w14:textId="77777777" w:rsidR="00BB3DBC" w:rsidRDefault="00BB3DBC" w:rsidP="00245344"/>
        </w:tc>
      </w:tr>
      <w:tr w:rsidR="00BB3DBC" w:rsidRPr="00B3499B" w14:paraId="620A9489" w14:textId="77777777" w:rsidTr="00245344">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586CE" w14:textId="77777777" w:rsidR="00BB3DBC" w:rsidRPr="00B3499B" w:rsidRDefault="00BB3DBC" w:rsidP="00245344">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B16207" w14:textId="77777777" w:rsidR="00BB3DBC" w:rsidRDefault="00BB3DBC" w:rsidP="00245344"/>
        </w:tc>
      </w:tr>
      <w:tr w:rsidR="00BB3DBC" w:rsidRPr="00B3499B" w14:paraId="0F6D1591" w14:textId="77777777" w:rsidTr="00245344">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F13E7C" w14:textId="77777777" w:rsidR="00BB3DBC" w:rsidRPr="00B3499B" w:rsidRDefault="00BB3DBC" w:rsidP="00245344">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6F869" w14:textId="77777777" w:rsidR="00BB3DBC" w:rsidRDefault="00BB3DBC" w:rsidP="002453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A4940F" w14:textId="77777777" w:rsidR="00BB3DBC" w:rsidRPr="00B3499B" w:rsidRDefault="00BB3DBC" w:rsidP="00245344">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D0DAF7" w14:textId="77777777" w:rsidR="00BB3DBC" w:rsidRDefault="00BB3DBC" w:rsidP="00245344"/>
        </w:tc>
      </w:tr>
      <w:tr w:rsidR="00BB3DBC" w:rsidRPr="00B3499B" w14:paraId="03F37FB0" w14:textId="77777777" w:rsidTr="00245344">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11B5D" w14:textId="77777777" w:rsidR="00BB3DBC" w:rsidRPr="00B3499B" w:rsidRDefault="00BB3DBC" w:rsidP="00245344">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E3A7C2" w14:textId="77777777" w:rsidR="00BB3DBC" w:rsidRDefault="00BB3DBC" w:rsidP="002453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A7A9AD" w14:textId="77777777" w:rsidR="00BB3DBC" w:rsidRPr="00B3499B" w:rsidRDefault="00BB3DBC" w:rsidP="00245344">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25106A" w14:textId="77777777" w:rsidR="00BB3DBC" w:rsidRDefault="00BB3DBC" w:rsidP="00245344"/>
        </w:tc>
      </w:tr>
      <w:tr w:rsidR="00BB3DBC" w:rsidRPr="00B3499B" w14:paraId="3560FFB4" w14:textId="77777777" w:rsidTr="00245344">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639DC" w14:textId="77777777" w:rsidR="00BB3DBC" w:rsidRPr="00B3499B" w:rsidRDefault="00BB3DBC" w:rsidP="00245344">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968C3B" w14:textId="77777777" w:rsidR="00BB3DBC" w:rsidRDefault="00BB3DBC" w:rsidP="0024534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8E8F12" w14:textId="77777777" w:rsidR="00BB3DBC" w:rsidRPr="00B3499B" w:rsidRDefault="00BB3DBC" w:rsidP="00245344">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138500" w14:textId="77777777" w:rsidR="00BB3DBC" w:rsidRDefault="00BB3DBC" w:rsidP="0024534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E21437" w14:textId="77777777" w:rsidR="00BB3DBC" w:rsidRPr="00B3499B" w:rsidRDefault="00BB3DBC" w:rsidP="00245344">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2E32D6" w14:textId="77777777" w:rsidR="00BB3DBC" w:rsidRPr="00B3499B" w:rsidRDefault="00BB3DBC" w:rsidP="00245344">
            <w:pPr>
              <w:ind w:left="141"/>
              <w:rPr>
                <w:rFonts w:cs="Arial"/>
                <w:color w:val="000000" w:themeColor="text1"/>
                <w:sz w:val="16"/>
                <w:szCs w:val="14"/>
              </w:rPr>
            </w:pPr>
            <w:r w:rsidRPr="00B3499B">
              <w:rPr>
                <w:rFonts w:cs="Arial"/>
                <w:color w:val="000000" w:themeColor="text1"/>
                <w:sz w:val="16"/>
                <w:szCs w:val="14"/>
              </w:rPr>
              <w:t>In-Progress</w:t>
            </w:r>
          </w:p>
        </w:tc>
      </w:tr>
      <w:tr w:rsidR="00BB3DBC" w:rsidRPr="00B3499B" w14:paraId="29F03899" w14:textId="77777777" w:rsidTr="00245344">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3E6C90" w14:textId="77777777" w:rsidR="00BB3DBC" w:rsidRPr="00B3499B" w:rsidRDefault="00BB3DBC" w:rsidP="00245344">
            <w:pPr>
              <w:rPr>
                <w:rFonts w:cs="Arial"/>
                <w:bCs/>
                <w:color w:val="808080" w:themeColor="background1" w:themeShade="80"/>
                <w:sz w:val="16"/>
                <w:szCs w:val="14"/>
              </w:rPr>
            </w:pPr>
            <w:hyperlink r:id="rId36" w:history="1">
              <w:r w:rsidRPr="00B3499B">
                <w:rPr>
                  <w:rStyle w:val="Hyperlink"/>
                  <w:rFonts w:cs="Arial"/>
                  <w:bCs/>
                  <w:sz w:val="16"/>
                  <w:szCs w:val="14"/>
                </w:rPr>
                <w:t>Req. Template</w:t>
              </w:r>
            </w:hyperlink>
            <w:r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D7B7CA" w14:textId="77777777" w:rsidR="00BB3DBC" w:rsidRPr="00B3499B" w:rsidRDefault="00BB3DBC" w:rsidP="00245344">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B2944E" w14:textId="77777777" w:rsidR="00BB3DBC" w:rsidRPr="00B3499B" w:rsidRDefault="00BB3DBC" w:rsidP="00245344">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B80B43" w14:textId="77777777" w:rsidR="00BB3DBC" w:rsidRDefault="00BB3DBC" w:rsidP="00BB3DBC"/>
    <w:p w14:paraId="28148071" w14:textId="21BAD10E" w:rsidR="00CE6508" w:rsidRPr="0017445F" w:rsidRDefault="00CE6508" w:rsidP="00CE6508">
      <w:pPr>
        <w:pStyle w:val="RERequirement"/>
        <w:shd w:val="clear" w:color="auto" w:fill="F2F2F2" w:themeFill="background1" w:themeFillShade="F2"/>
      </w:pPr>
      <w:r>
        <w:lastRenderedPageBreak/>
        <w:t>FR#</w:t>
      </w:r>
      <w:r w:rsidR="00EA5420">
        <w:t>5</w:t>
      </w:r>
      <w:r>
        <w:t>-ComStat Refresh after Update</w:t>
      </w:r>
    </w:p>
    <w:p w14:paraId="35903689" w14:textId="1BEB21B7" w:rsidR="00CE6508" w:rsidRDefault="00CE6508" w:rsidP="00CE6508">
      <w:pPr>
        <w:rPr>
          <w:rFonts w:cs="Arial"/>
        </w:rPr>
      </w:pPr>
      <w:r>
        <w:rPr>
          <w:rFonts w:cs="Arial"/>
        </w:rPr>
        <w:t xml:space="preserve">When </w:t>
      </w:r>
      <w:r w:rsidR="007C77A3">
        <w:rPr>
          <w:rFonts w:cs="Arial"/>
        </w:rPr>
        <w:t xml:space="preserve">door status </w:t>
      </w:r>
      <w:r w:rsidR="00B1467F">
        <w:rPr>
          <w:rFonts w:cs="Arial"/>
        </w:rPr>
        <w:t xml:space="preserve">is updated </w:t>
      </w:r>
      <w:r w:rsidR="00C85C79">
        <w:rPr>
          <w:rFonts w:cs="Arial"/>
        </w:rPr>
        <w:t xml:space="preserve">on the Cloud and HMI is On, </w:t>
      </w:r>
      <w:r w:rsidR="006E07E3">
        <w:rPr>
          <w:rFonts w:cs="Arial"/>
        </w:rPr>
        <w:t xml:space="preserve">door </w:t>
      </w:r>
      <w:r w:rsidR="009D2D61">
        <w:rPr>
          <w:rFonts w:cs="Arial"/>
        </w:rPr>
        <w:t xml:space="preserve">status shall be pushed to </w:t>
      </w:r>
      <w:r w:rsidR="0022640A">
        <w:rPr>
          <w:rFonts w:cs="Arial"/>
        </w:rPr>
        <w:t>HMI.</w:t>
      </w:r>
    </w:p>
    <w:p w14:paraId="7888E42F" w14:textId="77777777" w:rsidR="00CE6508" w:rsidRDefault="00CE6508" w:rsidP="00CE6508">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CE6508" w:rsidRPr="00B3499B" w14:paraId="36D40660" w14:textId="77777777" w:rsidTr="00793CD1">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A6C4AE" w14:textId="77777777" w:rsidR="00CE6508" w:rsidRPr="00B3499B" w:rsidRDefault="00CE6508" w:rsidP="00793CD1">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CE6508" w:rsidRPr="00B3499B" w14:paraId="65BB80BE"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056F6E" w14:textId="77777777" w:rsidR="00CE6508" w:rsidRPr="00B3499B" w:rsidRDefault="00CE6508" w:rsidP="00793CD1">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0D802" w14:textId="77777777" w:rsidR="00CE6508" w:rsidRDefault="00CE6508" w:rsidP="00793CD1"/>
        </w:tc>
      </w:tr>
      <w:tr w:rsidR="00CE6508" w:rsidRPr="00B3499B" w14:paraId="4396EBBB"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46E5D1" w14:textId="77777777" w:rsidR="00CE6508" w:rsidRPr="00B3499B" w:rsidRDefault="00CE6508" w:rsidP="00793CD1">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EB793C" w14:textId="77777777" w:rsidR="00CE6508" w:rsidRDefault="00CE6508" w:rsidP="00793CD1"/>
        </w:tc>
      </w:tr>
      <w:tr w:rsidR="00CE6508" w:rsidRPr="00B3499B" w14:paraId="7B9A6AB6"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DE455F" w14:textId="77777777" w:rsidR="00CE6508" w:rsidRPr="00B3499B" w:rsidRDefault="00CE6508" w:rsidP="00793CD1">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17F838" w14:textId="77777777" w:rsidR="00CE6508" w:rsidRDefault="00CE6508" w:rsidP="00793CD1"/>
        </w:tc>
      </w:tr>
      <w:tr w:rsidR="00CE6508" w:rsidRPr="00B3499B" w14:paraId="113448C6"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FCB74F" w14:textId="77777777" w:rsidR="00CE6508" w:rsidRPr="00B3499B" w:rsidRDefault="00CE6508" w:rsidP="00793CD1">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1140D2" w14:textId="77777777" w:rsidR="00CE6508" w:rsidRDefault="00CE650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F07A27" w14:textId="77777777" w:rsidR="00CE6508" w:rsidRPr="00B3499B" w:rsidRDefault="00CE6508" w:rsidP="00793CD1">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8AF70A" w14:textId="77777777" w:rsidR="00CE6508" w:rsidRDefault="00CE6508" w:rsidP="00793CD1"/>
        </w:tc>
      </w:tr>
      <w:tr w:rsidR="00CE6508" w:rsidRPr="00B3499B" w14:paraId="1A4D0917"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89D70" w14:textId="77777777" w:rsidR="00CE6508" w:rsidRPr="00B3499B" w:rsidRDefault="00CE6508" w:rsidP="00793CD1">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1C8C6F" w14:textId="77777777" w:rsidR="00CE6508" w:rsidRDefault="00CE650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444162" w14:textId="77777777" w:rsidR="00CE6508" w:rsidRPr="00B3499B" w:rsidRDefault="00CE6508" w:rsidP="00793CD1">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8D3C3E" w14:textId="77777777" w:rsidR="00CE6508" w:rsidRDefault="00CE6508" w:rsidP="00793CD1"/>
        </w:tc>
      </w:tr>
      <w:tr w:rsidR="00CE6508" w:rsidRPr="00B3499B" w14:paraId="162180A9" w14:textId="77777777" w:rsidTr="00793CD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286C8" w14:textId="77777777" w:rsidR="00CE6508" w:rsidRPr="00B3499B" w:rsidRDefault="00CE6508" w:rsidP="00793CD1">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D96ED1" w14:textId="77777777" w:rsidR="00CE6508" w:rsidRDefault="00CE6508" w:rsidP="00793CD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CF855" w14:textId="77777777" w:rsidR="00CE6508" w:rsidRPr="00B3499B" w:rsidRDefault="00CE6508" w:rsidP="00793CD1">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4F9565" w14:textId="77777777" w:rsidR="00CE6508" w:rsidRDefault="00CE650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23063B" w14:textId="77777777" w:rsidR="00CE6508" w:rsidRPr="00B3499B" w:rsidRDefault="00CE6508" w:rsidP="00793CD1">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B2C44C" w14:textId="77777777" w:rsidR="00CE6508" w:rsidRPr="00B3499B" w:rsidRDefault="00CE6508" w:rsidP="00793CD1">
            <w:pPr>
              <w:ind w:left="141"/>
              <w:rPr>
                <w:rFonts w:cs="Arial"/>
                <w:color w:val="000000" w:themeColor="text1"/>
                <w:sz w:val="16"/>
                <w:szCs w:val="14"/>
              </w:rPr>
            </w:pPr>
            <w:r w:rsidRPr="00B3499B">
              <w:rPr>
                <w:rFonts w:cs="Arial"/>
                <w:color w:val="000000" w:themeColor="text1"/>
                <w:sz w:val="16"/>
                <w:szCs w:val="14"/>
              </w:rPr>
              <w:t>In-Progress</w:t>
            </w:r>
          </w:p>
        </w:tc>
      </w:tr>
      <w:tr w:rsidR="00CE6508" w:rsidRPr="00B3499B" w14:paraId="17B1FA7E" w14:textId="77777777" w:rsidTr="00793CD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51A033" w14:textId="77777777" w:rsidR="00CE6508" w:rsidRPr="00B3499B" w:rsidRDefault="00CE6508" w:rsidP="00793CD1">
            <w:pPr>
              <w:rPr>
                <w:rFonts w:cs="Arial"/>
                <w:bCs/>
                <w:color w:val="808080" w:themeColor="background1" w:themeShade="80"/>
                <w:sz w:val="16"/>
                <w:szCs w:val="14"/>
              </w:rPr>
            </w:pPr>
            <w:hyperlink r:id="rId37" w:history="1">
              <w:r w:rsidRPr="00B3499B">
                <w:rPr>
                  <w:rStyle w:val="Hyperlink"/>
                  <w:rFonts w:cs="Arial"/>
                  <w:bCs/>
                  <w:sz w:val="16"/>
                  <w:szCs w:val="14"/>
                </w:rPr>
                <w:t>Req. Template</w:t>
              </w:r>
            </w:hyperlink>
            <w:r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7B7EF9" w14:textId="77777777" w:rsidR="00CE6508" w:rsidRPr="00B3499B" w:rsidRDefault="00CE6508" w:rsidP="00793CD1">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C2E401" w14:textId="77777777" w:rsidR="00CE6508" w:rsidRPr="00B3499B" w:rsidRDefault="00CE6508" w:rsidP="00793CD1">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B14ED6" w14:textId="77777777" w:rsidR="00CE6508" w:rsidRDefault="00CE6508" w:rsidP="009A277F"/>
    <w:p w14:paraId="0B45D1AA" w14:textId="77777777" w:rsidR="00C703C2" w:rsidRDefault="00C703C2" w:rsidP="00094F0D">
      <w:pPr>
        <w:pStyle w:val="Heading3"/>
      </w:pPr>
      <w:bookmarkStart w:id="108" w:name="_3521a8c389453211ce9e89c2c3e147cd"/>
      <w:bookmarkStart w:id="109" w:name="_18fbb0bcacb212c1c0a0c8815cd6dbc8"/>
      <w:bookmarkStart w:id="110" w:name="_Toc78549279"/>
      <w:bookmarkEnd w:id="108"/>
      <w:bookmarkEnd w:id="109"/>
      <w:r>
        <w:t>Error Handling</w:t>
      </w:r>
      <w:bookmarkEnd w:id="110"/>
    </w:p>
    <w:p w14:paraId="36BD274F" w14:textId="77777777" w:rsidR="007A03E0" w:rsidRDefault="007A03E0" w:rsidP="009A277F"/>
    <w:p w14:paraId="032CE6C0" w14:textId="77777777" w:rsidR="00E11189" w:rsidRPr="0017445F" w:rsidRDefault="00E11189" w:rsidP="00E11189">
      <w:pPr>
        <w:pStyle w:val="RERequirement"/>
        <w:shd w:val="clear" w:color="auto" w:fill="F2F2F2" w:themeFill="background1" w:themeFillShade="F2"/>
      </w:pPr>
      <w:bookmarkStart w:id="111" w:name="_add8c7eeef87d47099e515759e951d36"/>
      <w:bookmarkEnd w:id="111"/>
      <w:r>
        <w:t xml:space="preserve"> EHR#1-ComStat Timeout</w:t>
      </w:r>
    </w:p>
    <w:p w14:paraId="6C9CFADC" w14:textId="1D1D999B" w:rsidR="00E11189" w:rsidRDefault="00E11189" w:rsidP="00E11189">
      <w:pPr>
        <w:rPr>
          <w:rFonts w:cs="Arial"/>
        </w:rPr>
      </w:pPr>
      <w:r>
        <w:rPr>
          <w:rFonts w:cs="Arial"/>
        </w:rPr>
        <w:t>The user shall be notified with an error feedback message if the Comprehensive status cannot be retrieved within 120s</w:t>
      </w:r>
      <w:r w:rsidR="009647BF">
        <w:rPr>
          <w:rFonts w:cs="Arial"/>
        </w:rPr>
        <w:t>.</w:t>
      </w:r>
    </w:p>
    <w:p w14:paraId="5D50C31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F4769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8E27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A170C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75B7B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Provide error feedback</w:t>
            </w:r>
          </w:p>
        </w:tc>
      </w:tr>
      <w:tr w:rsidR="00B3499B" w:rsidRPr="00B3499B" w14:paraId="172D13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391D7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23CC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Error notification appears "unable to retrieve door status information"</w:t>
            </w:r>
          </w:p>
        </w:tc>
      </w:tr>
      <w:tr w:rsidR="00B3499B" w:rsidRPr="00B3499B" w14:paraId="20D005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3416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166C3" w14:textId="77777777" w:rsidR="001D547D" w:rsidRDefault="001D547D"/>
        </w:tc>
      </w:tr>
      <w:tr w:rsidR="00B3499B" w:rsidRPr="00B3499B" w14:paraId="3B4C6D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D732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B896A2" w14:textId="77777777" w:rsidR="001D547D" w:rsidRDefault="001D547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77A66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37D0A8" w14:textId="77777777" w:rsidR="001D547D" w:rsidRDefault="001D547D"/>
        </w:tc>
      </w:tr>
      <w:tr w:rsidR="00B3499B" w:rsidRPr="00B3499B" w14:paraId="49C567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14E1F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CBB36" w14:textId="77777777" w:rsidR="001D547D" w:rsidRDefault="001D547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16C66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03836" w14:textId="362DBD2E"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PDP.9.2 Prototype vehicle Test PDP.9.1 In-vehicle Test PDP.7.3 MIL Function Test </w:t>
            </w:r>
          </w:p>
        </w:tc>
      </w:tr>
      <w:tr w:rsidR="00B3499B" w:rsidRPr="00B3499B" w14:paraId="578EC2A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44EC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1F1B9B" w14:textId="77777777" w:rsidR="001D547D" w:rsidRDefault="001D547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2F80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A2F664" w14:textId="77777777" w:rsidR="001D547D" w:rsidRDefault="001D547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D35B3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5EC3E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46820E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CF1215" w14:textId="77777777" w:rsidR="00B3499B" w:rsidRPr="00B3499B" w:rsidRDefault="00793CD1"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F5820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8AFF1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14129" w14:textId="77777777" w:rsidR="006D5A3A" w:rsidRDefault="006D5A3A" w:rsidP="009A277F"/>
    <w:p w14:paraId="75812FD2" w14:textId="77777777" w:rsidR="00B44510" w:rsidRDefault="00B44510">
      <w:pPr>
        <w:pStyle w:val="Heading2"/>
      </w:pPr>
      <w:bookmarkStart w:id="112" w:name="_Toc78549280"/>
      <w:r>
        <w:t>Non</w:t>
      </w:r>
      <w:r w:rsidR="003A1067">
        <w:t>-F</w:t>
      </w:r>
      <w:r>
        <w:t>unctional Requirements</w:t>
      </w:r>
      <w:bookmarkEnd w:id="112"/>
    </w:p>
    <w:p w14:paraId="430F9C8C" w14:textId="59DA37FE" w:rsidR="008759BF" w:rsidRDefault="008759BF" w:rsidP="008759BF">
      <w:pPr>
        <w:pStyle w:val="Heading3"/>
      </w:pPr>
      <w:bookmarkStart w:id="113" w:name="_Toc78549281"/>
      <w:r>
        <w:t>Security</w:t>
      </w:r>
      <w:bookmarkEnd w:id="113"/>
    </w:p>
    <w:p w14:paraId="06E51FA0" w14:textId="77777777" w:rsidR="007A03E0" w:rsidRDefault="007A03E0" w:rsidP="009A277F"/>
    <w:p w14:paraId="2D761B34" w14:textId="77777777" w:rsidR="00E43186" w:rsidRDefault="00E43186" w:rsidP="00E43186"/>
    <w:p w14:paraId="26FE74B5" w14:textId="1E1601DE" w:rsidR="00E43186" w:rsidRPr="0017445F" w:rsidRDefault="000E15F4" w:rsidP="00E43186">
      <w:pPr>
        <w:pStyle w:val="RERequirement"/>
        <w:shd w:val="clear" w:color="auto" w:fill="F2F2F2" w:themeFill="background1" w:themeFillShade="F2"/>
      </w:pPr>
      <w:bookmarkStart w:id="114" w:name="_9c3c9ebac3fb7ae7e582e3180b42c66d"/>
      <w:bookmarkEnd w:id="114"/>
      <w:r>
        <w:t>NFR#1-</w:t>
      </w:r>
      <w:r w:rsidR="00E43186">
        <w:t>Feature Subscription</w:t>
      </w:r>
    </w:p>
    <w:p w14:paraId="0ACFFCEE" w14:textId="77777777" w:rsidR="00E43186" w:rsidRDefault="00E43186" w:rsidP="00E43186">
      <w:pPr>
        <w:rPr>
          <w:rFonts w:cs="Arial"/>
        </w:rPr>
      </w:pPr>
      <w:r>
        <w:rPr>
          <w:rFonts w:cs="Arial"/>
        </w:rPr>
        <w:t>For retail user, Comprehensive Status feature shall not require a subscription</w:t>
      </w:r>
    </w:p>
    <w:p w14:paraId="6826DA46" w14:textId="77777777" w:rsidR="00E43186" w:rsidRDefault="00E43186" w:rsidP="00E43186">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E43186" w:rsidRPr="00B3499B" w14:paraId="09ABF72B" w14:textId="77777777" w:rsidTr="00C87F5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90A8E4" w14:textId="77777777" w:rsidR="00E43186" w:rsidRPr="00B3499B" w:rsidRDefault="00E43186" w:rsidP="00C87F5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43186" w:rsidRPr="00B3499B" w14:paraId="32D228BF"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5D2E9" w14:textId="77777777" w:rsidR="00E43186" w:rsidRPr="00B3499B" w:rsidRDefault="00E43186" w:rsidP="00C87F5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90785" w14:textId="77777777" w:rsidR="00E43186" w:rsidRDefault="00E43186" w:rsidP="00C87F55"/>
        </w:tc>
      </w:tr>
      <w:tr w:rsidR="00E43186" w:rsidRPr="00B3499B" w14:paraId="447EC89E"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720067" w14:textId="77777777" w:rsidR="00E43186" w:rsidRPr="00B3499B" w:rsidRDefault="00E43186" w:rsidP="00C87F5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86412B" w14:textId="77777777" w:rsidR="00E43186" w:rsidRDefault="00E43186" w:rsidP="00C87F55"/>
        </w:tc>
      </w:tr>
      <w:tr w:rsidR="00E43186" w:rsidRPr="00B3499B" w14:paraId="79D4CFBA"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31F80" w14:textId="77777777" w:rsidR="00E43186" w:rsidRPr="00B3499B" w:rsidRDefault="00E43186" w:rsidP="00C87F5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3C63FD" w14:textId="77777777" w:rsidR="00E43186" w:rsidRDefault="00E43186" w:rsidP="00C87F55"/>
        </w:tc>
      </w:tr>
      <w:tr w:rsidR="00E43186" w:rsidRPr="00B3499B" w14:paraId="36FE9805"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320548" w14:textId="77777777" w:rsidR="00E43186" w:rsidRPr="00B3499B" w:rsidRDefault="00E43186" w:rsidP="00C87F5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19EF5" w14:textId="77777777" w:rsidR="00E43186" w:rsidRDefault="00E4318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3BE3F6" w14:textId="77777777" w:rsidR="00E43186" w:rsidRPr="00B3499B" w:rsidRDefault="00E43186" w:rsidP="00C87F5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A52EBC" w14:textId="77777777" w:rsidR="00E43186" w:rsidRDefault="00E43186" w:rsidP="00C87F55"/>
        </w:tc>
      </w:tr>
      <w:tr w:rsidR="00E43186" w:rsidRPr="00B3499B" w14:paraId="4B99E81E"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ADAB8" w14:textId="77777777" w:rsidR="00E43186" w:rsidRPr="00B3499B" w:rsidRDefault="00E43186" w:rsidP="00C87F5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5BC0F" w14:textId="77777777" w:rsidR="00E43186" w:rsidRDefault="00E4318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4C3E8C" w14:textId="77777777" w:rsidR="00E43186" w:rsidRPr="00B3499B" w:rsidRDefault="00E43186" w:rsidP="00C87F5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087C6A" w14:textId="77777777" w:rsidR="00E43186" w:rsidRDefault="00E43186" w:rsidP="00C87F55"/>
        </w:tc>
      </w:tr>
      <w:tr w:rsidR="00E43186" w:rsidRPr="00B3499B" w14:paraId="41D77B2D" w14:textId="77777777" w:rsidTr="00C87F5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A992B" w14:textId="77777777" w:rsidR="00E43186" w:rsidRPr="00B3499B" w:rsidRDefault="00E43186" w:rsidP="00C87F5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82F166" w14:textId="77777777" w:rsidR="00E43186" w:rsidRDefault="00E43186" w:rsidP="00C87F5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38350" w14:textId="77777777" w:rsidR="00E43186" w:rsidRPr="00B3499B" w:rsidRDefault="00E43186" w:rsidP="00C87F5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8162D0" w14:textId="77777777" w:rsidR="00E43186" w:rsidRDefault="00E4318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89BBA" w14:textId="77777777" w:rsidR="00E43186" w:rsidRPr="00B3499B" w:rsidRDefault="00E43186" w:rsidP="00C87F5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3B2A6D" w14:textId="77777777" w:rsidR="00E43186" w:rsidRPr="00B3499B" w:rsidRDefault="00E43186" w:rsidP="00C87F55">
            <w:pPr>
              <w:ind w:left="141"/>
              <w:rPr>
                <w:rFonts w:cs="Arial"/>
                <w:color w:val="000000" w:themeColor="text1"/>
                <w:sz w:val="16"/>
                <w:szCs w:val="14"/>
              </w:rPr>
            </w:pPr>
            <w:r w:rsidRPr="00B3499B">
              <w:rPr>
                <w:rFonts w:cs="Arial"/>
                <w:color w:val="000000" w:themeColor="text1"/>
                <w:sz w:val="16"/>
                <w:szCs w:val="14"/>
              </w:rPr>
              <w:t>In-Progress</w:t>
            </w:r>
          </w:p>
        </w:tc>
      </w:tr>
      <w:tr w:rsidR="00E43186" w:rsidRPr="00B3499B" w14:paraId="5389701B" w14:textId="77777777" w:rsidTr="00C87F5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9D568D" w14:textId="77777777" w:rsidR="00E43186" w:rsidRPr="00B3499B" w:rsidRDefault="00667E11" w:rsidP="00C87F55">
            <w:pPr>
              <w:rPr>
                <w:rFonts w:cs="Arial"/>
                <w:bCs/>
                <w:color w:val="808080" w:themeColor="background1" w:themeShade="80"/>
                <w:sz w:val="16"/>
                <w:szCs w:val="14"/>
              </w:rPr>
            </w:pPr>
            <w:hyperlink r:id="rId39" w:history="1">
              <w:r w:rsidR="00E43186" w:rsidRPr="00B3499B">
                <w:rPr>
                  <w:rStyle w:val="Hyperlink"/>
                  <w:rFonts w:cs="Arial"/>
                  <w:bCs/>
                  <w:sz w:val="16"/>
                  <w:szCs w:val="14"/>
                </w:rPr>
                <w:t>Req. Template</w:t>
              </w:r>
            </w:hyperlink>
            <w:r w:rsidR="00E43186"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0E1398" w14:textId="77777777" w:rsidR="00E43186" w:rsidRPr="00B3499B" w:rsidRDefault="00E43186" w:rsidP="00C87F5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12AD26" w14:textId="77777777" w:rsidR="00E43186" w:rsidRPr="00B3499B" w:rsidRDefault="00E43186" w:rsidP="00C87F5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9EABD3" w14:textId="77777777" w:rsidR="00E43186" w:rsidRDefault="00E43186" w:rsidP="00E43186"/>
    <w:p w14:paraId="1432ACB3" w14:textId="4D526BC1" w:rsidR="00E43186" w:rsidRPr="0017445F" w:rsidRDefault="000E15F4" w:rsidP="00E43186">
      <w:pPr>
        <w:pStyle w:val="RERequirement"/>
        <w:shd w:val="clear" w:color="auto" w:fill="F2F2F2" w:themeFill="background1" w:themeFillShade="F2"/>
      </w:pPr>
      <w:bookmarkStart w:id="115" w:name="_7dc75a5c1c38eed6a865b2ac377db297"/>
      <w:bookmarkEnd w:id="115"/>
      <w:r>
        <w:t>NFR#2-</w:t>
      </w:r>
      <w:r w:rsidR="00E43186">
        <w:t>Authorization</w:t>
      </w:r>
    </w:p>
    <w:p w14:paraId="771809D8" w14:textId="77777777" w:rsidR="00E43186" w:rsidRDefault="00E43186" w:rsidP="00E43186">
      <w:pPr>
        <w:rPr>
          <w:rFonts w:cs="Arial"/>
        </w:rPr>
      </w:pPr>
      <w:r>
        <w:rPr>
          <w:rFonts w:cs="Arial"/>
        </w:rPr>
        <w:t>User must complete the authorization process and accept the “Terms and Conditions” before the Comprehensive Status feature becomes available to the user</w:t>
      </w:r>
    </w:p>
    <w:p w14:paraId="703E93DC" w14:textId="77777777" w:rsidR="00E43186" w:rsidRDefault="00E43186" w:rsidP="00E43186">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E43186" w:rsidRPr="00B3499B" w14:paraId="4B23C411" w14:textId="77777777" w:rsidTr="00C87F5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BB4A72" w14:textId="77777777" w:rsidR="00E43186" w:rsidRPr="00B3499B" w:rsidRDefault="00E43186" w:rsidP="00C87F5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43186" w:rsidRPr="00B3499B" w14:paraId="0976F630"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5930C" w14:textId="77777777" w:rsidR="00E43186" w:rsidRPr="00B3499B" w:rsidRDefault="00E43186" w:rsidP="00C87F5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70927" w14:textId="77777777" w:rsidR="00E43186" w:rsidRDefault="00E43186" w:rsidP="00C87F55"/>
        </w:tc>
      </w:tr>
      <w:tr w:rsidR="00E43186" w:rsidRPr="00B3499B" w14:paraId="00D82C6A"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CF3AD2" w14:textId="77777777" w:rsidR="00E43186" w:rsidRPr="00B3499B" w:rsidRDefault="00E43186" w:rsidP="00C87F5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106AA6" w14:textId="77777777" w:rsidR="00E43186" w:rsidRDefault="00E43186" w:rsidP="00C87F55"/>
        </w:tc>
      </w:tr>
      <w:tr w:rsidR="00E43186" w:rsidRPr="00B3499B" w14:paraId="6348913D"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C8447" w14:textId="77777777" w:rsidR="00E43186" w:rsidRPr="00B3499B" w:rsidRDefault="00E43186" w:rsidP="00C87F5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B39E3" w14:textId="77777777" w:rsidR="00E43186" w:rsidRDefault="00E43186" w:rsidP="00C87F55"/>
        </w:tc>
      </w:tr>
      <w:tr w:rsidR="00E43186" w:rsidRPr="00B3499B" w14:paraId="3458D37A"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8C871" w14:textId="77777777" w:rsidR="00E43186" w:rsidRPr="00B3499B" w:rsidRDefault="00E43186" w:rsidP="00C87F5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2E9DD8" w14:textId="77777777" w:rsidR="00E43186" w:rsidRDefault="00E4318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6A5EFB" w14:textId="77777777" w:rsidR="00E43186" w:rsidRPr="00B3499B" w:rsidRDefault="00E43186" w:rsidP="00C87F5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CA923B" w14:textId="77777777" w:rsidR="00E43186" w:rsidRDefault="00E43186" w:rsidP="00C87F55"/>
        </w:tc>
      </w:tr>
      <w:tr w:rsidR="00E43186" w:rsidRPr="00B3499B" w14:paraId="65A327BD"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B5B454" w14:textId="77777777" w:rsidR="00E43186" w:rsidRPr="00B3499B" w:rsidRDefault="00E43186" w:rsidP="00C87F5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D3DF85" w14:textId="77777777" w:rsidR="00E43186" w:rsidRDefault="00E4318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32C575" w14:textId="77777777" w:rsidR="00E43186" w:rsidRPr="00B3499B" w:rsidRDefault="00E43186" w:rsidP="00C87F5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CE1909" w14:textId="77777777" w:rsidR="00E43186" w:rsidRDefault="00E43186" w:rsidP="00C87F55"/>
        </w:tc>
      </w:tr>
      <w:tr w:rsidR="00E43186" w:rsidRPr="00B3499B" w14:paraId="7321ECEB" w14:textId="77777777" w:rsidTr="00C87F5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3863B6" w14:textId="77777777" w:rsidR="00E43186" w:rsidRPr="00B3499B" w:rsidRDefault="00E43186" w:rsidP="00C87F55">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562617" w14:textId="77777777" w:rsidR="00E43186" w:rsidRDefault="00E43186" w:rsidP="00C87F5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02C8E" w14:textId="77777777" w:rsidR="00E43186" w:rsidRPr="00B3499B" w:rsidRDefault="00E43186" w:rsidP="00C87F5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A0227" w14:textId="77777777" w:rsidR="00E43186" w:rsidRDefault="00E4318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F15F58" w14:textId="77777777" w:rsidR="00E43186" w:rsidRPr="00B3499B" w:rsidRDefault="00E43186" w:rsidP="00C87F5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E39041" w14:textId="77777777" w:rsidR="00E43186" w:rsidRPr="00B3499B" w:rsidRDefault="00E43186" w:rsidP="00C87F55">
            <w:pPr>
              <w:ind w:left="141"/>
              <w:rPr>
                <w:rFonts w:cs="Arial"/>
                <w:color w:val="000000" w:themeColor="text1"/>
                <w:sz w:val="16"/>
                <w:szCs w:val="14"/>
              </w:rPr>
            </w:pPr>
            <w:r w:rsidRPr="00B3499B">
              <w:rPr>
                <w:rFonts w:cs="Arial"/>
                <w:color w:val="000000" w:themeColor="text1"/>
                <w:sz w:val="16"/>
                <w:szCs w:val="14"/>
              </w:rPr>
              <w:t>In-Progress</w:t>
            </w:r>
          </w:p>
        </w:tc>
      </w:tr>
      <w:tr w:rsidR="00E43186" w:rsidRPr="00B3499B" w14:paraId="1DC8A41A" w14:textId="77777777" w:rsidTr="00C87F5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8AF55E" w14:textId="77777777" w:rsidR="00E43186" w:rsidRPr="00B3499B" w:rsidRDefault="00667E11" w:rsidP="00C87F55">
            <w:pPr>
              <w:rPr>
                <w:rFonts w:cs="Arial"/>
                <w:bCs/>
                <w:color w:val="808080" w:themeColor="background1" w:themeShade="80"/>
                <w:sz w:val="16"/>
                <w:szCs w:val="14"/>
              </w:rPr>
            </w:pPr>
            <w:hyperlink r:id="rId40" w:history="1">
              <w:r w:rsidR="00E43186" w:rsidRPr="00B3499B">
                <w:rPr>
                  <w:rStyle w:val="Hyperlink"/>
                  <w:rFonts w:cs="Arial"/>
                  <w:bCs/>
                  <w:sz w:val="16"/>
                  <w:szCs w:val="14"/>
                </w:rPr>
                <w:t>Req. Template</w:t>
              </w:r>
            </w:hyperlink>
            <w:r w:rsidR="00E43186"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F41D0C" w14:textId="77777777" w:rsidR="00E43186" w:rsidRPr="00B3499B" w:rsidRDefault="00E43186" w:rsidP="00C87F5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0B1F9D" w14:textId="77777777" w:rsidR="00E43186" w:rsidRPr="00B3499B" w:rsidRDefault="00E43186" w:rsidP="00C87F5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4C39A9" w14:textId="77777777" w:rsidR="00E43186" w:rsidRDefault="00E43186" w:rsidP="00E43186"/>
    <w:p w14:paraId="484CD56C" w14:textId="6DFC973D" w:rsidR="00E43186" w:rsidRPr="0017445F" w:rsidRDefault="000E15F4" w:rsidP="00E43186">
      <w:pPr>
        <w:pStyle w:val="RERequirement"/>
        <w:shd w:val="clear" w:color="auto" w:fill="F2F2F2" w:themeFill="background1" w:themeFillShade="F2"/>
      </w:pPr>
      <w:bookmarkStart w:id="116" w:name="_a8d1edba2d4d32d28617062b4ce98b2f"/>
      <w:bookmarkEnd w:id="116"/>
      <w:r>
        <w:t>NFR#3-</w:t>
      </w:r>
      <w:r w:rsidR="00E43186">
        <w:t>Brand Connect Master Reset/ Master Reset</w:t>
      </w:r>
    </w:p>
    <w:p w14:paraId="46A45F95" w14:textId="77777777" w:rsidR="00E43186" w:rsidRDefault="00E43186" w:rsidP="00E43186">
      <w:pPr>
        <w:rPr>
          <w:rFonts w:cs="Arial"/>
        </w:rPr>
      </w:pPr>
      <w:r>
        <w:rPr>
          <w:rFonts w:cs="Arial"/>
        </w:rPr>
        <w:t xml:space="preserve">An authorized user shall complete Brand Connect Master Reset or Master Reset through the Mobile App or </w:t>
      </w:r>
    </w:p>
    <w:p w14:paraId="2AF3BEAE" w14:textId="77777777" w:rsidR="00E43186" w:rsidRDefault="00E43186" w:rsidP="00E43186">
      <w:pPr>
        <w:rPr>
          <w:rFonts w:cs="Arial"/>
        </w:rPr>
      </w:pPr>
      <w:r>
        <w:rPr>
          <w:rFonts w:cs="Arial"/>
        </w:rPr>
        <w:t>Vehicle SYNC, to reset the Comprehensive Status feature. Once Brand Connect Master Reset or Master Reset complete, all</w:t>
      </w:r>
    </w:p>
    <w:p w14:paraId="63E6F419" w14:textId="611A712C" w:rsidR="00E43186" w:rsidRDefault="00E43186" w:rsidP="00E43186">
      <w:pPr>
        <w:rPr>
          <w:rFonts w:cs="Arial"/>
        </w:rPr>
      </w:pPr>
      <w:r>
        <w:rPr>
          <w:rFonts w:cs="Arial"/>
        </w:rPr>
        <w:t xml:space="preserve">user settings are </w:t>
      </w:r>
      <w:del w:id="117" w:author="Bernasconi, Julien (J.)" w:date="2021-08-05T13:48:00Z">
        <w:r w:rsidDel="00CB289E">
          <w:rPr>
            <w:rFonts w:cs="Arial"/>
          </w:rPr>
          <w:delText>removed</w:delText>
        </w:r>
      </w:del>
      <w:ins w:id="118" w:author="Bernasconi, Julien (J.)" w:date="2021-08-05T13:48:00Z">
        <w:r w:rsidR="00CB289E">
          <w:rPr>
            <w:rFonts w:cs="Arial"/>
          </w:rPr>
          <w:t>removed,</w:t>
        </w:r>
      </w:ins>
      <w:r>
        <w:rPr>
          <w:rFonts w:cs="Arial"/>
        </w:rPr>
        <w:t xml:space="preserve"> and Comprehensive Status shall be disabled. In addition, the user shall have the option to</w:t>
      </w:r>
    </w:p>
    <w:p w14:paraId="2E2F4996" w14:textId="77777777" w:rsidR="00E43186" w:rsidRDefault="00E43186" w:rsidP="00E43186">
      <w:pPr>
        <w:rPr>
          <w:rFonts w:cs="Arial"/>
        </w:rPr>
      </w:pPr>
      <w:r>
        <w:rPr>
          <w:rFonts w:cs="Arial"/>
        </w:rPr>
        <w:t>clear user settings, if the last user account associated with the vehicle decides to delete the VIN.</w:t>
      </w:r>
    </w:p>
    <w:p w14:paraId="6726C58C" w14:textId="77777777" w:rsidR="00E43186" w:rsidRDefault="00E43186" w:rsidP="00E43186">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E43186" w:rsidRPr="00B3499B" w14:paraId="1896BE7B" w14:textId="77777777" w:rsidTr="00C87F5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585B1" w14:textId="77777777" w:rsidR="00E43186" w:rsidRPr="00B3499B" w:rsidRDefault="00E43186" w:rsidP="00C87F5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43186" w:rsidRPr="00B3499B" w14:paraId="073E9566"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162CBA" w14:textId="77777777" w:rsidR="00E43186" w:rsidRPr="00B3499B" w:rsidRDefault="00E43186" w:rsidP="00C87F5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ED6AD" w14:textId="77777777" w:rsidR="00E43186" w:rsidRDefault="00E43186" w:rsidP="00C87F55"/>
        </w:tc>
      </w:tr>
      <w:tr w:rsidR="00E43186" w:rsidRPr="00B3499B" w14:paraId="2B26040A"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F628EC" w14:textId="77777777" w:rsidR="00E43186" w:rsidRPr="00B3499B" w:rsidRDefault="00E43186" w:rsidP="00C87F5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CA86C" w14:textId="77777777" w:rsidR="00E43186" w:rsidRDefault="00E43186" w:rsidP="00C87F55"/>
        </w:tc>
      </w:tr>
      <w:tr w:rsidR="00E43186" w:rsidRPr="00B3499B" w14:paraId="240CE5C4"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75AE13" w14:textId="77777777" w:rsidR="00E43186" w:rsidRPr="00B3499B" w:rsidRDefault="00E43186" w:rsidP="00C87F5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402D0" w14:textId="77777777" w:rsidR="00E43186" w:rsidRDefault="00E43186" w:rsidP="00C87F55"/>
        </w:tc>
      </w:tr>
      <w:tr w:rsidR="00E43186" w:rsidRPr="00B3499B" w14:paraId="2BE452B3"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761F4" w14:textId="77777777" w:rsidR="00E43186" w:rsidRPr="00B3499B" w:rsidRDefault="00E43186" w:rsidP="00C87F5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587A2" w14:textId="77777777" w:rsidR="00E43186" w:rsidRDefault="00E4318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C14252" w14:textId="77777777" w:rsidR="00E43186" w:rsidRPr="00B3499B" w:rsidRDefault="00E43186" w:rsidP="00C87F5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1A0FFE" w14:textId="77777777" w:rsidR="00E43186" w:rsidRDefault="00E43186" w:rsidP="00C87F55"/>
        </w:tc>
      </w:tr>
      <w:tr w:rsidR="00E43186" w:rsidRPr="00B3499B" w14:paraId="67E3F4C9"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45652E" w14:textId="77777777" w:rsidR="00E43186" w:rsidRPr="00B3499B" w:rsidRDefault="00E43186" w:rsidP="00C87F5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792D8" w14:textId="77777777" w:rsidR="00E43186" w:rsidRDefault="00E4318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D92921" w14:textId="77777777" w:rsidR="00E43186" w:rsidRPr="00B3499B" w:rsidRDefault="00E43186" w:rsidP="00C87F5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0BCDD4" w14:textId="77777777" w:rsidR="00E43186" w:rsidRDefault="00E43186" w:rsidP="00C87F55"/>
        </w:tc>
      </w:tr>
      <w:tr w:rsidR="00E43186" w:rsidRPr="00B3499B" w14:paraId="7921013F" w14:textId="77777777" w:rsidTr="00C87F5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32BAC2" w14:textId="77777777" w:rsidR="00E43186" w:rsidRPr="00B3499B" w:rsidRDefault="00E43186" w:rsidP="00C87F5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3361FE" w14:textId="77777777" w:rsidR="00E43186" w:rsidRDefault="00E43186" w:rsidP="00C87F5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32BFB" w14:textId="77777777" w:rsidR="00E43186" w:rsidRPr="00B3499B" w:rsidRDefault="00E43186" w:rsidP="00C87F5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B2CCE" w14:textId="77777777" w:rsidR="00E43186" w:rsidRDefault="00E4318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F28E9E" w14:textId="77777777" w:rsidR="00E43186" w:rsidRPr="00B3499B" w:rsidRDefault="00E43186" w:rsidP="00C87F5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55E438" w14:textId="77777777" w:rsidR="00E43186" w:rsidRPr="00B3499B" w:rsidRDefault="00E43186" w:rsidP="00C87F55">
            <w:pPr>
              <w:ind w:left="141"/>
              <w:rPr>
                <w:rFonts w:cs="Arial"/>
                <w:color w:val="000000" w:themeColor="text1"/>
                <w:sz w:val="16"/>
                <w:szCs w:val="14"/>
              </w:rPr>
            </w:pPr>
            <w:r w:rsidRPr="00B3499B">
              <w:rPr>
                <w:rFonts w:cs="Arial"/>
                <w:color w:val="000000" w:themeColor="text1"/>
                <w:sz w:val="16"/>
                <w:szCs w:val="14"/>
              </w:rPr>
              <w:t>In-Progress</w:t>
            </w:r>
          </w:p>
        </w:tc>
      </w:tr>
      <w:tr w:rsidR="00E43186" w:rsidRPr="00B3499B" w14:paraId="3E0705C1" w14:textId="77777777" w:rsidTr="00C87F5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39C3FA" w14:textId="77777777" w:rsidR="00E43186" w:rsidRPr="00B3499B" w:rsidRDefault="00667E11" w:rsidP="00C87F55">
            <w:pPr>
              <w:rPr>
                <w:rFonts w:cs="Arial"/>
                <w:bCs/>
                <w:color w:val="808080" w:themeColor="background1" w:themeShade="80"/>
                <w:sz w:val="16"/>
                <w:szCs w:val="14"/>
              </w:rPr>
            </w:pPr>
            <w:hyperlink r:id="rId41" w:history="1">
              <w:r w:rsidR="00E43186" w:rsidRPr="00B3499B">
                <w:rPr>
                  <w:rStyle w:val="Hyperlink"/>
                  <w:rFonts w:cs="Arial"/>
                  <w:bCs/>
                  <w:sz w:val="16"/>
                  <w:szCs w:val="14"/>
                </w:rPr>
                <w:t>Req. Template</w:t>
              </w:r>
            </w:hyperlink>
            <w:r w:rsidR="00E43186"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200B7C" w14:textId="77777777" w:rsidR="00E43186" w:rsidRPr="00B3499B" w:rsidRDefault="00E43186" w:rsidP="00C87F5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6580B2" w14:textId="77777777" w:rsidR="00E43186" w:rsidRPr="00B3499B" w:rsidRDefault="00E43186" w:rsidP="00C87F5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7495D4" w14:textId="77777777" w:rsidR="00E43186" w:rsidRDefault="00E43186" w:rsidP="00E43186"/>
    <w:p w14:paraId="49A4C241" w14:textId="0E42EDFC" w:rsidR="00E43186" w:rsidRPr="0017445F" w:rsidRDefault="000E15F4" w:rsidP="00E43186">
      <w:pPr>
        <w:pStyle w:val="RERequirement"/>
        <w:shd w:val="clear" w:color="auto" w:fill="F2F2F2" w:themeFill="background1" w:themeFillShade="F2"/>
      </w:pPr>
      <w:bookmarkStart w:id="119" w:name="_9ce53dfd15c732fcd5348ec3d45cabbd"/>
      <w:bookmarkEnd w:id="119"/>
      <w:r>
        <w:t>NFR#4-</w:t>
      </w:r>
      <w:r w:rsidR="00E43186">
        <w:t>Feature Enrollment</w:t>
      </w:r>
    </w:p>
    <w:p w14:paraId="50BD0217" w14:textId="77777777" w:rsidR="00E43186" w:rsidRDefault="00E43186" w:rsidP="00E43186">
      <w:pPr>
        <w:rPr>
          <w:rFonts w:cs="Arial"/>
        </w:rPr>
      </w:pPr>
      <w:r>
        <w:rPr>
          <w:rFonts w:cs="Arial"/>
        </w:rPr>
        <w:t>For retail user, Comprehensive Status feature shall be enrolled when the vehicle is authorized</w:t>
      </w:r>
    </w:p>
    <w:p w14:paraId="7E061B52" w14:textId="77777777" w:rsidR="00E43186" w:rsidRDefault="00E43186" w:rsidP="00E43186">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E43186" w:rsidRPr="00B3499B" w14:paraId="4E00F94C" w14:textId="77777777" w:rsidTr="00C87F5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53195E" w14:textId="77777777" w:rsidR="00E43186" w:rsidRPr="00B3499B" w:rsidRDefault="00E43186" w:rsidP="00C87F5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43186" w:rsidRPr="00B3499B" w14:paraId="1E1E1CEA"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68C3C2" w14:textId="77777777" w:rsidR="00E43186" w:rsidRPr="00B3499B" w:rsidRDefault="00E43186" w:rsidP="00C87F5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AB993" w14:textId="77777777" w:rsidR="00E43186" w:rsidRDefault="00E43186" w:rsidP="00C87F55"/>
        </w:tc>
      </w:tr>
      <w:tr w:rsidR="00E43186" w:rsidRPr="00B3499B" w14:paraId="50C5FCDB"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47EEB0" w14:textId="77777777" w:rsidR="00E43186" w:rsidRPr="00B3499B" w:rsidRDefault="00E43186" w:rsidP="00C87F5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C99D2" w14:textId="77777777" w:rsidR="00E43186" w:rsidRDefault="00E43186" w:rsidP="00C87F55"/>
        </w:tc>
      </w:tr>
      <w:tr w:rsidR="00E43186" w:rsidRPr="00B3499B" w14:paraId="4F42620C"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824928" w14:textId="77777777" w:rsidR="00E43186" w:rsidRPr="00B3499B" w:rsidRDefault="00E43186" w:rsidP="00C87F5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D5713" w14:textId="77777777" w:rsidR="00E43186" w:rsidRDefault="00E43186" w:rsidP="00C87F55"/>
        </w:tc>
      </w:tr>
      <w:tr w:rsidR="00E43186" w:rsidRPr="00B3499B" w14:paraId="283D296C"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840A6" w14:textId="77777777" w:rsidR="00E43186" w:rsidRPr="00B3499B" w:rsidRDefault="00E43186" w:rsidP="00C87F5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4F56C" w14:textId="77777777" w:rsidR="00E43186" w:rsidRDefault="00E4318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981743" w14:textId="77777777" w:rsidR="00E43186" w:rsidRPr="00B3499B" w:rsidRDefault="00E43186" w:rsidP="00C87F5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C135E3" w14:textId="77777777" w:rsidR="00E43186" w:rsidRDefault="00E43186" w:rsidP="00C87F55"/>
        </w:tc>
      </w:tr>
      <w:tr w:rsidR="00E43186" w:rsidRPr="00B3499B" w14:paraId="51222F53"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AD3B3" w14:textId="77777777" w:rsidR="00E43186" w:rsidRPr="00B3499B" w:rsidRDefault="00E43186" w:rsidP="00C87F5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484E1A" w14:textId="77777777" w:rsidR="00E43186" w:rsidRDefault="00E4318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E8E747" w14:textId="77777777" w:rsidR="00E43186" w:rsidRPr="00B3499B" w:rsidRDefault="00E43186" w:rsidP="00C87F5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FD7298" w14:textId="77777777" w:rsidR="00E43186" w:rsidRDefault="00E43186" w:rsidP="00C87F55"/>
        </w:tc>
      </w:tr>
      <w:tr w:rsidR="00E43186" w:rsidRPr="00B3499B" w14:paraId="58872C9D" w14:textId="77777777" w:rsidTr="00C87F5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7E519B" w14:textId="77777777" w:rsidR="00E43186" w:rsidRPr="00B3499B" w:rsidRDefault="00E43186" w:rsidP="00C87F5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0D619B" w14:textId="77777777" w:rsidR="00E43186" w:rsidRDefault="00E43186" w:rsidP="00C87F5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636ED" w14:textId="77777777" w:rsidR="00E43186" w:rsidRPr="00B3499B" w:rsidRDefault="00E43186" w:rsidP="00C87F5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55DDBD" w14:textId="77777777" w:rsidR="00E43186" w:rsidRDefault="00E4318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288BFB" w14:textId="77777777" w:rsidR="00E43186" w:rsidRPr="00B3499B" w:rsidRDefault="00E43186" w:rsidP="00C87F5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8EE8D5" w14:textId="77777777" w:rsidR="00E43186" w:rsidRPr="00B3499B" w:rsidRDefault="00E43186" w:rsidP="00C87F55">
            <w:pPr>
              <w:ind w:left="141"/>
              <w:rPr>
                <w:rFonts w:cs="Arial"/>
                <w:color w:val="000000" w:themeColor="text1"/>
                <w:sz w:val="16"/>
                <w:szCs w:val="14"/>
              </w:rPr>
            </w:pPr>
            <w:r w:rsidRPr="00B3499B">
              <w:rPr>
                <w:rFonts w:cs="Arial"/>
                <w:color w:val="000000" w:themeColor="text1"/>
                <w:sz w:val="16"/>
                <w:szCs w:val="14"/>
              </w:rPr>
              <w:t>In-Progress</w:t>
            </w:r>
          </w:p>
        </w:tc>
      </w:tr>
      <w:tr w:rsidR="00E43186" w:rsidRPr="00B3499B" w14:paraId="1FC0C182" w14:textId="77777777" w:rsidTr="00C87F5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C758FA" w14:textId="77777777" w:rsidR="00E43186" w:rsidRPr="00B3499B" w:rsidRDefault="00667E11" w:rsidP="00C87F55">
            <w:pPr>
              <w:rPr>
                <w:rFonts w:cs="Arial"/>
                <w:bCs/>
                <w:color w:val="808080" w:themeColor="background1" w:themeShade="80"/>
                <w:sz w:val="16"/>
                <w:szCs w:val="14"/>
              </w:rPr>
            </w:pPr>
            <w:hyperlink r:id="rId42" w:history="1">
              <w:r w:rsidR="00E43186" w:rsidRPr="00B3499B">
                <w:rPr>
                  <w:rStyle w:val="Hyperlink"/>
                  <w:rFonts w:cs="Arial"/>
                  <w:bCs/>
                  <w:sz w:val="16"/>
                  <w:szCs w:val="14"/>
                </w:rPr>
                <w:t>Req. Template</w:t>
              </w:r>
            </w:hyperlink>
            <w:r w:rsidR="00E43186"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AD55C5" w14:textId="77777777" w:rsidR="00E43186" w:rsidRPr="00B3499B" w:rsidRDefault="00E43186" w:rsidP="00C87F5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C0566F" w14:textId="77777777" w:rsidR="00E43186" w:rsidRPr="00B3499B" w:rsidRDefault="00E43186" w:rsidP="00C87F5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127ED4" w14:textId="6B74AAE8" w:rsidR="00B61E09" w:rsidRDefault="00B61E09" w:rsidP="00B61E09">
      <w:pPr>
        <w:pStyle w:val="Heading3"/>
      </w:pPr>
      <w:bookmarkStart w:id="120" w:name="_Toc435447962"/>
      <w:bookmarkStart w:id="121" w:name="_Toc78549282"/>
      <w:r>
        <w:t>Reliability</w:t>
      </w:r>
      <w:bookmarkEnd w:id="120"/>
      <w:bookmarkEnd w:id="121"/>
    </w:p>
    <w:p w14:paraId="4AC885EA" w14:textId="77777777" w:rsidR="007A03E0" w:rsidRDefault="007A03E0" w:rsidP="009A277F"/>
    <w:p w14:paraId="01829A3E" w14:textId="77777777" w:rsidR="009A277F" w:rsidRPr="00D63FB5" w:rsidRDefault="009A277F" w:rsidP="009A277F">
      <w:pPr>
        <w:rPr>
          <w:color w:val="7F7F7F" w:themeColor="text1" w:themeTint="80"/>
        </w:rPr>
      </w:pPr>
      <w:r w:rsidRPr="00D63FB5">
        <w:rPr>
          <w:color w:val="7F7F7F" w:themeColor="text1" w:themeTint="80"/>
        </w:rPr>
        <w:t>No Reliability Requirements specified.</w:t>
      </w:r>
    </w:p>
    <w:p w14:paraId="3725B76B" w14:textId="409A1180" w:rsidR="007A6479" w:rsidRDefault="007A6479" w:rsidP="007A6479">
      <w:pPr>
        <w:pStyle w:val="Heading3"/>
      </w:pPr>
      <w:bookmarkStart w:id="122" w:name="_Toc78549283"/>
      <w:r>
        <w:t>Performance</w:t>
      </w:r>
      <w:bookmarkEnd w:id="122"/>
    </w:p>
    <w:p w14:paraId="3CFA4788" w14:textId="77777777" w:rsidR="007A6479" w:rsidRDefault="007A6479" w:rsidP="007A6479"/>
    <w:p w14:paraId="6175264D" w14:textId="77777777" w:rsidR="003124E6" w:rsidRDefault="003124E6" w:rsidP="003124E6"/>
    <w:p w14:paraId="664B2F69" w14:textId="38B08289" w:rsidR="003124E6" w:rsidRPr="0017445F" w:rsidRDefault="000E15F4" w:rsidP="003124E6">
      <w:pPr>
        <w:pStyle w:val="RERequirement"/>
        <w:shd w:val="clear" w:color="auto" w:fill="F2F2F2" w:themeFill="background1" w:themeFillShade="F2"/>
      </w:pPr>
      <w:bookmarkStart w:id="123" w:name="_0b01042617c042a379d252f9ddedb1e4"/>
      <w:bookmarkEnd w:id="123"/>
      <w:r>
        <w:t>NFR#5-</w:t>
      </w:r>
      <w:r w:rsidR="003124E6">
        <w:t>CCS Meta Settings</w:t>
      </w:r>
    </w:p>
    <w:p w14:paraId="6D66CE5F" w14:textId="77777777" w:rsidR="003124E6" w:rsidRDefault="003124E6" w:rsidP="003124E6">
      <w:pPr>
        <w:rPr>
          <w:rFonts w:cs="Arial"/>
        </w:rPr>
      </w:pPr>
      <w:r>
        <w:rPr>
          <w:rFonts w:cs="Arial"/>
        </w:rPr>
        <w:t>Vehicle connectivity and vehicle data meta settings are required to be able to use Comprehensive Status</w:t>
      </w:r>
    </w:p>
    <w:p w14:paraId="1C07FCB0" w14:textId="77777777" w:rsidR="003124E6" w:rsidRDefault="003124E6" w:rsidP="003124E6">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3124E6" w:rsidRPr="00B3499B" w14:paraId="32AA9D93" w14:textId="77777777" w:rsidTr="00C87F5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75AE3F" w14:textId="77777777" w:rsidR="003124E6" w:rsidRPr="00B3499B" w:rsidRDefault="003124E6" w:rsidP="00C87F5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3124E6" w:rsidRPr="00B3499B" w14:paraId="4F25AD4C"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BDF73" w14:textId="77777777" w:rsidR="003124E6" w:rsidRPr="00B3499B" w:rsidRDefault="003124E6" w:rsidP="00C87F5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6830D2" w14:textId="77777777" w:rsidR="003124E6" w:rsidRDefault="003124E6" w:rsidP="00C87F55"/>
        </w:tc>
      </w:tr>
      <w:tr w:rsidR="003124E6" w:rsidRPr="00B3499B" w14:paraId="59E7B5F3"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76219C" w14:textId="77777777" w:rsidR="003124E6" w:rsidRPr="00B3499B" w:rsidRDefault="003124E6" w:rsidP="00C87F5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4582F" w14:textId="77777777" w:rsidR="003124E6" w:rsidRDefault="003124E6" w:rsidP="00C87F55"/>
        </w:tc>
      </w:tr>
      <w:tr w:rsidR="003124E6" w:rsidRPr="00B3499B" w14:paraId="162672BC"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C11EE" w14:textId="77777777" w:rsidR="003124E6" w:rsidRPr="00B3499B" w:rsidRDefault="003124E6" w:rsidP="00C87F5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88AB76" w14:textId="77777777" w:rsidR="003124E6" w:rsidRDefault="003124E6" w:rsidP="00C87F55"/>
        </w:tc>
      </w:tr>
      <w:tr w:rsidR="003124E6" w:rsidRPr="00B3499B" w14:paraId="45083EE6"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0C57DC" w14:textId="77777777" w:rsidR="003124E6" w:rsidRPr="00B3499B" w:rsidRDefault="003124E6" w:rsidP="00C87F5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9375CA" w14:textId="77777777" w:rsidR="003124E6" w:rsidRDefault="003124E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1AA6E5" w14:textId="77777777" w:rsidR="003124E6" w:rsidRPr="00B3499B" w:rsidRDefault="003124E6" w:rsidP="00C87F5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8150DE" w14:textId="77777777" w:rsidR="003124E6" w:rsidRDefault="003124E6" w:rsidP="00C87F55"/>
        </w:tc>
      </w:tr>
      <w:tr w:rsidR="003124E6" w:rsidRPr="00B3499B" w14:paraId="0D84073E"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61C6C2" w14:textId="77777777" w:rsidR="003124E6" w:rsidRPr="00B3499B" w:rsidRDefault="003124E6" w:rsidP="00C87F5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12EC14" w14:textId="77777777" w:rsidR="003124E6" w:rsidRDefault="003124E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F76873" w14:textId="77777777" w:rsidR="003124E6" w:rsidRPr="00B3499B" w:rsidRDefault="003124E6" w:rsidP="00C87F5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6ECB8F" w14:textId="77777777" w:rsidR="003124E6" w:rsidRDefault="003124E6" w:rsidP="00C87F55"/>
        </w:tc>
      </w:tr>
      <w:tr w:rsidR="003124E6" w:rsidRPr="00B3499B" w14:paraId="353B1F97" w14:textId="77777777" w:rsidTr="00C87F5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68448" w14:textId="77777777" w:rsidR="003124E6" w:rsidRPr="00B3499B" w:rsidRDefault="003124E6" w:rsidP="00C87F5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DD7ED3" w14:textId="77777777" w:rsidR="003124E6" w:rsidRDefault="003124E6" w:rsidP="00C87F5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570EC3" w14:textId="77777777" w:rsidR="003124E6" w:rsidRPr="00B3499B" w:rsidRDefault="003124E6" w:rsidP="00C87F5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DE2BD4" w14:textId="77777777" w:rsidR="003124E6" w:rsidRDefault="003124E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442773" w14:textId="77777777" w:rsidR="003124E6" w:rsidRPr="00B3499B" w:rsidRDefault="003124E6" w:rsidP="00C87F5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AA52E7" w14:textId="77777777" w:rsidR="003124E6" w:rsidRPr="00B3499B" w:rsidRDefault="003124E6" w:rsidP="00C87F55">
            <w:pPr>
              <w:ind w:left="141"/>
              <w:rPr>
                <w:rFonts w:cs="Arial"/>
                <w:color w:val="000000" w:themeColor="text1"/>
                <w:sz w:val="16"/>
                <w:szCs w:val="14"/>
              </w:rPr>
            </w:pPr>
            <w:r w:rsidRPr="00B3499B">
              <w:rPr>
                <w:rFonts w:cs="Arial"/>
                <w:color w:val="000000" w:themeColor="text1"/>
                <w:sz w:val="16"/>
                <w:szCs w:val="14"/>
              </w:rPr>
              <w:t>In-Progress</w:t>
            </w:r>
          </w:p>
        </w:tc>
      </w:tr>
      <w:tr w:rsidR="003124E6" w:rsidRPr="00B3499B" w14:paraId="67EA6BD1" w14:textId="77777777" w:rsidTr="00C87F5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37BC1F" w14:textId="77777777" w:rsidR="003124E6" w:rsidRPr="00B3499B" w:rsidRDefault="00667E11" w:rsidP="00C87F55">
            <w:pPr>
              <w:rPr>
                <w:rFonts w:cs="Arial"/>
                <w:bCs/>
                <w:color w:val="808080" w:themeColor="background1" w:themeShade="80"/>
                <w:sz w:val="16"/>
                <w:szCs w:val="14"/>
              </w:rPr>
            </w:pPr>
            <w:hyperlink r:id="rId43" w:history="1">
              <w:r w:rsidR="003124E6" w:rsidRPr="00B3499B">
                <w:rPr>
                  <w:rStyle w:val="Hyperlink"/>
                  <w:rFonts w:cs="Arial"/>
                  <w:bCs/>
                  <w:sz w:val="16"/>
                  <w:szCs w:val="14"/>
                </w:rPr>
                <w:t>Req. Template</w:t>
              </w:r>
            </w:hyperlink>
            <w:r w:rsidR="003124E6"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38CA0D" w14:textId="77777777" w:rsidR="003124E6" w:rsidRPr="00B3499B" w:rsidRDefault="003124E6" w:rsidP="00C87F5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AC37EE" w14:textId="77777777" w:rsidR="003124E6" w:rsidRPr="00B3499B" w:rsidRDefault="003124E6" w:rsidP="00C87F5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372045" w14:textId="77777777" w:rsidR="003124E6" w:rsidRDefault="003124E6" w:rsidP="003124E6"/>
    <w:p w14:paraId="08DDCDC3" w14:textId="668C9F21" w:rsidR="003124E6" w:rsidRPr="0017445F" w:rsidRDefault="000E15F4" w:rsidP="003124E6">
      <w:pPr>
        <w:pStyle w:val="RERequirement"/>
        <w:shd w:val="clear" w:color="auto" w:fill="F2F2F2" w:themeFill="background1" w:themeFillShade="F2"/>
      </w:pPr>
      <w:bookmarkStart w:id="124" w:name="_aea505b17363d8225907d939e37c84af"/>
      <w:bookmarkEnd w:id="124"/>
      <w:r>
        <w:t>NFR#6-</w:t>
      </w:r>
      <w:r w:rsidR="003124E6">
        <w:t>Vehicle Data Settings</w:t>
      </w:r>
    </w:p>
    <w:p w14:paraId="402B6B63" w14:textId="77777777" w:rsidR="003124E6" w:rsidRDefault="003124E6" w:rsidP="003124E6">
      <w:pPr>
        <w:rPr>
          <w:rFonts w:cs="Arial"/>
        </w:rPr>
      </w:pPr>
      <w:r>
        <w:rPr>
          <w:rFonts w:cs="Arial"/>
        </w:rPr>
        <w:t>When Vehicle Data is disabled, Comprehensive Status feature shall be disabled</w:t>
      </w:r>
    </w:p>
    <w:p w14:paraId="5CC37B9F" w14:textId="77777777" w:rsidR="003124E6" w:rsidRDefault="003124E6" w:rsidP="003124E6">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3124E6" w:rsidRPr="00B3499B" w14:paraId="5715DE9B" w14:textId="77777777" w:rsidTr="00C87F5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6A679D" w14:textId="77777777" w:rsidR="003124E6" w:rsidRPr="00B3499B" w:rsidRDefault="003124E6" w:rsidP="00C87F5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3124E6" w:rsidRPr="00B3499B" w14:paraId="530789BE"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09C1B6" w14:textId="77777777" w:rsidR="003124E6" w:rsidRPr="00B3499B" w:rsidRDefault="003124E6" w:rsidP="00C87F5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96869" w14:textId="77777777" w:rsidR="003124E6" w:rsidRDefault="003124E6" w:rsidP="00C87F55"/>
        </w:tc>
      </w:tr>
      <w:tr w:rsidR="003124E6" w:rsidRPr="00B3499B" w14:paraId="71D051D3"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3C12C4" w14:textId="77777777" w:rsidR="003124E6" w:rsidRPr="00B3499B" w:rsidRDefault="003124E6" w:rsidP="00C87F5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A8D3C1" w14:textId="77777777" w:rsidR="003124E6" w:rsidRDefault="003124E6" w:rsidP="00C87F55"/>
        </w:tc>
      </w:tr>
      <w:tr w:rsidR="003124E6" w:rsidRPr="00B3499B" w14:paraId="779092F6"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00D20" w14:textId="77777777" w:rsidR="003124E6" w:rsidRPr="00B3499B" w:rsidRDefault="003124E6" w:rsidP="00C87F55">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648008" w14:textId="77777777" w:rsidR="003124E6" w:rsidRDefault="003124E6" w:rsidP="00C87F55"/>
        </w:tc>
      </w:tr>
      <w:tr w:rsidR="003124E6" w:rsidRPr="00B3499B" w14:paraId="5CF86E6F"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2E254" w14:textId="77777777" w:rsidR="003124E6" w:rsidRPr="00B3499B" w:rsidRDefault="003124E6" w:rsidP="00C87F5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166D6" w14:textId="77777777" w:rsidR="003124E6" w:rsidRDefault="003124E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231409" w14:textId="77777777" w:rsidR="003124E6" w:rsidRPr="00B3499B" w:rsidRDefault="003124E6" w:rsidP="00C87F5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C45B89" w14:textId="77777777" w:rsidR="003124E6" w:rsidRDefault="003124E6" w:rsidP="00C87F55"/>
        </w:tc>
      </w:tr>
      <w:tr w:rsidR="003124E6" w:rsidRPr="00B3499B" w14:paraId="5481314A"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18618" w14:textId="77777777" w:rsidR="003124E6" w:rsidRPr="00B3499B" w:rsidRDefault="003124E6" w:rsidP="00C87F5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722487" w14:textId="77777777" w:rsidR="003124E6" w:rsidRDefault="003124E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F038C3" w14:textId="77777777" w:rsidR="003124E6" w:rsidRPr="00B3499B" w:rsidRDefault="003124E6" w:rsidP="00C87F5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BE9C5B" w14:textId="77777777" w:rsidR="003124E6" w:rsidRDefault="003124E6" w:rsidP="00C87F55"/>
        </w:tc>
      </w:tr>
      <w:tr w:rsidR="003124E6" w:rsidRPr="00B3499B" w14:paraId="4AA40107" w14:textId="77777777" w:rsidTr="00C87F5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CC2BD" w14:textId="77777777" w:rsidR="003124E6" w:rsidRPr="00B3499B" w:rsidRDefault="003124E6" w:rsidP="00C87F5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D7CB37" w14:textId="77777777" w:rsidR="003124E6" w:rsidRDefault="003124E6" w:rsidP="00C87F5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BCEE0" w14:textId="77777777" w:rsidR="003124E6" w:rsidRPr="00B3499B" w:rsidRDefault="003124E6" w:rsidP="00C87F5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C55AC" w14:textId="77777777" w:rsidR="003124E6" w:rsidRDefault="003124E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4F6959" w14:textId="77777777" w:rsidR="003124E6" w:rsidRPr="00B3499B" w:rsidRDefault="003124E6" w:rsidP="00C87F5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894835" w14:textId="77777777" w:rsidR="003124E6" w:rsidRPr="00B3499B" w:rsidRDefault="003124E6" w:rsidP="00C87F55">
            <w:pPr>
              <w:ind w:left="141"/>
              <w:rPr>
                <w:rFonts w:cs="Arial"/>
                <w:color w:val="000000" w:themeColor="text1"/>
                <w:sz w:val="16"/>
                <w:szCs w:val="14"/>
              </w:rPr>
            </w:pPr>
            <w:r w:rsidRPr="00B3499B">
              <w:rPr>
                <w:rFonts w:cs="Arial"/>
                <w:color w:val="000000" w:themeColor="text1"/>
                <w:sz w:val="16"/>
                <w:szCs w:val="14"/>
              </w:rPr>
              <w:t>In-Progress</w:t>
            </w:r>
          </w:p>
        </w:tc>
      </w:tr>
      <w:tr w:rsidR="003124E6" w:rsidRPr="00B3499B" w14:paraId="06D8E814" w14:textId="77777777" w:rsidTr="00C87F5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C85957" w14:textId="77777777" w:rsidR="003124E6" w:rsidRPr="00B3499B" w:rsidRDefault="00667E11" w:rsidP="00C87F55">
            <w:pPr>
              <w:rPr>
                <w:rFonts w:cs="Arial"/>
                <w:bCs/>
                <w:color w:val="808080" w:themeColor="background1" w:themeShade="80"/>
                <w:sz w:val="16"/>
                <w:szCs w:val="14"/>
              </w:rPr>
            </w:pPr>
            <w:hyperlink r:id="rId44" w:history="1">
              <w:r w:rsidR="003124E6" w:rsidRPr="00B3499B">
                <w:rPr>
                  <w:rStyle w:val="Hyperlink"/>
                  <w:rFonts w:cs="Arial"/>
                  <w:bCs/>
                  <w:sz w:val="16"/>
                  <w:szCs w:val="14"/>
                </w:rPr>
                <w:t>Req. Template</w:t>
              </w:r>
            </w:hyperlink>
            <w:r w:rsidR="003124E6"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181261" w14:textId="77777777" w:rsidR="003124E6" w:rsidRPr="00B3499B" w:rsidRDefault="003124E6" w:rsidP="00C87F5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8600C9" w14:textId="77777777" w:rsidR="003124E6" w:rsidRPr="00B3499B" w:rsidRDefault="003124E6" w:rsidP="00C87F5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4BFE90" w14:textId="77777777" w:rsidR="003124E6" w:rsidRDefault="003124E6" w:rsidP="003124E6"/>
    <w:p w14:paraId="6071B619" w14:textId="3BC19B44" w:rsidR="003124E6" w:rsidRPr="0017445F" w:rsidRDefault="000E15F4" w:rsidP="003124E6">
      <w:pPr>
        <w:pStyle w:val="RERequirement"/>
        <w:shd w:val="clear" w:color="auto" w:fill="F2F2F2" w:themeFill="background1" w:themeFillShade="F2"/>
      </w:pPr>
      <w:bookmarkStart w:id="125" w:name="_3035f600b4e63e02eeb27b781fd72bea"/>
      <w:bookmarkEnd w:id="125"/>
      <w:r>
        <w:t>NFR#7-</w:t>
      </w:r>
      <w:r w:rsidR="003124E6">
        <w:t>Vehicle Connectivity Settings</w:t>
      </w:r>
    </w:p>
    <w:p w14:paraId="0563CA7B" w14:textId="77777777" w:rsidR="003124E6" w:rsidRDefault="003124E6" w:rsidP="003124E6">
      <w:pPr>
        <w:rPr>
          <w:rFonts w:cs="Arial"/>
        </w:rPr>
      </w:pPr>
      <w:r>
        <w:rPr>
          <w:rFonts w:cs="Arial"/>
        </w:rPr>
        <w:t>When Vehicle Connectivity is disabled, Comprehensive Status feature shall be disabled</w:t>
      </w:r>
    </w:p>
    <w:p w14:paraId="605B8BA7" w14:textId="77777777" w:rsidR="003124E6" w:rsidRDefault="003124E6" w:rsidP="003124E6">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3124E6" w:rsidRPr="00B3499B" w14:paraId="0959F323" w14:textId="77777777" w:rsidTr="00C87F5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095DA3" w14:textId="77777777" w:rsidR="003124E6" w:rsidRPr="00B3499B" w:rsidRDefault="003124E6" w:rsidP="00C87F5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3124E6" w:rsidRPr="00B3499B" w14:paraId="4BF38D9B"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D12CAD" w14:textId="77777777" w:rsidR="003124E6" w:rsidRPr="00B3499B" w:rsidRDefault="003124E6" w:rsidP="00C87F5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BD412" w14:textId="77777777" w:rsidR="003124E6" w:rsidRDefault="003124E6" w:rsidP="00C87F55"/>
        </w:tc>
      </w:tr>
      <w:tr w:rsidR="003124E6" w:rsidRPr="00B3499B" w14:paraId="2CA63DFE"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8C4FB2" w14:textId="77777777" w:rsidR="003124E6" w:rsidRPr="00B3499B" w:rsidRDefault="003124E6" w:rsidP="00C87F5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DA3814" w14:textId="77777777" w:rsidR="003124E6" w:rsidRDefault="003124E6" w:rsidP="00C87F55"/>
        </w:tc>
      </w:tr>
      <w:tr w:rsidR="003124E6" w:rsidRPr="00B3499B" w14:paraId="6E9695E5"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51451" w14:textId="77777777" w:rsidR="003124E6" w:rsidRPr="00B3499B" w:rsidRDefault="003124E6" w:rsidP="00C87F5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90F23" w14:textId="77777777" w:rsidR="003124E6" w:rsidRDefault="003124E6" w:rsidP="00C87F55"/>
        </w:tc>
      </w:tr>
      <w:tr w:rsidR="003124E6" w:rsidRPr="00B3499B" w14:paraId="3648884A"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151E1" w14:textId="77777777" w:rsidR="003124E6" w:rsidRPr="00B3499B" w:rsidRDefault="003124E6" w:rsidP="00C87F5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ED691" w14:textId="77777777" w:rsidR="003124E6" w:rsidRDefault="003124E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6A4A7F" w14:textId="77777777" w:rsidR="003124E6" w:rsidRPr="00B3499B" w:rsidRDefault="003124E6" w:rsidP="00C87F5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8D176" w14:textId="77777777" w:rsidR="003124E6" w:rsidRDefault="003124E6" w:rsidP="00C87F55"/>
        </w:tc>
      </w:tr>
      <w:tr w:rsidR="003124E6" w:rsidRPr="00B3499B" w14:paraId="749981BC"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1526E" w14:textId="77777777" w:rsidR="003124E6" w:rsidRPr="00B3499B" w:rsidRDefault="003124E6" w:rsidP="00C87F5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E40DBF" w14:textId="77777777" w:rsidR="003124E6" w:rsidRDefault="003124E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F00C50" w14:textId="77777777" w:rsidR="003124E6" w:rsidRPr="00B3499B" w:rsidRDefault="003124E6" w:rsidP="00C87F5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152E2F" w14:textId="77777777" w:rsidR="003124E6" w:rsidRDefault="003124E6" w:rsidP="00C87F55"/>
        </w:tc>
      </w:tr>
      <w:tr w:rsidR="003124E6" w:rsidRPr="00B3499B" w14:paraId="3AD81225" w14:textId="77777777" w:rsidTr="00C87F5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30022" w14:textId="77777777" w:rsidR="003124E6" w:rsidRPr="00B3499B" w:rsidRDefault="003124E6" w:rsidP="00C87F5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F8F57D" w14:textId="77777777" w:rsidR="003124E6" w:rsidRDefault="003124E6" w:rsidP="00C87F5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EE8DC8" w14:textId="77777777" w:rsidR="003124E6" w:rsidRPr="00B3499B" w:rsidRDefault="003124E6" w:rsidP="00C87F5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2158A" w14:textId="77777777" w:rsidR="003124E6" w:rsidRDefault="003124E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C1078E" w14:textId="77777777" w:rsidR="003124E6" w:rsidRPr="00B3499B" w:rsidRDefault="003124E6" w:rsidP="00C87F5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4BA3CF" w14:textId="77777777" w:rsidR="003124E6" w:rsidRPr="00B3499B" w:rsidRDefault="003124E6" w:rsidP="00C87F55">
            <w:pPr>
              <w:ind w:left="141"/>
              <w:rPr>
                <w:rFonts w:cs="Arial"/>
                <w:color w:val="000000" w:themeColor="text1"/>
                <w:sz w:val="16"/>
                <w:szCs w:val="14"/>
              </w:rPr>
            </w:pPr>
            <w:r w:rsidRPr="00B3499B">
              <w:rPr>
                <w:rFonts w:cs="Arial"/>
                <w:color w:val="000000" w:themeColor="text1"/>
                <w:sz w:val="16"/>
                <w:szCs w:val="14"/>
              </w:rPr>
              <w:t>In-Progress</w:t>
            </w:r>
          </w:p>
        </w:tc>
      </w:tr>
      <w:tr w:rsidR="003124E6" w:rsidRPr="00B3499B" w14:paraId="793093AC" w14:textId="77777777" w:rsidTr="00C87F5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3CD608" w14:textId="77777777" w:rsidR="003124E6" w:rsidRPr="00B3499B" w:rsidRDefault="00667E11" w:rsidP="00C87F55">
            <w:pPr>
              <w:rPr>
                <w:rFonts w:cs="Arial"/>
                <w:bCs/>
                <w:color w:val="808080" w:themeColor="background1" w:themeShade="80"/>
                <w:sz w:val="16"/>
                <w:szCs w:val="14"/>
              </w:rPr>
            </w:pPr>
            <w:hyperlink r:id="rId45" w:history="1">
              <w:r w:rsidR="003124E6" w:rsidRPr="00B3499B">
                <w:rPr>
                  <w:rStyle w:val="Hyperlink"/>
                  <w:rFonts w:cs="Arial"/>
                  <w:bCs/>
                  <w:sz w:val="16"/>
                  <w:szCs w:val="14"/>
                </w:rPr>
                <w:t>Req. Template</w:t>
              </w:r>
            </w:hyperlink>
            <w:r w:rsidR="003124E6"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EBBA69" w14:textId="77777777" w:rsidR="003124E6" w:rsidRPr="00B3499B" w:rsidRDefault="003124E6" w:rsidP="00C87F5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5B2F40" w14:textId="77777777" w:rsidR="003124E6" w:rsidRPr="00B3499B" w:rsidRDefault="003124E6" w:rsidP="00C87F5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E1D20" w14:textId="77777777" w:rsidR="003124E6" w:rsidRDefault="003124E6" w:rsidP="003124E6"/>
    <w:p w14:paraId="67D04757" w14:textId="0D6E5739" w:rsidR="003124E6" w:rsidRPr="0017445F" w:rsidRDefault="000E15F4" w:rsidP="003124E6">
      <w:pPr>
        <w:pStyle w:val="RERequirement"/>
        <w:shd w:val="clear" w:color="auto" w:fill="F2F2F2" w:themeFill="background1" w:themeFillShade="F2"/>
      </w:pPr>
      <w:bookmarkStart w:id="126" w:name="_35f13eadca000f5322206c9ce91e8240"/>
      <w:bookmarkEnd w:id="126"/>
      <w:r>
        <w:t>NFR#8-</w:t>
      </w:r>
      <w:r w:rsidR="003124E6">
        <w:t>MMOTA Update</w:t>
      </w:r>
    </w:p>
    <w:p w14:paraId="3C4DB1F7" w14:textId="77777777" w:rsidR="003124E6" w:rsidRDefault="003124E6" w:rsidP="003124E6">
      <w:pPr>
        <w:rPr>
          <w:rFonts w:cs="Arial"/>
        </w:rPr>
      </w:pPr>
      <w:r>
        <w:rPr>
          <w:rFonts w:cs="Arial"/>
        </w:rPr>
        <w:t xml:space="preserve">When MMOTA is in the process of updating, the vehicle shall send a notification to cloud. Cloud will send a </w:t>
      </w:r>
    </w:p>
    <w:p w14:paraId="0BB13703" w14:textId="77777777" w:rsidR="003124E6" w:rsidRDefault="003124E6" w:rsidP="003124E6">
      <w:pPr>
        <w:rPr>
          <w:rFonts w:cs="Arial"/>
        </w:rPr>
      </w:pPr>
      <w:r>
        <w:rPr>
          <w:rFonts w:cs="Arial"/>
        </w:rPr>
        <w:t xml:space="preserve">notification to </w:t>
      </w:r>
      <w:proofErr w:type="spellStart"/>
      <w:r>
        <w:rPr>
          <w:rFonts w:cs="Arial"/>
        </w:rPr>
        <w:t>FordPass</w:t>
      </w:r>
      <w:proofErr w:type="spellEnd"/>
      <w:r>
        <w:rPr>
          <w:rFonts w:cs="Arial"/>
        </w:rPr>
        <w:t>, during that time Mobile App shall not allow the user to use the Comprehensive Status feature.</w:t>
      </w:r>
    </w:p>
    <w:p w14:paraId="28981F3F" w14:textId="77777777" w:rsidR="003124E6" w:rsidRDefault="003124E6" w:rsidP="003124E6">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3124E6" w:rsidRPr="00B3499B" w14:paraId="0BB7221D" w14:textId="77777777" w:rsidTr="00C87F5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F36D5B" w14:textId="77777777" w:rsidR="003124E6" w:rsidRPr="00B3499B" w:rsidRDefault="003124E6" w:rsidP="00C87F5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3124E6" w:rsidRPr="00B3499B" w14:paraId="64923DEC"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4754D" w14:textId="77777777" w:rsidR="003124E6" w:rsidRPr="00B3499B" w:rsidRDefault="003124E6" w:rsidP="00C87F5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4B861" w14:textId="77777777" w:rsidR="003124E6" w:rsidRDefault="003124E6" w:rsidP="00C87F55"/>
        </w:tc>
      </w:tr>
      <w:tr w:rsidR="003124E6" w:rsidRPr="00B3499B" w14:paraId="29FFEAB3"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5E7B06" w14:textId="77777777" w:rsidR="003124E6" w:rsidRPr="00B3499B" w:rsidRDefault="003124E6" w:rsidP="00C87F5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26B6D" w14:textId="77777777" w:rsidR="003124E6" w:rsidRDefault="003124E6" w:rsidP="00C87F55"/>
        </w:tc>
      </w:tr>
      <w:tr w:rsidR="003124E6" w:rsidRPr="00B3499B" w14:paraId="34939312"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B8E0C" w14:textId="77777777" w:rsidR="003124E6" w:rsidRPr="00B3499B" w:rsidRDefault="003124E6" w:rsidP="00C87F5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544F7" w14:textId="77777777" w:rsidR="003124E6" w:rsidRDefault="003124E6" w:rsidP="00C87F55"/>
        </w:tc>
      </w:tr>
      <w:tr w:rsidR="003124E6" w:rsidRPr="00B3499B" w14:paraId="141A2B4D"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DDD20" w14:textId="77777777" w:rsidR="003124E6" w:rsidRPr="00B3499B" w:rsidRDefault="003124E6" w:rsidP="00C87F5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8E852" w14:textId="77777777" w:rsidR="003124E6" w:rsidRDefault="003124E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156782" w14:textId="77777777" w:rsidR="003124E6" w:rsidRPr="00B3499B" w:rsidRDefault="003124E6" w:rsidP="00C87F5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30B847" w14:textId="77777777" w:rsidR="003124E6" w:rsidRDefault="003124E6" w:rsidP="00C87F55"/>
        </w:tc>
      </w:tr>
      <w:tr w:rsidR="003124E6" w:rsidRPr="00B3499B" w14:paraId="5D0A89D7" w14:textId="77777777" w:rsidTr="00C87F5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FBE298" w14:textId="77777777" w:rsidR="003124E6" w:rsidRPr="00B3499B" w:rsidRDefault="003124E6" w:rsidP="00C87F5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30AED8" w14:textId="77777777" w:rsidR="003124E6" w:rsidRDefault="003124E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B07534" w14:textId="77777777" w:rsidR="003124E6" w:rsidRPr="00B3499B" w:rsidRDefault="003124E6" w:rsidP="00C87F5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8D1279" w14:textId="77777777" w:rsidR="003124E6" w:rsidRDefault="003124E6" w:rsidP="00C87F55"/>
        </w:tc>
      </w:tr>
      <w:tr w:rsidR="003124E6" w:rsidRPr="00B3499B" w14:paraId="29094C3B" w14:textId="77777777" w:rsidTr="00C87F5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56EDCB" w14:textId="77777777" w:rsidR="003124E6" w:rsidRPr="00B3499B" w:rsidRDefault="003124E6" w:rsidP="00C87F5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ED8C24" w14:textId="77777777" w:rsidR="003124E6" w:rsidRDefault="003124E6" w:rsidP="00C87F5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6239B" w14:textId="77777777" w:rsidR="003124E6" w:rsidRPr="00B3499B" w:rsidRDefault="003124E6" w:rsidP="00C87F5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0EC0A" w14:textId="77777777" w:rsidR="003124E6" w:rsidRDefault="003124E6" w:rsidP="00C87F5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DC29B4" w14:textId="77777777" w:rsidR="003124E6" w:rsidRPr="00B3499B" w:rsidRDefault="003124E6" w:rsidP="00C87F5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38B1C9" w14:textId="77777777" w:rsidR="003124E6" w:rsidRPr="00B3499B" w:rsidRDefault="003124E6" w:rsidP="00C87F55">
            <w:pPr>
              <w:ind w:left="141"/>
              <w:rPr>
                <w:rFonts w:cs="Arial"/>
                <w:color w:val="000000" w:themeColor="text1"/>
                <w:sz w:val="16"/>
                <w:szCs w:val="14"/>
              </w:rPr>
            </w:pPr>
            <w:r w:rsidRPr="00B3499B">
              <w:rPr>
                <w:rFonts w:cs="Arial"/>
                <w:color w:val="000000" w:themeColor="text1"/>
                <w:sz w:val="16"/>
                <w:szCs w:val="14"/>
              </w:rPr>
              <w:t>In-Progress</w:t>
            </w:r>
          </w:p>
        </w:tc>
      </w:tr>
      <w:tr w:rsidR="003124E6" w:rsidRPr="00B3499B" w14:paraId="58E95DBF" w14:textId="77777777" w:rsidTr="00C87F5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BE2F99" w14:textId="77777777" w:rsidR="003124E6" w:rsidRPr="00B3499B" w:rsidRDefault="00667E11" w:rsidP="00C87F55">
            <w:pPr>
              <w:rPr>
                <w:rFonts w:cs="Arial"/>
                <w:bCs/>
                <w:color w:val="808080" w:themeColor="background1" w:themeShade="80"/>
                <w:sz w:val="16"/>
                <w:szCs w:val="14"/>
              </w:rPr>
            </w:pPr>
            <w:hyperlink r:id="rId46" w:history="1">
              <w:r w:rsidR="003124E6" w:rsidRPr="00B3499B">
                <w:rPr>
                  <w:rStyle w:val="Hyperlink"/>
                  <w:rFonts w:cs="Arial"/>
                  <w:bCs/>
                  <w:sz w:val="16"/>
                  <w:szCs w:val="14"/>
                </w:rPr>
                <w:t>Req. Template</w:t>
              </w:r>
            </w:hyperlink>
            <w:r w:rsidR="003124E6"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34FB50" w14:textId="77777777" w:rsidR="003124E6" w:rsidRPr="00B3499B" w:rsidRDefault="003124E6" w:rsidP="00C87F5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A1A21" w14:textId="77777777" w:rsidR="003124E6" w:rsidRPr="00B3499B" w:rsidRDefault="003124E6" w:rsidP="00C87F5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85D413" w14:textId="390A643D" w:rsidR="00511869" w:rsidRDefault="00511869">
      <w:pPr>
        <w:overflowPunct/>
        <w:autoSpaceDE/>
        <w:autoSpaceDN/>
        <w:adjustRightInd/>
        <w:textAlignment w:val="auto"/>
      </w:pPr>
      <w:r>
        <w:br w:type="page"/>
      </w:r>
    </w:p>
    <w:p w14:paraId="5EB45345" w14:textId="77777777" w:rsidR="007A6479" w:rsidRPr="00FE1A48" w:rsidRDefault="007A6479" w:rsidP="009A277F"/>
    <w:p w14:paraId="6CD64E23" w14:textId="77777777" w:rsidR="008759BF" w:rsidRDefault="008759BF" w:rsidP="008759BF">
      <w:pPr>
        <w:pStyle w:val="Heading2"/>
      </w:pPr>
      <w:bookmarkStart w:id="127" w:name="_Toc78549284"/>
      <w:r>
        <w:t>HMI Requirements</w:t>
      </w:r>
      <w:bookmarkEnd w:id="127"/>
    </w:p>
    <w:p w14:paraId="15349C5C" w14:textId="77777777" w:rsidR="007A03E0" w:rsidRDefault="007A03E0" w:rsidP="009A277F"/>
    <w:p w14:paraId="29D0A5AD" w14:textId="77777777" w:rsidR="00E11189" w:rsidRPr="0017445F" w:rsidRDefault="00E11189" w:rsidP="00E11189">
      <w:pPr>
        <w:pStyle w:val="RERequirement"/>
        <w:shd w:val="clear" w:color="auto" w:fill="F2F2F2" w:themeFill="background1" w:themeFillShade="F2"/>
      </w:pPr>
      <w:bookmarkStart w:id="128" w:name="_bc18876254673962cc475032d0b60e4d"/>
      <w:bookmarkEnd w:id="128"/>
      <w:r>
        <w:t xml:space="preserve"> HMIR#1-Door status display</w:t>
      </w:r>
    </w:p>
    <w:p w14:paraId="44709D03" w14:textId="77777777" w:rsidR="00E11189" w:rsidRDefault="00E11189" w:rsidP="00E11189">
      <w:pPr>
        <w:rPr>
          <w:rFonts w:cs="Arial"/>
        </w:rPr>
      </w:pPr>
      <w:r>
        <w:rPr>
          <w:rFonts w:cs="Arial"/>
        </w:rPr>
        <w:t xml:space="preserve">As part of Comprehensive Status, the HMI shall </w:t>
      </w:r>
      <w:proofErr w:type="spellStart"/>
      <w:r>
        <w:rPr>
          <w:rFonts w:cs="Arial"/>
        </w:rPr>
        <w:t>cleary</w:t>
      </w:r>
      <w:proofErr w:type="spellEnd"/>
      <w:r>
        <w:rPr>
          <w:rFonts w:cs="Arial"/>
        </w:rPr>
        <w:t xml:space="preserve"> display the three following different door states which are:</w:t>
      </w:r>
    </w:p>
    <w:p w14:paraId="2F445AA7" w14:textId="77777777" w:rsidR="00E11189" w:rsidRDefault="00E11189" w:rsidP="00E11189">
      <w:pPr>
        <w:rPr>
          <w:rFonts w:cs="Arial"/>
        </w:rPr>
      </w:pPr>
      <w:r>
        <w:rPr>
          <w:rFonts w:cs="Arial"/>
        </w:rPr>
        <w:t>-door open</w:t>
      </w:r>
    </w:p>
    <w:p w14:paraId="6C5674FC" w14:textId="77777777" w:rsidR="00E11189" w:rsidRDefault="00E11189" w:rsidP="00E11189">
      <w:pPr>
        <w:rPr>
          <w:rFonts w:cs="Arial"/>
        </w:rPr>
      </w:pPr>
      <w:r>
        <w:rPr>
          <w:rFonts w:cs="Arial"/>
        </w:rPr>
        <w:t>-door closed and unlocked</w:t>
      </w:r>
    </w:p>
    <w:p w14:paraId="4BD2C9DA" w14:textId="77777777" w:rsidR="00E11189" w:rsidRDefault="00E11189" w:rsidP="00E11189">
      <w:pPr>
        <w:rPr>
          <w:rFonts w:cs="Arial"/>
        </w:rPr>
      </w:pPr>
      <w:r>
        <w:rPr>
          <w:rFonts w:cs="Arial"/>
        </w:rPr>
        <w:t>-door closed and locked</w:t>
      </w:r>
    </w:p>
    <w:p w14:paraId="7096960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A8C19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06383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7BE8C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17D5F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80E04" w14:textId="77777777" w:rsidR="001D547D" w:rsidRDefault="001D547D"/>
        </w:tc>
      </w:tr>
      <w:tr w:rsidR="00B3499B" w:rsidRPr="00B3499B" w14:paraId="12CAFA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216E5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93811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User </w:t>
            </w:r>
            <w:proofErr w:type="gramStart"/>
            <w:r w:rsidRPr="00B3499B">
              <w:rPr>
                <w:rFonts w:cs="Arial"/>
                <w:color w:val="000000" w:themeColor="text1"/>
                <w:sz w:val="16"/>
                <w:szCs w:val="14"/>
              </w:rPr>
              <w:t>is able to</w:t>
            </w:r>
            <w:proofErr w:type="gramEnd"/>
            <w:r w:rsidRPr="00B3499B">
              <w:rPr>
                <w:rFonts w:cs="Arial"/>
                <w:color w:val="000000" w:themeColor="text1"/>
                <w:sz w:val="16"/>
                <w:szCs w:val="14"/>
              </w:rPr>
              <w:t xml:space="preserve"> clearly see and differentiate between the three states</w:t>
            </w:r>
          </w:p>
        </w:tc>
      </w:tr>
      <w:tr w:rsidR="00B3499B" w:rsidRPr="00B3499B" w14:paraId="0327E3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03BEC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B6BEA" w14:textId="77777777" w:rsidR="001D547D" w:rsidRDefault="001D547D"/>
        </w:tc>
      </w:tr>
      <w:tr w:rsidR="00B3499B" w:rsidRPr="00B3499B" w14:paraId="59B094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A1F8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A784F6" w14:textId="77777777" w:rsidR="001D547D" w:rsidRDefault="001D547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4ADD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AD7D66" w14:textId="77777777" w:rsidR="001D547D" w:rsidRDefault="001D547D"/>
        </w:tc>
      </w:tr>
      <w:tr w:rsidR="00B3499B" w:rsidRPr="00B3499B" w14:paraId="5DEC38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3F2B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C3D9E2" w14:textId="77777777" w:rsidR="001D547D" w:rsidRDefault="001D547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8A86C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6215D4" w14:textId="77777777" w:rsidR="001D547D" w:rsidRDefault="001D547D"/>
        </w:tc>
      </w:tr>
      <w:tr w:rsidR="00B3499B" w:rsidRPr="00B3499B" w14:paraId="7827BF5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2F93A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415A32" w14:textId="77777777" w:rsidR="001D547D" w:rsidRDefault="001D547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DFDC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E0F1E" w14:textId="77777777" w:rsidR="001D547D" w:rsidRDefault="001D547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46B87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0249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3E8FFE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E55A2F" w14:textId="77777777" w:rsidR="00B3499B" w:rsidRPr="00B3499B" w:rsidRDefault="00793CD1"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C1793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5513E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17041D" w14:textId="77777777" w:rsidR="00097C58" w:rsidRDefault="00097C58" w:rsidP="00097C58"/>
    <w:p w14:paraId="2EA11F75" w14:textId="2304E93C" w:rsidR="00097C58" w:rsidRPr="0017445F" w:rsidRDefault="00097C58" w:rsidP="00097C58">
      <w:pPr>
        <w:pStyle w:val="RERequirement"/>
        <w:shd w:val="clear" w:color="auto" w:fill="F2F2F2" w:themeFill="background1" w:themeFillShade="F2"/>
      </w:pPr>
      <w:r>
        <w:t>HMIR#</w:t>
      </w:r>
      <w:r w:rsidR="007D494A">
        <w:t>2</w:t>
      </w:r>
      <w:r>
        <w:t>-HMI Comprehensive Status Refresh command</w:t>
      </w:r>
    </w:p>
    <w:p w14:paraId="7640AA36" w14:textId="4B7AAB62" w:rsidR="00097C58" w:rsidRDefault="00097C58" w:rsidP="00097C58">
      <w:pPr>
        <w:rPr>
          <w:rFonts w:cs="Arial"/>
        </w:rPr>
      </w:pPr>
      <w:r>
        <w:rPr>
          <w:rFonts w:cs="Arial"/>
        </w:rPr>
        <w:t xml:space="preserve">The HMI shall provide the user a clear means to </w:t>
      </w:r>
      <w:r w:rsidR="00BB4360">
        <w:rPr>
          <w:rFonts w:cs="Arial"/>
        </w:rPr>
        <w:t xml:space="preserve">Request </w:t>
      </w:r>
      <w:proofErr w:type="spellStart"/>
      <w:r w:rsidR="00BB4360">
        <w:rPr>
          <w:rFonts w:cs="Arial"/>
        </w:rPr>
        <w:t>ComStat</w:t>
      </w:r>
      <w:proofErr w:type="spellEnd"/>
      <w:r w:rsidR="00BB4360">
        <w:rPr>
          <w:rFonts w:cs="Arial"/>
        </w:rPr>
        <w:t xml:space="preserve"> Refresh</w:t>
      </w:r>
      <w:r>
        <w:rPr>
          <w:rFonts w:cs="Arial"/>
        </w:rPr>
        <w:t xml:space="preserve"> from the vehicle</w:t>
      </w:r>
      <w:r w:rsidR="00A8783C">
        <w:rPr>
          <w:rFonts w:cs="Arial"/>
        </w:rPr>
        <w:t>.</w:t>
      </w:r>
    </w:p>
    <w:p w14:paraId="29CECA3C" w14:textId="77777777" w:rsidR="00097C58" w:rsidRDefault="00097C58" w:rsidP="00097C58">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097C58" w:rsidRPr="00B3499B" w14:paraId="6488735E" w14:textId="77777777" w:rsidTr="00793CD1">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3139EF" w14:textId="77777777" w:rsidR="00097C58" w:rsidRPr="00B3499B" w:rsidRDefault="00097C58" w:rsidP="00793CD1">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97C58" w:rsidRPr="00B3499B" w14:paraId="68A52307"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BECC91" w14:textId="77777777" w:rsidR="00097C58" w:rsidRPr="00B3499B" w:rsidRDefault="00097C58" w:rsidP="00793CD1">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AB455" w14:textId="77777777" w:rsidR="00097C58" w:rsidRPr="00B3499B" w:rsidRDefault="00097C58" w:rsidP="00793CD1">
            <w:pPr>
              <w:rPr>
                <w:rFonts w:cs="Arial"/>
                <w:color w:val="000000" w:themeColor="text1"/>
                <w:sz w:val="16"/>
                <w:szCs w:val="14"/>
              </w:rPr>
            </w:pPr>
            <w:r w:rsidRPr="00B3499B">
              <w:rPr>
                <w:rFonts w:cs="Arial"/>
                <w:color w:val="000000" w:themeColor="text1"/>
                <w:sz w:val="16"/>
                <w:szCs w:val="14"/>
              </w:rPr>
              <w:t>Provide locking status of the vehicle doors</w:t>
            </w:r>
          </w:p>
        </w:tc>
      </w:tr>
      <w:tr w:rsidR="00097C58" w:rsidRPr="00B3499B" w14:paraId="6794D82C"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3DB104" w14:textId="77777777" w:rsidR="00097C58" w:rsidRPr="00B3499B" w:rsidRDefault="00097C58" w:rsidP="00793CD1">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BCA864" w14:textId="77777777" w:rsidR="00097C58" w:rsidRPr="00B3499B" w:rsidRDefault="00097C58" w:rsidP="00793CD1">
            <w:pPr>
              <w:rPr>
                <w:rFonts w:cs="Arial"/>
                <w:color w:val="000000" w:themeColor="text1"/>
                <w:sz w:val="16"/>
                <w:szCs w:val="14"/>
              </w:rPr>
            </w:pPr>
            <w:r w:rsidRPr="00B3499B">
              <w:rPr>
                <w:rFonts w:cs="Arial"/>
                <w:color w:val="000000" w:themeColor="text1"/>
                <w:sz w:val="16"/>
                <w:szCs w:val="14"/>
              </w:rPr>
              <w:t xml:space="preserve">User </w:t>
            </w:r>
            <w:proofErr w:type="gramStart"/>
            <w:r w:rsidRPr="00B3499B">
              <w:rPr>
                <w:rFonts w:cs="Arial"/>
                <w:color w:val="000000" w:themeColor="text1"/>
                <w:sz w:val="16"/>
                <w:szCs w:val="14"/>
              </w:rPr>
              <w:t>is able to</w:t>
            </w:r>
            <w:proofErr w:type="gramEnd"/>
            <w:r w:rsidRPr="00B3499B">
              <w:rPr>
                <w:rFonts w:cs="Arial"/>
                <w:color w:val="000000" w:themeColor="text1"/>
                <w:sz w:val="16"/>
                <w:szCs w:val="14"/>
              </w:rPr>
              <w:t xml:space="preserve"> type or swipe to retrieved latest door status</w:t>
            </w:r>
          </w:p>
        </w:tc>
      </w:tr>
      <w:tr w:rsidR="00097C58" w:rsidRPr="00B3499B" w14:paraId="433F1A38"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5F3A3" w14:textId="77777777" w:rsidR="00097C58" w:rsidRPr="00B3499B" w:rsidRDefault="00097C58" w:rsidP="00793CD1">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0A462" w14:textId="77777777" w:rsidR="00097C58" w:rsidRDefault="00097C58" w:rsidP="00793CD1"/>
        </w:tc>
      </w:tr>
      <w:tr w:rsidR="00097C58" w:rsidRPr="00B3499B" w14:paraId="0309F5A5"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DAF48" w14:textId="77777777" w:rsidR="00097C58" w:rsidRPr="00B3499B" w:rsidRDefault="00097C58" w:rsidP="00793CD1">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A4E4C" w14:textId="77777777" w:rsidR="00097C58" w:rsidRDefault="00097C5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BA9E16" w14:textId="77777777" w:rsidR="00097C58" w:rsidRPr="00B3499B" w:rsidRDefault="00097C58" w:rsidP="00793CD1">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4FA216" w14:textId="77777777" w:rsidR="00097C58" w:rsidRDefault="00097C58" w:rsidP="00793CD1"/>
        </w:tc>
      </w:tr>
      <w:tr w:rsidR="00097C58" w:rsidRPr="00B3499B" w14:paraId="4561AA5B"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171A4" w14:textId="77777777" w:rsidR="00097C58" w:rsidRPr="00B3499B" w:rsidRDefault="00097C58" w:rsidP="00793CD1">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16AFD" w14:textId="77777777" w:rsidR="00097C58" w:rsidRDefault="00097C5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421E30" w14:textId="77777777" w:rsidR="00097C58" w:rsidRPr="00B3499B" w:rsidRDefault="00097C58" w:rsidP="00793CD1">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8CECB4" w14:textId="77777777" w:rsidR="00097C58" w:rsidRPr="00B3499B" w:rsidRDefault="00097C58" w:rsidP="00793CD1">
            <w:pPr>
              <w:ind w:left="141"/>
              <w:rPr>
                <w:rFonts w:cs="Arial"/>
                <w:color w:val="000000" w:themeColor="text1"/>
                <w:sz w:val="16"/>
                <w:szCs w:val="14"/>
              </w:rPr>
            </w:pPr>
            <w:r w:rsidRPr="00B3499B">
              <w:rPr>
                <w:rFonts w:cs="Arial"/>
                <w:color w:val="000000" w:themeColor="text1"/>
                <w:sz w:val="16"/>
                <w:szCs w:val="14"/>
              </w:rPr>
              <w:t xml:space="preserve">PDP.9.2 Prototype vehicle Test PDP.9.1 In-vehicle Test PDP.7.3 MIL Function Test </w:t>
            </w:r>
          </w:p>
        </w:tc>
      </w:tr>
      <w:tr w:rsidR="00097C58" w:rsidRPr="00B3499B" w14:paraId="55E64882" w14:textId="77777777" w:rsidTr="00793CD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12D5D" w14:textId="77777777" w:rsidR="00097C58" w:rsidRPr="00B3499B" w:rsidRDefault="00097C58" w:rsidP="00793CD1">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C62D7D" w14:textId="77777777" w:rsidR="00097C58" w:rsidRDefault="00097C58" w:rsidP="00793CD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BF30B" w14:textId="77777777" w:rsidR="00097C58" w:rsidRPr="00B3499B" w:rsidRDefault="00097C58" w:rsidP="00793CD1">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37D6A4" w14:textId="77777777" w:rsidR="00097C58" w:rsidRDefault="00097C5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325620" w14:textId="77777777" w:rsidR="00097C58" w:rsidRPr="00B3499B" w:rsidRDefault="00097C58" w:rsidP="00793CD1">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1EEFE6" w14:textId="77777777" w:rsidR="00097C58" w:rsidRPr="00B3499B" w:rsidRDefault="00097C58" w:rsidP="00793CD1">
            <w:pPr>
              <w:ind w:left="141"/>
              <w:rPr>
                <w:rFonts w:cs="Arial"/>
                <w:color w:val="000000" w:themeColor="text1"/>
                <w:sz w:val="16"/>
                <w:szCs w:val="14"/>
              </w:rPr>
            </w:pPr>
            <w:r w:rsidRPr="00B3499B">
              <w:rPr>
                <w:rFonts w:cs="Arial"/>
                <w:color w:val="000000" w:themeColor="text1"/>
                <w:sz w:val="16"/>
                <w:szCs w:val="14"/>
              </w:rPr>
              <w:t>In-Progress</w:t>
            </w:r>
          </w:p>
        </w:tc>
      </w:tr>
      <w:tr w:rsidR="00097C58" w:rsidRPr="00B3499B" w14:paraId="0F1E784B" w14:textId="77777777" w:rsidTr="00793CD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788A1A" w14:textId="77777777" w:rsidR="00097C58" w:rsidRPr="00B3499B" w:rsidRDefault="00097C58" w:rsidP="00793CD1">
            <w:pPr>
              <w:rPr>
                <w:rFonts w:cs="Arial"/>
                <w:bCs/>
                <w:color w:val="808080" w:themeColor="background1" w:themeShade="80"/>
                <w:sz w:val="16"/>
                <w:szCs w:val="14"/>
              </w:rPr>
            </w:pPr>
            <w:hyperlink r:id="rId48" w:history="1">
              <w:r w:rsidRPr="00B3499B">
                <w:rPr>
                  <w:rStyle w:val="Hyperlink"/>
                  <w:rFonts w:cs="Arial"/>
                  <w:bCs/>
                  <w:sz w:val="16"/>
                  <w:szCs w:val="14"/>
                </w:rPr>
                <w:t>Req. Template</w:t>
              </w:r>
            </w:hyperlink>
            <w:r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56F058" w14:textId="77777777" w:rsidR="00097C58" w:rsidRPr="00B3499B" w:rsidRDefault="00097C58" w:rsidP="00793CD1">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4F4533" w14:textId="77777777" w:rsidR="00097C58" w:rsidRPr="00B3499B" w:rsidRDefault="00097C58" w:rsidP="00793CD1">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F982A8" w14:textId="77777777" w:rsidR="00097C58" w:rsidRDefault="00097C58" w:rsidP="00097C58"/>
    <w:p w14:paraId="45F12250" w14:textId="446AFFEF" w:rsidR="00097C58" w:rsidRPr="0017445F" w:rsidRDefault="00097C58" w:rsidP="00097C58">
      <w:pPr>
        <w:pStyle w:val="RERequirement"/>
        <w:shd w:val="clear" w:color="auto" w:fill="F2F2F2" w:themeFill="background1" w:themeFillShade="F2"/>
      </w:pPr>
      <w:r>
        <w:t>HMIR#</w:t>
      </w:r>
      <w:r w:rsidR="007D2E78">
        <w:t>3</w:t>
      </w:r>
      <w:r>
        <w:t xml:space="preserve">-HMI latest known </w:t>
      </w:r>
      <w:proofErr w:type="spellStart"/>
      <w:r>
        <w:t>ComStat</w:t>
      </w:r>
      <w:proofErr w:type="spellEnd"/>
      <w:r>
        <w:t xml:space="preserve"> available</w:t>
      </w:r>
      <w:r w:rsidR="000533DE">
        <w:t xml:space="preserve"> at launch</w:t>
      </w:r>
    </w:p>
    <w:p w14:paraId="7391A6A1" w14:textId="04D6AB72" w:rsidR="00097C58" w:rsidRDefault="0034131B" w:rsidP="00097C58">
      <w:pPr>
        <w:rPr>
          <w:rFonts w:cs="Arial"/>
        </w:rPr>
      </w:pPr>
      <w:r w:rsidRPr="0034131B">
        <w:rPr>
          <w:rFonts w:cs="Arial"/>
        </w:rPr>
        <w:t>When HMI is launched, the latest available Comprehensive Status shall be retrieved</w:t>
      </w:r>
      <w:r w:rsidR="003D4733">
        <w:rPr>
          <w:rFonts w:cs="Arial"/>
        </w:rPr>
        <w:t xml:space="preserve"> from the Cloud.</w:t>
      </w: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097C58" w:rsidRPr="00B3499B" w14:paraId="15061F66" w14:textId="77777777" w:rsidTr="00793CD1">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B25225" w14:textId="77777777" w:rsidR="00097C58" w:rsidRPr="00B3499B" w:rsidRDefault="00097C58" w:rsidP="00793CD1">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97C58" w:rsidRPr="00B3499B" w14:paraId="3161FD05"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F4A3F" w14:textId="77777777" w:rsidR="00097C58" w:rsidRPr="00B3499B" w:rsidRDefault="00097C58" w:rsidP="00793CD1">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02396" w14:textId="77777777" w:rsidR="00097C58" w:rsidRDefault="00097C58" w:rsidP="00793CD1"/>
        </w:tc>
      </w:tr>
      <w:tr w:rsidR="00097C58" w:rsidRPr="00B3499B" w14:paraId="43110588"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348641" w14:textId="77777777" w:rsidR="00097C58" w:rsidRPr="00B3499B" w:rsidRDefault="00097C58" w:rsidP="00793CD1">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F327F" w14:textId="77777777" w:rsidR="00097C58" w:rsidRPr="00B3499B" w:rsidRDefault="00097C58" w:rsidP="00793CD1">
            <w:pPr>
              <w:rPr>
                <w:rFonts w:cs="Arial"/>
                <w:color w:val="000000" w:themeColor="text1"/>
                <w:sz w:val="16"/>
                <w:szCs w:val="14"/>
              </w:rPr>
            </w:pPr>
            <w:r w:rsidRPr="00B3499B">
              <w:rPr>
                <w:rFonts w:cs="Arial"/>
                <w:color w:val="000000" w:themeColor="text1"/>
                <w:sz w:val="16"/>
                <w:szCs w:val="14"/>
              </w:rPr>
              <w:t>Ford Cloud receives door status update from HMI based on user input</w:t>
            </w:r>
          </w:p>
        </w:tc>
      </w:tr>
      <w:tr w:rsidR="00097C58" w:rsidRPr="00B3499B" w14:paraId="7248D61E"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0E129C" w14:textId="77777777" w:rsidR="00097C58" w:rsidRPr="00B3499B" w:rsidRDefault="00097C58" w:rsidP="00793CD1">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CF391" w14:textId="77777777" w:rsidR="00097C58" w:rsidRDefault="00097C58" w:rsidP="00793CD1"/>
        </w:tc>
      </w:tr>
      <w:tr w:rsidR="00097C58" w:rsidRPr="00B3499B" w14:paraId="7BD8573D"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B31EF" w14:textId="77777777" w:rsidR="00097C58" w:rsidRPr="00B3499B" w:rsidRDefault="00097C58" w:rsidP="00793CD1">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7938A" w14:textId="77777777" w:rsidR="00097C58" w:rsidRDefault="00097C5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73D666" w14:textId="77777777" w:rsidR="00097C58" w:rsidRPr="00B3499B" w:rsidRDefault="00097C58" w:rsidP="00793CD1">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F4C28C" w14:textId="77777777" w:rsidR="00097C58" w:rsidRDefault="00097C58" w:rsidP="00793CD1"/>
        </w:tc>
      </w:tr>
      <w:tr w:rsidR="00097C58" w:rsidRPr="00B3499B" w14:paraId="0C9C1022" w14:textId="77777777" w:rsidTr="00793C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7ABF5" w14:textId="77777777" w:rsidR="00097C58" w:rsidRPr="00B3499B" w:rsidRDefault="00097C58" w:rsidP="00793CD1">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CA5F5" w14:textId="77777777" w:rsidR="00097C58" w:rsidRDefault="00097C5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675435" w14:textId="77777777" w:rsidR="00097C58" w:rsidRPr="00B3499B" w:rsidRDefault="00097C58" w:rsidP="00793CD1">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167BE7" w14:textId="77777777" w:rsidR="00097C58" w:rsidRDefault="00097C58" w:rsidP="00793CD1"/>
        </w:tc>
      </w:tr>
      <w:tr w:rsidR="00097C58" w:rsidRPr="00B3499B" w14:paraId="79373A8A" w14:textId="77777777" w:rsidTr="00793CD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39934" w14:textId="77777777" w:rsidR="00097C58" w:rsidRPr="00B3499B" w:rsidRDefault="00097C58" w:rsidP="00793CD1">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B94A37" w14:textId="77777777" w:rsidR="00097C58" w:rsidRDefault="00097C58" w:rsidP="00793CD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0F028" w14:textId="77777777" w:rsidR="00097C58" w:rsidRPr="00B3499B" w:rsidRDefault="00097C58" w:rsidP="00793CD1">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9EFA5" w14:textId="77777777" w:rsidR="00097C58" w:rsidRDefault="00097C58" w:rsidP="00793CD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9B60DC" w14:textId="77777777" w:rsidR="00097C58" w:rsidRPr="00B3499B" w:rsidRDefault="00097C58" w:rsidP="00793CD1">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DFC28B" w14:textId="77777777" w:rsidR="00097C58" w:rsidRPr="00B3499B" w:rsidRDefault="00097C58" w:rsidP="00793CD1">
            <w:pPr>
              <w:ind w:left="141"/>
              <w:rPr>
                <w:rFonts w:cs="Arial"/>
                <w:color w:val="000000" w:themeColor="text1"/>
                <w:sz w:val="16"/>
                <w:szCs w:val="14"/>
              </w:rPr>
            </w:pPr>
            <w:r w:rsidRPr="00B3499B">
              <w:rPr>
                <w:rFonts w:cs="Arial"/>
                <w:color w:val="000000" w:themeColor="text1"/>
                <w:sz w:val="16"/>
                <w:szCs w:val="14"/>
              </w:rPr>
              <w:t>In-Progress</w:t>
            </w:r>
          </w:p>
        </w:tc>
      </w:tr>
      <w:tr w:rsidR="00097C58" w:rsidRPr="00B3499B" w14:paraId="4649AF77" w14:textId="77777777" w:rsidTr="00793CD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CDBD7D" w14:textId="77777777" w:rsidR="00097C58" w:rsidRPr="00B3499B" w:rsidRDefault="00097C58" w:rsidP="00793CD1">
            <w:pPr>
              <w:rPr>
                <w:rFonts w:cs="Arial"/>
                <w:bCs/>
                <w:color w:val="808080" w:themeColor="background1" w:themeShade="80"/>
                <w:sz w:val="16"/>
                <w:szCs w:val="14"/>
              </w:rPr>
            </w:pPr>
            <w:hyperlink r:id="rId49" w:history="1">
              <w:r w:rsidRPr="00B3499B">
                <w:rPr>
                  <w:rStyle w:val="Hyperlink"/>
                  <w:rFonts w:cs="Arial"/>
                  <w:bCs/>
                  <w:sz w:val="16"/>
                  <w:szCs w:val="14"/>
                </w:rPr>
                <w:t>Req. Template</w:t>
              </w:r>
            </w:hyperlink>
            <w:r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EB39E8" w14:textId="77777777" w:rsidR="00097C58" w:rsidRPr="00B3499B" w:rsidRDefault="00097C58" w:rsidP="00793CD1">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19366C" w14:textId="77777777" w:rsidR="00097C58" w:rsidRPr="00B3499B" w:rsidRDefault="00097C58" w:rsidP="00793CD1">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DD4718" w14:textId="77777777" w:rsidR="00097C58" w:rsidRDefault="00097C58" w:rsidP="00097C58"/>
    <w:p w14:paraId="0CADEDE1" w14:textId="5D14DF2D" w:rsidR="00E11189" w:rsidRPr="0017445F" w:rsidRDefault="00E11189" w:rsidP="00E11189">
      <w:pPr>
        <w:pStyle w:val="RERequirement"/>
        <w:shd w:val="clear" w:color="auto" w:fill="F2F2F2" w:themeFill="background1" w:themeFillShade="F2"/>
      </w:pPr>
      <w:r>
        <w:t>HMIR#</w:t>
      </w:r>
      <w:r w:rsidR="001F1C40">
        <w:t>4</w:t>
      </w:r>
      <w:r>
        <w:t xml:space="preserve">-HMI </w:t>
      </w:r>
      <w:proofErr w:type="spellStart"/>
      <w:r>
        <w:t>ComStat</w:t>
      </w:r>
      <w:proofErr w:type="spellEnd"/>
      <w:r>
        <w:t xml:space="preserve"> time info</w:t>
      </w:r>
    </w:p>
    <w:p w14:paraId="078B839E" w14:textId="17BB8514" w:rsidR="00E11189" w:rsidRDefault="00E11189" w:rsidP="00E11189">
      <w:pPr>
        <w:rPr>
          <w:rFonts w:cs="Arial"/>
        </w:rPr>
      </w:pPr>
      <w:r>
        <w:rPr>
          <w:rFonts w:cs="Arial"/>
        </w:rPr>
        <w:t>The HMI shall display the Comprehensive status with a time and date of when it was retrieved</w:t>
      </w:r>
      <w:r w:rsidR="000A26F4">
        <w:rPr>
          <w:rFonts w:cs="Arial"/>
        </w:rPr>
        <w:t>.</w:t>
      </w:r>
    </w:p>
    <w:p w14:paraId="0E4504B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24470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1A7F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FCF80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C6A5A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CDA8BF" w14:textId="77777777" w:rsidR="001D547D" w:rsidRDefault="001D547D"/>
        </w:tc>
      </w:tr>
      <w:tr w:rsidR="00B3499B" w:rsidRPr="00B3499B" w14:paraId="1A3908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780CE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3413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User </w:t>
            </w:r>
            <w:proofErr w:type="gramStart"/>
            <w:r w:rsidRPr="00B3499B">
              <w:rPr>
                <w:rFonts w:cs="Arial"/>
                <w:color w:val="000000" w:themeColor="text1"/>
                <w:sz w:val="16"/>
                <w:szCs w:val="14"/>
              </w:rPr>
              <w:t>is able to</w:t>
            </w:r>
            <w:proofErr w:type="gramEnd"/>
            <w:r w:rsidRPr="00B3499B">
              <w:rPr>
                <w:rFonts w:cs="Arial"/>
                <w:color w:val="000000" w:themeColor="text1"/>
                <w:sz w:val="16"/>
                <w:szCs w:val="14"/>
              </w:rPr>
              <w:t xml:space="preserve"> see date and time of displayed door status</w:t>
            </w:r>
          </w:p>
        </w:tc>
      </w:tr>
      <w:tr w:rsidR="00B3499B" w:rsidRPr="00B3499B" w14:paraId="1D89B0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8F80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5121C8" w14:textId="77777777" w:rsidR="001D547D" w:rsidRDefault="001D547D"/>
        </w:tc>
      </w:tr>
      <w:tr w:rsidR="00B3499B" w:rsidRPr="00B3499B" w14:paraId="0B7798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E429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8E2812" w14:textId="77777777" w:rsidR="001D547D" w:rsidRDefault="001D547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A42CB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54D4E2" w14:textId="77777777" w:rsidR="001D547D" w:rsidRDefault="001D547D"/>
        </w:tc>
      </w:tr>
      <w:tr w:rsidR="00B3499B" w:rsidRPr="00B3499B" w14:paraId="373150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223B6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D7ACE" w14:textId="77777777" w:rsidR="001D547D" w:rsidRDefault="001D547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6D1BB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CCF720" w14:textId="77777777" w:rsidR="001D547D" w:rsidRDefault="001D547D"/>
        </w:tc>
      </w:tr>
      <w:tr w:rsidR="00B3499B" w:rsidRPr="00B3499B" w14:paraId="45E78AE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D225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4A747D" w14:textId="77777777" w:rsidR="001D547D" w:rsidRDefault="001D547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63AB0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4767F" w14:textId="77777777" w:rsidR="001D547D" w:rsidRDefault="001D547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62A8E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F6535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4E0D5B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C92532" w14:textId="77777777" w:rsidR="00B3499B" w:rsidRPr="00B3499B" w:rsidRDefault="00793CD1"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A4E87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7746B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7485C9" w14:textId="77777777" w:rsidR="006D5A3A" w:rsidRDefault="006D5A3A" w:rsidP="009A277F"/>
    <w:p w14:paraId="5135D075" w14:textId="23EE425D" w:rsidR="001A180F" w:rsidRPr="001A180F" w:rsidRDefault="008759BF" w:rsidP="001A180F">
      <w:pPr>
        <w:pStyle w:val="Heading2"/>
      </w:pPr>
      <w:bookmarkStart w:id="129" w:name="_f3f0a44dfb383acaffadd9a2ab212d9f"/>
      <w:bookmarkStart w:id="130" w:name="_Toc435447963"/>
      <w:bookmarkStart w:id="131" w:name="_Toc78549285"/>
      <w:bookmarkEnd w:id="129"/>
      <w:r>
        <w:lastRenderedPageBreak/>
        <w:t>Other Requirements</w:t>
      </w:r>
      <w:bookmarkEnd w:id="130"/>
      <w:bookmarkEnd w:id="131"/>
    </w:p>
    <w:p w14:paraId="188B03CE" w14:textId="77777777" w:rsidR="001A180F" w:rsidRDefault="001A180F" w:rsidP="008759BF">
      <w:pPr>
        <w:pStyle w:val="Heading3"/>
      </w:pPr>
      <w:bookmarkStart w:id="132" w:name="_Toc435447964"/>
      <w:bookmarkStart w:id="133" w:name="_Toc78549286"/>
      <w:r>
        <w:t>Design Requirements</w:t>
      </w:r>
      <w:bookmarkEnd w:id="133"/>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w:t>
      </w:r>
      <w:proofErr w:type="spellStart"/>
      <w:r w:rsidRPr="00233789">
        <w:rPr>
          <w:i/>
          <w:color w:val="7F7F7F" w:themeColor="text1" w:themeTint="80"/>
        </w:rPr>
        <w:t>MagicDraw</w:t>
      </w:r>
      <w:proofErr w:type="spellEnd"/>
      <w:r w:rsidRPr="00233789">
        <w:rPr>
          <w:i/>
          <w:color w:val="7F7F7F" w:themeColor="text1" w:themeTint="80"/>
        </w:rPr>
        <w:t xml:space="preserve"> report generation.</w:t>
      </w:r>
    </w:p>
    <w:p w14:paraId="3D35B690" w14:textId="77777777" w:rsidR="008759BF" w:rsidRDefault="008759BF" w:rsidP="008759BF">
      <w:pPr>
        <w:pStyle w:val="Heading3"/>
      </w:pPr>
      <w:bookmarkStart w:id="134" w:name="_Toc78549287"/>
      <w:r>
        <w:t>Manufacturing Requirements</w:t>
      </w:r>
      <w:bookmarkEnd w:id="132"/>
      <w:bookmarkEnd w:id="134"/>
    </w:p>
    <w:p w14:paraId="40B251FC" w14:textId="77777777" w:rsidR="007A03E0" w:rsidRDefault="007A03E0" w:rsidP="009A277F"/>
    <w:p w14:paraId="23CCF31E" w14:textId="77777777" w:rsidR="009A277F" w:rsidRPr="00FE1A48" w:rsidRDefault="009A277F" w:rsidP="009A277F">
      <w:pPr>
        <w:rPr>
          <w:color w:val="808080" w:themeColor="background1" w:themeShade="80"/>
        </w:rPr>
      </w:pPr>
      <w:r w:rsidRPr="00FE1A48">
        <w:rPr>
          <w:color w:val="808080" w:themeColor="background1" w:themeShade="80"/>
        </w:rPr>
        <w:t>No Manufacturing Requirements specified.</w:t>
      </w:r>
    </w:p>
    <w:p w14:paraId="14D9D5AD" w14:textId="77777777" w:rsidR="008759BF" w:rsidRDefault="008759BF" w:rsidP="008759BF">
      <w:pPr>
        <w:pStyle w:val="Heading3"/>
      </w:pPr>
      <w:bookmarkStart w:id="135" w:name="_Toc435447965"/>
      <w:bookmarkStart w:id="136" w:name="_Toc78549288"/>
      <w:r>
        <w:t>Service Requirements</w:t>
      </w:r>
      <w:bookmarkEnd w:id="135"/>
      <w:bookmarkEnd w:id="136"/>
    </w:p>
    <w:p w14:paraId="65F9C0F5" w14:textId="77777777" w:rsidR="007A03E0" w:rsidRDefault="007A03E0" w:rsidP="009A277F"/>
    <w:p w14:paraId="65743403" w14:textId="77777777" w:rsidR="009A277F" w:rsidRPr="00D63FB5" w:rsidRDefault="009A277F" w:rsidP="009A277F">
      <w:pPr>
        <w:rPr>
          <w:color w:val="7F7F7F" w:themeColor="text1" w:themeTint="80"/>
        </w:rPr>
      </w:pPr>
      <w:r w:rsidRPr="00D63FB5">
        <w:rPr>
          <w:color w:val="7F7F7F" w:themeColor="text1" w:themeTint="80"/>
        </w:rPr>
        <w:t>No Service Requirements specified.</w:t>
      </w:r>
    </w:p>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37" w:name="_Toc435447966"/>
      <w:bookmarkStart w:id="138" w:name="_Toc78549289"/>
      <w:r>
        <w:t>After Sales Requirements</w:t>
      </w:r>
      <w:bookmarkEnd w:id="137"/>
      <w:bookmarkEnd w:id="138"/>
    </w:p>
    <w:p w14:paraId="3A616066" w14:textId="77777777" w:rsidR="007A03E0" w:rsidRDefault="007A03E0" w:rsidP="009A277F"/>
    <w:p w14:paraId="2F883BFD" w14:textId="77777777" w:rsidR="009A277F" w:rsidRPr="00D63FB5" w:rsidRDefault="009A277F" w:rsidP="009A277F">
      <w:pPr>
        <w:rPr>
          <w:color w:val="7F7F7F" w:themeColor="text1" w:themeTint="80"/>
        </w:rPr>
      </w:pPr>
      <w:r w:rsidRPr="00D63FB5">
        <w:rPr>
          <w:color w:val="7F7F7F" w:themeColor="text1" w:themeTint="80"/>
        </w:rPr>
        <w:t>No After Sales Requirements specified.</w:t>
      </w:r>
    </w:p>
    <w:p w14:paraId="434024FE" w14:textId="044B51A8" w:rsidR="008759BF" w:rsidRDefault="008759BF" w:rsidP="008759BF">
      <w:pPr>
        <w:pStyle w:val="Heading3"/>
      </w:pPr>
      <w:bookmarkStart w:id="139" w:name="_Toc273425167"/>
      <w:bookmarkStart w:id="140" w:name="_Toc435447967"/>
      <w:bookmarkStart w:id="141" w:name="_Toc78549290"/>
      <w:r>
        <w:t xml:space="preserve">Process </w:t>
      </w:r>
      <w:r w:rsidR="00D71A31">
        <w:t>R</w:t>
      </w:r>
      <w:r>
        <w:t>equirements</w:t>
      </w:r>
      <w:bookmarkEnd w:id="139"/>
      <w:bookmarkEnd w:id="140"/>
      <w:bookmarkEnd w:id="141"/>
    </w:p>
    <w:p w14:paraId="4DFADEBC" w14:textId="77777777" w:rsidR="007A03E0" w:rsidRDefault="007A03E0" w:rsidP="009A277F"/>
    <w:p w14:paraId="15579634" w14:textId="77777777" w:rsidR="009A277F" w:rsidRPr="00D63FB5" w:rsidRDefault="009A277F" w:rsidP="009A277F">
      <w:pPr>
        <w:rPr>
          <w:color w:val="7F7F7F" w:themeColor="text1" w:themeTint="80"/>
        </w:rPr>
      </w:pPr>
      <w:r w:rsidRPr="00D63FB5">
        <w:rPr>
          <w:color w:val="7F7F7F" w:themeColor="text1" w:themeTint="80"/>
        </w:rPr>
        <w:t>No Process Requirements specified.</w:t>
      </w:r>
    </w:p>
    <w:p w14:paraId="1E71419A" w14:textId="5D52348E" w:rsidR="00B924AD" w:rsidRDefault="00D808DC" w:rsidP="0059666E">
      <w:pPr>
        <w:pStyle w:val="Heading1"/>
      </w:pPr>
      <w:bookmarkStart w:id="142" w:name="_Ref513649109"/>
      <w:bookmarkStart w:id="143" w:name="_Ref513649114"/>
      <w:bookmarkStart w:id="144" w:name="_Toc78549291"/>
      <w:r>
        <w:lastRenderedPageBreak/>
        <w:t>Functional Safety</w:t>
      </w:r>
      <w:bookmarkEnd w:id="142"/>
      <w:bookmarkEnd w:id="143"/>
      <w:bookmarkEnd w:id="144"/>
    </w:p>
    <w:p w14:paraId="4DA338AD" w14:textId="77777777" w:rsidR="00B924AD" w:rsidRDefault="00B924AD" w:rsidP="0059666E">
      <w:pPr>
        <w:pStyle w:val="Heading2"/>
      </w:pPr>
      <w:bookmarkStart w:id="145" w:name="_Toc454970192"/>
      <w:bookmarkStart w:id="146" w:name="_Toc457382175"/>
      <w:bookmarkStart w:id="147" w:name="_Toc78549292"/>
      <w:r>
        <w:t>System Behaviors for HARA</w:t>
      </w:r>
      <w:bookmarkEnd w:id="145"/>
      <w:bookmarkEnd w:id="146"/>
      <w:bookmarkEnd w:id="147"/>
    </w:p>
    <w:p w14:paraId="61BD5331" w14:textId="77777777" w:rsidR="004E1610" w:rsidRDefault="004E1610" w:rsidP="009A277F">
      <w:pPr>
        <w:rPr>
          <w:color w:val="BFBFBF" w:themeColor="background1" w:themeShade="BF"/>
        </w:rPr>
      </w:pPr>
    </w:p>
    <w:p w14:paraId="3ADE9FC4" w14:textId="64C39FCF" w:rsidR="00DB7B80" w:rsidRPr="00EF7E97" w:rsidRDefault="0086647E" w:rsidP="005F7466">
      <w:pPr>
        <w:pStyle w:val="ListParagraph"/>
        <w:rPr>
          <w:rFonts w:cs="Arial"/>
        </w:rPr>
      </w:pPr>
      <w:r w:rsidRPr="00EF7E97">
        <w:rPr>
          <w:rFonts w:cs="Arial"/>
        </w:rPr>
        <w:t>Display Vehicle Door Status or error response</w:t>
      </w:r>
    </w:p>
    <w:p w14:paraId="0ECFA891" w14:textId="024FE191" w:rsidR="009A277F" w:rsidRPr="009A277F" w:rsidRDefault="009A277F" w:rsidP="009A277F"/>
    <w:p w14:paraId="75B25187" w14:textId="53ABE429" w:rsidR="00784A0B" w:rsidRPr="00C12D32" w:rsidRDefault="0011065C" w:rsidP="00784A0B">
      <w:pPr>
        <w:pStyle w:val="Heading2"/>
      </w:pPr>
      <w:bookmarkStart w:id="148" w:name="_Ref519952222"/>
      <w:bookmarkStart w:id="149" w:name="_Ref519952229"/>
      <w:bookmarkStart w:id="150" w:name="_Toc78549293"/>
      <w:r>
        <w:rPr>
          <w:rStyle w:val="SubtleEmphasis"/>
          <w:i w:val="0"/>
          <w:color w:val="auto"/>
        </w:rPr>
        <w:t xml:space="preserve">Functional </w:t>
      </w:r>
      <w:r w:rsidR="00784A0B" w:rsidRPr="00C12D32">
        <w:rPr>
          <w:rStyle w:val="SubtleEmphasis"/>
          <w:i w:val="0"/>
          <w:color w:val="auto"/>
        </w:rPr>
        <w:t>Safety Assumptions</w:t>
      </w:r>
      <w:bookmarkEnd w:id="148"/>
      <w:bookmarkEnd w:id="149"/>
      <w:bookmarkEnd w:id="150"/>
    </w:p>
    <w:p w14:paraId="3C42A5C1" w14:textId="0D59CE35" w:rsidR="00BE5D68" w:rsidRDefault="00BE5D68" w:rsidP="00784A0B"/>
    <w:p w14:paraId="7BA411CA" w14:textId="6E7222BA" w:rsidR="00332A4B" w:rsidRPr="005F7466" w:rsidRDefault="00D66B5F" w:rsidP="00332A4B">
      <w:pPr>
        <w:rPr>
          <w:rFonts w:cs="Arial"/>
        </w:rPr>
      </w:pPr>
      <w:r w:rsidRPr="005F7466">
        <w:rPr>
          <w:rFonts w:cs="Arial"/>
        </w:rPr>
        <w:t>None</w:t>
      </w:r>
    </w:p>
    <w:p w14:paraId="6F3CE80B" w14:textId="06D1C40A" w:rsidR="003531D5" w:rsidRDefault="00B924AD" w:rsidP="0059666E">
      <w:pPr>
        <w:pStyle w:val="Heading2"/>
      </w:pPr>
      <w:bookmarkStart w:id="151" w:name="_Ref528759293"/>
      <w:bookmarkStart w:id="152" w:name="_Ref528759292"/>
      <w:bookmarkStart w:id="153" w:name="_Toc78549294"/>
      <w:r w:rsidRPr="0070553F">
        <w:t>Safety Goals</w:t>
      </w:r>
      <w:bookmarkEnd w:id="151"/>
      <w:bookmarkEnd w:id="152"/>
      <w:bookmarkEnd w:id="153"/>
    </w:p>
    <w:p w14:paraId="763F414B" w14:textId="77777777" w:rsidR="00E726D6" w:rsidRDefault="00E726D6" w:rsidP="00CE3BD6"/>
    <w:p w14:paraId="7897DAFC" w14:textId="77777777" w:rsidR="00B9735C" w:rsidRPr="00551A28" w:rsidRDefault="00B9735C" w:rsidP="00B9735C">
      <w:pPr>
        <w:rPr>
          <w:rFonts w:cs="Arial"/>
        </w:rPr>
      </w:pPr>
      <w:r w:rsidRPr="00551A28">
        <w:rPr>
          <w:rFonts w:cs="Arial"/>
        </w:rPr>
        <w:t>None</w:t>
      </w:r>
    </w:p>
    <w:p w14:paraId="62C250D5" w14:textId="77777777" w:rsidR="004E1610" w:rsidRDefault="004E1610" w:rsidP="00CE3BD6"/>
    <w:p w14:paraId="06FDCF88" w14:textId="0CBFAD91" w:rsidR="003531D5" w:rsidRDefault="003531D5" w:rsidP="003531D5">
      <w:pPr>
        <w:pStyle w:val="Heading2"/>
      </w:pPr>
      <w:bookmarkStart w:id="154" w:name="_Toc78549295"/>
      <w:r w:rsidRPr="0070553F">
        <w:t>Functional Safety Requirements</w:t>
      </w:r>
      <w:bookmarkEnd w:id="154"/>
    </w:p>
    <w:p w14:paraId="59B2C196" w14:textId="77777777" w:rsidR="005C155F" w:rsidRPr="00E726D6" w:rsidRDefault="005C155F" w:rsidP="005C155F">
      <w:pPr>
        <w:rPr>
          <w:rStyle w:val="SubtleEmphasis"/>
          <w:i w:val="0"/>
          <w:iCs w:val="0"/>
          <w:color w:val="auto"/>
        </w:rPr>
      </w:pPr>
    </w:p>
    <w:p w14:paraId="31C994F6" w14:textId="3A5604D2" w:rsidR="00B9735C" w:rsidRPr="00551A28" w:rsidRDefault="00B9735C" w:rsidP="00B9735C">
      <w:pPr>
        <w:rPr>
          <w:rFonts w:cs="Arial"/>
        </w:rPr>
      </w:pPr>
      <w:r w:rsidRPr="00551A28">
        <w:rPr>
          <w:rFonts w:cs="Arial"/>
        </w:rPr>
        <w:t>None</w:t>
      </w:r>
      <w:r w:rsidR="007132CD">
        <w:rPr>
          <w:rFonts w:cs="Arial"/>
        </w:rPr>
        <w:t xml:space="preserve"> since feature is QM rated</w:t>
      </w:r>
    </w:p>
    <w:p w14:paraId="49408BDA" w14:textId="1AE3E77B" w:rsidR="004E1610" w:rsidRPr="00E726D6" w:rsidRDefault="004E1610" w:rsidP="005C155F">
      <w:pPr>
        <w:rPr>
          <w:rStyle w:val="SubtleEmphasis"/>
          <w:i w:val="0"/>
          <w:iCs w:val="0"/>
          <w:color w:val="auto"/>
        </w:rPr>
      </w:pPr>
    </w:p>
    <w:p w14:paraId="072A38F5" w14:textId="35B703ED" w:rsidR="00115B02" w:rsidRPr="00E9446A" w:rsidRDefault="00115B02" w:rsidP="00115B02">
      <w:pPr>
        <w:pStyle w:val="Heading1"/>
        <w:tabs>
          <w:tab w:val="clear" w:pos="432"/>
        </w:tabs>
      </w:pPr>
      <w:bookmarkStart w:id="155" w:name="_125b8dc07d2803e7f0846eb5c1feb969"/>
      <w:bookmarkStart w:id="156" w:name="_Toc78549300"/>
      <w:bookmarkStart w:id="157" w:name="_4b50d5a098536449f5329e6605f59b18"/>
      <w:bookmarkStart w:id="158" w:name="_7a92f89420b02ac17bfc68e8ec162191"/>
      <w:bookmarkStart w:id="159" w:name="_073f2b8fd260a2be6da5abbd2f56c092"/>
      <w:bookmarkEnd w:id="155"/>
      <w:bookmarkEnd w:id="157"/>
      <w:bookmarkEnd w:id="158"/>
      <w:bookmarkEnd w:id="159"/>
      <w:r w:rsidRPr="00E9446A">
        <w:lastRenderedPageBreak/>
        <w:t>CyberSecurity</w:t>
      </w:r>
      <w:bookmarkEnd w:id="156"/>
    </w:p>
    <w:p w14:paraId="785359CE" w14:textId="77777777" w:rsidR="00115B02" w:rsidRPr="00E9446A" w:rsidRDefault="00115B02" w:rsidP="00115B02">
      <w:pPr>
        <w:pStyle w:val="Heading2"/>
        <w:tabs>
          <w:tab w:val="clear" w:pos="718"/>
        </w:tabs>
        <w:ind w:left="576" w:hanging="576"/>
      </w:pPr>
      <w:bookmarkStart w:id="160" w:name="_Toc78549301"/>
      <w:r w:rsidRPr="00E9446A">
        <w:t>Security Goals</w:t>
      </w:r>
      <w:bookmarkEnd w:id="160"/>
    </w:p>
    <w:p w14:paraId="113CFA7A" w14:textId="2C2A8BD1" w:rsidR="00115B02" w:rsidRDefault="00115B02" w:rsidP="00115B02">
      <w:pPr>
        <w:rPr>
          <w:lang w:eastAsia="ar-SA"/>
        </w:rPr>
      </w:pPr>
    </w:p>
    <w:p w14:paraId="4296BF02" w14:textId="42AA4DEA" w:rsidR="00092389" w:rsidRPr="00770737" w:rsidRDefault="00576501" w:rsidP="00115B02">
      <w:pPr>
        <w:rPr>
          <w:lang w:eastAsia="ar-SA"/>
        </w:rPr>
      </w:pPr>
      <w:r w:rsidRPr="00524833">
        <w:rPr>
          <w:sz w:val="24"/>
          <w:szCs w:val="24"/>
        </w:rPr>
        <w:t>Threat mitigation required for DCUs and ECG to BCM for spoofing attacks to prevent unauthorized remote access and control of vehicle and vehicle systems.</w:t>
      </w:r>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bookmarkStart w:id="161" w:name="_Toc78549302"/>
      <w:r>
        <w:rPr>
          <w:lang w:eastAsia="ar-SA"/>
        </w:rPr>
        <w:t>Cybersecurity Requirements</w:t>
      </w:r>
      <w:bookmarkEnd w:id="161"/>
    </w:p>
    <w:p w14:paraId="5890FE4C" w14:textId="77777777" w:rsidR="00115B02" w:rsidRPr="00770737" w:rsidRDefault="00115B02" w:rsidP="00115B02"/>
    <w:p w14:paraId="0E6833A5" w14:textId="77777777" w:rsidR="001C776A" w:rsidRPr="00524833" w:rsidRDefault="001C776A" w:rsidP="001C776A">
      <w:pPr>
        <w:ind w:left="578"/>
        <w:rPr>
          <w:rFonts w:cs="Arial"/>
          <w:b/>
          <w:bCs/>
          <w:sz w:val="24"/>
          <w:szCs w:val="24"/>
        </w:rPr>
      </w:pPr>
      <w:r w:rsidRPr="00524833">
        <w:rPr>
          <w:rFonts w:cs="Arial"/>
          <w:b/>
          <w:bCs/>
          <w:sz w:val="24"/>
          <w:szCs w:val="24"/>
        </w:rPr>
        <w:t>Modules</w:t>
      </w:r>
    </w:p>
    <w:p w14:paraId="4E9207C0" w14:textId="77777777" w:rsidR="001C776A" w:rsidRPr="00524833" w:rsidRDefault="001C776A" w:rsidP="001C776A">
      <w:pPr>
        <w:ind w:left="578"/>
        <w:rPr>
          <w:rFonts w:cs="Arial"/>
          <w:sz w:val="24"/>
          <w:szCs w:val="24"/>
        </w:rPr>
      </w:pPr>
      <w:r w:rsidRPr="00524833">
        <w:rPr>
          <w:rFonts w:cs="Arial"/>
          <w:sz w:val="24"/>
          <w:szCs w:val="24"/>
        </w:rPr>
        <w:t>ECG – BCM</w:t>
      </w:r>
      <w:r w:rsidRPr="00524833">
        <w:rPr>
          <w:rFonts w:cs="Arial"/>
          <w:sz w:val="24"/>
          <w:szCs w:val="24"/>
        </w:rPr>
        <w:tab/>
      </w:r>
      <w:r w:rsidRPr="00524833">
        <w:rPr>
          <w:rFonts w:cs="Arial"/>
          <w:sz w:val="24"/>
          <w:szCs w:val="24"/>
        </w:rPr>
        <w:tab/>
      </w:r>
      <w:r w:rsidRPr="00524833">
        <w:rPr>
          <w:rFonts w:cs="Arial"/>
          <w:sz w:val="24"/>
          <w:szCs w:val="24"/>
        </w:rPr>
        <w:tab/>
        <w:t>Move link from MS CAN to CAN FD Bus</w:t>
      </w:r>
    </w:p>
    <w:p w14:paraId="53401D2D" w14:textId="77777777" w:rsidR="001C776A" w:rsidRPr="00524833" w:rsidRDefault="001C776A" w:rsidP="001C776A">
      <w:pPr>
        <w:ind w:left="578"/>
        <w:rPr>
          <w:rFonts w:cs="Arial"/>
          <w:sz w:val="24"/>
          <w:szCs w:val="24"/>
        </w:rPr>
      </w:pPr>
      <w:r w:rsidRPr="00524833">
        <w:rPr>
          <w:rFonts w:cs="Arial"/>
          <w:sz w:val="24"/>
          <w:szCs w:val="24"/>
        </w:rPr>
        <w:t xml:space="preserve">DDM &amp; PDM – BCM </w:t>
      </w:r>
      <w:r w:rsidRPr="00524833">
        <w:rPr>
          <w:rFonts w:cs="Arial"/>
          <w:sz w:val="24"/>
          <w:szCs w:val="24"/>
        </w:rPr>
        <w:tab/>
        <w:t>Move link from MS CAN to CAN FD Bus</w:t>
      </w:r>
    </w:p>
    <w:p w14:paraId="5DAC2BAD" w14:textId="77777777" w:rsidR="001C776A" w:rsidRPr="00524833" w:rsidRDefault="001C776A" w:rsidP="001C776A">
      <w:pPr>
        <w:ind w:left="578"/>
        <w:rPr>
          <w:rFonts w:cs="Arial"/>
          <w:sz w:val="24"/>
          <w:szCs w:val="24"/>
        </w:rPr>
      </w:pPr>
      <w:r w:rsidRPr="00524833">
        <w:rPr>
          <w:rFonts w:cs="Arial"/>
          <w:sz w:val="24"/>
          <w:szCs w:val="24"/>
        </w:rPr>
        <w:t xml:space="preserve">DCMG(LPSD) &amp; DCMH(RPSD) – BCM </w:t>
      </w:r>
    </w:p>
    <w:p w14:paraId="31146E01" w14:textId="77777777" w:rsidR="001C776A" w:rsidRPr="00524833" w:rsidRDefault="001C776A" w:rsidP="001C776A">
      <w:pPr>
        <w:ind w:left="578"/>
        <w:rPr>
          <w:rFonts w:cs="Arial"/>
          <w:sz w:val="24"/>
          <w:szCs w:val="24"/>
        </w:rPr>
      </w:pPr>
      <w:r w:rsidRPr="00524833">
        <w:rPr>
          <w:rFonts w:cs="Arial"/>
          <w:sz w:val="24"/>
          <w:szCs w:val="24"/>
        </w:rPr>
        <w:t>Move link from MS CAN to CAN FD Bus</w:t>
      </w:r>
    </w:p>
    <w:p w14:paraId="77CCF440" w14:textId="77777777" w:rsidR="001C776A" w:rsidRPr="00524833" w:rsidRDefault="001C776A" w:rsidP="001C776A">
      <w:pPr>
        <w:ind w:left="578"/>
        <w:rPr>
          <w:rFonts w:cs="Arial"/>
          <w:sz w:val="24"/>
          <w:szCs w:val="24"/>
        </w:rPr>
      </w:pPr>
    </w:p>
    <w:p w14:paraId="0CC33DEE" w14:textId="77777777" w:rsidR="001C776A" w:rsidRPr="00524833" w:rsidRDefault="001C776A" w:rsidP="001C776A">
      <w:pPr>
        <w:ind w:left="578"/>
        <w:rPr>
          <w:rFonts w:cs="Arial"/>
          <w:b/>
          <w:bCs/>
          <w:sz w:val="24"/>
          <w:szCs w:val="24"/>
        </w:rPr>
      </w:pPr>
      <w:r w:rsidRPr="00524833">
        <w:rPr>
          <w:rFonts w:cs="Arial"/>
          <w:b/>
          <w:bCs/>
          <w:sz w:val="24"/>
          <w:szCs w:val="24"/>
        </w:rPr>
        <w:t>Signals</w:t>
      </w:r>
    </w:p>
    <w:p w14:paraId="392B7E8C" w14:textId="77777777" w:rsidR="001C776A" w:rsidRPr="00524833" w:rsidRDefault="001C776A" w:rsidP="001C776A">
      <w:pPr>
        <w:ind w:left="578"/>
        <w:rPr>
          <w:rFonts w:cs="Arial"/>
          <w:sz w:val="24"/>
          <w:szCs w:val="24"/>
        </w:rPr>
      </w:pPr>
      <w:r w:rsidRPr="00524833">
        <w:rPr>
          <w:rFonts w:cs="Arial"/>
          <w:sz w:val="24"/>
          <w:szCs w:val="24"/>
        </w:rPr>
        <w:t>Rate Signals at C2/C3</w:t>
      </w:r>
    </w:p>
    <w:p w14:paraId="54A28558" w14:textId="77777777" w:rsidR="001C776A" w:rsidRPr="00524833" w:rsidRDefault="001C776A" w:rsidP="001C776A">
      <w:pPr>
        <w:ind w:left="578"/>
        <w:rPr>
          <w:rFonts w:cs="Arial"/>
          <w:sz w:val="24"/>
          <w:szCs w:val="24"/>
        </w:rPr>
      </w:pPr>
      <w:r w:rsidRPr="00524833">
        <w:rPr>
          <w:rFonts w:cs="Arial"/>
          <w:sz w:val="24"/>
          <w:szCs w:val="24"/>
        </w:rPr>
        <w:t xml:space="preserve">Implement CMA (Can Message Authentication) to mitigate </w:t>
      </w:r>
      <w:r w:rsidRPr="00524833">
        <w:rPr>
          <w:rFonts w:cs="Arial"/>
          <w:sz w:val="24"/>
          <w:szCs w:val="24"/>
        </w:rPr>
        <w:br/>
        <w:t>Cyber Security threat.</w:t>
      </w:r>
    </w:p>
    <w:p w14:paraId="79E25B8E" w14:textId="77777777" w:rsidR="001C776A" w:rsidRPr="00524833" w:rsidRDefault="001C776A" w:rsidP="001C776A">
      <w:pPr>
        <w:ind w:left="578"/>
        <w:rPr>
          <w:rFonts w:cs="Arial"/>
          <w:sz w:val="24"/>
          <w:szCs w:val="24"/>
        </w:rPr>
      </w:pPr>
      <w:r w:rsidRPr="00524833">
        <w:rPr>
          <w:rFonts w:cs="Arial"/>
          <w:sz w:val="24"/>
          <w:szCs w:val="24"/>
        </w:rPr>
        <w:t xml:space="preserve">New Requirements - </w:t>
      </w:r>
      <w:r w:rsidRPr="00524833">
        <w:rPr>
          <w:rFonts w:cs="Arial"/>
          <w:sz w:val="24"/>
          <w:szCs w:val="24"/>
        </w:rPr>
        <w:tab/>
        <w:t>RQT-001403-023402</w:t>
      </w:r>
      <w:r w:rsidRPr="00524833">
        <w:rPr>
          <w:rFonts w:cs="Arial"/>
          <w:sz w:val="24"/>
          <w:szCs w:val="24"/>
        </w:rPr>
        <w:br/>
      </w:r>
      <w:r w:rsidRPr="00524833">
        <w:rPr>
          <w:rFonts w:cs="Arial"/>
          <w:sz w:val="24"/>
          <w:szCs w:val="24"/>
        </w:rPr>
        <w:tab/>
      </w:r>
      <w:r w:rsidRPr="00524833">
        <w:rPr>
          <w:rFonts w:cs="Arial"/>
          <w:sz w:val="24"/>
          <w:szCs w:val="24"/>
        </w:rPr>
        <w:tab/>
      </w:r>
      <w:r w:rsidRPr="00524833">
        <w:rPr>
          <w:rFonts w:cs="Arial"/>
          <w:sz w:val="24"/>
          <w:szCs w:val="24"/>
        </w:rPr>
        <w:tab/>
      </w:r>
      <w:r w:rsidRPr="00524833">
        <w:rPr>
          <w:rFonts w:cs="Arial"/>
          <w:sz w:val="24"/>
          <w:szCs w:val="24"/>
        </w:rPr>
        <w:tab/>
        <w:t>RQT-001403-023404</w:t>
      </w:r>
    </w:p>
    <w:p w14:paraId="7BDF4793" w14:textId="77777777" w:rsidR="001C776A" w:rsidRPr="00524833" w:rsidRDefault="001C776A" w:rsidP="001C776A">
      <w:pPr>
        <w:ind w:left="578"/>
        <w:rPr>
          <w:b/>
          <w:bCs/>
          <w:sz w:val="24"/>
          <w:szCs w:val="24"/>
          <w:lang w:eastAsia="ar-SA"/>
        </w:rPr>
      </w:pPr>
      <w:r w:rsidRPr="00524833">
        <w:rPr>
          <w:sz w:val="24"/>
          <w:szCs w:val="24"/>
          <w:lang w:eastAsia="ar-SA"/>
        </w:rPr>
        <w:t>Refer to FEDE Requirements for full details.</w:t>
      </w:r>
    </w:p>
    <w:p w14:paraId="3FC9CF4F" w14:textId="77777777" w:rsidR="001C776A" w:rsidRPr="00524833" w:rsidRDefault="001C776A" w:rsidP="001C776A">
      <w:pPr>
        <w:ind w:left="578"/>
        <w:rPr>
          <w:b/>
          <w:bCs/>
          <w:lang w:eastAsia="ar-SA"/>
        </w:rPr>
      </w:pPr>
      <w:hyperlink r:id="rId51" w:anchor="/search/keyword-search?searchCriteria=RQT-001403-023402&amp;filter=SE4_Req_StandardRevision.se4_RequirementState%3DReleased~~Categorization.category%3DRequirements~~WorkspaceObject.object_type%3DSE4_RequirementRevision~~" w:history="1">
        <w:r w:rsidRPr="00524833">
          <w:rPr>
            <w:rStyle w:val="Hyperlink"/>
            <w:lang w:eastAsia="ar-SA"/>
          </w:rPr>
          <w:t>https://www.fedewb.ford.com/#/search/keyword-search?searchCriteria=RQT-001403-023402&amp;filter=SE4_Req_StandardRevision.se4_RequirementState%3DReleased~~Categorization.category%3DRequirements~~WorkspaceObject.object_type%3DSE4_RequirementRevision~~</w:t>
        </w:r>
      </w:hyperlink>
    </w:p>
    <w:p w14:paraId="3C22DBBF" w14:textId="77777777" w:rsidR="001C776A" w:rsidRPr="00524833" w:rsidRDefault="001C776A" w:rsidP="001C776A">
      <w:pPr>
        <w:ind w:left="578"/>
        <w:rPr>
          <w:b/>
          <w:bCs/>
          <w:sz w:val="24"/>
          <w:szCs w:val="24"/>
          <w:lang w:eastAsia="ar-SA"/>
        </w:rPr>
      </w:pPr>
      <w:hyperlink r:id="rId52" w:anchor="/search/keyword-search?searchCriteria=RQT-001403-023404&amp;filter=SE4_Req_StandardRevision.se4_RequirementState%3DReleased~~Categorization.category%3DRequirements~~WorkspaceObject.object_type%3DSE4_RequirementRevision~~" w:history="1">
        <w:r w:rsidRPr="00524833">
          <w:rPr>
            <w:rStyle w:val="Hyperlink"/>
            <w:lang w:eastAsia="ar-SA"/>
          </w:rPr>
          <w:t>https://www.fedewb.ford.com/#/search/keyword-search?searchCriteria=RQT-001403-023404&amp;filter=SE4_Req_StandardRevision.se4_RequirementState%3DReleased~~Categorization.category%3DRequirements~~WorkspaceObject.object_type%3DSE4_RequirementRevision~~</w:t>
        </w:r>
      </w:hyperlink>
      <w:r w:rsidRPr="00524833">
        <w:rPr>
          <w:sz w:val="24"/>
          <w:szCs w:val="24"/>
          <w:lang w:eastAsia="ar-SA"/>
        </w:rPr>
        <w:t xml:space="preserve"> </w:t>
      </w:r>
    </w:p>
    <w:p w14:paraId="20550442" w14:textId="77777777" w:rsidR="001C776A" w:rsidRPr="00524833" w:rsidRDefault="001C776A" w:rsidP="001C776A">
      <w:pPr>
        <w:rPr>
          <w:rFonts w:cs="Arial"/>
          <w:sz w:val="36"/>
          <w:szCs w:val="36"/>
          <w:lang w:eastAsia="ar-SA"/>
        </w:rPr>
      </w:pPr>
      <w:r w:rsidRPr="00524833">
        <w:rPr>
          <w:b/>
          <w:bCs/>
          <w:sz w:val="24"/>
          <w:szCs w:val="24"/>
          <w:lang w:eastAsia="ar-SA"/>
        </w:rPr>
        <w:br w:type="page"/>
      </w:r>
    </w:p>
    <w:p w14:paraId="282F9026" w14:textId="0A87F83A" w:rsidR="008E02BA" w:rsidRDefault="008E02BA" w:rsidP="00FB2510">
      <w:pPr>
        <w:pStyle w:val="Heading1"/>
      </w:pPr>
      <w:bookmarkStart w:id="162" w:name="_Toc78549303"/>
      <w:r>
        <w:lastRenderedPageBreak/>
        <w:t>Architecture</w:t>
      </w:r>
      <w:bookmarkEnd w:id="162"/>
    </w:p>
    <w:p w14:paraId="08EA3CD0" w14:textId="3019C636" w:rsidR="00D454CF" w:rsidRDefault="00D454CF" w:rsidP="008E02BA">
      <w:pPr>
        <w:pStyle w:val="Heading2"/>
      </w:pPr>
      <w:bookmarkStart w:id="163" w:name="_Toc78549304"/>
      <w:r w:rsidRPr="007C20FA">
        <w:t xml:space="preserve">Functional </w:t>
      </w:r>
      <w:r w:rsidR="0038117F">
        <w:t>Decomposition</w:t>
      </w:r>
      <w:bookmarkEnd w:id="163"/>
    </w:p>
    <w:p w14:paraId="057F71B7" w14:textId="77777777" w:rsidR="009A277F" w:rsidRDefault="009A277F" w:rsidP="008E02BA"/>
    <w:p w14:paraId="5B064AEF" w14:textId="39E8D093" w:rsidR="000A4BE9" w:rsidRDefault="00BC28CB" w:rsidP="000A4BE9">
      <w:pPr>
        <w:jc w:val="center"/>
      </w:pPr>
      <w:r w:rsidRPr="00BC28CB">
        <w:rPr>
          <w:noProof/>
        </w:rPr>
        <w:t xml:space="preserve"> </w:t>
      </w:r>
      <w:r>
        <w:rPr>
          <w:noProof/>
        </w:rPr>
        <w:drawing>
          <wp:inline distT="0" distB="0" distL="0" distR="0" wp14:anchorId="12311274" wp14:editId="7F9D986B">
            <wp:extent cx="13291185" cy="5306695"/>
            <wp:effectExtent l="0" t="0" r="571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291185" cy="5306695"/>
                    </a:xfrm>
                    <a:prstGeom prst="rect">
                      <a:avLst/>
                    </a:prstGeom>
                  </pic:spPr>
                </pic:pic>
              </a:graphicData>
            </a:graphic>
          </wp:inline>
        </w:drawing>
      </w:r>
      <w:r>
        <w:rPr>
          <w:rStyle w:val="CommentReference"/>
          <w:rFonts w:ascii="Times New Roman" w:hAnsi="Times New Roman"/>
        </w:rPr>
        <w:t xml:space="preserve"> </w:t>
      </w:r>
    </w:p>
    <w:p w14:paraId="1B758672" w14:textId="415593C6" w:rsidR="000A4BE9" w:rsidRDefault="000A4BE9" w:rsidP="000A4BE9">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A770A1">
        <w:rPr>
          <w:noProof/>
        </w:rPr>
        <w:t>8</w:t>
      </w:r>
      <w:r>
        <w:rPr>
          <w:noProof/>
        </w:rPr>
        <w:fldChar w:fldCharType="end"/>
      </w:r>
      <w:r w:rsidRPr="00A13A7B">
        <w:t xml:space="preserve">: </w:t>
      </w:r>
      <w:r w:rsidRPr="007D7000">
        <w:rPr>
          <w:rFonts w:cs="Arial"/>
        </w:rPr>
        <w:t xml:space="preserve">Update </w:t>
      </w:r>
      <w:proofErr w:type="spellStart"/>
      <w:r w:rsidRPr="007D7000">
        <w:rPr>
          <w:rFonts w:cs="Arial"/>
        </w:rPr>
        <w:t>ComStat</w:t>
      </w:r>
      <w:proofErr w:type="spellEnd"/>
      <w:r w:rsidRPr="007D7000">
        <w:rPr>
          <w:rFonts w:cs="Arial"/>
        </w:rPr>
        <w:t xml:space="preserve"> at Vehicle change event Alert</w:t>
      </w:r>
    </w:p>
    <w:p w14:paraId="62E9CE08" w14:textId="70D89B78" w:rsidR="009A277F" w:rsidRDefault="009A277F" w:rsidP="008E02BA"/>
    <w:p w14:paraId="40D13D29" w14:textId="36241D65" w:rsidR="000A4BE9" w:rsidRDefault="000A4BE9" w:rsidP="008E02BA"/>
    <w:p w14:paraId="22887AD1" w14:textId="68DC7692" w:rsidR="000A4BE9" w:rsidRDefault="000A4BE9" w:rsidP="008E02BA"/>
    <w:p w14:paraId="6CBDA64A" w14:textId="42A14A43" w:rsidR="000A4BE9" w:rsidRDefault="000A4BE9" w:rsidP="008E02BA"/>
    <w:p w14:paraId="40AABD0A" w14:textId="7122F428" w:rsidR="000A4BE9" w:rsidRDefault="000A4BE9" w:rsidP="008E02BA"/>
    <w:p w14:paraId="64FDA654" w14:textId="71E2D1D5" w:rsidR="000A4BE9" w:rsidRDefault="000A4BE9" w:rsidP="008E02BA"/>
    <w:p w14:paraId="2598D91C" w14:textId="73CDBD0B" w:rsidR="000A4BE9" w:rsidRDefault="000A4BE9" w:rsidP="008E02BA"/>
    <w:p w14:paraId="36DA3FD7" w14:textId="6DCFE3DC" w:rsidR="000A4BE9" w:rsidRDefault="000A4BE9" w:rsidP="008E02BA"/>
    <w:p w14:paraId="5B655712" w14:textId="59CA39F6" w:rsidR="000A4BE9" w:rsidRDefault="000A4BE9" w:rsidP="008E02BA"/>
    <w:p w14:paraId="3E1E65D6" w14:textId="2F35A9EB" w:rsidR="000A4BE9" w:rsidRDefault="000A4BE9" w:rsidP="008E02BA"/>
    <w:p w14:paraId="38C47AC8" w14:textId="34FE9C39" w:rsidR="000A4BE9" w:rsidRDefault="000A4BE9">
      <w:pPr>
        <w:overflowPunct/>
        <w:autoSpaceDE/>
        <w:autoSpaceDN/>
        <w:adjustRightInd/>
        <w:textAlignment w:val="auto"/>
      </w:pPr>
      <w:r>
        <w:br w:type="page"/>
      </w:r>
    </w:p>
    <w:p w14:paraId="26BC139F" w14:textId="77777777" w:rsidR="000A4BE9" w:rsidRDefault="000A4BE9" w:rsidP="008E02BA"/>
    <w:p w14:paraId="1DEE7A2A" w14:textId="60D1518F" w:rsidR="000A4BE9" w:rsidRDefault="000A4BE9" w:rsidP="008E02BA"/>
    <w:p w14:paraId="5932C38C" w14:textId="0B84C195" w:rsidR="000A4BE9" w:rsidRDefault="000A4BE9" w:rsidP="008E02BA"/>
    <w:p w14:paraId="7F031DEF" w14:textId="35A04B7E" w:rsidR="000A4BE9" w:rsidRDefault="000A4BE9" w:rsidP="008E02BA"/>
    <w:p w14:paraId="6BFAC28D" w14:textId="77777777" w:rsidR="000A4BE9" w:rsidRDefault="000A4BE9" w:rsidP="000A4BE9">
      <w:pPr>
        <w:jc w:val="center"/>
      </w:pPr>
      <w:r>
        <w:rPr>
          <w:noProof/>
        </w:rPr>
        <w:drawing>
          <wp:inline distT="0" distB="0" distL="0" distR="0" wp14:anchorId="2B499B98" wp14:editId="41E2CDD1">
            <wp:extent cx="12363450" cy="5249342"/>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70957" cy="5252529"/>
                    </a:xfrm>
                    <a:prstGeom prst="rect">
                      <a:avLst/>
                    </a:prstGeom>
                  </pic:spPr>
                </pic:pic>
              </a:graphicData>
            </a:graphic>
          </wp:inline>
        </w:drawing>
      </w:r>
    </w:p>
    <w:p w14:paraId="0E0685D9" w14:textId="7FC02513" w:rsidR="000A4BE9" w:rsidRDefault="000A4BE9" w:rsidP="000A4BE9">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A770A1">
        <w:rPr>
          <w:noProof/>
        </w:rPr>
        <w:t>9</w:t>
      </w:r>
      <w:r>
        <w:rPr>
          <w:noProof/>
        </w:rPr>
        <w:fldChar w:fldCharType="end"/>
      </w:r>
      <w:r w:rsidRPr="00A13A7B">
        <w:t xml:space="preserve">: </w:t>
      </w:r>
      <w:r w:rsidRPr="00186173">
        <w:rPr>
          <w:rFonts w:cs="Arial"/>
        </w:rPr>
        <w:t xml:space="preserve">Get </w:t>
      </w:r>
      <w:proofErr w:type="spellStart"/>
      <w:r w:rsidRPr="00186173">
        <w:rPr>
          <w:rFonts w:cs="Arial"/>
        </w:rPr>
        <w:t>ComStat</w:t>
      </w:r>
      <w:proofErr w:type="spellEnd"/>
      <w:r w:rsidRPr="00186173">
        <w:rPr>
          <w:rFonts w:cs="Arial"/>
        </w:rPr>
        <w:t xml:space="preserve"> at HMI Launch</w:t>
      </w:r>
    </w:p>
    <w:p w14:paraId="617CE961" w14:textId="10120875" w:rsidR="000A4BE9" w:rsidRDefault="000A4BE9" w:rsidP="008E02BA"/>
    <w:p w14:paraId="1EDB184B" w14:textId="0BBDCA18" w:rsidR="000A4BE9" w:rsidRDefault="000A4BE9" w:rsidP="008E02BA"/>
    <w:p w14:paraId="0AFEB7DD" w14:textId="68E05527" w:rsidR="000A4BE9" w:rsidRDefault="000A4BE9" w:rsidP="008E02BA"/>
    <w:p w14:paraId="012F9808" w14:textId="19E81CBC" w:rsidR="000A4BE9" w:rsidRDefault="000A4BE9" w:rsidP="008E02BA"/>
    <w:p w14:paraId="78A32A1E" w14:textId="2693B3BA" w:rsidR="000A4BE9" w:rsidRDefault="000A4BE9" w:rsidP="008E02BA"/>
    <w:p w14:paraId="0B62BB51" w14:textId="65B8D69C" w:rsidR="000A4BE9" w:rsidRDefault="000A4BE9" w:rsidP="008E02BA"/>
    <w:p w14:paraId="7F0E03BF" w14:textId="57B2B7DD" w:rsidR="000A4BE9" w:rsidRDefault="000A4BE9" w:rsidP="008E02BA"/>
    <w:p w14:paraId="7E446E53" w14:textId="22496C93" w:rsidR="000A4BE9" w:rsidRDefault="000A4BE9" w:rsidP="008E02BA"/>
    <w:p w14:paraId="75D71825" w14:textId="57C62DFD" w:rsidR="000A4BE9" w:rsidRDefault="000A4BE9" w:rsidP="008E02BA"/>
    <w:p w14:paraId="68DF2823" w14:textId="5413AFC3" w:rsidR="000A4BE9" w:rsidRDefault="000A4BE9" w:rsidP="008E02BA"/>
    <w:p w14:paraId="124ABF02" w14:textId="588E6A2B" w:rsidR="000A4BE9" w:rsidRDefault="000A4BE9" w:rsidP="008E02BA"/>
    <w:p w14:paraId="6A8BE788" w14:textId="143E4C89" w:rsidR="000A4BE9" w:rsidRDefault="000A4BE9" w:rsidP="008E02BA"/>
    <w:p w14:paraId="350AEE79" w14:textId="7F6B7577" w:rsidR="000A4BE9" w:rsidRDefault="000A4BE9" w:rsidP="008E02BA"/>
    <w:p w14:paraId="58864A71" w14:textId="32E2C6C4" w:rsidR="000A4BE9" w:rsidRDefault="000A4BE9" w:rsidP="008E02BA"/>
    <w:p w14:paraId="40F00E64" w14:textId="5464ED37" w:rsidR="000A4BE9" w:rsidRDefault="000A4BE9" w:rsidP="008E02BA"/>
    <w:p w14:paraId="3EED3D7C" w14:textId="2E5C841B" w:rsidR="000A4BE9" w:rsidRDefault="000A4BE9" w:rsidP="008E02BA"/>
    <w:p w14:paraId="2E44D348" w14:textId="216A31F9" w:rsidR="000A4BE9" w:rsidRDefault="000A4BE9" w:rsidP="008E02BA"/>
    <w:p w14:paraId="020BD582" w14:textId="1B0A8A9C" w:rsidR="000A4BE9" w:rsidRDefault="000A4BE9" w:rsidP="008E02BA"/>
    <w:p w14:paraId="7E7446DB" w14:textId="4DCF3BA4" w:rsidR="000A4BE9" w:rsidRDefault="000A4BE9" w:rsidP="008E02BA"/>
    <w:p w14:paraId="222FD4A0" w14:textId="1FFCD3FF" w:rsidR="000A4BE9" w:rsidRDefault="000A4BE9" w:rsidP="008E02BA"/>
    <w:p w14:paraId="415D9742" w14:textId="3E808C9A" w:rsidR="000A4BE9" w:rsidRDefault="000A4BE9" w:rsidP="008E02BA"/>
    <w:p w14:paraId="77936E0D" w14:textId="77777777" w:rsidR="000A4BE9" w:rsidRDefault="000A4BE9" w:rsidP="008E02BA"/>
    <w:p w14:paraId="3E91E9A4" w14:textId="38097777" w:rsidR="009A277F" w:rsidRDefault="00A43615" w:rsidP="008E02BA">
      <w:pPr>
        <w:jc w:val="center"/>
      </w:pPr>
      <w:commentRangeStart w:id="164"/>
      <w:commentRangeStart w:id="165"/>
      <w:commentRangeEnd w:id="165"/>
      <w:r>
        <w:rPr>
          <w:rStyle w:val="CommentReference"/>
          <w:rFonts w:ascii="Times New Roman" w:hAnsi="Times New Roman"/>
        </w:rPr>
        <w:commentReference w:id="165"/>
      </w:r>
      <w:commentRangeEnd w:id="164"/>
      <w:r w:rsidR="008E76AD">
        <w:rPr>
          <w:rStyle w:val="CommentReference"/>
          <w:rFonts w:ascii="Times New Roman" w:hAnsi="Times New Roman"/>
        </w:rPr>
        <w:commentReference w:id="164"/>
      </w:r>
      <w:r w:rsidR="00236E76" w:rsidRPr="00236E76">
        <w:rPr>
          <w:noProof/>
        </w:rPr>
        <w:t xml:space="preserve"> </w:t>
      </w:r>
      <w:r w:rsidR="00236E76">
        <w:rPr>
          <w:noProof/>
        </w:rPr>
        <w:drawing>
          <wp:inline distT="0" distB="0" distL="0" distR="0" wp14:anchorId="2295A070" wp14:editId="6138A348">
            <wp:extent cx="13291185" cy="6969760"/>
            <wp:effectExtent l="0" t="0" r="571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291185" cy="6969760"/>
                    </a:xfrm>
                    <a:prstGeom prst="rect">
                      <a:avLst/>
                    </a:prstGeom>
                  </pic:spPr>
                </pic:pic>
              </a:graphicData>
            </a:graphic>
          </wp:inline>
        </w:drawing>
      </w:r>
      <w:r w:rsidR="00236E76">
        <w:rPr>
          <w:rStyle w:val="CommentReference"/>
          <w:rFonts w:ascii="Times New Roman" w:hAnsi="Times New Roman"/>
        </w:rPr>
        <w:t xml:space="preserve"> </w:t>
      </w:r>
    </w:p>
    <w:p w14:paraId="7EBCFF28" w14:textId="49338967" w:rsidR="009A277F" w:rsidRDefault="009A277F" w:rsidP="008E02BA">
      <w:pPr>
        <w:pStyle w:val="Caption"/>
      </w:pPr>
      <w:bookmarkStart w:id="166" w:name="_Toc529191295"/>
      <w:bookmarkStart w:id="167" w:name="_Toc78549324"/>
      <w:r w:rsidRPr="00A13A7B">
        <w:t xml:space="preserve">Figure </w:t>
      </w:r>
      <w:r>
        <w:rPr>
          <w:noProof/>
        </w:rPr>
        <w:fldChar w:fldCharType="begin"/>
      </w:r>
      <w:r>
        <w:rPr>
          <w:noProof/>
        </w:rPr>
        <w:instrText xml:space="preserve"> SEQ Figure \* ARABIC </w:instrText>
      </w:r>
      <w:r>
        <w:rPr>
          <w:noProof/>
        </w:rPr>
        <w:fldChar w:fldCharType="separate"/>
      </w:r>
      <w:r w:rsidR="001D7678">
        <w:rPr>
          <w:noProof/>
        </w:rPr>
        <w:t>8</w:t>
      </w:r>
      <w:r>
        <w:rPr>
          <w:noProof/>
        </w:rPr>
        <w:fldChar w:fldCharType="end"/>
      </w:r>
      <w:r w:rsidRPr="00A13A7B">
        <w:t xml:space="preserve">: </w:t>
      </w:r>
      <w:bookmarkEnd w:id="166"/>
      <w:bookmarkEnd w:id="167"/>
      <w:r w:rsidR="008D61F9" w:rsidRPr="008D61F9">
        <w:rPr>
          <w:rFonts w:cs="Arial"/>
        </w:rPr>
        <w:t xml:space="preserve">Refresh </w:t>
      </w:r>
      <w:proofErr w:type="spellStart"/>
      <w:r w:rsidR="008D61F9" w:rsidRPr="008D61F9">
        <w:rPr>
          <w:rFonts w:cs="Arial"/>
        </w:rPr>
        <w:t>ComStat</w:t>
      </w:r>
      <w:proofErr w:type="spellEnd"/>
      <w:r w:rsidR="008D61F9" w:rsidRPr="008D61F9">
        <w:rPr>
          <w:rFonts w:cs="Arial"/>
        </w:rPr>
        <w:t xml:space="preserve"> from HMI</w:t>
      </w:r>
    </w:p>
    <w:p w14:paraId="7BB3A91B" w14:textId="77777777" w:rsidR="009A277F" w:rsidRDefault="009A277F" w:rsidP="008E02BA"/>
    <w:p w14:paraId="366B7D26" w14:textId="77777777" w:rsidR="009A277F" w:rsidRDefault="009A277F" w:rsidP="008E02BA"/>
    <w:p w14:paraId="249AF366" w14:textId="77777777" w:rsidR="009A277F" w:rsidRDefault="009A277F" w:rsidP="008E02BA"/>
    <w:p w14:paraId="67786120" w14:textId="77777777" w:rsidR="009A277F" w:rsidRDefault="009A277F" w:rsidP="008E02BA"/>
    <w:p w14:paraId="185865C2" w14:textId="77777777" w:rsidR="00647B92" w:rsidRDefault="00647B92">
      <w:pPr>
        <w:overflowPunct/>
        <w:autoSpaceDE/>
        <w:autoSpaceDN/>
        <w:adjustRightInd/>
        <w:textAlignment w:val="auto"/>
        <w:rPr>
          <w:rFonts w:cs="Arial"/>
          <w:b/>
          <w:kern w:val="32"/>
          <w:sz w:val="24"/>
          <w:szCs w:val="26"/>
        </w:rPr>
      </w:pPr>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07D3FCF4" w:rsidR="00717914" w:rsidRPr="007C20FA" w:rsidRDefault="00717914" w:rsidP="00791140">
      <w:pPr>
        <w:pStyle w:val="Heading3"/>
      </w:pPr>
      <w:bookmarkStart w:id="168" w:name="_Toc78549305"/>
      <w:r w:rsidRPr="007C20FA">
        <w:lastRenderedPageBreak/>
        <w:t>Functions</w:t>
      </w:r>
      <w:bookmarkEnd w:id="168"/>
    </w:p>
    <w:p w14:paraId="5816ECEB" w14:textId="61EE5642" w:rsidR="009A277F"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3964"/>
        <w:gridCol w:w="4820"/>
        <w:gridCol w:w="1483"/>
      </w:tblGrid>
      <w:tr w:rsidR="000A4BE9" w:rsidRPr="007C20FA" w14:paraId="7B66B826" w14:textId="77777777" w:rsidTr="006E7471">
        <w:trPr>
          <w:tblHeader/>
          <w:jc w:val="center"/>
        </w:trPr>
        <w:tc>
          <w:tcPr>
            <w:tcW w:w="3964" w:type="dxa"/>
            <w:shd w:val="pct20" w:color="auto" w:fill="FFFFFF"/>
            <w:vAlign w:val="center"/>
          </w:tcPr>
          <w:p w14:paraId="2EC0A9D6" w14:textId="77777777" w:rsidR="000A4BE9" w:rsidRPr="00C15D3D" w:rsidRDefault="000A4BE9" w:rsidP="00793CD1">
            <w:pPr>
              <w:jc w:val="center"/>
              <w:rPr>
                <w:b/>
              </w:rPr>
            </w:pPr>
            <w:r w:rsidRPr="00C15D3D">
              <w:rPr>
                <w:b/>
              </w:rPr>
              <w:t>Function Name</w:t>
            </w:r>
          </w:p>
        </w:tc>
        <w:tc>
          <w:tcPr>
            <w:tcW w:w="4820" w:type="dxa"/>
            <w:shd w:val="pct20" w:color="auto" w:fill="FFFFFF"/>
            <w:vAlign w:val="center"/>
          </w:tcPr>
          <w:p w14:paraId="3040409F" w14:textId="77777777" w:rsidR="000A4BE9" w:rsidRPr="007C20FA" w:rsidRDefault="000A4BE9" w:rsidP="00793CD1">
            <w:pPr>
              <w:pStyle w:val="Caption"/>
            </w:pPr>
            <w:r w:rsidRPr="007C20FA">
              <w:t>Description</w:t>
            </w:r>
          </w:p>
        </w:tc>
        <w:tc>
          <w:tcPr>
            <w:tcW w:w="1483" w:type="dxa"/>
            <w:shd w:val="pct20" w:color="auto" w:fill="FFFFFF"/>
            <w:vAlign w:val="center"/>
          </w:tcPr>
          <w:p w14:paraId="2BFBF159" w14:textId="77777777" w:rsidR="000A4BE9" w:rsidRPr="007C20FA" w:rsidRDefault="000A4BE9" w:rsidP="00793CD1">
            <w:pPr>
              <w:pStyle w:val="Caption"/>
            </w:pPr>
            <w:r w:rsidRPr="007C20FA">
              <w:t>Comments</w:t>
            </w:r>
          </w:p>
        </w:tc>
      </w:tr>
      <w:tr w:rsidR="000A4BE9" w:rsidRPr="00BB0EAC" w14:paraId="42FF7FCA" w14:textId="77777777" w:rsidTr="006E7471">
        <w:trPr>
          <w:jc w:val="center"/>
        </w:trPr>
        <w:tc>
          <w:tcPr>
            <w:tcW w:w="3964" w:type="dxa"/>
          </w:tcPr>
          <w:p w14:paraId="2EB37B53" w14:textId="77777777" w:rsidR="000A4BE9" w:rsidRDefault="000A4BE9" w:rsidP="00793CD1">
            <w:r>
              <w:rPr>
                <w:i/>
              </w:rPr>
              <w:t>(activity</w:t>
            </w:r>
            <w:r w:rsidRPr="005E78E8">
              <w:rPr>
                <w:i/>
              </w:rPr>
              <w:t>)</w:t>
            </w:r>
            <w:r w:rsidRPr="00C15D3D">
              <w:t xml:space="preserve"> </w:t>
            </w:r>
            <w:r>
              <w:t xml:space="preserve">Update </w:t>
            </w:r>
            <w:proofErr w:type="spellStart"/>
            <w:r>
              <w:t>ComStat</w:t>
            </w:r>
            <w:proofErr w:type="spellEnd"/>
            <w:r>
              <w:t xml:space="preserve"> following Change Status Onboard</w:t>
            </w:r>
          </w:p>
        </w:tc>
        <w:tc>
          <w:tcPr>
            <w:tcW w:w="4820" w:type="dxa"/>
          </w:tcPr>
          <w:p w14:paraId="368ED9D2" w14:textId="09F9DD6C" w:rsidR="000A4BE9" w:rsidRDefault="00AB1051" w:rsidP="00793CD1">
            <w:r>
              <w:t>Com</w:t>
            </w:r>
            <w:r w:rsidR="002F724F">
              <w:t xml:space="preserve">prehensive Status </w:t>
            </w:r>
            <w:r>
              <w:t xml:space="preserve">is updated on Cloud following door </w:t>
            </w:r>
            <w:r w:rsidR="000D246A">
              <w:t>lock or ajar status change received from vehicle</w:t>
            </w:r>
            <w:r w:rsidR="002F724F">
              <w:t>.</w:t>
            </w:r>
          </w:p>
        </w:tc>
        <w:tc>
          <w:tcPr>
            <w:tcW w:w="1483" w:type="dxa"/>
          </w:tcPr>
          <w:p w14:paraId="21472FBF" w14:textId="77777777" w:rsidR="000A4BE9" w:rsidRDefault="000A4BE9" w:rsidP="00793CD1"/>
        </w:tc>
      </w:tr>
      <w:tr w:rsidR="000A4BE9" w:rsidRPr="00BB0EAC" w14:paraId="6C5578CB" w14:textId="77777777" w:rsidTr="006E7471">
        <w:trPr>
          <w:jc w:val="center"/>
        </w:trPr>
        <w:tc>
          <w:tcPr>
            <w:tcW w:w="3964" w:type="dxa"/>
          </w:tcPr>
          <w:p w14:paraId="5ED63435" w14:textId="38AAFA0E" w:rsidR="000A4BE9" w:rsidRDefault="000A4BE9" w:rsidP="00793CD1">
            <w:r>
              <w:rPr>
                <w:i/>
              </w:rPr>
              <w:t>(activity</w:t>
            </w:r>
            <w:r w:rsidRPr="005E78E8">
              <w:rPr>
                <w:i/>
              </w:rPr>
              <w:t>)</w:t>
            </w:r>
            <w:r w:rsidRPr="00C15D3D">
              <w:t xml:space="preserve"> </w:t>
            </w:r>
            <w:r>
              <w:t>Determine Real or Inferred Door lock status</w:t>
            </w:r>
          </w:p>
        </w:tc>
        <w:tc>
          <w:tcPr>
            <w:tcW w:w="4820" w:type="dxa"/>
          </w:tcPr>
          <w:p w14:paraId="5A9DCE90" w14:textId="3D8D4A31" w:rsidR="000A4BE9" w:rsidRDefault="007C21AB" w:rsidP="00793CD1">
            <w:r>
              <w:t xml:space="preserve">Door </w:t>
            </w:r>
            <w:r w:rsidR="00A6017E">
              <w:t xml:space="preserve">lock </w:t>
            </w:r>
            <w:r>
              <w:t xml:space="preserve">status </w:t>
            </w:r>
            <w:r w:rsidR="00FD4F08">
              <w:t>determined as inferred or real</w:t>
            </w:r>
          </w:p>
        </w:tc>
        <w:tc>
          <w:tcPr>
            <w:tcW w:w="1483" w:type="dxa"/>
          </w:tcPr>
          <w:p w14:paraId="730A4712" w14:textId="77777777" w:rsidR="000A4BE9" w:rsidRDefault="000A4BE9" w:rsidP="00793CD1"/>
        </w:tc>
      </w:tr>
      <w:tr w:rsidR="000A4BE9" w:rsidRPr="00BB0EAC" w14:paraId="1A929C8F" w14:textId="77777777" w:rsidTr="006E7471">
        <w:trPr>
          <w:jc w:val="center"/>
        </w:trPr>
        <w:tc>
          <w:tcPr>
            <w:tcW w:w="3964" w:type="dxa"/>
          </w:tcPr>
          <w:p w14:paraId="2607FC4F" w14:textId="1DBCC7F9" w:rsidR="000A4BE9" w:rsidRDefault="000A4BE9" w:rsidP="00793CD1">
            <w:r>
              <w:rPr>
                <w:i/>
              </w:rPr>
              <w:t>(activity</w:t>
            </w:r>
            <w:r w:rsidRPr="005E78E8">
              <w:rPr>
                <w:i/>
              </w:rPr>
              <w:t>)</w:t>
            </w:r>
            <w:r w:rsidRPr="00C15D3D">
              <w:t xml:space="preserve"> </w:t>
            </w:r>
            <w:r>
              <w:t xml:space="preserve">Provide Door </w:t>
            </w:r>
            <w:r w:rsidR="00CB50EE">
              <w:t>ajar</w:t>
            </w:r>
            <w:r>
              <w:t xml:space="preserve"> status</w:t>
            </w:r>
          </w:p>
        </w:tc>
        <w:tc>
          <w:tcPr>
            <w:tcW w:w="4820" w:type="dxa"/>
          </w:tcPr>
          <w:p w14:paraId="1B672038" w14:textId="312E3869" w:rsidR="000A4BE9" w:rsidRDefault="00740D9A" w:rsidP="00793CD1">
            <w:r>
              <w:t xml:space="preserve">Door </w:t>
            </w:r>
            <w:r w:rsidR="0043581B">
              <w:t>ajar</w:t>
            </w:r>
            <w:r>
              <w:t xml:space="preserve"> status change provided </w:t>
            </w:r>
            <w:r w:rsidR="001E41D7">
              <w:t>from Vehicle</w:t>
            </w:r>
          </w:p>
        </w:tc>
        <w:tc>
          <w:tcPr>
            <w:tcW w:w="1483" w:type="dxa"/>
          </w:tcPr>
          <w:p w14:paraId="5E4BBCB0" w14:textId="77777777" w:rsidR="000A4BE9" w:rsidRDefault="000A4BE9" w:rsidP="00793CD1"/>
        </w:tc>
      </w:tr>
      <w:tr w:rsidR="006725D4" w:rsidRPr="00BB0EAC" w14:paraId="51009AE5" w14:textId="77777777" w:rsidTr="006E7471">
        <w:trPr>
          <w:jc w:val="center"/>
        </w:trPr>
        <w:tc>
          <w:tcPr>
            <w:tcW w:w="3964" w:type="dxa"/>
          </w:tcPr>
          <w:p w14:paraId="581B391B" w14:textId="48A084B8" w:rsidR="006725D4" w:rsidRDefault="006725D4" w:rsidP="00793CD1">
            <w:pPr>
              <w:rPr>
                <w:i/>
              </w:rPr>
            </w:pPr>
            <w:r w:rsidRPr="006725D4">
              <w:rPr>
                <w:i/>
              </w:rPr>
              <w:t>(activity)</w:t>
            </w:r>
            <w:r w:rsidRPr="00322358">
              <w:rPr>
                <w:iCs/>
              </w:rPr>
              <w:t xml:space="preserve"> Display </w:t>
            </w:r>
            <w:proofErr w:type="spellStart"/>
            <w:r w:rsidRPr="00322358">
              <w:rPr>
                <w:iCs/>
              </w:rPr>
              <w:t>ComStat</w:t>
            </w:r>
            <w:proofErr w:type="spellEnd"/>
            <w:r w:rsidRPr="00322358">
              <w:rPr>
                <w:iCs/>
              </w:rPr>
              <w:t xml:space="preserve"> Feedback</w:t>
            </w:r>
          </w:p>
        </w:tc>
        <w:tc>
          <w:tcPr>
            <w:tcW w:w="4820" w:type="dxa"/>
          </w:tcPr>
          <w:p w14:paraId="276AB7A6" w14:textId="07B67056" w:rsidR="006725D4" w:rsidRDefault="006725D4" w:rsidP="00793CD1">
            <w:r>
              <w:t xml:space="preserve">Comprehensive Status Feedback is received </w:t>
            </w:r>
            <w:r w:rsidR="003533FD">
              <w:t xml:space="preserve">if the </w:t>
            </w:r>
            <w:r w:rsidR="00A34BD7">
              <w:t>App (HMI) is open</w:t>
            </w:r>
          </w:p>
        </w:tc>
        <w:tc>
          <w:tcPr>
            <w:tcW w:w="1483" w:type="dxa"/>
          </w:tcPr>
          <w:p w14:paraId="441411ED" w14:textId="77777777" w:rsidR="006725D4" w:rsidRDefault="006725D4" w:rsidP="00793CD1"/>
        </w:tc>
      </w:tr>
    </w:tbl>
    <w:p w14:paraId="7EF165CA" w14:textId="7740E4F3" w:rsidR="000A4BE9" w:rsidRPr="00054B83" w:rsidRDefault="000A4BE9" w:rsidP="000A4BE9">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A770A1">
        <w:rPr>
          <w:noProof/>
        </w:rPr>
        <w:t>16</w:t>
      </w:r>
      <w:r>
        <w:rPr>
          <w:noProof/>
        </w:rPr>
        <w:fldChar w:fldCharType="end"/>
      </w:r>
      <w:r w:rsidRPr="00A13A7B">
        <w:t>: List of Functions</w:t>
      </w:r>
      <w:r>
        <w:t xml:space="preserve"> on </w:t>
      </w:r>
      <w:r w:rsidRPr="00F77E9E">
        <w:rPr>
          <w:rFonts w:cs="Arial"/>
        </w:rPr>
        <w:t xml:space="preserve">Update </w:t>
      </w:r>
      <w:proofErr w:type="spellStart"/>
      <w:r w:rsidRPr="00F77E9E">
        <w:rPr>
          <w:rFonts w:cs="Arial"/>
        </w:rPr>
        <w:t>ComStat</w:t>
      </w:r>
      <w:proofErr w:type="spellEnd"/>
      <w:r w:rsidRPr="00F77E9E">
        <w:rPr>
          <w:rFonts w:cs="Arial"/>
        </w:rPr>
        <w:t xml:space="preserve"> at Vehicle change event Alert</w:t>
      </w:r>
    </w:p>
    <w:p w14:paraId="0F6FFFF1" w14:textId="56BA6B7C" w:rsidR="000A4BE9" w:rsidRDefault="000A4BE9" w:rsidP="009A277F"/>
    <w:p w14:paraId="48BA50F5" w14:textId="40F40433" w:rsidR="000A4BE9" w:rsidRDefault="000A4BE9" w:rsidP="009A277F"/>
    <w:p w14:paraId="424D07EC" w14:textId="77777777" w:rsidR="000A4BE9" w:rsidRPr="00476E7E" w:rsidRDefault="000A4BE9" w:rsidP="000A4BE9"/>
    <w:tbl>
      <w:tblPr>
        <w:tblW w:w="103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3964"/>
        <w:gridCol w:w="4820"/>
        <w:gridCol w:w="1528"/>
      </w:tblGrid>
      <w:tr w:rsidR="000A4BE9" w:rsidRPr="007C20FA" w14:paraId="0D79ED74" w14:textId="77777777" w:rsidTr="006E7471">
        <w:trPr>
          <w:trHeight w:val="488"/>
          <w:tblHeader/>
          <w:jc w:val="center"/>
        </w:trPr>
        <w:tc>
          <w:tcPr>
            <w:tcW w:w="3964" w:type="dxa"/>
            <w:shd w:val="pct20" w:color="auto" w:fill="FFFFFF"/>
            <w:vAlign w:val="center"/>
          </w:tcPr>
          <w:p w14:paraId="2035C75F" w14:textId="77777777" w:rsidR="000A4BE9" w:rsidRPr="00C15D3D" w:rsidRDefault="000A4BE9" w:rsidP="00793CD1">
            <w:pPr>
              <w:jc w:val="center"/>
              <w:rPr>
                <w:b/>
              </w:rPr>
            </w:pPr>
            <w:r w:rsidRPr="00C15D3D">
              <w:rPr>
                <w:b/>
              </w:rPr>
              <w:t>Function Name</w:t>
            </w:r>
          </w:p>
        </w:tc>
        <w:tc>
          <w:tcPr>
            <w:tcW w:w="4820" w:type="dxa"/>
            <w:shd w:val="pct20" w:color="auto" w:fill="FFFFFF"/>
            <w:vAlign w:val="center"/>
          </w:tcPr>
          <w:p w14:paraId="4A2E4ACC" w14:textId="77777777" w:rsidR="000A4BE9" w:rsidRPr="007C20FA" w:rsidRDefault="000A4BE9" w:rsidP="00793CD1">
            <w:pPr>
              <w:pStyle w:val="Caption"/>
            </w:pPr>
            <w:r w:rsidRPr="007C20FA">
              <w:t>Description</w:t>
            </w:r>
          </w:p>
        </w:tc>
        <w:tc>
          <w:tcPr>
            <w:tcW w:w="1528" w:type="dxa"/>
            <w:shd w:val="pct20" w:color="auto" w:fill="FFFFFF"/>
            <w:vAlign w:val="center"/>
          </w:tcPr>
          <w:p w14:paraId="6CF8524B" w14:textId="77777777" w:rsidR="000A4BE9" w:rsidRPr="007C20FA" w:rsidRDefault="000A4BE9" w:rsidP="00793CD1">
            <w:pPr>
              <w:pStyle w:val="Caption"/>
            </w:pPr>
            <w:r w:rsidRPr="007C20FA">
              <w:t>Comments</w:t>
            </w:r>
          </w:p>
        </w:tc>
      </w:tr>
      <w:tr w:rsidR="000A4BE9" w:rsidRPr="00BB0EAC" w14:paraId="2DCFBB8B" w14:textId="77777777" w:rsidTr="006E7471">
        <w:trPr>
          <w:trHeight w:val="488"/>
          <w:jc w:val="center"/>
        </w:trPr>
        <w:tc>
          <w:tcPr>
            <w:tcW w:w="3964" w:type="dxa"/>
          </w:tcPr>
          <w:p w14:paraId="19972554" w14:textId="77777777" w:rsidR="000A4BE9" w:rsidRDefault="000A4BE9" w:rsidP="00793CD1">
            <w:r>
              <w:rPr>
                <w:i/>
              </w:rPr>
              <w:t>(activity</w:t>
            </w:r>
            <w:r w:rsidRPr="005E78E8">
              <w:rPr>
                <w:i/>
              </w:rPr>
              <w:t>)</w:t>
            </w:r>
            <w:r w:rsidRPr="00C15D3D">
              <w:t xml:space="preserve"> </w:t>
            </w:r>
            <w:r>
              <w:t xml:space="preserve">Display </w:t>
            </w:r>
            <w:proofErr w:type="spellStart"/>
            <w:r>
              <w:t>ComStat</w:t>
            </w:r>
            <w:proofErr w:type="spellEnd"/>
            <w:r>
              <w:t xml:space="preserve"> Feedback</w:t>
            </w:r>
          </w:p>
        </w:tc>
        <w:tc>
          <w:tcPr>
            <w:tcW w:w="4820" w:type="dxa"/>
          </w:tcPr>
          <w:p w14:paraId="567FC51B" w14:textId="65A91CB6" w:rsidR="000A4BE9" w:rsidRDefault="006725D4" w:rsidP="00793CD1">
            <w:r w:rsidRPr="006725D4">
              <w:t>Comprehensive Status Feedback is received</w:t>
            </w:r>
            <w:r w:rsidR="007213E8">
              <w:t xml:space="preserve"> </w:t>
            </w:r>
            <w:r w:rsidR="00B75252">
              <w:t>if the App (HMI) is open</w:t>
            </w:r>
          </w:p>
        </w:tc>
        <w:tc>
          <w:tcPr>
            <w:tcW w:w="1528" w:type="dxa"/>
          </w:tcPr>
          <w:p w14:paraId="7EB9827C" w14:textId="77777777" w:rsidR="000A4BE9" w:rsidRDefault="000A4BE9" w:rsidP="00793CD1"/>
        </w:tc>
      </w:tr>
      <w:tr w:rsidR="000A4BE9" w:rsidRPr="00BB0EAC" w14:paraId="5C21FFE7" w14:textId="77777777" w:rsidTr="006E7471">
        <w:trPr>
          <w:trHeight w:val="478"/>
          <w:jc w:val="center"/>
        </w:trPr>
        <w:tc>
          <w:tcPr>
            <w:tcW w:w="3964" w:type="dxa"/>
          </w:tcPr>
          <w:p w14:paraId="155A9DF0" w14:textId="4F9DC03E" w:rsidR="000A4BE9" w:rsidRDefault="000A4BE9" w:rsidP="00793CD1">
            <w:r>
              <w:rPr>
                <w:i/>
              </w:rPr>
              <w:t>(activity</w:t>
            </w:r>
            <w:r w:rsidRPr="005E78E8">
              <w:rPr>
                <w:i/>
              </w:rPr>
              <w:t>)</w:t>
            </w:r>
            <w:r w:rsidRPr="00C15D3D">
              <w:t xml:space="preserve"> </w:t>
            </w:r>
            <w:r>
              <w:t xml:space="preserve">Retrieve latest </w:t>
            </w:r>
            <w:r w:rsidR="002425FC">
              <w:t xml:space="preserve">saved </w:t>
            </w:r>
            <w:proofErr w:type="spellStart"/>
            <w:r w:rsidR="002425FC">
              <w:t>ComStat</w:t>
            </w:r>
            <w:proofErr w:type="spellEnd"/>
          </w:p>
        </w:tc>
        <w:tc>
          <w:tcPr>
            <w:tcW w:w="4820" w:type="dxa"/>
          </w:tcPr>
          <w:p w14:paraId="5069BCE1" w14:textId="5D40DE5B" w:rsidR="000A4BE9" w:rsidRDefault="00883623" w:rsidP="00793CD1">
            <w:r>
              <w:t>Latest Comprehensive Status saved on Cloud is retrie</w:t>
            </w:r>
            <w:r w:rsidR="00EF5C39">
              <w:t>ved</w:t>
            </w:r>
          </w:p>
        </w:tc>
        <w:tc>
          <w:tcPr>
            <w:tcW w:w="1528" w:type="dxa"/>
          </w:tcPr>
          <w:p w14:paraId="037FE287" w14:textId="77777777" w:rsidR="000A4BE9" w:rsidRDefault="000A4BE9" w:rsidP="00793CD1"/>
        </w:tc>
      </w:tr>
      <w:tr w:rsidR="000A4BE9" w:rsidRPr="00BB0EAC" w14:paraId="5A6A06D8" w14:textId="77777777" w:rsidTr="006E7471">
        <w:trPr>
          <w:trHeight w:val="478"/>
          <w:jc w:val="center"/>
        </w:trPr>
        <w:tc>
          <w:tcPr>
            <w:tcW w:w="3964" w:type="dxa"/>
          </w:tcPr>
          <w:p w14:paraId="1F6316DD" w14:textId="62238421" w:rsidR="000A4BE9" w:rsidRDefault="000A4BE9" w:rsidP="00793CD1">
            <w:r>
              <w:rPr>
                <w:i/>
              </w:rPr>
              <w:t>(activity</w:t>
            </w:r>
            <w:r w:rsidRPr="005E78E8">
              <w:rPr>
                <w:i/>
              </w:rPr>
              <w:t>)</w:t>
            </w:r>
            <w:r w:rsidRPr="00C15D3D">
              <w:t xml:space="preserve"> </w:t>
            </w:r>
            <w:r>
              <w:t xml:space="preserve">Request latest </w:t>
            </w:r>
            <w:proofErr w:type="spellStart"/>
            <w:r w:rsidR="00121B9D">
              <w:t>ComStat</w:t>
            </w:r>
            <w:proofErr w:type="spellEnd"/>
            <w:r w:rsidR="00121B9D">
              <w:t xml:space="preserve"> at HMI launch</w:t>
            </w:r>
          </w:p>
        </w:tc>
        <w:tc>
          <w:tcPr>
            <w:tcW w:w="4820" w:type="dxa"/>
          </w:tcPr>
          <w:p w14:paraId="3770DCE0" w14:textId="48782FB8" w:rsidR="000A4BE9" w:rsidRDefault="00EF5C39" w:rsidP="00793CD1">
            <w:r>
              <w:t xml:space="preserve">At HMI launch latest Comprehensive Status </w:t>
            </w:r>
            <w:r w:rsidR="001A3BB1">
              <w:t>is requested</w:t>
            </w:r>
          </w:p>
        </w:tc>
        <w:tc>
          <w:tcPr>
            <w:tcW w:w="1528" w:type="dxa"/>
          </w:tcPr>
          <w:p w14:paraId="7FD646E0" w14:textId="77777777" w:rsidR="000A4BE9" w:rsidRDefault="000A4BE9" w:rsidP="00793CD1"/>
        </w:tc>
      </w:tr>
    </w:tbl>
    <w:p w14:paraId="309575E5" w14:textId="29949B31" w:rsidR="000A4BE9" w:rsidRPr="00054B83" w:rsidRDefault="000A4BE9" w:rsidP="000A4BE9">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A770A1">
        <w:rPr>
          <w:noProof/>
        </w:rPr>
        <w:t>17</w:t>
      </w:r>
      <w:r>
        <w:rPr>
          <w:noProof/>
        </w:rPr>
        <w:fldChar w:fldCharType="end"/>
      </w:r>
      <w:r w:rsidRPr="00A13A7B">
        <w:t>: List of Functions</w:t>
      </w:r>
      <w:r>
        <w:t xml:space="preserve"> on </w:t>
      </w:r>
      <w:r w:rsidRPr="002566F4">
        <w:rPr>
          <w:rFonts w:cs="Arial"/>
        </w:rPr>
        <w:t xml:space="preserve">Get </w:t>
      </w:r>
      <w:proofErr w:type="spellStart"/>
      <w:r w:rsidRPr="002566F4">
        <w:rPr>
          <w:rFonts w:cs="Arial"/>
        </w:rPr>
        <w:t>ComStat</w:t>
      </w:r>
      <w:proofErr w:type="spellEnd"/>
      <w:r w:rsidRPr="002566F4">
        <w:rPr>
          <w:rFonts w:cs="Arial"/>
        </w:rPr>
        <w:t xml:space="preserve"> at HMI Launch</w:t>
      </w:r>
    </w:p>
    <w:p w14:paraId="6C52003A" w14:textId="06C33CD3" w:rsidR="000A4BE9" w:rsidRDefault="000A4BE9" w:rsidP="009A277F"/>
    <w:p w14:paraId="0B010C99" w14:textId="77777777" w:rsidR="000A4BE9" w:rsidRPr="00476E7E" w:rsidRDefault="000A4BE9" w:rsidP="009A277F"/>
    <w:tbl>
      <w:tblPr>
        <w:tblW w:w="104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4024"/>
        <w:gridCol w:w="4760"/>
        <w:gridCol w:w="1639"/>
      </w:tblGrid>
      <w:tr w:rsidR="009A277F" w:rsidRPr="007C20FA" w14:paraId="36B3F2E4" w14:textId="77777777" w:rsidTr="006E7471">
        <w:trPr>
          <w:trHeight w:val="702"/>
          <w:tblHeader/>
          <w:jc w:val="center"/>
        </w:trPr>
        <w:tc>
          <w:tcPr>
            <w:tcW w:w="4024"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4760" w:type="dxa"/>
            <w:shd w:val="pct20" w:color="auto" w:fill="FFFFFF"/>
            <w:vAlign w:val="center"/>
          </w:tcPr>
          <w:p w14:paraId="4ADBC4CD" w14:textId="77777777" w:rsidR="009A277F" w:rsidRPr="007C20FA" w:rsidRDefault="009A277F" w:rsidP="00A8009D">
            <w:pPr>
              <w:pStyle w:val="Caption"/>
            </w:pPr>
            <w:r w:rsidRPr="007C20FA">
              <w:t>Description</w:t>
            </w:r>
          </w:p>
        </w:tc>
        <w:tc>
          <w:tcPr>
            <w:tcW w:w="1639"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4B7FD654" w14:textId="77777777" w:rsidTr="006E7471">
        <w:trPr>
          <w:trHeight w:val="479"/>
          <w:jc w:val="center"/>
        </w:trPr>
        <w:tc>
          <w:tcPr>
            <w:tcW w:w="4024" w:type="dxa"/>
          </w:tcPr>
          <w:p w14:paraId="522E3C9B" w14:textId="3264B4FC" w:rsidR="009A277F" w:rsidRDefault="009A277F" w:rsidP="00A8009D">
            <w:r>
              <w:rPr>
                <w:i/>
              </w:rPr>
              <w:t>(activity</w:t>
            </w:r>
            <w:r w:rsidRPr="005E78E8">
              <w:rPr>
                <w:i/>
              </w:rPr>
              <w:t>)</w:t>
            </w:r>
            <w:r w:rsidRPr="00C15D3D">
              <w:t xml:space="preserve"> </w:t>
            </w:r>
            <w:r w:rsidR="00985882">
              <w:t xml:space="preserve">Update </w:t>
            </w:r>
            <w:proofErr w:type="spellStart"/>
            <w:r w:rsidR="00985882">
              <w:t>ComStat</w:t>
            </w:r>
            <w:proofErr w:type="spellEnd"/>
            <w:r w:rsidR="00985882">
              <w:t xml:space="preserve"> following Refresh request Offboard</w:t>
            </w:r>
          </w:p>
        </w:tc>
        <w:tc>
          <w:tcPr>
            <w:tcW w:w="4760" w:type="dxa"/>
          </w:tcPr>
          <w:p w14:paraId="52D7F0DB" w14:textId="32768800" w:rsidR="001D547D" w:rsidRDefault="002E337E">
            <w:r>
              <w:t xml:space="preserve">Comprehensive is </w:t>
            </w:r>
            <w:r w:rsidR="003616DC">
              <w:t>updated on Cloud</w:t>
            </w:r>
            <w:r w:rsidR="00D0573C">
              <w:t xml:space="preserve"> following </w:t>
            </w:r>
            <w:r w:rsidR="00A770A1">
              <w:t>refresh request from Offboard</w:t>
            </w:r>
          </w:p>
        </w:tc>
        <w:tc>
          <w:tcPr>
            <w:tcW w:w="1639" w:type="dxa"/>
          </w:tcPr>
          <w:p w14:paraId="413FE6A3" w14:textId="77777777" w:rsidR="001D547D" w:rsidRDefault="001D547D"/>
        </w:tc>
      </w:tr>
      <w:tr w:rsidR="009A277F" w:rsidRPr="00BB0EAC" w14:paraId="1BD84566" w14:textId="77777777" w:rsidTr="006E7471">
        <w:trPr>
          <w:trHeight w:val="469"/>
          <w:jc w:val="center"/>
        </w:trPr>
        <w:tc>
          <w:tcPr>
            <w:tcW w:w="4024" w:type="dxa"/>
          </w:tcPr>
          <w:p w14:paraId="024E2990" w14:textId="52575E51" w:rsidR="009A277F" w:rsidRDefault="009A277F" w:rsidP="00A8009D">
            <w:r>
              <w:rPr>
                <w:i/>
              </w:rPr>
              <w:t>(activity</w:t>
            </w:r>
            <w:r w:rsidRPr="005E78E8">
              <w:rPr>
                <w:i/>
              </w:rPr>
              <w:t>)</w:t>
            </w:r>
            <w:r w:rsidRPr="00C15D3D">
              <w:t xml:space="preserve"> </w:t>
            </w:r>
            <w:r w:rsidR="00D03486">
              <w:t xml:space="preserve">Enable </w:t>
            </w:r>
            <w:proofErr w:type="spellStart"/>
            <w:r w:rsidR="00D03486">
              <w:t>ComStat</w:t>
            </w:r>
            <w:proofErr w:type="spellEnd"/>
            <w:r w:rsidR="00D03486">
              <w:t xml:space="preserve"> Refresh</w:t>
            </w:r>
          </w:p>
        </w:tc>
        <w:tc>
          <w:tcPr>
            <w:tcW w:w="4760" w:type="dxa"/>
          </w:tcPr>
          <w:p w14:paraId="0B9D3303" w14:textId="3EBA124D" w:rsidR="001D547D" w:rsidRDefault="00CF2A1B">
            <w:r>
              <w:t>Com</w:t>
            </w:r>
            <w:r w:rsidR="00124F24">
              <w:t>prehensive Status r</w:t>
            </w:r>
            <w:r>
              <w:t xml:space="preserve">efresh is </w:t>
            </w:r>
            <w:r w:rsidR="00E60F48">
              <w:t xml:space="preserve">requested </w:t>
            </w:r>
            <w:r>
              <w:t>from HMI</w:t>
            </w:r>
          </w:p>
        </w:tc>
        <w:tc>
          <w:tcPr>
            <w:tcW w:w="1639" w:type="dxa"/>
          </w:tcPr>
          <w:p w14:paraId="28BAA853" w14:textId="77777777" w:rsidR="001D547D" w:rsidRDefault="001D547D"/>
        </w:tc>
      </w:tr>
      <w:tr w:rsidR="009A277F" w:rsidRPr="00BB0EAC" w14:paraId="09B31A3F" w14:textId="77777777" w:rsidTr="006E7471">
        <w:trPr>
          <w:trHeight w:val="708"/>
          <w:jc w:val="center"/>
        </w:trPr>
        <w:tc>
          <w:tcPr>
            <w:tcW w:w="4024" w:type="dxa"/>
          </w:tcPr>
          <w:p w14:paraId="52EB08B2" w14:textId="5C47FCD4" w:rsidR="009A277F" w:rsidRDefault="009A277F" w:rsidP="00A8009D">
            <w:r>
              <w:rPr>
                <w:i/>
              </w:rPr>
              <w:t>(activity</w:t>
            </w:r>
            <w:r w:rsidRPr="005E78E8">
              <w:rPr>
                <w:i/>
              </w:rPr>
              <w:t>)</w:t>
            </w:r>
            <w:r w:rsidRPr="00C15D3D">
              <w:t xml:space="preserve"> </w:t>
            </w:r>
            <w:r w:rsidR="00BB4360">
              <w:t xml:space="preserve">Request </w:t>
            </w:r>
            <w:proofErr w:type="spellStart"/>
            <w:r w:rsidR="00BB4360">
              <w:t>ComStat</w:t>
            </w:r>
            <w:proofErr w:type="spellEnd"/>
            <w:r w:rsidR="00BB4360">
              <w:t xml:space="preserve"> Refresh</w:t>
            </w:r>
          </w:p>
        </w:tc>
        <w:tc>
          <w:tcPr>
            <w:tcW w:w="4760" w:type="dxa"/>
          </w:tcPr>
          <w:p w14:paraId="1DB9846C" w14:textId="6B93B692" w:rsidR="001D547D" w:rsidRDefault="00EA3F68">
            <w:r>
              <w:t>Comprehensive Status r</w:t>
            </w:r>
            <w:r w:rsidR="007701F2">
              <w:t xml:space="preserve">efresh request </w:t>
            </w:r>
            <w:r>
              <w:t xml:space="preserve">is </w:t>
            </w:r>
            <w:r w:rsidR="00383B4F">
              <w:t>received by the Vehicle from the Cloud</w:t>
            </w:r>
          </w:p>
        </w:tc>
        <w:tc>
          <w:tcPr>
            <w:tcW w:w="1639" w:type="dxa"/>
          </w:tcPr>
          <w:p w14:paraId="7119E6AB" w14:textId="77777777" w:rsidR="001D547D" w:rsidRDefault="001D547D"/>
        </w:tc>
      </w:tr>
      <w:tr w:rsidR="009A277F" w:rsidRPr="00BB0EAC" w14:paraId="720B5ED8" w14:textId="77777777" w:rsidTr="006E7471">
        <w:trPr>
          <w:trHeight w:val="469"/>
          <w:jc w:val="center"/>
        </w:trPr>
        <w:tc>
          <w:tcPr>
            <w:tcW w:w="4024" w:type="dxa"/>
          </w:tcPr>
          <w:p w14:paraId="37029A8F" w14:textId="68B856B8" w:rsidR="009A277F" w:rsidRDefault="009A277F" w:rsidP="00A8009D">
            <w:r>
              <w:rPr>
                <w:i/>
              </w:rPr>
              <w:t>(activity</w:t>
            </w:r>
            <w:r w:rsidRPr="005E78E8">
              <w:rPr>
                <w:i/>
              </w:rPr>
              <w:t>)</w:t>
            </w:r>
            <w:r w:rsidRPr="00C15D3D">
              <w:t xml:space="preserve"> </w:t>
            </w:r>
            <w:bookmarkStart w:id="169" w:name="_62a327fd6ef7b33436624028d91b3ef2"/>
            <w:r w:rsidR="004D0E28">
              <w:t xml:space="preserve">Determine Real or Inferred Door lock </w:t>
            </w:r>
            <w:bookmarkEnd w:id="169"/>
            <w:r w:rsidR="00845F57">
              <w:t>status</w:t>
            </w:r>
          </w:p>
        </w:tc>
        <w:tc>
          <w:tcPr>
            <w:tcW w:w="4760" w:type="dxa"/>
          </w:tcPr>
          <w:p w14:paraId="79F03836" w14:textId="2F3E4C9B" w:rsidR="001D547D" w:rsidRDefault="00383B4F">
            <w:r w:rsidRPr="00383B4F">
              <w:t xml:space="preserve">Door </w:t>
            </w:r>
            <w:r w:rsidR="00394C43">
              <w:t>lock</w:t>
            </w:r>
            <w:r w:rsidR="00A66A02">
              <w:t xml:space="preserve"> </w:t>
            </w:r>
            <w:r w:rsidRPr="00383B4F">
              <w:t>status determined as inferred or real</w:t>
            </w:r>
          </w:p>
        </w:tc>
        <w:tc>
          <w:tcPr>
            <w:tcW w:w="1639" w:type="dxa"/>
          </w:tcPr>
          <w:p w14:paraId="0FA96EC6" w14:textId="77777777" w:rsidR="001D547D" w:rsidRDefault="001D547D"/>
        </w:tc>
      </w:tr>
      <w:tr w:rsidR="00713CFA" w:rsidRPr="00BB0EAC" w14:paraId="5ADE6997" w14:textId="77777777" w:rsidTr="006E7471">
        <w:trPr>
          <w:trHeight w:val="239"/>
          <w:jc w:val="center"/>
        </w:trPr>
        <w:tc>
          <w:tcPr>
            <w:tcW w:w="4024" w:type="dxa"/>
          </w:tcPr>
          <w:p w14:paraId="2FF75C3F" w14:textId="1E84CDE4" w:rsidR="00713CFA" w:rsidRDefault="00713CFA" w:rsidP="00713CFA">
            <w:pPr>
              <w:rPr>
                <w:i/>
              </w:rPr>
            </w:pPr>
            <w:r w:rsidRPr="00015854">
              <w:t>(activity) Provide Door ajar status</w:t>
            </w:r>
          </w:p>
        </w:tc>
        <w:tc>
          <w:tcPr>
            <w:tcW w:w="4760" w:type="dxa"/>
          </w:tcPr>
          <w:p w14:paraId="3F9AA472" w14:textId="67DB7233" w:rsidR="00713CFA" w:rsidRPr="00383B4F" w:rsidRDefault="00713CFA" w:rsidP="00713CFA">
            <w:r w:rsidRPr="00015854">
              <w:t>Door ajar status provided from Vehicle</w:t>
            </w:r>
          </w:p>
        </w:tc>
        <w:tc>
          <w:tcPr>
            <w:tcW w:w="1639" w:type="dxa"/>
          </w:tcPr>
          <w:p w14:paraId="2AA36ECD" w14:textId="77777777" w:rsidR="00713CFA" w:rsidRDefault="00713CFA" w:rsidP="00713CFA"/>
        </w:tc>
      </w:tr>
      <w:tr w:rsidR="009A277F" w:rsidRPr="00BB0EAC" w14:paraId="2F1BE119" w14:textId="77777777" w:rsidTr="006E7471">
        <w:trPr>
          <w:trHeight w:val="469"/>
          <w:jc w:val="center"/>
        </w:trPr>
        <w:tc>
          <w:tcPr>
            <w:tcW w:w="4024" w:type="dxa"/>
          </w:tcPr>
          <w:p w14:paraId="39427829" w14:textId="442DC039" w:rsidR="009A277F" w:rsidRDefault="009A277F" w:rsidP="00A8009D">
            <w:r>
              <w:rPr>
                <w:i/>
              </w:rPr>
              <w:t>(activity</w:t>
            </w:r>
            <w:r w:rsidRPr="005E78E8">
              <w:rPr>
                <w:i/>
              </w:rPr>
              <w:t>)</w:t>
            </w:r>
            <w:r w:rsidRPr="00C15D3D">
              <w:t xml:space="preserve"> </w:t>
            </w:r>
            <w:r w:rsidR="005B216D">
              <w:t xml:space="preserve">Display </w:t>
            </w:r>
            <w:proofErr w:type="spellStart"/>
            <w:r w:rsidR="005B216D">
              <w:t>ComStat</w:t>
            </w:r>
            <w:proofErr w:type="spellEnd"/>
            <w:r w:rsidR="005B216D">
              <w:t xml:space="preserve"> Feedback</w:t>
            </w:r>
          </w:p>
        </w:tc>
        <w:tc>
          <w:tcPr>
            <w:tcW w:w="4760" w:type="dxa"/>
          </w:tcPr>
          <w:p w14:paraId="460881C1" w14:textId="5D5ADEA9" w:rsidR="001D547D" w:rsidRDefault="00280FF8">
            <w:r w:rsidRPr="00280FF8">
              <w:t>Comprehensive Status Feedback is received if the App (HMI) is open</w:t>
            </w:r>
          </w:p>
        </w:tc>
        <w:tc>
          <w:tcPr>
            <w:tcW w:w="1639" w:type="dxa"/>
          </w:tcPr>
          <w:p w14:paraId="4F66A02E" w14:textId="77777777" w:rsidR="001D547D" w:rsidRDefault="001D547D"/>
        </w:tc>
      </w:tr>
    </w:tbl>
    <w:p w14:paraId="5745F291" w14:textId="5623EDD3" w:rsidR="009A277F" w:rsidRDefault="009A277F" w:rsidP="009A277F">
      <w:pPr>
        <w:pStyle w:val="Caption"/>
        <w:rPr>
          <w:rFonts w:cs="Arial"/>
        </w:rPr>
      </w:pPr>
      <w:bookmarkStart w:id="170" w:name="_Toc78549346"/>
      <w:r w:rsidRPr="00A13A7B">
        <w:t xml:space="preserve">Table </w:t>
      </w:r>
      <w:r>
        <w:rPr>
          <w:noProof/>
        </w:rPr>
        <w:fldChar w:fldCharType="begin"/>
      </w:r>
      <w:r>
        <w:rPr>
          <w:noProof/>
        </w:rPr>
        <w:instrText xml:space="preserve"> SEQ Table \* ARABIC </w:instrText>
      </w:r>
      <w:r>
        <w:rPr>
          <w:noProof/>
        </w:rPr>
        <w:fldChar w:fldCharType="separate"/>
      </w:r>
      <w:r w:rsidR="001D7678">
        <w:rPr>
          <w:noProof/>
        </w:rPr>
        <w:t>15</w:t>
      </w:r>
      <w:r>
        <w:rPr>
          <w:noProof/>
        </w:rPr>
        <w:fldChar w:fldCharType="end"/>
      </w:r>
      <w:r w:rsidRPr="00A13A7B">
        <w:t>: List of Functions</w:t>
      </w:r>
      <w:r>
        <w:t xml:space="preserve"> on </w:t>
      </w:r>
      <w:bookmarkEnd w:id="170"/>
      <w:r w:rsidR="00C525EB" w:rsidRPr="00C525EB">
        <w:rPr>
          <w:rFonts w:cs="Arial"/>
        </w:rPr>
        <w:t xml:space="preserve">Refresh </w:t>
      </w:r>
      <w:proofErr w:type="spellStart"/>
      <w:r w:rsidR="00C525EB" w:rsidRPr="00C525EB">
        <w:rPr>
          <w:rFonts w:cs="Arial"/>
        </w:rPr>
        <w:t>ComStat</w:t>
      </w:r>
      <w:proofErr w:type="spellEnd"/>
      <w:r w:rsidR="00C525EB" w:rsidRPr="00C525EB">
        <w:rPr>
          <w:rFonts w:cs="Arial"/>
        </w:rPr>
        <w:t xml:space="preserve"> from HMI</w:t>
      </w:r>
    </w:p>
    <w:p w14:paraId="3B6788A7" w14:textId="0DF23B2C" w:rsidR="00F60159" w:rsidRDefault="00F60159" w:rsidP="00F60159"/>
    <w:p w14:paraId="20D4CBEC" w14:textId="1E9FD469" w:rsidR="00F60159" w:rsidRDefault="00F60159" w:rsidP="00F60159"/>
    <w:p w14:paraId="74A4720B" w14:textId="77777777" w:rsidR="00F60159" w:rsidRPr="00F60159" w:rsidRDefault="00F60159" w:rsidP="00F60159"/>
    <w:p w14:paraId="5B97547F" w14:textId="14715706" w:rsidR="00D22996" w:rsidRDefault="00D22996">
      <w:pPr>
        <w:overflowPunct/>
        <w:autoSpaceDE/>
        <w:autoSpaceDN/>
        <w:adjustRightInd/>
        <w:textAlignment w:val="auto"/>
      </w:pPr>
      <w:r>
        <w:br w:type="page"/>
      </w:r>
    </w:p>
    <w:p w14:paraId="5B244D61" w14:textId="77777777" w:rsidR="009A277F" w:rsidRPr="00476E7E" w:rsidRDefault="009A277F" w:rsidP="009A277F"/>
    <w:p w14:paraId="164D9E62" w14:textId="5D77F144" w:rsidR="00534E51" w:rsidRDefault="00534E51" w:rsidP="008E02BA">
      <w:pPr>
        <w:pStyle w:val="Heading2"/>
      </w:pPr>
      <w:bookmarkStart w:id="171" w:name="_Toc78549306"/>
      <w:r>
        <w:t>Logical Architecture</w:t>
      </w:r>
      <w:bookmarkEnd w:id="171"/>
    </w:p>
    <w:p w14:paraId="603DC13B" w14:textId="77777777" w:rsidR="00534E51" w:rsidRPr="00F45748" w:rsidRDefault="00534E51" w:rsidP="008E02BA"/>
    <w:p w14:paraId="3C2AD10C" w14:textId="77777777" w:rsidR="00534E51" w:rsidRDefault="00534E51" w:rsidP="008E02BA">
      <w:r>
        <w:t>Description of diagram and content on logical architecture in Documentation field of Structural Boundary Diagram.</w:t>
      </w:r>
    </w:p>
    <w:p w14:paraId="62217DCA" w14:textId="77777777" w:rsidR="00534E51" w:rsidRPr="00B858AB" w:rsidRDefault="00534E51" w:rsidP="008E02BA"/>
    <w:p w14:paraId="39E38A78" w14:textId="6D3D4CC2" w:rsidR="00534E51" w:rsidRPr="00DB1AC1" w:rsidRDefault="0086296A" w:rsidP="008E02BA">
      <w:pPr>
        <w:jc w:val="center"/>
      </w:pPr>
      <w:r>
        <w:rPr>
          <w:noProof/>
        </w:rPr>
        <w:drawing>
          <wp:inline distT="0" distB="0" distL="0" distR="0" wp14:anchorId="701FDCCB" wp14:editId="758ACF4A">
            <wp:extent cx="6466205" cy="31007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66205" cy="3100705"/>
                    </a:xfrm>
                    <a:prstGeom prst="rect">
                      <a:avLst/>
                    </a:prstGeom>
                  </pic:spPr>
                </pic:pic>
              </a:graphicData>
            </a:graphic>
          </wp:inline>
        </w:drawing>
      </w:r>
    </w:p>
    <w:p w14:paraId="6944007F" w14:textId="24C00ADA" w:rsidR="00534E51" w:rsidRDefault="00534E51" w:rsidP="008E02BA">
      <w:pPr>
        <w:pStyle w:val="Caption"/>
      </w:pPr>
      <w:bookmarkStart w:id="172" w:name="_Toc78549327"/>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Logical Architecture</w:t>
      </w:r>
      <w:bookmarkEnd w:id="172"/>
    </w:p>
    <w:p w14:paraId="0C96AFBE" w14:textId="77777777" w:rsidR="00ED54B8" w:rsidRDefault="00ED54B8" w:rsidP="00ED54B8">
      <w:pPr>
        <w:pStyle w:val="Heading3"/>
      </w:pPr>
      <w:bookmarkStart w:id="173" w:name="_Toc13671997"/>
      <w:bookmarkStart w:id="174" w:name="_Toc78549307"/>
      <w:r>
        <w:t>Logical Elements</w:t>
      </w:r>
      <w:bookmarkEnd w:id="173"/>
      <w:bookmarkEnd w:id="174"/>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636A6A" w:rsidRPr="00717330" w14:paraId="52BD0C6A" w14:textId="77777777" w:rsidTr="00A654A1">
        <w:trPr>
          <w:trHeight w:val="252"/>
          <w:jc w:val="center"/>
        </w:trPr>
        <w:tc>
          <w:tcPr>
            <w:tcW w:w="1777" w:type="dxa"/>
            <w:vAlign w:val="center"/>
          </w:tcPr>
          <w:p w14:paraId="1DA1B3A2" w14:textId="6A8D7F7A" w:rsidR="00636A6A" w:rsidRDefault="00636A6A" w:rsidP="00636A6A">
            <w:pPr>
              <w:rPr>
                <w:rFonts w:ascii="Helvetica" w:hAnsi="Helvetica" w:cs="Helvetica"/>
              </w:rPr>
            </w:pPr>
            <w:r>
              <w:rPr>
                <w:rFonts w:ascii="Helvetica" w:hAnsi="Helvetica" w:cs="Helvetica"/>
              </w:rPr>
              <w:t>HMI</w:t>
            </w:r>
          </w:p>
        </w:tc>
        <w:tc>
          <w:tcPr>
            <w:tcW w:w="3610" w:type="dxa"/>
            <w:vAlign w:val="center"/>
          </w:tcPr>
          <w:p w14:paraId="5F7510E9" w14:textId="51606860" w:rsidR="00636A6A" w:rsidRDefault="00636A6A" w:rsidP="00636A6A">
            <w:r>
              <w:t>User Interface</w:t>
            </w:r>
          </w:p>
        </w:tc>
        <w:tc>
          <w:tcPr>
            <w:tcW w:w="3320" w:type="dxa"/>
            <w:vAlign w:val="center"/>
          </w:tcPr>
          <w:p w14:paraId="7A910AC8" w14:textId="77777777" w:rsidR="00636A6A" w:rsidRPr="001157B1" w:rsidRDefault="00636A6A" w:rsidP="00636A6A">
            <w:pPr>
              <w:pStyle w:val="ListParagraph"/>
              <w:numPr>
                <w:ilvl w:val="0"/>
                <w:numId w:val="22"/>
              </w:numPr>
              <w:ind w:left="169" w:hanging="125"/>
              <w:rPr>
                <w:rFonts w:ascii="Arial" w:hAnsi="Arial"/>
              </w:rPr>
            </w:pPr>
            <w:r>
              <w:rPr>
                <w:rFonts w:ascii="Arial" w:hAnsi="Arial"/>
              </w:rPr>
              <w:t xml:space="preserve">Display </w:t>
            </w:r>
            <w:proofErr w:type="spellStart"/>
            <w:r>
              <w:rPr>
                <w:rFonts w:ascii="Arial" w:hAnsi="Arial"/>
              </w:rPr>
              <w:t>ComStat</w:t>
            </w:r>
            <w:proofErr w:type="spellEnd"/>
            <w:r>
              <w:rPr>
                <w:rFonts w:ascii="Arial" w:hAnsi="Arial"/>
              </w:rPr>
              <w:t xml:space="preserve"> Feedback</w:t>
            </w:r>
          </w:p>
          <w:p w14:paraId="295787AE" w14:textId="77777777" w:rsidR="00636A6A" w:rsidRPr="001157B1" w:rsidRDefault="00636A6A" w:rsidP="00636A6A">
            <w:pPr>
              <w:pStyle w:val="ListParagraph"/>
              <w:numPr>
                <w:ilvl w:val="0"/>
                <w:numId w:val="22"/>
              </w:numPr>
              <w:ind w:left="169" w:hanging="125"/>
              <w:rPr>
                <w:rFonts w:ascii="Arial" w:hAnsi="Arial"/>
              </w:rPr>
            </w:pPr>
            <w:r w:rsidRPr="001157B1">
              <w:rPr>
                <w:rFonts w:ascii="Arial" w:hAnsi="Arial"/>
              </w:rPr>
              <w:t xml:space="preserve">Request latest </w:t>
            </w:r>
            <w:proofErr w:type="spellStart"/>
            <w:r>
              <w:rPr>
                <w:rFonts w:ascii="Arial" w:hAnsi="Arial"/>
              </w:rPr>
              <w:t>ComStat</w:t>
            </w:r>
            <w:proofErr w:type="spellEnd"/>
            <w:r>
              <w:rPr>
                <w:rFonts w:ascii="Arial" w:hAnsi="Arial"/>
              </w:rPr>
              <w:t xml:space="preserve"> at HMI launch</w:t>
            </w:r>
          </w:p>
          <w:p w14:paraId="2916AA4A" w14:textId="1DFCDCC7" w:rsidR="00636A6A" w:rsidRPr="001157B1" w:rsidRDefault="00636A6A" w:rsidP="00636A6A">
            <w:pPr>
              <w:pStyle w:val="ListParagraph"/>
              <w:numPr>
                <w:ilvl w:val="0"/>
                <w:numId w:val="22"/>
              </w:numPr>
              <w:ind w:left="169" w:hanging="125"/>
              <w:rPr>
                <w:rFonts w:ascii="Arial" w:hAnsi="Arial"/>
              </w:rPr>
            </w:pPr>
            <w:r>
              <w:rPr>
                <w:rFonts w:ascii="Arial" w:hAnsi="Arial"/>
              </w:rPr>
              <w:t xml:space="preserve">Enable </w:t>
            </w:r>
            <w:proofErr w:type="spellStart"/>
            <w:r>
              <w:rPr>
                <w:rFonts w:ascii="Arial" w:hAnsi="Arial"/>
              </w:rPr>
              <w:t>ComStat</w:t>
            </w:r>
            <w:proofErr w:type="spellEnd"/>
            <w:r>
              <w:rPr>
                <w:rFonts w:ascii="Arial" w:hAnsi="Arial"/>
              </w:rPr>
              <w:t xml:space="preserve"> Refresh</w:t>
            </w:r>
          </w:p>
        </w:tc>
        <w:tc>
          <w:tcPr>
            <w:tcW w:w="1530" w:type="dxa"/>
            <w:vAlign w:val="center"/>
          </w:tcPr>
          <w:p w14:paraId="658FA515" w14:textId="77777777" w:rsidR="00636A6A" w:rsidRDefault="00636A6A" w:rsidP="00636A6A"/>
        </w:tc>
      </w:tr>
      <w:tr w:rsidR="00B306D5" w:rsidRPr="00717330" w14:paraId="4F6384CF" w14:textId="77777777" w:rsidTr="00A654A1">
        <w:trPr>
          <w:trHeight w:val="252"/>
          <w:jc w:val="center"/>
        </w:trPr>
        <w:tc>
          <w:tcPr>
            <w:tcW w:w="1777" w:type="dxa"/>
            <w:vAlign w:val="center"/>
          </w:tcPr>
          <w:p w14:paraId="03D5E90A" w14:textId="2BBD47F7" w:rsidR="00B306D5" w:rsidRDefault="00B306D5" w:rsidP="00B306D5">
            <w:pPr>
              <w:rPr>
                <w:rFonts w:ascii="Helvetica" w:hAnsi="Helvetica" w:cs="Helvetica"/>
              </w:rPr>
            </w:pPr>
            <w:r>
              <w:rPr>
                <w:rFonts w:ascii="Helvetica" w:hAnsi="Helvetica" w:cs="Helvetica"/>
              </w:rPr>
              <w:t>Offboard communication system</w:t>
            </w:r>
          </w:p>
        </w:tc>
        <w:tc>
          <w:tcPr>
            <w:tcW w:w="3610" w:type="dxa"/>
            <w:vAlign w:val="center"/>
          </w:tcPr>
          <w:p w14:paraId="4059EA17" w14:textId="177E9A09" w:rsidR="00B306D5" w:rsidRDefault="00B306D5" w:rsidP="00B306D5">
            <w:r>
              <w:t>System in charge of the vehicle liaison to the Cloud</w:t>
            </w:r>
          </w:p>
        </w:tc>
        <w:tc>
          <w:tcPr>
            <w:tcW w:w="3320" w:type="dxa"/>
            <w:vAlign w:val="center"/>
          </w:tcPr>
          <w:p w14:paraId="6EE813CC" w14:textId="77777777" w:rsidR="00B306D5" w:rsidRPr="001157B1" w:rsidRDefault="00B306D5" w:rsidP="00B306D5">
            <w:pPr>
              <w:pStyle w:val="ListParagraph"/>
              <w:numPr>
                <w:ilvl w:val="0"/>
                <w:numId w:val="22"/>
              </w:numPr>
              <w:ind w:left="169" w:hanging="125"/>
              <w:rPr>
                <w:rFonts w:ascii="Arial" w:hAnsi="Arial"/>
              </w:rPr>
            </w:pPr>
            <w:r>
              <w:rPr>
                <w:rFonts w:ascii="Arial" w:hAnsi="Arial"/>
              </w:rPr>
              <w:t xml:space="preserve">Request </w:t>
            </w:r>
            <w:proofErr w:type="spellStart"/>
            <w:r>
              <w:rPr>
                <w:rFonts w:ascii="Arial" w:hAnsi="Arial"/>
              </w:rPr>
              <w:t>ComStat</w:t>
            </w:r>
            <w:proofErr w:type="spellEnd"/>
            <w:r>
              <w:rPr>
                <w:rFonts w:ascii="Arial" w:hAnsi="Arial"/>
              </w:rPr>
              <w:t xml:space="preserve"> Refresh</w:t>
            </w:r>
          </w:p>
          <w:p w14:paraId="584C72B8" w14:textId="77777777" w:rsidR="00B306D5" w:rsidRPr="001157B1" w:rsidRDefault="00B306D5" w:rsidP="00B306D5">
            <w:pPr>
              <w:pStyle w:val="ListParagraph"/>
              <w:numPr>
                <w:ilvl w:val="0"/>
                <w:numId w:val="22"/>
              </w:numPr>
              <w:ind w:left="169" w:hanging="125"/>
              <w:rPr>
                <w:rFonts w:ascii="Arial" w:hAnsi="Arial"/>
              </w:rPr>
            </w:pPr>
            <w:r>
              <w:rPr>
                <w:rFonts w:ascii="Arial" w:hAnsi="Arial"/>
              </w:rPr>
              <w:t xml:space="preserve">Update </w:t>
            </w:r>
            <w:proofErr w:type="spellStart"/>
            <w:r>
              <w:rPr>
                <w:rFonts w:ascii="Arial" w:hAnsi="Arial"/>
              </w:rPr>
              <w:t>ComStat</w:t>
            </w:r>
            <w:proofErr w:type="spellEnd"/>
            <w:r>
              <w:rPr>
                <w:rFonts w:ascii="Arial" w:hAnsi="Arial"/>
              </w:rPr>
              <w:t xml:space="preserve"> following Refresh request Offboard</w:t>
            </w:r>
          </w:p>
          <w:p w14:paraId="07D9CF32" w14:textId="77777777" w:rsidR="00B306D5" w:rsidRPr="001157B1" w:rsidRDefault="00B306D5" w:rsidP="00B306D5">
            <w:pPr>
              <w:pStyle w:val="ListParagraph"/>
              <w:numPr>
                <w:ilvl w:val="0"/>
                <w:numId w:val="22"/>
              </w:numPr>
              <w:ind w:left="169" w:hanging="125"/>
              <w:rPr>
                <w:rFonts w:ascii="Arial" w:hAnsi="Arial"/>
              </w:rPr>
            </w:pPr>
            <w:r w:rsidRPr="001157B1">
              <w:rPr>
                <w:rFonts w:ascii="Arial" w:hAnsi="Arial"/>
              </w:rPr>
              <w:t xml:space="preserve">Retrieve latest </w:t>
            </w:r>
            <w:r>
              <w:rPr>
                <w:rFonts w:ascii="Arial" w:hAnsi="Arial"/>
              </w:rPr>
              <w:t xml:space="preserve">saved </w:t>
            </w:r>
            <w:proofErr w:type="spellStart"/>
            <w:r>
              <w:rPr>
                <w:rFonts w:ascii="Arial" w:hAnsi="Arial"/>
              </w:rPr>
              <w:t>ComStat</w:t>
            </w:r>
            <w:proofErr w:type="spellEnd"/>
          </w:p>
          <w:p w14:paraId="54765CCE" w14:textId="49EE562E" w:rsidR="00B306D5" w:rsidRPr="001157B1" w:rsidRDefault="00B306D5" w:rsidP="00B306D5">
            <w:pPr>
              <w:pStyle w:val="ListParagraph"/>
              <w:numPr>
                <w:ilvl w:val="0"/>
                <w:numId w:val="22"/>
              </w:numPr>
              <w:ind w:left="169" w:hanging="125"/>
              <w:rPr>
                <w:rFonts w:ascii="Arial" w:hAnsi="Arial"/>
              </w:rPr>
            </w:pPr>
            <w:r>
              <w:rPr>
                <w:rFonts w:ascii="Arial" w:hAnsi="Arial"/>
              </w:rPr>
              <w:t xml:space="preserve">Update </w:t>
            </w:r>
            <w:proofErr w:type="spellStart"/>
            <w:r>
              <w:rPr>
                <w:rFonts w:ascii="Arial" w:hAnsi="Arial"/>
              </w:rPr>
              <w:t>ComStat</w:t>
            </w:r>
            <w:proofErr w:type="spellEnd"/>
            <w:r>
              <w:rPr>
                <w:rFonts w:ascii="Arial" w:hAnsi="Arial"/>
              </w:rPr>
              <w:t xml:space="preserve"> following Change Status Onboard</w:t>
            </w:r>
          </w:p>
        </w:tc>
        <w:tc>
          <w:tcPr>
            <w:tcW w:w="1530" w:type="dxa"/>
            <w:vAlign w:val="center"/>
          </w:tcPr>
          <w:p w14:paraId="5BD32C9E" w14:textId="77777777" w:rsidR="00B306D5" w:rsidRDefault="00B306D5" w:rsidP="00B306D5"/>
        </w:tc>
      </w:tr>
      <w:tr w:rsidR="00ED54B8" w:rsidRPr="00717330" w14:paraId="05D96A8B" w14:textId="77777777" w:rsidTr="00A654A1">
        <w:trPr>
          <w:trHeight w:val="252"/>
          <w:jc w:val="center"/>
        </w:trPr>
        <w:tc>
          <w:tcPr>
            <w:tcW w:w="1777" w:type="dxa"/>
            <w:vAlign w:val="center"/>
          </w:tcPr>
          <w:p w14:paraId="3B21E050" w14:textId="77777777" w:rsidR="004217CC" w:rsidRDefault="004217CC" w:rsidP="004217CC">
            <w:pPr>
              <w:rPr>
                <w:rFonts w:ascii="Helvetica" w:hAnsi="Helvetica" w:cs="Helvetica"/>
              </w:rPr>
            </w:pPr>
            <w:r>
              <w:rPr>
                <w:rFonts w:ascii="Helvetica" w:hAnsi="Helvetica" w:cs="Helvetica"/>
              </w:rPr>
              <w:t>Enclosures system</w:t>
            </w:r>
          </w:p>
        </w:tc>
        <w:tc>
          <w:tcPr>
            <w:tcW w:w="3610" w:type="dxa"/>
            <w:vAlign w:val="center"/>
          </w:tcPr>
          <w:p w14:paraId="1DA72106" w14:textId="1376C8BE" w:rsidR="001D547D" w:rsidRDefault="004E753A">
            <w:r>
              <w:t xml:space="preserve">System in charge of the </w:t>
            </w:r>
            <w:r w:rsidR="006E6F89">
              <w:t>doors and other enclosures in the vehicle</w:t>
            </w:r>
          </w:p>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Door ajar status</w:t>
            </w:r>
          </w:p>
          <w:p w14:paraId="42AF6B2C" w14:textId="7D94FB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 Real or Inferred Door lock status</w:t>
            </w:r>
          </w:p>
        </w:tc>
        <w:tc>
          <w:tcPr>
            <w:tcW w:w="1530" w:type="dxa"/>
            <w:vAlign w:val="center"/>
          </w:tcPr>
          <w:p w14:paraId="5EAF4AE7" w14:textId="77777777" w:rsidR="001D547D" w:rsidRDefault="001D547D"/>
        </w:tc>
      </w:tr>
    </w:tbl>
    <w:p w14:paraId="00AADB91" w14:textId="4328B654" w:rsidR="00ED54B8" w:rsidRDefault="00ED54B8" w:rsidP="00ED54B8">
      <w:pPr>
        <w:pStyle w:val="Caption"/>
      </w:pPr>
      <w:bookmarkStart w:id="175" w:name="_Toc13672026"/>
      <w:bookmarkStart w:id="176" w:name="_Toc78549349"/>
      <w:r w:rsidRPr="00C75AE5">
        <w:t xml:space="preserve">Table </w:t>
      </w:r>
      <w:r>
        <w:rPr>
          <w:noProof/>
        </w:rPr>
        <w:fldChar w:fldCharType="begin"/>
      </w:r>
      <w:r>
        <w:rPr>
          <w:noProof/>
        </w:rPr>
        <w:instrText xml:space="preserve"> SEQ Table \* ARABIC </w:instrText>
      </w:r>
      <w:r>
        <w:rPr>
          <w:noProof/>
        </w:rPr>
        <w:fldChar w:fldCharType="separate"/>
      </w:r>
      <w:r w:rsidR="007341C8">
        <w:rPr>
          <w:noProof/>
        </w:rPr>
        <w:t>16</w:t>
      </w:r>
      <w:r>
        <w:rPr>
          <w:noProof/>
        </w:rPr>
        <w:fldChar w:fldCharType="end"/>
      </w:r>
      <w:r w:rsidRPr="00C75AE5">
        <w:t xml:space="preserve">: </w:t>
      </w:r>
      <w:r>
        <w:t>Logical Elements</w:t>
      </w:r>
      <w:bookmarkEnd w:id="175"/>
      <w:bookmarkEnd w:id="176"/>
    </w:p>
    <w:p w14:paraId="70698A6E" w14:textId="1BF0A1C3" w:rsidR="00BD42EC" w:rsidRDefault="00BD42EC" w:rsidP="00BD42EC"/>
    <w:p w14:paraId="797A7CCB" w14:textId="4B22C6B8" w:rsidR="00BD42EC" w:rsidRDefault="00BD42EC" w:rsidP="00BD42EC"/>
    <w:p w14:paraId="102E506C" w14:textId="0C53CD3E" w:rsidR="00BD42EC" w:rsidRDefault="00BD42EC" w:rsidP="00BD42EC"/>
    <w:p w14:paraId="05F57F05" w14:textId="2ED6144C" w:rsidR="00BD42EC" w:rsidRDefault="00BD42EC" w:rsidP="00BD42EC"/>
    <w:p w14:paraId="65D57A2E" w14:textId="7659372D" w:rsidR="00BD42EC" w:rsidRDefault="00BD42EC" w:rsidP="00BD42EC"/>
    <w:p w14:paraId="57A6A7DE" w14:textId="3C887D64" w:rsidR="00BD42EC" w:rsidRDefault="00BD42EC" w:rsidP="00BD42EC"/>
    <w:p w14:paraId="5B3F4AEE" w14:textId="22013F47" w:rsidR="00BD42EC" w:rsidRDefault="00BD42EC" w:rsidP="00BD42EC"/>
    <w:p w14:paraId="24E542BD" w14:textId="5BBBADDC" w:rsidR="00BD42EC" w:rsidRDefault="00BD42EC" w:rsidP="00BD42EC"/>
    <w:p w14:paraId="4A09B4BA" w14:textId="6F249486" w:rsidR="00BD42EC" w:rsidRDefault="00BD42EC" w:rsidP="00BD42EC"/>
    <w:p w14:paraId="6962D0B6" w14:textId="6DE0B5B1" w:rsidR="00BD42EC" w:rsidRDefault="00BD42EC" w:rsidP="00BD42EC"/>
    <w:p w14:paraId="60A73A64" w14:textId="77777777" w:rsidR="00BD42EC" w:rsidRPr="00BD42EC" w:rsidRDefault="00BD42EC" w:rsidP="00BD42EC"/>
    <w:p w14:paraId="39635316" w14:textId="315C02A5" w:rsidR="00534E51" w:rsidRDefault="00534E51" w:rsidP="00791140">
      <w:pPr>
        <w:pStyle w:val="Heading3"/>
      </w:pPr>
      <w:bookmarkStart w:id="177" w:name="_Toc529191280"/>
      <w:bookmarkStart w:id="178" w:name="_Toc78549308"/>
      <w:r>
        <w:t>Logical Interfaces</w:t>
      </w:r>
      <w:bookmarkEnd w:id="177"/>
      <w:bookmarkEnd w:id="178"/>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980"/>
        <w:gridCol w:w="2551"/>
        <w:gridCol w:w="3119"/>
        <w:gridCol w:w="2695"/>
      </w:tblGrid>
      <w:tr w:rsidR="00534E51" w:rsidRPr="00490955" w14:paraId="1E2AC358" w14:textId="77777777" w:rsidTr="00BD42EC">
        <w:trPr>
          <w:trHeight w:val="252"/>
          <w:jc w:val="center"/>
        </w:trPr>
        <w:tc>
          <w:tcPr>
            <w:tcW w:w="1980"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2551"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3119" w:type="dxa"/>
            <w:shd w:val="clear" w:color="auto" w:fill="D9D9D9" w:themeFill="background1" w:themeFillShade="D9"/>
          </w:tcPr>
          <w:p w14:paraId="1743B316" w14:textId="0716F9D1" w:rsidR="00534E51" w:rsidRDefault="000800D1" w:rsidP="007C1945">
            <w:pPr>
              <w:rPr>
                <w:rFonts w:cs="Arial"/>
                <w:b/>
                <w:bCs/>
                <w:snapToGrid w:val="0"/>
                <w:lang w:val="en-GB"/>
              </w:rPr>
            </w:pPr>
            <w:r>
              <w:rPr>
                <w:rFonts w:cs="Arial"/>
                <w:b/>
                <w:bCs/>
                <w:snapToGrid w:val="0"/>
                <w:lang w:val="en-GB"/>
              </w:rPr>
              <w:t>Logical Signals</w:t>
            </w:r>
          </w:p>
        </w:tc>
        <w:tc>
          <w:tcPr>
            <w:tcW w:w="2695"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BD42EC">
        <w:trPr>
          <w:trHeight w:val="252"/>
          <w:jc w:val="center"/>
        </w:trPr>
        <w:tc>
          <w:tcPr>
            <w:tcW w:w="1980" w:type="dxa"/>
            <w:vAlign w:val="center"/>
          </w:tcPr>
          <w:p w14:paraId="0A6B1176" w14:textId="06A20284" w:rsidR="00534E51" w:rsidRDefault="00FB55D4" w:rsidP="007C1945">
            <w:pPr>
              <w:rPr>
                <w:rFonts w:cs="Arial"/>
              </w:rPr>
            </w:pPr>
            <w:r>
              <w:rPr>
                <w:rFonts w:cs="Arial"/>
              </w:rPr>
              <w:t>Mobile Interface</w:t>
            </w:r>
          </w:p>
        </w:tc>
        <w:tc>
          <w:tcPr>
            <w:tcW w:w="2551" w:type="dxa"/>
            <w:vAlign w:val="center"/>
          </w:tcPr>
          <w:p w14:paraId="30498139" w14:textId="177A6BA5" w:rsidR="00534E51" w:rsidRDefault="00C36259" w:rsidP="007C1945">
            <w:pPr>
              <w:overflowPunct/>
              <w:autoSpaceDE/>
              <w:autoSpaceDN/>
              <w:adjustRightInd/>
              <w:textAlignment w:val="auto"/>
              <w:rPr>
                <w:rFonts w:cs="Arial"/>
              </w:rPr>
            </w:pPr>
            <w:r>
              <w:rPr>
                <w:rFonts w:cs="Arial"/>
              </w:rPr>
              <w:t>Mobile User to HMI</w:t>
            </w:r>
          </w:p>
        </w:tc>
        <w:tc>
          <w:tcPr>
            <w:tcW w:w="3119" w:type="dxa"/>
            <w:vAlign w:val="center"/>
          </w:tcPr>
          <w:p w14:paraId="0B5E04DC" w14:textId="2B063649" w:rsidR="00534E51" w:rsidRDefault="00152569" w:rsidP="007C1945">
            <w:pPr>
              <w:overflowPunct/>
              <w:autoSpaceDE/>
              <w:autoSpaceDN/>
              <w:adjustRightInd/>
              <w:textAlignment w:val="auto"/>
              <w:rPr>
                <w:rFonts w:cs="Arial"/>
              </w:rPr>
            </w:pPr>
            <w:r>
              <w:rPr>
                <w:rFonts w:cs="Arial"/>
              </w:rPr>
              <w:t>HMI launched</w:t>
            </w:r>
          </w:p>
          <w:p w14:paraId="12237CF6" w14:textId="503AB5E9" w:rsidR="00534E51" w:rsidRDefault="00152569" w:rsidP="007C1945">
            <w:pPr>
              <w:overflowPunct/>
              <w:autoSpaceDE/>
              <w:autoSpaceDN/>
              <w:adjustRightInd/>
              <w:textAlignment w:val="auto"/>
              <w:rPr>
                <w:rFonts w:cs="Arial"/>
              </w:rPr>
            </w:pPr>
            <w:r>
              <w:rPr>
                <w:rFonts w:cs="Arial"/>
              </w:rPr>
              <w:t>Refresh command</w:t>
            </w:r>
          </w:p>
        </w:tc>
        <w:tc>
          <w:tcPr>
            <w:tcW w:w="2695" w:type="dxa"/>
            <w:vAlign w:val="center"/>
          </w:tcPr>
          <w:p w14:paraId="48DDFAAD" w14:textId="77777777" w:rsidR="001D547D" w:rsidRDefault="001D547D"/>
        </w:tc>
      </w:tr>
      <w:tr w:rsidR="00534E51" w:rsidRPr="00717330" w14:paraId="2A8BB1F3" w14:textId="77777777" w:rsidTr="00BD42EC">
        <w:trPr>
          <w:trHeight w:val="252"/>
          <w:jc w:val="center"/>
        </w:trPr>
        <w:tc>
          <w:tcPr>
            <w:tcW w:w="1980" w:type="dxa"/>
            <w:vAlign w:val="center"/>
          </w:tcPr>
          <w:p w14:paraId="06E6965E" w14:textId="7EBD2A47" w:rsidR="00534E51" w:rsidRDefault="00152569" w:rsidP="007C1945">
            <w:pPr>
              <w:rPr>
                <w:rFonts w:cs="Arial"/>
              </w:rPr>
            </w:pPr>
            <w:r>
              <w:rPr>
                <w:rFonts w:cs="Arial"/>
              </w:rPr>
              <w:t>Mobile Interface</w:t>
            </w:r>
          </w:p>
        </w:tc>
        <w:tc>
          <w:tcPr>
            <w:tcW w:w="2551" w:type="dxa"/>
            <w:vAlign w:val="center"/>
          </w:tcPr>
          <w:p w14:paraId="57234D9E" w14:textId="3A0BDF1A" w:rsidR="00534E51" w:rsidRDefault="001C471A" w:rsidP="007C1945">
            <w:pPr>
              <w:overflowPunct/>
              <w:autoSpaceDE/>
              <w:autoSpaceDN/>
              <w:adjustRightInd/>
              <w:textAlignment w:val="auto"/>
              <w:rPr>
                <w:rFonts w:cs="Arial"/>
              </w:rPr>
            </w:pPr>
            <w:r>
              <w:rPr>
                <w:rFonts w:cs="Arial"/>
              </w:rPr>
              <w:t>HMI to</w:t>
            </w:r>
            <w:r w:rsidR="00534E51">
              <w:rPr>
                <w:rFonts w:cs="Arial"/>
              </w:rPr>
              <w:t xml:space="preserve"> Mobile User</w:t>
            </w:r>
          </w:p>
        </w:tc>
        <w:tc>
          <w:tcPr>
            <w:tcW w:w="3119" w:type="dxa"/>
            <w:vAlign w:val="center"/>
          </w:tcPr>
          <w:p w14:paraId="00658C74" w14:textId="24EF3705" w:rsidR="00534E51" w:rsidRDefault="00FB689C" w:rsidP="007C1945">
            <w:pPr>
              <w:overflowPunct/>
              <w:autoSpaceDE/>
              <w:autoSpaceDN/>
              <w:adjustRightInd/>
              <w:textAlignment w:val="auto"/>
              <w:rPr>
                <w:rFonts w:cs="Arial"/>
              </w:rPr>
            </w:pPr>
            <w:r>
              <w:rPr>
                <w:rFonts w:cs="Arial"/>
              </w:rPr>
              <w:t xml:space="preserve">HMI </w:t>
            </w:r>
            <w:proofErr w:type="spellStart"/>
            <w:r>
              <w:rPr>
                <w:rFonts w:cs="Arial"/>
              </w:rPr>
              <w:t>ComStat</w:t>
            </w:r>
            <w:proofErr w:type="spellEnd"/>
            <w:r>
              <w:rPr>
                <w:rFonts w:cs="Arial"/>
              </w:rPr>
              <w:t xml:space="preserve"> Feedback</w:t>
            </w:r>
          </w:p>
        </w:tc>
        <w:tc>
          <w:tcPr>
            <w:tcW w:w="2695" w:type="dxa"/>
            <w:vAlign w:val="center"/>
          </w:tcPr>
          <w:p w14:paraId="52CA00C0" w14:textId="77777777" w:rsidR="001D547D" w:rsidRDefault="001D547D"/>
        </w:tc>
      </w:tr>
      <w:tr w:rsidR="00534E51" w:rsidRPr="00717330" w14:paraId="5BF326B9" w14:textId="77777777" w:rsidTr="00BD42EC">
        <w:trPr>
          <w:trHeight w:val="252"/>
          <w:jc w:val="center"/>
        </w:trPr>
        <w:tc>
          <w:tcPr>
            <w:tcW w:w="1980" w:type="dxa"/>
            <w:vAlign w:val="center"/>
          </w:tcPr>
          <w:p w14:paraId="4C36843A" w14:textId="081E88F8" w:rsidR="00534E51" w:rsidRDefault="00FB689C" w:rsidP="007C1945">
            <w:pPr>
              <w:rPr>
                <w:rFonts w:cs="Arial"/>
              </w:rPr>
            </w:pPr>
            <w:r>
              <w:rPr>
                <w:rFonts w:cs="Arial"/>
              </w:rPr>
              <w:t>Cloud Interface</w:t>
            </w:r>
          </w:p>
        </w:tc>
        <w:tc>
          <w:tcPr>
            <w:tcW w:w="2551" w:type="dxa"/>
            <w:vAlign w:val="center"/>
          </w:tcPr>
          <w:p w14:paraId="627B93D0" w14:textId="46E08340" w:rsidR="00534E51" w:rsidRDefault="00FB689C" w:rsidP="007C1945">
            <w:pPr>
              <w:overflowPunct/>
              <w:autoSpaceDE/>
              <w:autoSpaceDN/>
              <w:adjustRightInd/>
              <w:textAlignment w:val="auto"/>
              <w:rPr>
                <w:rFonts w:cs="Arial"/>
              </w:rPr>
            </w:pPr>
            <w:r>
              <w:rPr>
                <w:rFonts w:cs="Arial"/>
              </w:rPr>
              <w:t>HMI to Cloud</w:t>
            </w:r>
          </w:p>
        </w:tc>
        <w:tc>
          <w:tcPr>
            <w:tcW w:w="3119" w:type="dxa"/>
            <w:vAlign w:val="center"/>
          </w:tcPr>
          <w:p w14:paraId="39E27E3C" w14:textId="2E18064B" w:rsidR="00534E51" w:rsidRDefault="00141AB3" w:rsidP="007C1945">
            <w:pPr>
              <w:overflowPunct/>
              <w:autoSpaceDE/>
              <w:autoSpaceDN/>
              <w:adjustRightInd/>
              <w:textAlignment w:val="auto"/>
              <w:rPr>
                <w:rFonts w:cs="Arial"/>
              </w:rPr>
            </w:pPr>
            <w:r>
              <w:rPr>
                <w:rFonts w:cs="Arial"/>
              </w:rPr>
              <w:t xml:space="preserve">HMI </w:t>
            </w:r>
            <w:proofErr w:type="spellStart"/>
            <w:r>
              <w:rPr>
                <w:rFonts w:cs="Arial"/>
              </w:rPr>
              <w:t>ComStat</w:t>
            </w:r>
            <w:proofErr w:type="spellEnd"/>
            <w:r w:rsidR="00534E51">
              <w:rPr>
                <w:rFonts w:cs="Arial"/>
              </w:rPr>
              <w:t xml:space="preserve"> request</w:t>
            </w:r>
          </w:p>
        </w:tc>
        <w:tc>
          <w:tcPr>
            <w:tcW w:w="2695" w:type="dxa"/>
            <w:vAlign w:val="center"/>
          </w:tcPr>
          <w:p w14:paraId="41119E4F" w14:textId="77777777" w:rsidR="001D547D" w:rsidRDefault="001D547D"/>
        </w:tc>
      </w:tr>
      <w:tr w:rsidR="00534E51" w:rsidRPr="00717330" w14:paraId="74099E8D" w14:textId="77777777" w:rsidTr="00BD42EC">
        <w:trPr>
          <w:trHeight w:val="252"/>
          <w:jc w:val="center"/>
        </w:trPr>
        <w:tc>
          <w:tcPr>
            <w:tcW w:w="1980" w:type="dxa"/>
            <w:vAlign w:val="center"/>
          </w:tcPr>
          <w:p w14:paraId="1A2161DF" w14:textId="30C25EA8" w:rsidR="00534E51" w:rsidRDefault="00141AB3" w:rsidP="007C1945">
            <w:pPr>
              <w:rPr>
                <w:rFonts w:cs="Arial"/>
              </w:rPr>
            </w:pPr>
            <w:r>
              <w:rPr>
                <w:rFonts w:cs="Arial"/>
              </w:rPr>
              <w:t>Cloud Interface</w:t>
            </w:r>
          </w:p>
        </w:tc>
        <w:tc>
          <w:tcPr>
            <w:tcW w:w="2551" w:type="dxa"/>
            <w:vAlign w:val="center"/>
          </w:tcPr>
          <w:p w14:paraId="0DB4799D" w14:textId="5D666C91" w:rsidR="00534E51" w:rsidRDefault="00141AB3" w:rsidP="007C1945">
            <w:pPr>
              <w:overflowPunct/>
              <w:autoSpaceDE/>
              <w:autoSpaceDN/>
              <w:adjustRightInd/>
              <w:textAlignment w:val="auto"/>
              <w:rPr>
                <w:rFonts w:cs="Arial"/>
              </w:rPr>
            </w:pPr>
            <w:r>
              <w:rPr>
                <w:rFonts w:cs="Arial"/>
              </w:rPr>
              <w:t>Offboard communication system to HMI</w:t>
            </w:r>
          </w:p>
        </w:tc>
        <w:tc>
          <w:tcPr>
            <w:tcW w:w="3119" w:type="dxa"/>
            <w:vAlign w:val="center"/>
          </w:tcPr>
          <w:p w14:paraId="5FAA2817" w14:textId="3D5FE7AB" w:rsidR="00534E51" w:rsidRDefault="00131BE8" w:rsidP="007C1945">
            <w:pPr>
              <w:overflowPunct/>
              <w:autoSpaceDE/>
              <w:autoSpaceDN/>
              <w:adjustRightInd/>
              <w:textAlignment w:val="auto"/>
              <w:rPr>
                <w:rFonts w:cs="Arial"/>
              </w:rPr>
            </w:pPr>
            <w:proofErr w:type="spellStart"/>
            <w:r>
              <w:rPr>
                <w:rFonts w:cs="Arial"/>
              </w:rPr>
              <w:t>ComStat</w:t>
            </w:r>
            <w:proofErr w:type="spellEnd"/>
            <w:r>
              <w:rPr>
                <w:rFonts w:cs="Arial"/>
              </w:rPr>
              <w:t xml:space="preserve"> on Cloud</w:t>
            </w:r>
          </w:p>
        </w:tc>
        <w:tc>
          <w:tcPr>
            <w:tcW w:w="2695" w:type="dxa"/>
            <w:vAlign w:val="center"/>
          </w:tcPr>
          <w:p w14:paraId="1DD0F311" w14:textId="77777777" w:rsidR="001D547D" w:rsidRDefault="001D547D"/>
        </w:tc>
      </w:tr>
      <w:tr w:rsidR="005E0ABC" w:rsidRPr="00717330" w14:paraId="487856E3" w14:textId="77777777" w:rsidTr="00BD42EC">
        <w:trPr>
          <w:trHeight w:val="252"/>
          <w:jc w:val="center"/>
        </w:trPr>
        <w:tc>
          <w:tcPr>
            <w:tcW w:w="1980" w:type="dxa"/>
            <w:vAlign w:val="center"/>
          </w:tcPr>
          <w:p w14:paraId="67C00C52" w14:textId="1D44D105" w:rsidR="005E0ABC" w:rsidDel="00141AB3" w:rsidRDefault="005E0ABC" w:rsidP="007C1945">
            <w:pPr>
              <w:rPr>
                <w:rFonts w:cs="Arial"/>
              </w:rPr>
            </w:pPr>
            <w:r>
              <w:rPr>
                <w:rFonts w:cs="Arial"/>
              </w:rPr>
              <w:t>Vehicle Interface</w:t>
            </w:r>
          </w:p>
        </w:tc>
        <w:tc>
          <w:tcPr>
            <w:tcW w:w="2551" w:type="dxa"/>
            <w:vAlign w:val="center"/>
          </w:tcPr>
          <w:p w14:paraId="4DA5992E" w14:textId="7D8D159B" w:rsidR="005E0ABC" w:rsidRDefault="005E0ABC" w:rsidP="007C1945">
            <w:pPr>
              <w:overflowPunct/>
              <w:autoSpaceDE/>
              <w:autoSpaceDN/>
              <w:adjustRightInd/>
              <w:textAlignment w:val="auto"/>
              <w:rPr>
                <w:rFonts w:cs="Arial"/>
              </w:rPr>
            </w:pPr>
            <w:r>
              <w:rPr>
                <w:rFonts w:cs="Arial"/>
              </w:rPr>
              <w:t xml:space="preserve">Enclosures </w:t>
            </w:r>
            <w:r w:rsidR="00501501">
              <w:rPr>
                <w:rFonts w:cs="Arial"/>
              </w:rPr>
              <w:t>system to Offboard communication system</w:t>
            </w:r>
          </w:p>
        </w:tc>
        <w:tc>
          <w:tcPr>
            <w:tcW w:w="3119" w:type="dxa"/>
            <w:vAlign w:val="center"/>
          </w:tcPr>
          <w:p w14:paraId="4F620001" w14:textId="5E72F400" w:rsidR="005E0ABC" w:rsidRDefault="00501501" w:rsidP="007C1945">
            <w:pPr>
              <w:overflowPunct/>
              <w:autoSpaceDE/>
              <w:autoSpaceDN/>
              <w:adjustRightInd/>
              <w:textAlignment w:val="auto"/>
              <w:rPr>
                <w:rFonts w:cs="Arial"/>
              </w:rPr>
            </w:pPr>
            <w:proofErr w:type="spellStart"/>
            <w:r>
              <w:rPr>
                <w:rFonts w:cs="Arial"/>
              </w:rPr>
              <w:t>L_DriverDoor_Ajar_St</w:t>
            </w:r>
            <w:proofErr w:type="spellEnd"/>
          </w:p>
          <w:p w14:paraId="7B0791EB" w14:textId="22C74E25" w:rsidR="00501501" w:rsidRDefault="00501501" w:rsidP="007C1945">
            <w:pPr>
              <w:overflowPunct/>
              <w:autoSpaceDE/>
              <w:autoSpaceDN/>
              <w:adjustRightInd/>
              <w:textAlignment w:val="auto"/>
              <w:rPr>
                <w:rFonts w:cs="Arial"/>
              </w:rPr>
            </w:pPr>
            <w:proofErr w:type="spellStart"/>
            <w:r>
              <w:rPr>
                <w:rFonts w:cs="Arial"/>
              </w:rPr>
              <w:t>L_DriverDoorR_Ajar_St</w:t>
            </w:r>
            <w:proofErr w:type="spellEnd"/>
          </w:p>
          <w:p w14:paraId="530D9477" w14:textId="4EE45A30" w:rsidR="00501501" w:rsidRDefault="00501501" w:rsidP="007C1945">
            <w:pPr>
              <w:overflowPunct/>
              <w:autoSpaceDE/>
              <w:autoSpaceDN/>
              <w:adjustRightInd/>
              <w:textAlignment w:val="auto"/>
              <w:rPr>
                <w:rFonts w:cs="Arial"/>
              </w:rPr>
            </w:pPr>
            <w:proofErr w:type="spellStart"/>
            <w:r>
              <w:rPr>
                <w:rFonts w:cs="Arial"/>
              </w:rPr>
              <w:t>L_PassengerDoor_Ajar_St</w:t>
            </w:r>
            <w:proofErr w:type="spellEnd"/>
          </w:p>
          <w:p w14:paraId="2F1E7D0B" w14:textId="504FF896" w:rsidR="00501501" w:rsidRDefault="00501501" w:rsidP="007C1945">
            <w:pPr>
              <w:overflowPunct/>
              <w:autoSpaceDE/>
              <w:autoSpaceDN/>
              <w:adjustRightInd/>
              <w:textAlignment w:val="auto"/>
              <w:rPr>
                <w:rFonts w:cs="Arial"/>
              </w:rPr>
            </w:pPr>
            <w:proofErr w:type="spellStart"/>
            <w:r>
              <w:rPr>
                <w:rFonts w:cs="Arial"/>
              </w:rPr>
              <w:t>L_PassengerDoorR_Ajar_St</w:t>
            </w:r>
            <w:proofErr w:type="spellEnd"/>
          </w:p>
          <w:p w14:paraId="58706357" w14:textId="0988DEF0" w:rsidR="00501501" w:rsidRDefault="00501501" w:rsidP="007C1945">
            <w:pPr>
              <w:overflowPunct/>
              <w:autoSpaceDE/>
              <w:autoSpaceDN/>
              <w:adjustRightInd/>
              <w:textAlignment w:val="auto"/>
              <w:rPr>
                <w:rFonts w:cs="Arial"/>
              </w:rPr>
            </w:pPr>
            <w:proofErr w:type="spellStart"/>
            <w:r>
              <w:rPr>
                <w:rFonts w:cs="Arial"/>
              </w:rPr>
              <w:t>L_BEC_Ajar_St</w:t>
            </w:r>
            <w:proofErr w:type="spellEnd"/>
          </w:p>
          <w:p w14:paraId="53F2A2EB" w14:textId="77777777" w:rsidR="00BD42EC" w:rsidRDefault="00BD42EC" w:rsidP="00BD42EC">
            <w:pPr>
              <w:rPr>
                <w:rFonts w:cs="Arial"/>
              </w:rPr>
            </w:pPr>
            <w:proofErr w:type="spellStart"/>
            <w:r>
              <w:rPr>
                <w:rFonts w:cs="Arial"/>
              </w:rPr>
              <w:t>L_DriverDoor_Lock_St</w:t>
            </w:r>
            <w:proofErr w:type="spellEnd"/>
          </w:p>
          <w:p w14:paraId="1E61006B" w14:textId="77777777" w:rsidR="00BD42EC" w:rsidRDefault="00BD42EC" w:rsidP="00BD42EC">
            <w:pPr>
              <w:overflowPunct/>
              <w:autoSpaceDE/>
              <w:autoSpaceDN/>
              <w:adjustRightInd/>
              <w:textAlignment w:val="auto"/>
              <w:rPr>
                <w:rFonts w:cs="Arial"/>
              </w:rPr>
            </w:pPr>
            <w:proofErr w:type="spellStart"/>
            <w:r>
              <w:rPr>
                <w:rFonts w:cs="Arial"/>
              </w:rPr>
              <w:t>L_DriverRDoor_Lock_St</w:t>
            </w:r>
            <w:proofErr w:type="spellEnd"/>
          </w:p>
          <w:p w14:paraId="0A59C3B2" w14:textId="77777777" w:rsidR="00BD42EC" w:rsidRDefault="00BD42EC" w:rsidP="00BD42EC">
            <w:pPr>
              <w:overflowPunct/>
              <w:autoSpaceDE/>
              <w:autoSpaceDN/>
              <w:adjustRightInd/>
              <w:textAlignment w:val="auto"/>
              <w:rPr>
                <w:rFonts w:cs="Arial"/>
              </w:rPr>
            </w:pPr>
            <w:proofErr w:type="spellStart"/>
            <w:r>
              <w:rPr>
                <w:rFonts w:cs="Arial"/>
              </w:rPr>
              <w:t>L_PassengerDoor_Lock_St</w:t>
            </w:r>
            <w:proofErr w:type="spellEnd"/>
          </w:p>
          <w:p w14:paraId="30B52755" w14:textId="77777777" w:rsidR="00BD42EC" w:rsidRDefault="00BD42EC" w:rsidP="00BD42EC">
            <w:pPr>
              <w:overflowPunct/>
              <w:autoSpaceDE/>
              <w:autoSpaceDN/>
              <w:adjustRightInd/>
              <w:textAlignment w:val="auto"/>
              <w:rPr>
                <w:rFonts w:cs="Arial"/>
              </w:rPr>
            </w:pPr>
            <w:proofErr w:type="spellStart"/>
            <w:r>
              <w:rPr>
                <w:rFonts w:cs="Arial"/>
              </w:rPr>
              <w:t>L_PassengerRDoor_Lock_St</w:t>
            </w:r>
            <w:proofErr w:type="spellEnd"/>
          </w:p>
          <w:p w14:paraId="30B2AD0A" w14:textId="77777777" w:rsidR="00BD42EC" w:rsidRDefault="00BD42EC" w:rsidP="00BD42EC">
            <w:pPr>
              <w:overflowPunct/>
              <w:autoSpaceDE/>
              <w:autoSpaceDN/>
              <w:adjustRightInd/>
              <w:textAlignment w:val="auto"/>
              <w:rPr>
                <w:rFonts w:cs="Arial"/>
              </w:rPr>
            </w:pPr>
            <w:proofErr w:type="spellStart"/>
            <w:r>
              <w:rPr>
                <w:rFonts w:cs="Arial"/>
              </w:rPr>
              <w:t>L_BEC_Lock_St</w:t>
            </w:r>
            <w:proofErr w:type="spellEnd"/>
          </w:p>
          <w:p w14:paraId="51A52535" w14:textId="77777777" w:rsidR="00BD42EC" w:rsidRDefault="00BD42EC" w:rsidP="00BD42EC">
            <w:pPr>
              <w:overflowPunct/>
              <w:autoSpaceDE/>
              <w:autoSpaceDN/>
              <w:adjustRightInd/>
              <w:textAlignment w:val="auto"/>
              <w:rPr>
                <w:rFonts w:cs="Arial"/>
              </w:rPr>
            </w:pPr>
            <w:r>
              <w:rPr>
                <w:rFonts w:cs="Arial"/>
              </w:rPr>
              <w:t>L_BEC2_Lock_St</w:t>
            </w:r>
          </w:p>
          <w:p w14:paraId="47915485" w14:textId="77777777" w:rsidR="00BD42EC" w:rsidRDefault="00BD42EC" w:rsidP="00BD42EC">
            <w:pPr>
              <w:overflowPunct/>
              <w:autoSpaceDE/>
              <w:autoSpaceDN/>
              <w:adjustRightInd/>
              <w:textAlignment w:val="auto"/>
              <w:rPr>
                <w:rFonts w:cs="Arial"/>
              </w:rPr>
            </w:pPr>
            <w:proofErr w:type="spellStart"/>
            <w:r>
              <w:rPr>
                <w:rFonts w:cs="Arial"/>
              </w:rPr>
              <w:t>L_FEC_Lock_St</w:t>
            </w:r>
            <w:proofErr w:type="spellEnd"/>
          </w:p>
          <w:p w14:paraId="64F2490F" w14:textId="4B0C90FE" w:rsidR="00D94073" w:rsidDel="00131BE8" w:rsidRDefault="00BD42EC" w:rsidP="00BD42EC">
            <w:pPr>
              <w:overflowPunct/>
              <w:autoSpaceDE/>
              <w:autoSpaceDN/>
              <w:adjustRightInd/>
              <w:textAlignment w:val="auto"/>
              <w:rPr>
                <w:rFonts w:cs="Arial"/>
              </w:rPr>
            </w:pPr>
            <w:proofErr w:type="spellStart"/>
            <w:r>
              <w:rPr>
                <w:rFonts w:cs="Arial"/>
              </w:rPr>
              <w:t>L_LockUnlock_Real_St</w:t>
            </w:r>
            <w:proofErr w:type="spellEnd"/>
          </w:p>
        </w:tc>
        <w:tc>
          <w:tcPr>
            <w:tcW w:w="2695" w:type="dxa"/>
            <w:vAlign w:val="center"/>
          </w:tcPr>
          <w:p w14:paraId="3DE9AC00" w14:textId="77777777" w:rsidR="005E0ABC" w:rsidRDefault="005E0ABC"/>
        </w:tc>
      </w:tr>
    </w:tbl>
    <w:p w14:paraId="084BA591" w14:textId="6EC8726D" w:rsidR="00534E51" w:rsidRDefault="00534E51" w:rsidP="00534E51">
      <w:pPr>
        <w:pStyle w:val="Caption"/>
      </w:pPr>
      <w:bookmarkStart w:id="179" w:name="_Toc529191312"/>
      <w:bookmarkStart w:id="180" w:name="_Toc78549350"/>
      <w:r w:rsidRPr="00A13A7B">
        <w:t xml:space="preserve">Table </w:t>
      </w:r>
      <w:r>
        <w:rPr>
          <w:noProof/>
        </w:rPr>
        <w:fldChar w:fldCharType="begin"/>
      </w:r>
      <w:r>
        <w:rPr>
          <w:noProof/>
        </w:rPr>
        <w:instrText xml:space="preserve"> SEQ Table \* ARABIC </w:instrText>
      </w:r>
      <w:r>
        <w:rPr>
          <w:noProof/>
        </w:rPr>
        <w:fldChar w:fldCharType="separate"/>
      </w:r>
      <w:r w:rsidR="007341C8">
        <w:rPr>
          <w:noProof/>
        </w:rPr>
        <w:t>17</w:t>
      </w:r>
      <w:r>
        <w:rPr>
          <w:noProof/>
        </w:rPr>
        <w:fldChar w:fldCharType="end"/>
      </w:r>
      <w:r w:rsidRPr="00A13A7B">
        <w:t>: Feature Interactions</w:t>
      </w:r>
      <w:bookmarkEnd w:id="179"/>
      <w:bookmarkEnd w:id="180"/>
    </w:p>
    <w:p w14:paraId="3110F5CA" w14:textId="77777777" w:rsidR="0038117F" w:rsidRDefault="0038117F" w:rsidP="0038117F">
      <w:pPr>
        <w:pStyle w:val="Heading1"/>
        <w:tabs>
          <w:tab w:val="clear" w:pos="432"/>
        </w:tabs>
      </w:pPr>
      <w:bookmarkStart w:id="181" w:name="_Toc57194728"/>
      <w:bookmarkStart w:id="182" w:name="_Ref51772645"/>
      <w:bookmarkStart w:id="183" w:name="_Toc78549309"/>
      <w:r>
        <w:lastRenderedPageBreak/>
        <w:t>Traceability Matrix</w:t>
      </w:r>
      <w:bookmarkEnd w:id="181"/>
      <w:bookmarkEnd w:id="182"/>
      <w:bookmarkEnd w:id="183"/>
    </w:p>
    <w:p w14:paraId="066F8388" w14:textId="6EA5D4B1" w:rsidR="0038117F" w:rsidRDefault="0038117F" w:rsidP="0038117F"/>
    <w:p w14:paraId="009BAE95" w14:textId="7E3CBAA5" w:rsidR="003A6666" w:rsidRPr="00DE0D96" w:rsidRDefault="00C93C49" w:rsidP="00311BDA">
      <w:pPr>
        <w:jc w:val="center"/>
      </w:pPr>
      <w:r>
        <w:rPr>
          <w:noProof/>
        </w:rPr>
        <w:drawing>
          <wp:inline distT="0" distB="0" distL="0" distR="0" wp14:anchorId="2CA17935" wp14:editId="596A8C76">
            <wp:extent cx="4200525" cy="5854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15895" cy="5875988"/>
                    </a:xfrm>
                    <a:prstGeom prst="rect">
                      <a:avLst/>
                    </a:prstGeom>
                  </pic:spPr>
                </pic:pic>
              </a:graphicData>
            </a:graphic>
          </wp:inline>
        </w:drawing>
      </w:r>
    </w:p>
    <w:p w14:paraId="0BD07376" w14:textId="77777777" w:rsidR="00851B89" w:rsidRPr="003A6666" w:rsidRDefault="00851B89" w:rsidP="0038117F">
      <w:pPr>
        <w:rPr>
          <w:highlight w:val="yellow"/>
        </w:rPr>
      </w:pPr>
    </w:p>
    <w:p w14:paraId="4E177482" w14:textId="7AD1574E" w:rsidR="003A6666" w:rsidRPr="00DE0D96" w:rsidRDefault="003A6666" w:rsidP="0038117F"/>
    <w:p w14:paraId="74DD6BBA" w14:textId="4C0F45D8" w:rsidR="00851B89" w:rsidRPr="003A6666" w:rsidRDefault="00BD42EC" w:rsidP="0038117F">
      <w:pPr>
        <w:rPr>
          <w:highlight w:val="yellow"/>
        </w:rPr>
      </w:pPr>
      <w:r>
        <w:rPr>
          <w:noProof/>
        </w:rPr>
        <w:lastRenderedPageBreak/>
        <w:drawing>
          <wp:inline distT="0" distB="0" distL="0" distR="0" wp14:anchorId="6029FBDC" wp14:editId="45B01C7C">
            <wp:extent cx="5142016" cy="470674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8535" cy="4712707"/>
                    </a:xfrm>
                    <a:prstGeom prst="rect">
                      <a:avLst/>
                    </a:prstGeom>
                  </pic:spPr>
                </pic:pic>
              </a:graphicData>
            </a:graphic>
          </wp:inline>
        </w:drawing>
      </w:r>
    </w:p>
    <w:p w14:paraId="00E51815" w14:textId="561EE36E" w:rsidR="00AF3D6B" w:rsidRDefault="00DB513B" w:rsidP="0038117F">
      <w:pPr>
        <w:pStyle w:val="Heading1"/>
        <w:tabs>
          <w:tab w:val="clear" w:pos="432"/>
        </w:tabs>
      </w:pPr>
      <w:bookmarkStart w:id="184" w:name="_Toc78549310"/>
      <w:r>
        <w:lastRenderedPageBreak/>
        <w:t>Open Concerns</w:t>
      </w:r>
      <w:bookmarkEnd w:id="184"/>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40EBFA62"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185" w:name="_Toc78549351"/>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 xml:space="preserve">supported by </w:t>
      </w:r>
      <w:proofErr w:type="spellStart"/>
      <w:r w:rsidR="00EA09B1">
        <w:rPr>
          <w:b w:val="0"/>
          <w:i/>
          <w:color w:val="7F7F7F" w:themeColor="text1" w:themeTint="80"/>
        </w:rPr>
        <w:t>MagicDraw</w:t>
      </w:r>
      <w:proofErr w:type="spellEnd"/>
      <w:r w:rsidR="00EA09B1">
        <w:rPr>
          <w:b w:val="0"/>
          <w:i/>
          <w:color w:val="7F7F7F" w:themeColor="text1" w:themeTint="80"/>
        </w:rPr>
        <w:t xml:space="preserve"> report generation</w:t>
      </w:r>
      <w:r w:rsidR="00EA09B1" w:rsidRPr="00DB1AC1">
        <w:rPr>
          <w:b w:val="0"/>
          <w:i/>
          <w:color w:val="7F7F7F" w:themeColor="text1" w:themeTint="80"/>
        </w:rPr>
        <w:t>)</w:t>
      </w:r>
      <w:bookmarkEnd w:id="185"/>
    </w:p>
    <w:p w14:paraId="01D9A68E" w14:textId="77777777" w:rsidR="00AF3D6B" w:rsidRPr="007C20FA" w:rsidRDefault="00C4581C" w:rsidP="00F70D52">
      <w:pPr>
        <w:pStyle w:val="Heading1"/>
      </w:pPr>
      <w:bookmarkStart w:id="186" w:name="_Toc78549311"/>
      <w:r>
        <w:lastRenderedPageBreak/>
        <w:t>Revision</w:t>
      </w:r>
      <w:r w:rsidR="00DB513B">
        <w:t xml:space="preserve"> History</w:t>
      </w:r>
      <w:bookmarkEnd w:id="186"/>
    </w:p>
    <w:p w14:paraId="4B64C6D9" w14:textId="742D55A9" w:rsidR="00310100" w:rsidRDefault="00310100" w:rsidP="000417EE">
      <w:pPr>
        <w:rPr>
          <w:highlight w:val="green"/>
        </w:rPr>
      </w:pPr>
    </w:p>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7E5A08FE" w14:textId="3D5D5781" w:rsidR="007B6779" w:rsidRDefault="007B6779" w:rsidP="007B6779">
      <w:pPr>
        <w:pStyle w:val="Heading1"/>
      </w:pPr>
      <w:bookmarkStart w:id="187" w:name="_Ref534973481"/>
      <w:bookmarkStart w:id="188" w:name="_Ref534973472"/>
      <w:bookmarkStart w:id="189" w:name="_Toc78549313"/>
      <w:r>
        <w:lastRenderedPageBreak/>
        <w:t>Appendix</w:t>
      </w:r>
      <w:bookmarkEnd w:id="187"/>
      <w:bookmarkEnd w:id="188"/>
      <w:bookmarkEnd w:id="189"/>
    </w:p>
    <w:p w14:paraId="5F17EF8F" w14:textId="77777777" w:rsidR="007B6779" w:rsidRDefault="007B6779" w:rsidP="007B6779">
      <w:pPr>
        <w:pStyle w:val="Heading2"/>
      </w:pPr>
      <w:bookmarkStart w:id="190" w:name="_Definitions"/>
      <w:bookmarkStart w:id="191" w:name="_Toc529191288"/>
      <w:bookmarkStart w:id="192" w:name="_Toc78549314"/>
      <w:bookmarkEnd w:id="190"/>
      <w:r>
        <w:t>Definitions</w:t>
      </w:r>
      <w:bookmarkEnd w:id="191"/>
      <w:bookmarkEnd w:id="192"/>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6F091CEA" w14:textId="77777777" w:rsidTr="00A654A1">
        <w:trPr>
          <w:jc w:val="center"/>
        </w:trPr>
        <w:tc>
          <w:tcPr>
            <w:tcW w:w="2268" w:type="dxa"/>
          </w:tcPr>
          <w:p w14:paraId="6D7AA9DD" w14:textId="77777777" w:rsidR="007B6779" w:rsidRPr="007C20FA" w:rsidRDefault="007B6779" w:rsidP="00A8009D">
            <w:r>
              <w:t>API</w:t>
            </w:r>
          </w:p>
        </w:tc>
        <w:tc>
          <w:tcPr>
            <w:tcW w:w="8222" w:type="dxa"/>
          </w:tcPr>
          <w:p w14:paraId="15D387B0" w14:textId="77777777" w:rsidR="007B6779" w:rsidRDefault="007B6779" w:rsidP="00A8009D">
            <w:r>
              <w:t>Application Program Interface</w:t>
            </w:r>
          </w:p>
        </w:tc>
      </w:tr>
      <w:tr w:rsidR="007B6779" w:rsidRPr="007C20FA" w14:paraId="688B1F5B" w14:textId="77777777" w:rsidTr="00A654A1">
        <w:trPr>
          <w:jc w:val="center"/>
        </w:trPr>
        <w:tc>
          <w:tcPr>
            <w:tcW w:w="2268" w:type="dxa"/>
          </w:tcPr>
          <w:p w14:paraId="4BA71CC4" w14:textId="77777777" w:rsidR="007B6779" w:rsidRPr="007C20FA" w:rsidRDefault="007B6779" w:rsidP="00A8009D">
            <w:r>
              <w:t>ATT</w:t>
            </w:r>
          </w:p>
        </w:tc>
        <w:tc>
          <w:tcPr>
            <w:tcW w:w="8222" w:type="dxa"/>
          </w:tcPr>
          <w:p w14:paraId="65076A6F" w14:textId="77777777" w:rsidR="007B6779" w:rsidRDefault="007B6779" w:rsidP="00A8009D">
            <w:r>
              <w:t xml:space="preserve">Advanced Transport Telematics </w:t>
            </w:r>
          </w:p>
        </w:tc>
      </w:tr>
      <w:tr w:rsidR="007B6779" w:rsidRPr="007C20FA" w14:paraId="2121CC40" w14:textId="77777777" w:rsidTr="00A654A1">
        <w:trPr>
          <w:jc w:val="center"/>
        </w:trPr>
        <w:tc>
          <w:tcPr>
            <w:tcW w:w="2268" w:type="dxa"/>
          </w:tcPr>
          <w:p w14:paraId="3C3EC9A4" w14:textId="77777777" w:rsidR="007B6779" w:rsidRPr="007C20FA" w:rsidRDefault="007B6779" w:rsidP="00A8009D">
            <w:r>
              <w:t>BCM</w:t>
            </w:r>
          </w:p>
        </w:tc>
        <w:tc>
          <w:tcPr>
            <w:tcW w:w="8222" w:type="dxa"/>
          </w:tcPr>
          <w:p w14:paraId="4FCA5B6A" w14:textId="77777777" w:rsidR="007B6779" w:rsidRDefault="007B6779" w:rsidP="00A8009D">
            <w:r>
              <w:t>Body Control Module</w:t>
            </w:r>
          </w:p>
        </w:tc>
      </w:tr>
      <w:tr w:rsidR="007B6779" w:rsidRPr="007C20FA" w14:paraId="50A27EC5" w14:textId="77777777" w:rsidTr="00A654A1">
        <w:trPr>
          <w:jc w:val="center"/>
        </w:trPr>
        <w:tc>
          <w:tcPr>
            <w:tcW w:w="2268" w:type="dxa"/>
          </w:tcPr>
          <w:p w14:paraId="28A56574" w14:textId="77777777" w:rsidR="007B6779" w:rsidRPr="007C20FA" w:rsidRDefault="007B6779" w:rsidP="00A8009D">
            <w:r>
              <w:t>CAN</w:t>
            </w:r>
          </w:p>
        </w:tc>
        <w:tc>
          <w:tcPr>
            <w:tcW w:w="8222" w:type="dxa"/>
          </w:tcPr>
          <w:p w14:paraId="6C31E170" w14:textId="77777777" w:rsidR="007B6779" w:rsidRDefault="007B6779" w:rsidP="00A8009D">
            <w:r>
              <w:t>Controller Area Network</w:t>
            </w:r>
          </w:p>
        </w:tc>
      </w:tr>
      <w:tr w:rsidR="007B6779" w:rsidRPr="007C20FA" w14:paraId="338E35CB" w14:textId="77777777" w:rsidTr="00A654A1">
        <w:trPr>
          <w:jc w:val="center"/>
        </w:trPr>
        <w:tc>
          <w:tcPr>
            <w:tcW w:w="2268" w:type="dxa"/>
          </w:tcPr>
          <w:p w14:paraId="04E639CA" w14:textId="77777777" w:rsidR="007B6779" w:rsidRPr="007C20FA" w:rsidRDefault="007B6779" w:rsidP="00A8009D">
            <w:r>
              <w:t>CCS</w:t>
            </w:r>
          </w:p>
        </w:tc>
        <w:tc>
          <w:tcPr>
            <w:tcW w:w="8222" w:type="dxa"/>
          </w:tcPr>
          <w:p w14:paraId="0F43B548" w14:textId="77777777" w:rsidR="007B6779" w:rsidRDefault="007B6779" w:rsidP="00A8009D">
            <w:r>
              <w:t>Customer Connectivity Setting</w:t>
            </w:r>
          </w:p>
        </w:tc>
      </w:tr>
      <w:tr w:rsidR="007B6779" w:rsidRPr="007C20FA" w14:paraId="2B3C0CEA" w14:textId="77777777" w:rsidTr="00A654A1">
        <w:trPr>
          <w:jc w:val="center"/>
        </w:trPr>
        <w:tc>
          <w:tcPr>
            <w:tcW w:w="2268" w:type="dxa"/>
          </w:tcPr>
          <w:p w14:paraId="71B26DC8" w14:textId="77777777" w:rsidR="007B6779" w:rsidRPr="007C20FA" w:rsidRDefault="007B6779" w:rsidP="00A8009D">
            <w:proofErr w:type="spellStart"/>
            <w:r>
              <w:t>ComStat</w:t>
            </w:r>
            <w:proofErr w:type="spellEnd"/>
          </w:p>
        </w:tc>
        <w:tc>
          <w:tcPr>
            <w:tcW w:w="8222" w:type="dxa"/>
          </w:tcPr>
          <w:p w14:paraId="652A84F8" w14:textId="59F9EEA2" w:rsidR="007B6779" w:rsidRDefault="007B6779" w:rsidP="00A8009D">
            <w:r>
              <w:t>Comprehensive Status</w:t>
            </w:r>
          </w:p>
        </w:tc>
      </w:tr>
      <w:tr w:rsidR="00363EBC" w:rsidRPr="007C20FA" w14:paraId="0DB87A4A" w14:textId="77777777" w:rsidTr="00A654A1">
        <w:trPr>
          <w:jc w:val="center"/>
        </w:trPr>
        <w:tc>
          <w:tcPr>
            <w:tcW w:w="2268" w:type="dxa"/>
          </w:tcPr>
          <w:p w14:paraId="518916B5" w14:textId="11F306C4" w:rsidR="00363EBC" w:rsidRDefault="00363EBC" w:rsidP="00A8009D">
            <w:proofErr w:type="spellStart"/>
            <w:r>
              <w:t>ComStat</w:t>
            </w:r>
            <w:proofErr w:type="spellEnd"/>
            <w:r>
              <w:t xml:space="preserve"> feat.</w:t>
            </w:r>
          </w:p>
        </w:tc>
        <w:tc>
          <w:tcPr>
            <w:tcW w:w="8222" w:type="dxa"/>
          </w:tcPr>
          <w:p w14:paraId="1339066F" w14:textId="2BA7282C" w:rsidR="00363EBC" w:rsidRDefault="00363EBC" w:rsidP="00A8009D">
            <w:r>
              <w:t>Comprehensive Status feature</w:t>
            </w:r>
          </w:p>
        </w:tc>
      </w:tr>
      <w:tr w:rsidR="007B6779" w:rsidRPr="007C20FA" w14:paraId="3180840B" w14:textId="77777777" w:rsidTr="00A654A1">
        <w:trPr>
          <w:jc w:val="center"/>
        </w:trPr>
        <w:tc>
          <w:tcPr>
            <w:tcW w:w="2268" w:type="dxa"/>
          </w:tcPr>
          <w:p w14:paraId="39C83949" w14:textId="77777777" w:rsidR="007B6779" w:rsidRPr="007C20FA" w:rsidRDefault="007B6779" w:rsidP="00A8009D">
            <w:r>
              <w:t>DFMEA</w:t>
            </w:r>
          </w:p>
        </w:tc>
        <w:tc>
          <w:tcPr>
            <w:tcW w:w="8222" w:type="dxa"/>
          </w:tcPr>
          <w:p w14:paraId="514A7BE9" w14:textId="77777777" w:rsidR="007B6779" w:rsidRDefault="007B6779" w:rsidP="00A8009D">
            <w:r>
              <w:t>Design - Failure Modes and Effects Analysis</w:t>
            </w:r>
          </w:p>
        </w:tc>
      </w:tr>
      <w:tr w:rsidR="007B6779" w:rsidRPr="007C20FA" w14:paraId="7FFD99D4" w14:textId="77777777" w:rsidTr="00A654A1">
        <w:trPr>
          <w:jc w:val="center"/>
        </w:trPr>
        <w:tc>
          <w:tcPr>
            <w:tcW w:w="2268" w:type="dxa"/>
          </w:tcPr>
          <w:p w14:paraId="2A567124" w14:textId="77777777" w:rsidR="007B6779" w:rsidRPr="007C20FA" w:rsidRDefault="007B6779" w:rsidP="00A8009D">
            <w:r>
              <w:t>DRX</w:t>
            </w:r>
          </w:p>
        </w:tc>
        <w:tc>
          <w:tcPr>
            <w:tcW w:w="8222" w:type="dxa"/>
          </w:tcPr>
          <w:p w14:paraId="513F2F12" w14:textId="77777777" w:rsidR="007B6779" w:rsidRDefault="007B6779" w:rsidP="00A8009D">
            <w:r>
              <w:t>Discontinuous Reception</w:t>
            </w:r>
          </w:p>
        </w:tc>
      </w:tr>
      <w:tr w:rsidR="007B6779" w:rsidRPr="007C20FA" w14:paraId="6F88F17D" w14:textId="77777777" w:rsidTr="00A654A1">
        <w:trPr>
          <w:jc w:val="center"/>
        </w:trPr>
        <w:tc>
          <w:tcPr>
            <w:tcW w:w="2268" w:type="dxa"/>
          </w:tcPr>
          <w:p w14:paraId="3F03677B" w14:textId="77777777" w:rsidR="007B6779" w:rsidRPr="007C20FA" w:rsidRDefault="007B6779" w:rsidP="00A8009D">
            <w:r>
              <w:t>ECG</w:t>
            </w:r>
          </w:p>
        </w:tc>
        <w:tc>
          <w:tcPr>
            <w:tcW w:w="8222" w:type="dxa"/>
          </w:tcPr>
          <w:p w14:paraId="00A5B121" w14:textId="77777777" w:rsidR="007B6779" w:rsidRDefault="007B6779" w:rsidP="00A8009D">
            <w:r>
              <w:t>Enhanced Central Gateway</w:t>
            </w:r>
          </w:p>
        </w:tc>
      </w:tr>
      <w:tr w:rsidR="007B6779" w:rsidRPr="007C20FA" w14:paraId="44396951" w14:textId="77777777" w:rsidTr="00A654A1">
        <w:trPr>
          <w:jc w:val="center"/>
        </w:trPr>
        <w:tc>
          <w:tcPr>
            <w:tcW w:w="2268" w:type="dxa"/>
          </w:tcPr>
          <w:p w14:paraId="73A53295" w14:textId="77777777" w:rsidR="007B6779" w:rsidRPr="007C20FA" w:rsidRDefault="007B6779" w:rsidP="00A8009D">
            <w:r>
              <w:t>EDS</w:t>
            </w:r>
          </w:p>
        </w:tc>
        <w:tc>
          <w:tcPr>
            <w:tcW w:w="8222" w:type="dxa"/>
          </w:tcPr>
          <w:p w14:paraId="23927258" w14:textId="77777777" w:rsidR="007B6779" w:rsidRDefault="007B6779" w:rsidP="00A8009D">
            <w:r>
              <w:t>Electrical Distribution System</w:t>
            </w:r>
          </w:p>
        </w:tc>
      </w:tr>
      <w:tr w:rsidR="007B6779" w:rsidRPr="007C20FA" w14:paraId="67A75A41" w14:textId="77777777" w:rsidTr="00A654A1">
        <w:trPr>
          <w:jc w:val="center"/>
        </w:trPr>
        <w:tc>
          <w:tcPr>
            <w:tcW w:w="2268" w:type="dxa"/>
          </w:tcPr>
          <w:p w14:paraId="698A2FF9" w14:textId="77777777" w:rsidR="007B6779" w:rsidRPr="007C20FA" w:rsidRDefault="007B6779" w:rsidP="00A8009D">
            <w:r>
              <w:t>feat.</w:t>
            </w:r>
          </w:p>
        </w:tc>
        <w:tc>
          <w:tcPr>
            <w:tcW w:w="8222" w:type="dxa"/>
          </w:tcPr>
          <w:p w14:paraId="755F64B5" w14:textId="77777777" w:rsidR="007B6779" w:rsidRDefault="007B6779" w:rsidP="00A8009D">
            <w:r>
              <w:t>Abbreviation used for feature</w:t>
            </w:r>
          </w:p>
        </w:tc>
      </w:tr>
      <w:tr w:rsidR="007B6779" w:rsidRPr="007C20FA" w14:paraId="52B971D6" w14:textId="77777777" w:rsidTr="00A654A1">
        <w:trPr>
          <w:jc w:val="center"/>
        </w:trPr>
        <w:tc>
          <w:tcPr>
            <w:tcW w:w="2268" w:type="dxa"/>
          </w:tcPr>
          <w:p w14:paraId="1A3E5C0A" w14:textId="77777777" w:rsidR="007B6779" w:rsidRPr="007C20FA" w:rsidRDefault="007B6779" w:rsidP="00A8009D">
            <w:r>
              <w:t>FMA</w:t>
            </w:r>
          </w:p>
        </w:tc>
        <w:tc>
          <w:tcPr>
            <w:tcW w:w="8222" w:type="dxa"/>
          </w:tcPr>
          <w:p w14:paraId="655D98BD" w14:textId="77777777" w:rsidR="007B6779" w:rsidRDefault="007B6779" w:rsidP="00A8009D">
            <w:r>
              <w:t>Failure Modes Analysis</w:t>
            </w:r>
          </w:p>
        </w:tc>
      </w:tr>
      <w:tr w:rsidR="007B6779" w:rsidRPr="007C20FA" w14:paraId="6ADFF631" w14:textId="77777777" w:rsidTr="00A654A1">
        <w:trPr>
          <w:jc w:val="center"/>
        </w:trPr>
        <w:tc>
          <w:tcPr>
            <w:tcW w:w="2268" w:type="dxa"/>
          </w:tcPr>
          <w:p w14:paraId="2F50FD27" w14:textId="77777777" w:rsidR="007B6779" w:rsidRPr="007C20FA" w:rsidRDefault="007B6779" w:rsidP="00A8009D">
            <w:r>
              <w:t>FTCP</w:t>
            </w:r>
          </w:p>
        </w:tc>
        <w:tc>
          <w:tcPr>
            <w:tcW w:w="8222" w:type="dxa"/>
          </w:tcPr>
          <w:p w14:paraId="510C95E9" w14:textId="77777777" w:rsidR="007B6779" w:rsidRDefault="007B6779" w:rsidP="00A8009D">
            <w:r>
              <w:t xml:space="preserve">Ford Telematics Communication Protocol </w:t>
            </w:r>
          </w:p>
        </w:tc>
      </w:tr>
      <w:tr w:rsidR="007B6779" w:rsidRPr="007C20FA" w14:paraId="2C86541C" w14:textId="77777777" w:rsidTr="00A654A1">
        <w:trPr>
          <w:jc w:val="center"/>
        </w:trPr>
        <w:tc>
          <w:tcPr>
            <w:tcW w:w="2268" w:type="dxa"/>
          </w:tcPr>
          <w:p w14:paraId="2CF49AE1" w14:textId="77777777" w:rsidR="007B6779" w:rsidRPr="007C20FA" w:rsidRDefault="007B6779" w:rsidP="00A8009D">
            <w:r>
              <w:t>High speed</w:t>
            </w:r>
          </w:p>
        </w:tc>
        <w:tc>
          <w:tcPr>
            <w:tcW w:w="8222" w:type="dxa"/>
          </w:tcPr>
          <w:p w14:paraId="3EE684ED" w14:textId="77777777" w:rsidR="007B6779" w:rsidRDefault="007B6779" w:rsidP="00A8009D">
            <w:r>
              <w:t>Approximately more than 52 mph (83 kph)</w:t>
            </w:r>
          </w:p>
        </w:tc>
      </w:tr>
      <w:tr w:rsidR="007B6779" w:rsidRPr="007C20FA" w14:paraId="4D456B2B" w14:textId="77777777" w:rsidTr="00A654A1">
        <w:trPr>
          <w:jc w:val="center"/>
        </w:trPr>
        <w:tc>
          <w:tcPr>
            <w:tcW w:w="2268" w:type="dxa"/>
          </w:tcPr>
          <w:p w14:paraId="3855921C" w14:textId="77777777" w:rsidR="007B6779" w:rsidRPr="007C20FA" w:rsidRDefault="007B6779" w:rsidP="00A8009D">
            <w:r>
              <w:t>IoT</w:t>
            </w:r>
          </w:p>
        </w:tc>
        <w:tc>
          <w:tcPr>
            <w:tcW w:w="8222" w:type="dxa"/>
          </w:tcPr>
          <w:p w14:paraId="45D31124" w14:textId="77777777" w:rsidR="007B6779" w:rsidRDefault="007B6779" w:rsidP="00A8009D">
            <w:r>
              <w:t>Internet of Things</w:t>
            </w:r>
          </w:p>
        </w:tc>
      </w:tr>
      <w:tr w:rsidR="007B6779" w:rsidRPr="007C20FA" w14:paraId="6A8DCD3C" w14:textId="77777777" w:rsidTr="00A654A1">
        <w:trPr>
          <w:jc w:val="center"/>
        </w:trPr>
        <w:tc>
          <w:tcPr>
            <w:tcW w:w="2268" w:type="dxa"/>
          </w:tcPr>
          <w:p w14:paraId="7B2D2955" w14:textId="77777777" w:rsidR="007B6779" w:rsidRPr="007C20FA" w:rsidRDefault="007B6779" w:rsidP="00A8009D">
            <w:r>
              <w:t>LF</w:t>
            </w:r>
          </w:p>
        </w:tc>
        <w:tc>
          <w:tcPr>
            <w:tcW w:w="8222" w:type="dxa"/>
          </w:tcPr>
          <w:p w14:paraId="0E97A47B" w14:textId="77777777" w:rsidR="007B6779" w:rsidRDefault="007B6779" w:rsidP="00A8009D">
            <w:r>
              <w:t>Left Front</w:t>
            </w:r>
          </w:p>
        </w:tc>
      </w:tr>
      <w:tr w:rsidR="007B6779" w:rsidRPr="007C20FA" w14:paraId="28DD50DB" w14:textId="77777777" w:rsidTr="00A654A1">
        <w:trPr>
          <w:jc w:val="center"/>
        </w:trPr>
        <w:tc>
          <w:tcPr>
            <w:tcW w:w="2268" w:type="dxa"/>
          </w:tcPr>
          <w:p w14:paraId="5D076CBC" w14:textId="77777777" w:rsidR="007B6779" w:rsidRPr="007C20FA" w:rsidRDefault="007B6779" w:rsidP="00A8009D">
            <w:r>
              <w:t>LIN</w:t>
            </w:r>
          </w:p>
        </w:tc>
        <w:tc>
          <w:tcPr>
            <w:tcW w:w="8222" w:type="dxa"/>
          </w:tcPr>
          <w:p w14:paraId="00E33E65" w14:textId="77777777" w:rsidR="007B6779" w:rsidRDefault="007B6779" w:rsidP="00A8009D">
            <w:r>
              <w:t>Local Interconnect Network</w:t>
            </w:r>
          </w:p>
        </w:tc>
      </w:tr>
      <w:tr w:rsidR="007B6779" w:rsidRPr="007C20FA" w14:paraId="1DA88DF0" w14:textId="77777777" w:rsidTr="00A654A1">
        <w:trPr>
          <w:jc w:val="center"/>
        </w:trPr>
        <w:tc>
          <w:tcPr>
            <w:tcW w:w="2268" w:type="dxa"/>
          </w:tcPr>
          <w:p w14:paraId="4D73A2D2" w14:textId="77777777" w:rsidR="007B6779" w:rsidRPr="007C20FA" w:rsidRDefault="007B6779" w:rsidP="00A8009D">
            <w:r>
              <w:t>Low speed</w:t>
            </w:r>
          </w:p>
        </w:tc>
        <w:tc>
          <w:tcPr>
            <w:tcW w:w="8222" w:type="dxa"/>
          </w:tcPr>
          <w:p w14:paraId="683A3FA5" w14:textId="77777777" w:rsidR="007B6779" w:rsidRDefault="007B6779" w:rsidP="00A8009D">
            <w:r>
              <w:t xml:space="preserve">Approximately 12 to 36 mph (19 to 58 kph ) </w:t>
            </w:r>
          </w:p>
        </w:tc>
      </w:tr>
      <w:tr w:rsidR="007B6779" w:rsidRPr="007C20FA" w14:paraId="49389C29" w14:textId="77777777" w:rsidTr="00A654A1">
        <w:trPr>
          <w:jc w:val="center"/>
        </w:trPr>
        <w:tc>
          <w:tcPr>
            <w:tcW w:w="2268" w:type="dxa"/>
          </w:tcPr>
          <w:p w14:paraId="6659E05D" w14:textId="77777777" w:rsidR="007B6779" w:rsidRPr="007C20FA" w:rsidRDefault="007B6779" w:rsidP="00A8009D">
            <w:r>
              <w:t>Medium speed</w:t>
            </w:r>
          </w:p>
        </w:tc>
        <w:tc>
          <w:tcPr>
            <w:tcW w:w="8222" w:type="dxa"/>
          </w:tcPr>
          <w:p w14:paraId="2101481F" w14:textId="77777777" w:rsidR="007B6779" w:rsidRDefault="007B6779" w:rsidP="00A8009D">
            <w:r>
              <w:t>Approximately 36 mph to 52 mph (58 to 83 kph)</w:t>
            </w:r>
          </w:p>
        </w:tc>
      </w:tr>
      <w:tr w:rsidR="007B6779" w:rsidRPr="007C20FA" w14:paraId="17BD1182" w14:textId="77777777" w:rsidTr="00A654A1">
        <w:trPr>
          <w:jc w:val="center"/>
        </w:trPr>
        <w:tc>
          <w:tcPr>
            <w:tcW w:w="2268" w:type="dxa"/>
          </w:tcPr>
          <w:p w14:paraId="1BCBB500" w14:textId="77777777" w:rsidR="007B6779" w:rsidRPr="007C20FA" w:rsidRDefault="007B6779" w:rsidP="00A8009D">
            <w:r>
              <w:t>MQTT</w:t>
            </w:r>
          </w:p>
        </w:tc>
        <w:tc>
          <w:tcPr>
            <w:tcW w:w="8222" w:type="dxa"/>
          </w:tcPr>
          <w:p w14:paraId="70EB8E40" w14:textId="77777777" w:rsidR="007B6779" w:rsidRDefault="007B6779" w:rsidP="00A8009D">
            <w:r>
              <w:t>Message Queuing Telemetry Transport</w:t>
            </w:r>
          </w:p>
        </w:tc>
      </w:tr>
      <w:tr w:rsidR="007B6779" w:rsidRPr="007C20FA" w14:paraId="7B0F44C5" w14:textId="77777777" w:rsidTr="00A654A1">
        <w:trPr>
          <w:jc w:val="center"/>
        </w:trPr>
        <w:tc>
          <w:tcPr>
            <w:tcW w:w="2268" w:type="dxa"/>
          </w:tcPr>
          <w:p w14:paraId="45CEEA2C" w14:textId="77777777" w:rsidR="007B6779" w:rsidRPr="007C20FA" w:rsidRDefault="007B6779" w:rsidP="00A8009D">
            <w:r>
              <w:t>RHCD</w:t>
            </w:r>
          </w:p>
        </w:tc>
        <w:tc>
          <w:tcPr>
            <w:tcW w:w="8222" w:type="dxa"/>
          </w:tcPr>
          <w:p w14:paraId="2DFA6C08" w14:textId="77777777" w:rsidR="007B6779" w:rsidRDefault="007B6779" w:rsidP="00A8009D">
            <w:r>
              <w:t>Rear Hinge Cargo Door</w:t>
            </w:r>
          </w:p>
        </w:tc>
      </w:tr>
      <w:tr w:rsidR="007B6779" w:rsidRPr="007C20FA" w14:paraId="68F22474" w14:textId="77777777" w:rsidTr="00A654A1">
        <w:trPr>
          <w:jc w:val="center"/>
        </w:trPr>
        <w:tc>
          <w:tcPr>
            <w:tcW w:w="2268" w:type="dxa"/>
          </w:tcPr>
          <w:p w14:paraId="13CE3FEA" w14:textId="77777777" w:rsidR="007B6779" w:rsidRPr="007C20FA" w:rsidRDefault="007B6779" w:rsidP="00A8009D">
            <w:r>
              <w:t>SoC</w:t>
            </w:r>
          </w:p>
        </w:tc>
        <w:tc>
          <w:tcPr>
            <w:tcW w:w="8222" w:type="dxa"/>
          </w:tcPr>
          <w:p w14:paraId="6A76C1B5" w14:textId="77777777" w:rsidR="007B6779" w:rsidRDefault="007B6779" w:rsidP="00A8009D">
            <w:r>
              <w:t>State of Charge</w:t>
            </w:r>
          </w:p>
        </w:tc>
      </w:tr>
      <w:tr w:rsidR="007B6779" w:rsidRPr="007C20FA" w14:paraId="25FC6215" w14:textId="77777777" w:rsidTr="00A654A1">
        <w:trPr>
          <w:jc w:val="center"/>
        </w:trPr>
        <w:tc>
          <w:tcPr>
            <w:tcW w:w="2268" w:type="dxa"/>
          </w:tcPr>
          <w:p w14:paraId="2C6D5EF8" w14:textId="77777777" w:rsidR="007B6779" w:rsidRPr="007C20FA" w:rsidRDefault="007B6779" w:rsidP="00A8009D">
            <w:r>
              <w:t>TCU</w:t>
            </w:r>
          </w:p>
        </w:tc>
        <w:tc>
          <w:tcPr>
            <w:tcW w:w="8222" w:type="dxa"/>
          </w:tcPr>
          <w:p w14:paraId="7AE107FD" w14:textId="77777777" w:rsidR="007B6779" w:rsidRDefault="007B6779" w:rsidP="00A8009D">
            <w:r>
              <w:t>Telematics Control Unit</w:t>
            </w:r>
          </w:p>
        </w:tc>
      </w:tr>
      <w:tr w:rsidR="007B6779" w:rsidRPr="007C20FA" w14:paraId="5B10038E" w14:textId="77777777" w:rsidTr="00A654A1">
        <w:trPr>
          <w:jc w:val="center"/>
        </w:trPr>
        <w:tc>
          <w:tcPr>
            <w:tcW w:w="2268" w:type="dxa"/>
          </w:tcPr>
          <w:p w14:paraId="5E4B8C21" w14:textId="77777777" w:rsidR="007B6779" w:rsidRPr="007C20FA" w:rsidRDefault="007B6779" w:rsidP="00A8009D">
            <w:r>
              <w:t>term</w:t>
            </w:r>
          </w:p>
        </w:tc>
        <w:tc>
          <w:tcPr>
            <w:tcW w:w="8222" w:type="dxa"/>
          </w:tcPr>
          <w:p w14:paraId="134BB94A" w14:textId="77777777" w:rsidR="007B6779" w:rsidRDefault="007B6779" w:rsidP="00A8009D">
            <w:r>
              <w:t>A representation of a Concept expressed in Natural Language.  In the vocabulary of a Domain of Discourse a term enables common understanding of domain concepts.</w:t>
            </w:r>
          </w:p>
        </w:tc>
      </w:tr>
      <w:tr w:rsidR="007B6779" w:rsidRPr="007C20FA" w14:paraId="1E82A3C1" w14:textId="77777777" w:rsidTr="00A654A1">
        <w:trPr>
          <w:jc w:val="center"/>
        </w:trPr>
        <w:tc>
          <w:tcPr>
            <w:tcW w:w="2268" w:type="dxa"/>
          </w:tcPr>
          <w:p w14:paraId="106536DB" w14:textId="77777777" w:rsidR="007B6779" w:rsidRPr="007C20FA" w:rsidRDefault="007B6779" w:rsidP="00A8009D">
            <w:r>
              <w:t>term glossary</w:t>
            </w:r>
          </w:p>
        </w:tc>
        <w:tc>
          <w:tcPr>
            <w:tcW w:w="8222" w:type="dxa"/>
          </w:tcPr>
          <w:p w14:paraId="15F621FD" w14:textId="77777777" w:rsidR="007B6779" w:rsidRDefault="007B6779" w:rsidP="00A8009D">
            <w:r>
              <w:t>A term glossary is a table of agreed upon definitions for terms used in project development that may provide clarity or avoid confusion to stakeholders.</w:t>
            </w:r>
          </w:p>
        </w:tc>
      </w:tr>
      <w:tr w:rsidR="007B6779" w:rsidRPr="007C20FA" w14:paraId="7733C0E0" w14:textId="77777777" w:rsidTr="00A654A1">
        <w:trPr>
          <w:jc w:val="center"/>
        </w:trPr>
        <w:tc>
          <w:tcPr>
            <w:tcW w:w="2268" w:type="dxa"/>
          </w:tcPr>
          <w:p w14:paraId="14D0E979" w14:textId="77777777" w:rsidR="007B6779" w:rsidRPr="007C20FA" w:rsidRDefault="007B6779" w:rsidP="00A8009D">
            <w:r>
              <w:t>TLA</w:t>
            </w:r>
          </w:p>
        </w:tc>
        <w:tc>
          <w:tcPr>
            <w:tcW w:w="8222" w:type="dxa"/>
          </w:tcPr>
          <w:p w14:paraId="2D998FF0" w14:textId="77777777" w:rsidR="007B6779" w:rsidRDefault="007B6779" w:rsidP="00A8009D">
            <w:r>
              <w:t>Three Letter Acronym</w:t>
            </w:r>
          </w:p>
        </w:tc>
      </w:tr>
      <w:tr w:rsidR="007B6779" w:rsidRPr="007C20FA" w14:paraId="76955F38" w14:textId="77777777" w:rsidTr="00A654A1">
        <w:trPr>
          <w:jc w:val="center"/>
        </w:trPr>
        <w:tc>
          <w:tcPr>
            <w:tcW w:w="2268" w:type="dxa"/>
          </w:tcPr>
          <w:p w14:paraId="177B57A6" w14:textId="77777777" w:rsidR="007B6779" w:rsidRPr="007C20FA" w:rsidRDefault="007B6779" w:rsidP="00A8009D">
            <w:r>
              <w:t>TMC</w:t>
            </w:r>
          </w:p>
        </w:tc>
        <w:tc>
          <w:tcPr>
            <w:tcW w:w="8222" w:type="dxa"/>
          </w:tcPr>
          <w:p w14:paraId="71DE41F6" w14:textId="77777777" w:rsidR="007B6779" w:rsidRDefault="007B6779" w:rsidP="00A8009D">
            <w:r>
              <w:t>Transport Mobility Cloud</w:t>
            </w:r>
          </w:p>
        </w:tc>
      </w:tr>
      <w:tr w:rsidR="007B6779" w:rsidRPr="007C20FA" w14:paraId="75F20A17" w14:textId="77777777" w:rsidTr="00A654A1">
        <w:trPr>
          <w:jc w:val="center"/>
        </w:trPr>
        <w:tc>
          <w:tcPr>
            <w:tcW w:w="2268" w:type="dxa"/>
          </w:tcPr>
          <w:p w14:paraId="5B72D410" w14:textId="77777777" w:rsidR="007B6779" w:rsidRPr="007C20FA" w:rsidRDefault="007B6779" w:rsidP="00A8009D">
            <w:r>
              <w:t>Very Low Speed</w:t>
            </w:r>
          </w:p>
        </w:tc>
        <w:tc>
          <w:tcPr>
            <w:tcW w:w="8222" w:type="dxa"/>
          </w:tcPr>
          <w:p w14:paraId="5F3E593B" w14:textId="77777777" w:rsidR="007B6779" w:rsidRDefault="007B6779" w:rsidP="00A8009D">
            <w:r>
              <w:t>Approximately 0 to 12 mph (0 to 19 kph)</w:t>
            </w:r>
          </w:p>
        </w:tc>
      </w:tr>
      <w:tr w:rsidR="007B6779" w:rsidRPr="007C20FA" w14:paraId="54B6E52E" w14:textId="77777777" w:rsidTr="00A654A1">
        <w:trPr>
          <w:jc w:val="center"/>
        </w:trPr>
        <w:tc>
          <w:tcPr>
            <w:tcW w:w="2268" w:type="dxa"/>
          </w:tcPr>
          <w:p w14:paraId="617A1681" w14:textId="77777777" w:rsidR="007B6779" w:rsidRPr="007C20FA" w:rsidRDefault="007B6779" w:rsidP="00A8009D">
            <w:r>
              <w:t>VSDN</w:t>
            </w:r>
          </w:p>
        </w:tc>
        <w:tc>
          <w:tcPr>
            <w:tcW w:w="8222" w:type="dxa"/>
          </w:tcPr>
          <w:p w14:paraId="23BE4056" w14:textId="77777777" w:rsidR="007B6779" w:rsidRDefault="007B6779" w:rsidP="00A8009D">
            <w:r>
              <w:t>Vehicle Service Delivery Network</w:t>
            </w:r>
          </w:p>
        </w:tc>
      </w:tr>
    </w:tbl>
    <w:p w14:paraId="608A9B07" w14:textId="1F5DC522" w:rsidR="007B6779" w:rsidRDefault="007B6779" w:rsidP="007B6779">
      <w:pPr>
        <w:pStyle w:val="Caption"/>
      </w:pPr>
      <w:bookmarkStart w:id="193" w:name="_Toc529191315"/>
      <w:bookmarkStart w:id="194" w:name="_Toc78549352"/>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193"/>
      <w:bookmarkEnd w:id="194"/>
    </w:p>
    <w:p w14:paraId="6D517DC3" w14:textId="77777777" w:rsidR="00EA6652" w:rsidRPr="00EA6652" w:rsidRDefault="00EA6652" w:rsidP="00EA6652">
      <w:bookmarkStart w:id="195" w:name="_Abbreviations"/>
      <w:bookmarkEnd w:id="195"/>
    </w:p>
    <w:p w14:paraId="6A52A4F6" w14:textId="587DD2F6" w:rsidR="009A5EBD" w:rsidRDefault="009A5EBD" w:rsidP="00EA6652">
      <w:pPr>
        <w:spacing w:before="1440"/>
        <w:jc w:val="center"/>
        <w:rPr>
          <w:sz w:val="32"/>
        </w:rPr>
      </w:pPr>
      <w:r w:rsidRPr="00DA6CFF">
        <w:rPr>
          <w:sz w:val="32"/>
        </w:rPr>
        <w:t>Document ends here.</w:t>
      </w:r>
    </w:p>
    <w:sectPr w:rsidR="009A5EBD"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5" w:author="McPhedran, Joselyne (J.R.)" w:date="2021-08-03T14:47:00Z" w:initials="J">
    <w:p w14:paraId="0EFD1447" w14:textId="5008F4F4" w:rsidR="00A43615" w:rsidRDefault="00A43615">
      <w:pPr>
        <w:pStyle w:val="CommentText"/>
      </w:pPr>
      <w:r>
        <w:rPr>
          <w:rStyle w:val="CommentReference"/>
        </w:rPr>
        <w:annotationRef/>
      </w:r>
      <w:r>
        <w:t xml:space="preserve">Again, why do we have “determine real or inferred </w:t>
      </w:r>
      <w:r w:rsidR="00E863AF">
        <w:t xml:space="preserve">door lock and ajar status” as the system function? </w:t>
      </w:r>
    </w:p>
  </w:comment>
  <w:comment w:id="164" w:author="Singh, Sandeep (S.)" w:date="2021-08-04T10:12:00Z" w:initials="SS(">
    <w:p w14:paraId="6A5AADA3" w14:textId="28CD6079" w:rsidR="008E76AD" w:rsidRDefault="008E76AD">
      <w:pPr>
        <w:pStyle w:val="CommentText"/>
      </w:pPr>
      <w:r>
        <w:rPr>
          <w:rStyle w:val="CommentReference"/>
        </w:rPr>
        <w:annotationRef/>
      </w:r>
      <w:r>
        <w:t>Propose renaming to Determine Ajar status and door status (real/inferred)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FD1447" w15:done="1"/>
  <w15:commentEx w15:paraId="6A5AADA3" w15:paraIdParent="0EFD144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3D583" w16cex:dateUtc="2021-08-03T18:47:00Z"/>
  <w16cex:commentExtensible w16cex:durableId="24B4E694" w16cex:dateUtc="2021-08-04T0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FD1447" w16cid:durableId="24B3D583"/>
  <w16cid:commentId w16cid:paraId="6A5AADA3" w16cid:durableId="24B4E6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CA916" w14:textId="77777777" w:rsidR="00667E11" w:rsidRDefault="00667E11">
      <w:r>
        <w:separator/>
      </w:r>
    </w:p>
    <w:p w14:paraId="4C9FBEC2" w14:textId="77777777" w:rsidR="00667E11" w:rsidRDefault="00667E11"/>
    <w:p w14:paraId="2765E56E" w14:textId="77777777" w:rsidR="00667E11" w:rsidRDefault="00667E11"/>
  </w:endnote>
  <w:endnote w:type="continuationSeparator" w:id="0">
    <w:p w14:paraId="50E57647" w14:textId="77777777" w:rsidR="00667E11" w:rsidRDefault="00667E11">
      <w:r>
        <w:continuationSeparator/>
      </w:r>
    </w:p>
    <w:p w14:paraId="0DF75C4F" w14:textId="77777777" w:rsidR="00667E11" w:rsidRDefault="00667E11"/>
    <w:p w14:paraId="659D065C" w14:textId="77777777" w:rsidR="00667E11" w:rsidRDefault="00667E11"/>
  </w:endnote>
  <w:endnote w:type="continuationNotice" w:id="1">
    <w:p w14:paraId="17CD6798" w14:textId="77777777" w:rsidR="00667E11" w:rsidRDefault="00667E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D629B" w14:textId="77777777" w:rsidR="00EA54D9" w:rsidRDefault="00EA54D9" w:rsidP="002C7DF9">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255CBDE2" w14:textId="77777777" w:rsidR="00EA54D9" w:rsidRPr="002C7DF9" w:rsidRDefault="00EA54D9"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2021/07/30</w:t>
    </w:r>
  </w:p>
  <w:p w14:paraId="71ED5E64" w14:textId="77777777" w:rsidR="00EA54D9" w:rsidRPr="004D7C06" w:rsidRDefault="00EA54D9"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2021/07/30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50646" w14:textId="0829D151" w:rsidR="009B0BF0" w:rsidRDefault="009B0BF0" w:rsidP="002C7DF9">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9B0BF0" w:rsidRPr="002C7DF9" w:rsidRDefault="009B0BF0"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2021/07/30</w:t>
    </w:r>
  </w:p>
  <w:p w14:paraId="2B48DB02" w14:textId="445792BD" w:rsidR="009B0BF0" w:rsidRPr="004D7C06" w:rsidRDefault="009B0BF0"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sidR="00E30AB2">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2021/07/30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8E171" w14:textId="77777777" w:rsidR="00667E11" w:rsidRDefault="00667E11">
      <w:r>
        <w:separator/>
      </w:r>
    </w:p>
    <w:p w14:paraId="17CD7C27" w14:textId="77777777" w:rsidR="00667E11" w:rsidRDefault="00667E11"/>
    <w:p w14:paraId="41209E50" w14:textId="77777777" w:rsidR="00667E11" w:rsidRDefault="00667E11"/>
  </w:footnote>
  <w:footnote w:type="continuationSeparator" w:id="0">
    <w:p w14:paraId="3BF63EB2" w14:textId="77777777" w:rsidR="00667E11" w:rsidRDefault="00667E11">
      <w:r>
        <w:continuationSeparator/>
      </w:r>
    </w:p>
    <w:p w14:paraId="70CFFBDE" w14:textId="77777777" w:rsidR="00667E11" w:rsidRDefault="00667E11"/>
    <w:p w14:paraId="75FE5F3E" w14:textId="77777777" w:rsidR="00667E11" w:rsidRDefault="00667E11"/>
  </w:footnote>
  <w:footnote w:type="continuationNotice" w:id="1">
    <w:p w14:paraId="1227B52F" w14:textId="77777777" w:rsidR="00667E11" w:rsidRDefault="00667E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1480" w14:textId="77777777" w:rsidR="009B0BF0" w:rsidRPr="00FC5500" w:rsidRDefault="009B0BF0"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9B0BF0" w:rsidRPr="00FC5500" w:rsidRDefault="009B0BF0"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8C4E2" w14:textId="77777777" w:rsidR="00EA54D9" w:rsidRDefault="00EA54D9" w:rsidP="00CC0D22">
    <w:pPr>
      <w:jc w:val="center"/>
      <w:rPr>
        <w:rFonts w:cs="Arial"/>
        <w:b/>
        <w:sz w:val="22"/>
        <w:szCs w:val="22"/>
      </w:rPr>
    </w:pPr>
    <w:r w:rsidRPr="007739B0">
      <w:rPr>
        <w:noProof/>
        <w:sz w:val="22"/>
        <w:szCs w:val="22"/>
      </w:rPr>
      <w:drawing>
        <wp:anchor distT="0" distB="0" distL="114300" distR="114300" simplePos="0" relativeHeight="251658242" behindDoc="1" locked="0" layoutInCell="1" allowOverlap="1" wp14:anchorId="6D3C86D0" wp14:editId="460CC16A">
          <wp:simplePos x="0" y="0"/>
          <wp:positionH relativeFrom="column">
            <wp:align>left</wp:align>
          </wp:positionH>
          <wp:positionV relativeFrom="paragraph">
            <wp:posOffset>-33655</wp:posOffset>
          </wp:positionV>
          <wp:extent cx="1217295" cy="608965"/>
          <wp:effectExtent l="0" t="0" r="1905" b="635"/>
          <wp:wrapNone/>
          <wp:docPr id="21" name="Picture 2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33B5FEE6" w14:textId="77777777" w:rsidR="00EA54D9" w:rsidRDefault="00EA54D9" w:rsidP="00CC0D22">
    <w:pPr>
      <w:jc w:val="center"/>
      <w:rPr>
        <w:rFonts w:cs="Arial"/>
        <w:sz w:val="28"/>
      </w:rPr>
    </w:pPr>
    <w:r>
      <w:rPr>
        <w:rFonts w:cs="Arial"/>
        <w:sz w:val="28"/>
      </w:rPr>
      <w:t>F003770-Comprehensive Status-JBERNAS1</w:t>
    </w:r>
  </w:p>
  <w:p w14:paraId="68008D80" w14:textId="77777777" w:rsidR="00EA54D9" w:rsidRPr="00F96466" w:rsidRDefault="00EA54D9" w:rsidP="00DB513B">
    <w:pPr>
      <w:pBdr>
        <w:bottom w:val="single" w:sz="4" w:space="1" w:color="auto"/>
      </w:pBdr>
      <w:rPr>
        <w:rFonts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791ED" w14:textId="2BA44454" w:rsidR="009B0BF0" w:rsidRDefault="009B0BF0" w:rsidP="00CC0D22">
    <w:pPr>
      <w:jc w:val="center"/>
      <w:rPr>
        <w:rFonts w:cs="Arial"/>
        <w:b/>
        <w:sz w:val="22"/>
        <w:szCs w:val="22"/>
      </w:rPr>
    </w:pPr>
    <w:r w:rsidRPr="007739B0">
      <w:rPr>
        <w:noProof/>
        <w:sz w:val="22"/>
        <w:szCs w:val="22"/>
      </w:rPr>
      <w:drawing>
        <wp:anchor distT="0" distB="0" distL="114300" distR="114300" simplePos="0" relativeHeight="251658241"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9B0BF0" w:rsidRDefault="009B0BF0" w:rsidP="00CC0D22">
    <w:pPr>
      <w:jc w:val="center"/>
      <w:rPr>
        <w:rFonts w:cs="Arial"/>
        <w:sz w:val="28"/>
      </w:rPr>
    </w:pPr>
    <w:r>
      <w:rPr>
        <w:rFonts w:cs="Arial"/>
        <w:sz w:val="28"/>
      </w:rPr>
      <w:t>F003770-Comprehensive Status-JBERNAS1</w:t>
    </w:r>
  </w:p>
  <w:p w14:paraId="5D442A99" w14:textId="77777777" w:rsidR="009B0BF0" w:rsidRPr="00F96466" w:rsidRDefault="009B0BF0"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455D9"/>
    <w:multiLevelType w:val="hybridMultilevel"/>
    <w:tmpl w:val="3DAC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12"/>
  </w:num>
  <w:num w:numId="4">
    <w:abstractNumId w:val="14"/>
  </w:num>
  <w:num w:numId="5">
    <w:abstractNumId w:val="28"/>
  </w:num>
  <w:num w:numId="6">
    <w:abstractNumId w:val="24"/>
  </w:num>
  <w:num w:numId="7">
    <w:abstractNumId w:val="9"/>
  </w:num>
  <w:num w:numId="8">
    <w:abstractNumId w:val="0"/>
  </w:num>
  <w:num w:numId="9">
    <w:abstractNumId w:val="28"/>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6"/>
  </w:num>
  <w:num w:numId="11">
    <w:abstractNumId w:val="4"/>
  </w:num>
  <w:num w:numId="12">
    <w:abstractNumId w:val="20"/>
  </w:num>
  <w:num w:numId="13">
    <w:abstractNumId w:val="7"/>
  </w:num>
  <w:num w:numId="14">
    <w:abstractNumId w:val="27"/>
  </w:num>
  <w:num w:numId="15">
    <w:abstractNumId w:val="2"/>
  </w:num>
  <w:num w:numId="16">
    <w:abstractNumId w:val="10"/>
  </w:num>
  <w:num w:numId="17">
    <w:abstractNumId w:val="25"/>
  </w:num>
  <w:num w:numId="18">
    <w:abstractNumId w:val="16"/>
  </w:num>
  <w:num w:numId="19">
    <w:abstractNumId w:val="5"/>
  </w:num>
  <w:num w:numId="20">
    <w:abstractNumId w:val="3"/>
  </w:num>
  <w:num w:numId="21">
    <w:abstractNumId w:val="19"/>
  </w:num>
  <w:num w:numId="22">
    <w:abstractNumId w:val="29"/>
  </w:num>
  <w:num w:numId="23">
    <w:abstractNumId w:val="15"/>
  </w:num>
  <w:num w:numId="24">
    <w:abstractNumId w:val="13"/>
  </w:num>
  <w:num w:numId="25">
    <w:abstractNumId w:val="11"/>
  </w:num>
  <w:num w:numId="26">
    <w:abstractNumId w:val="1"/>
  </w:num>
  <w:num w:numId="27">
    <w:abstractNumId w:val="22"/>
  </w:num>
  <w:num w:numId="28">
    <w:abstractNumId w:val="17"/>
  </w:num>
  <w:num w:numId="29">
    <w:abstractNumId w:val="23"/>
  </w:num>
  <w:num w:numId="30">
    <w:abstractNumId w:val="28"/>
  </w:num>
  <w:num w:numId="31">
    <w:abstractNumId w:val="21"/>
  </w:num>
  <w:num w:numId="32">
    <w:abstractNumId w:val="8"/>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cPhedran, Joselyne (J.R.)">
    <w15:presenceInfo w15:providerId="AD" w15:userId="S::JMCPHED2@ford.com::f9bb7e02-ae6c-4ae0-81e3-7292d00a4bb4"/>
  </w15:person>
  <w15:person w15:author="Singh, Sandeep (S.)">
    <w15:presenceInfo w15:providerId="AD" w15:userId="S::ssing248@ford.com::ef6096d7-9405-4b70-83ad-acedccd53f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8ED"/>
    <w:rsid w:val="00003DA6"/>
    <w:rsid w:val="00003F11"/>
    <w:rsid w:val="0000415A"/>
    <w:rsid w:val="00004D83"/>
    <w:rsid w:val="00005A92"/>
    <w:rsid w:val="00005FC3"/>
    <w:rsid w:val="00006425"/>
    <w:rsid w:val="00007E89"/>
    <w:rsid w:val="000104BD"/>
    <w:rsid w:val="00010510"/>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794"/>
    <w:rsid w:val="000168A8"/>
    <w:rsid w:val="00016ABC"/>
    <w:rsid w:val="00016ECB"/>
    <w:rsid w:val="00017443"/>
    <w:rsid w:val="00017511"/>
    <w:rsid w:val="0001799A"/>
    <w:rsid w:val="00020476"/>
    <w:rsid w:val="000216D7"/>
    <w:rsid w:val="00022176"/>
    <w:rsid w:val="00022AB0"/>
    <w:rsid w:val="0002358F"/>
    <w:rsid w:val="00024676"/>
    <w:rsid w:val="00024884"/>
    <w:rsid w:val="000249B3"/>
    <w:rsid w:val="000249DB"/>
    <w:rsid w:val="000251F3"/>
    <w:rsid w:val="0002567A"/>
    <w:rsid w:val="00025AAB"/>
    <w:rsid w:val="00025DAF"/>
    <w:rsid w:val="00025F5E"/>
    <w:rsid w:val="00026128"/>
    <w:rsid w:val="00026791"/>
    <w:rsid w:val="000267A0"/>
    <w:rsid w:val="00026C75"/>
    <w:rsid w:val="000271BB"/>
    <w:rsid w:val="00027267"/>
    <w:rsid w:val="000276DD"/>
    <w:rsid w:val="0002779D"/>
    <w:rsid w:val="000277AA"/>
    <w:rsid w:val="00030D0D"/>
    <w:rsid w:val="00033482"/>
    <w:rsid w:val="00033D9D"/>
    <w:rsid w:val="00033EF2"/>
    <w:rsid w:val="00033F84"/>
    <w:rsid w:val="00034633"/>
    <w:rsid w:val="00034A29"/>
    <w:rsid w:val="00034A8C"/>
    <w:rsid w:val="00034BE4"/>
    <w:rsid w:val="000362BA"/>
    <w:rsid w:val="00036818"/>
    <w:rsid w:val="00036948"/>
    <w:rsid w:val="00036D31"/>
    <w:rsid w:val="000373BA"/>
    <w:rsid w:val="00037570"/>
    <w:rsid w:val="0003780F"/>
    <w:rsid w:val="00037930"/>
    <w:rsid w:val="00037C2E"/>
    <w:rsid w:val="00037C4B"/>
    <w:rsid w:val="00037E7D"/>
    <w:rsid w:val="000401FF"/>
    <w:rsid w:val="00040485"/>
    <w:rsid w:val="00040A23"/>
    <w:rsid w:val="000414BF"/>
    <w:rsid w:val="000417EE"/>
    <w:rsid w:val="00042248"/>
    <w:rsid w:val="00042273"/>
    <w:rsid w:val="0004229D"/>
    <w:rsid w:val="00042A25"/>
    <w:rsid w:val="00042E88"/>
    <w:rsid w:val="00042FA9"/>
    <w:rsid w:val="0004342B"/>
    <w:rsid w:val="00043467"/>
    <w:rsid w:val="00043512"/>
    <w:rsid w:val="0004382F"/>
    <w:rsid w:val="00043D11"/>
    <w:rsid w:val="00045382"/>
    <w:rsid w:val="0004581D"/>
    <w:rsid w:val="000458AF"/>
    <w:rsid w:val="00046727"/>
    <w:rsid w:val="00046BCC"/>
    <w:rsid w:val="0004763A"/>
    <w:rsid w:val="00047820"/>
    <w:rsid w:val="00047EA1"/>
    <w:rsid w:val="0005083B"/>
    <w:rsid w:val="000508F5"/>
    <w:rsid w:val="00052769"/>
    <w:rsid w:val="000533DE"/>
    <w:rsid w:val="0005342D"/>
    <w:rsid w:val="000537DA"/>
    <w:rsid w:val="000544DE"/>
    <w:rsid w:val="00054662"/>
    <w:rsid w:val="00054DF3"/>
    <w:rsid w:val="00055663"/>
    <w:rsid w:val="00055C92"/>
    <w:rsid w:val="0005681C"/>
    <w:rsid w:val="000569C4"/>
    <w:rsid w:val="0005718A"/>
    <w:rsid w:val="000573F1"/>
    <w:rsid w:val="0005743B"/>
    <w:rsid w:val="00057D2A"/>
    <w:rsid w:val="00057D40"/>
    <w:rsid w:val="00060403"/>
    <w:rsid w:val="00060BD1"/>
    <w:rsid w:val="00060FBD"/>
    <w:rsid w:val="00061059"/>
    <w:rsid w:val="000610E9"/>
    <w:rsid w:val="000613D5"/>
    <w:rsid w:val="0006199A"/>
    <w:rsid w:val="00061CB5"/>
    <w:rsid w:val="000621D8"/>
    <w:rsid w:val="000626F1"/>
    <w:rsid w:val="000627AC"/>
    <w:rsid w:val="00062CF6"/>
    <w:rsid w:val="00063792"/>
    <w:rsid w:val="000647CA"/>
    <w:rsid w:val="00064D80"/>
    <w:rsid w:val="00065039"/>
    <w:rsid w:val="0006574F"/>
    <w:rsid w:val="00065855"/>
    <w:rsid w:val="0006587C"/>
    <w:rsid w:val="00065F32"/>
    <w:rsid w:val="000662FD"/>
    <w:rsid w:val="00066407"/>
    <w:rsid w:val="00066BB2"/>
    <w:rsid w:val="00066C54"/>
    <w:rsid w:val="00066EC9"/>
    <w:rsid w:val="000670B8"/>
    <w:rsid w:val="00067B51"/>
    <w:rsid w:val="00067F82"/>
    <w:rsid w:val="0007004B"/>
    <w:rsid w:val="0007030D"/>
    <w:rsid w:val="000711DE"/>
    <w:rsid w:val="000712AC"/>
    <w:rsid w:val="00071585"/>
    <w:rsid w:val="00071894"/>
    <w:rsid w:val="00071ADB"/>
    <w:rsid w:val="00071D03"/>
    <w:rsid w:val="000720C3"/>
    <w:rsid w:val="000724C7"/>
    <w:rsid w:val="000726A1"/>
    <w:rsid w:val="0007283D"/>
    <w:rsid w:val="00072BF3"/>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C92"/>
    <w:rsid w:val="00076E74"/>
    <w:rsid w:val="0007751C"/>
    <w:rsid w:val="00077EB1"/>
    <w:rsid w:val="00077EE5"/>
    <w:rsid w:val="000800D1"/>
    <w:rsid w:val="000808AA"/>
    <w:rsid w:val="00080BEC"/>
    <w:rsid w:val="0008379F"/>
    <w:rsid w:val="00083867"/>
    <w:rsid w:val="00084223"/>
    <w:rsid w:val="00084E40"/>
    <w:rsid w:val="00085408"/>
    <w:rsid w:val="00085DBC"/>
    <w:rsid w:val="00086B39"/>
    <w:rsid w:val="00087486"/>
    <w:rsid w:val="000877AD"/>
    <w:rsid w:val="00087C76"/>
    <w:rsid w:val="00090ADB"/>
    <w:rsid w:val="00090D79"/>
    <w:rsid w:val="00090D80"/>
    <w:rsid w:val="00090D82"/>
    <w:rsid w:val="00090DA5"/>
    <w:rsid w:val="00091145"/>
    <w:rsid w:val="00091580"/>
    <w:rsid w:val="00092119"/>
    <w:rsid w:val="00092389"/>
    <w:rsid w:val="00092FA9"/>
    <w:rsid w:val="00093C66"/>
    <w:rsid w:val="00093FCD"/>
    <w:rsid w:val="000946C3"/>
    <w:rsid w:val="000949AC"/>
    <w:rsid w:val="00094F0D"/>
    <w:rsid w:val="000953BF"/>
    <w:rsid w:val="00095508"/>
    <w:rsid w:val="00096575"/>
    <w:rsid w:val="000965ED"/>
    <w:rsid w:val="0009698B"/>
    <w:rsid w:val="000970F1"/>
    <w:rsid w:val="00097165"/>
    <w:rsid w:val="0009740D"/>
    <w:rsid w:val="00097435"/>
    <w:rsid w:val="000977BD"/>
    <w:rsid w:val="00097C58"/>
    <w:rsid w:val="000A0043"/>
    <w:rsid w:val="000A0113"/>
    <w:rsid w:val="000A05AC"/>
    <w:rsid w:val="000A08EA"/>
    <w:rsid w:val="000A0A1A"/>
    <w:rsid w:val="000A0B5A"/>
    <w:rsid w:val="000A0BDB"/>
    <w:rsid w:val="000A1929"/>
    <w:rsid w:val="000A1979"/>
    <w:rsid w:val="000A24DC"/>
    <w:rsid w:val="000A26F4"/>
    <w:rsid w:val="000A27E3"/>
    <w:rsid w:val="000A2B24"/>
    <w:rsid w:val="000A2FB6"/>
    <w:rsid w:val="000A3524"/>
    <w:rsid w:val="000A4790"/>
    <w:rsid w:val="000A4BE9"/>
    <w:rsid w:val="000A4C6D"/>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DB9"/>
    <w:rsid w:val="000B3EE4"/>
    <w:rsid w:val="000B4670"/>
    <w:rsid w:val="000B4FA2"/>
    <w:rsid w:val="000B5B39"/>
    <w:rsid w:val="000B658F"/>
    <w:rsid w:val="000B6E05"/>
    <w:rsid w:val="000B7188"/>
    <w:rsid w:val="000B75BE"/>
    <w:rsid w:val="000B786C"/>
    <w:rsid w:val="000B793F"/>
    <w:rsid w:val="000B7AD0"/>
    <w:rsid w:val="000C03D0"/>
    <w:rsid w:val="000C06E1"/>
    <w:rsid w:val="000C0934"/>
    <w:rsid w:val="000C0ABD"/>
    <w:rsid w:val="000C0B77"/>
    <w:rsid w:val="000C0E4A"/>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84B"/>
    <w:rsid w:val="000C6EE8"/>
    <w:rsid w:val="000C799D"/>
    <w:rsid w:val="000D1549"/>
    <w:rsid w:val="000D15E6"/>
    <w:rsid w:val="000D1DCF"/>
    <w:rsid w:val="000D246A"/>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5F4"/>
    <w:rsid w:val="000E1F8D"/>
    <w:rsid w:val="000E2608"/>
    <w:rsid w:val="000E2939"/>
    <w:rsid w:val="000E2BFA"/>
    <w:rsid w:val="000E3399"/>
    <w:rsid w:val="000E37F3"/>
    <w:rsid w:val="000E3BDF"/>
    <w:rsid w:val="000E3F7C"/>
    <w:rsid w:val="000E46EE"/>
    <w:rsid w:val="000E4CC1"/>
    <w:rsid w:val="000E56E8"/>
    <w:rsid w:val="000E57F4"/>
    <w:rsid w:val="000E5B98"/>
    <w:rsid w:val="000E5CEB"/>
    <w:rsid w:val="000E5DFA"/>
    <w:rsid w:val="000E6F55"/>
    <w:rsid w:val="000E7B42"/>
    <w:rsid w:val="000F0346"/>
    <w:rsid w:val="000F0B10"/>
    <w:rsid w:val="000F1A00"/>
    <w:rsid w:val="000F2AEC"/>
    <w:rsid w:val="000F3266"/>
    <w:rsid w:val="000F3582"/>
    <w:rsid w:val="000F3672"/>
    <w:rsid w:val="000F38A6"/>
    <w:rsid w:val="000F3C77"/>
    <w:rsid w:val="000F3CB1"/>
    <w:rsid w:val="000F4467"/>
    <w:rsid w:val="000F6669"/>
    <w:rsid w:val="000F690F"/>
    <w:rsid w:val="000F6C5F"/>
    <w:rsid w:val="000F71C1"/>
    <w:rsid w:val="000F7EE0"/>
    <w:rsid w:val="0010066B"/>
    <w:rsid w:val="001010D5"/>
    <w:rsid w:val="00101948"/>
    <w:rsid w:val="0010196D"/>
    <w:rsid w:val="00101974"/>
    <w:rsid w:val="00101A89"/>
    <w:rsid w:val="00101CB1"/>
    <w:rsid w:val="00102729"/>
    <w:rsid w:val="00102947"/>
    <w:rsid w:val="00102E3D"/>
    <w:rsid w:val="00103094"/>
    <w:rsid w:val="001032C0"/>
    <w:rsid w:val="00103C3C"/>
    <w:rsid w:val="00103D55"/>
    <w:rsid w:val="00104CA0"/>
    <w:rsid w:val="00104F8D"/>
    <w:rsid w:val="00105867"/>
    <w:rsid w:val="00106BD4"/>
    <w:rsid w:val="00106C17"/>
    <w:rsid w:val="00106ED4"/>
    <w:rsid w:val="001070D6"/>
    <w:rsid w:val="001070FE"/>
    <w:rsid w:val="00107D44"/>
    <w:rsid w:val="0011041E"/>
    <w:rsid w:val="0011065C"/>
    <w:rsid w:val="00111141"/>
    <w:rsid w:val="00111316"/>
    <w:rsid w:val="001115D8"/>
    <w:rsid w:val="001118B9"/>
    <w:rsid w:val="001118C1"/>
    <w:rsid w:val="001121C5"/>
    <w:rsid w:val="001128C5"/>
    <w:rsid w:val="00113399"/>
    <w:rsid w:val="0011368D"/>
    <w:rsid w:val="001138BB"/>
    <w:rsid w:val="00114524"/>
    <w:rsid w:val="00114598"/>
    <w:rsid w:val="001146FF"/>
    <w:rsid w:val="0011495E"/>
    <w:rsid w:val="00114AE8"/>
    <w:rsid w:val="00114F8A"/>
    <w:rsid w:val="001157B1"/>
    <w:rsid w:val="00115B02"/>
    <w:rsid w:val="001163FD"/>
    <w:rsid w:val="00116F9C"/>
    <w:rsid w:val="001171E7"/>
    <w:rsid w:val="001172BB"/>
    <w:rsid w:val="0011794C"/>
    <w:rsid w:val="001209A7"/>
    <w:rsid w:val="00120BB1"/>
    <w:rsid w:val="00121148"/>
    <w:rsid w:val="00121845"/>
    <w:rsid w:val="00121B9D"/>
    <w:rsid w:val="001225BC"/>
    <w:rsid w:val="00122743"/>
    <w:rsid w:val="00122933"/>
    <w:rsid w:val="00122C35"/>
    <w:rsid w:val="00123656"/>
    <w:rsid w:val="00123967"/>
    <w:rsid w:val="00124D0D"/>
    <w:rsid w:val="00124F24"/>
    <w:rsid w:val="0012527A"/>
    <w:rsid w:val="00125DFC"/>
    <w:rsid w:val="00125E59"/>
    <w:rsid w:val="00126081"/>
    <w:rsid w:val="00126248"/>
    <w:rsid w:val="00126B49"/>
    <w:rsid w:val="0012740B"/>
    <w:rsid w:val="00130596"/>
    <w:rsid w:val="0013113D"/>
    <w:rsid w:val="001319B8"/>
    <w:rsid w:val="00131BE8"/>
    <w:rsid w:val="001329F6"/>
    <w:rsid w:val="0013325D"/>
    <w:rsid w:val="00133AD8"/>
    <w:rsid w:val="00134187"/>
    <w:rsid w:val="00135115"/>
    <w:rsid w:val="0013520C"/>
    <w:rsid w:val="00135D70"/>
    <w:rsid w:val="00135DB5"/>
    <w:rsid w:val="00136228"/>
    <w:rsid w:val="0013656E"/>
    <w:rsid w:val="00136E97"/>
    <w:rsid w:val="001405C4"/>
    <w:rsid w:val="001417F6"/>
    <w:rsid w:val="00141AB3"/>
    <w:rsid w:val="00141E9C"/>
    <w:rsid w:val="00141F2A"/>
    <w:rsid w:val="001424E5"/>
    <w:rsid w:val="00142CD0"/>
    <w:rsid w:val="001435C8"/>
    <w:rsid w:val="001436C5"/>
    <w:rsid w:val="0014375F"/>
    <w:rsid w:val="00143B16"/>
    <w:rsid w:val="00144117"/>
    <w:rsid w:val="00144C97"/>
    <w:rsid w:val="00145D04"/>
    <w:rsid w:val="00145D9C"/>
    <w:rsid w:val="00146D01"/>
    <w:rsid w:val="00146E79"/>
    <w:rsid w:val="00147430"/>
    <w:rsid w:val="0014772F"/>
    <w:rsid w:val="00147BF9"/>
    <w:rsid w:val="00147ED0"/>
    <w:rsid w:val="00147F65"/>
    <w:rsid w:val="0015061F"/>
    <w:rsid w:val="00150F8D"/>
    <w:rsid w:val="001512C7"/>
    <w:rsid w:val="001519CE"/>
    <w:rsid w:val="00151B0F"/>
    <w:rsid w:val="00152280"/>
    <w:rsid w:val="00152569"/>
    <w:rsid w:val="00152574"/>
    <w:rsid w:val="0015297D"/>
    <w:rsid w:val="00152D40"/>
    <w:rsid w:val="00152D69"/>
    <w:rsid w:val="00152FF4"/>
    <w:rsid w:val="0015359D"/>
    <w:rsid w:val="00153B49"/>
    <w:rsid w:val="00153C45"/>
    <w:rsid w:val="00153F4C"/>
    <w:rsid w:val="00154140"/>
    <w:rsid w:val="00154544"/>
    <w:rsid w:val="00154B3F"/>
    <w:rsid w:val="00155160"/>
    <w:rsid w:val="00155B6A"/>
    <w:rsid w:val="00156326"/>
    <w:rsid w:val="001565A7"/>
    <w:rsid w:val="001568B0"/>
    <w:rsid w:val="00156A24"/>
    <w:rsid w:val="00157011"/>
    <w:rsid w:val="0015774E"/>
    <w:rsid w:val="0015775E"/>
    <w:rsid w:val="00157CD4"/>
    <w:rsid w:val="00160BF2"/>
    <w:rsid w:val="00160FCC"/>
    <w:rsid w:val="00161115"/>
    <w:rsid w:val="00161DE0"/>
    <w:rsid w:val="00161E29"/>
    <w:rsid w:val="00161F2C"/>
    <w:rsid w:val="00162200"/>
    <w:rsid w:val="00162394"/>
    <w:rsid w:val="001626BB"/>
    <w:rsid w:val="0016291B"/>
    <w:rsid w:val="00162B37"/>
    <w:rsid w:val="0016335F"/>
    <w:rsid w:val="00163B86"/>
    <w:rsid w:val="001648C5"/>
    <w:rsid w:val="001656A2"/>
    <w:rsid w:val="00165715"/>
    <w:rsid w:val="00165B1D"/>
    <w:rsid w:val="00165D6F"/>
    <w:rsid w:val="0017042F"/>
    <w:rsid w:val="001704B9"/>
    <w:rsid w:val="0017067E"/>
    <w:rsid w:val="00170A79"/>
    <w:rsid w:val="00170BA8"/>
    <w:rsid w:val="00170F54"/>
    <w:rsid w:val="00171623"/>
    <w:rsid w:val="00171F19"/>
    <w:rsid w:val="001730C2"/>
    <w:rsid w:val="001732B9"/>
    <w:rsid w:val="00173E0F"/>
    <w:rsid w:val="00174C31"/>
    <w:rsid w:val="001761FE"/>
    <w:rsid w:val="0017713F"/>
    <w:rsid w:val="0017795E"/>
    <w:rsid w:val="00177A46"/>
    <w:rsid w:val="00177E86"/>
    <w:rsid w:val="001808FA"/>
    <w:rsid w:val="00180B5B"/>
    <w:rsid w:val="00180CEE"/>
    <w:rsid w:val="0018124C"/>
    <w:rsid w:val="0018150A"/>
    <w:rsid w:val="001816D7"/>
    <w:rsid w:val="001821A6"/>
    <w:rsid w:val="00182E23"/>
    <w:rsid w:val="001830A7"/>
    <w:rsid w:val="0018357A"/>
    <w:rsid w:val="0018449F"/>
    <w:rsid w:val="00184575"/>
    <w:rsid w:val="001846FF"/>
    <w:rsid w:val="001849B4"/>
    <w:rsid w:val="00185015"/>
    <w:rsid w:val="0018532F"/>
    <w:rsid w:val="00185567"/>
    <w:rsid w:val="00186173"/>
    <w:rsid w:val="001867A7"/>
    <w:rsid w:val="00186955"/>
    <w:rsid w:val="001870E4"/>
    <w:rsid w:val="00187119"/>
    <w:rsid w:val="00187252"/>
    <w:rsid w:val="00187961"/>
    <w:rsid w:val="00187F04"/>
    <w:rsid w:val="0019030E"/>
    <w:rsid w:val="00190B7A"/>
    <w:rsid w:val="00190FF2"/>
    <w:rsid w:val="0019173C"/>
    <w:rsid w:val="001917E0"/>
    <w:rsid w:val="00191F34"/>
    <w:rsid w:val="00191F3A"/>
    <w:rsid w:val="001931F4"/>
    <w:rsid w:val="00193CCC"/>
    <w:rsid w:val="0019434A"/>
    <w:rsid w:val="001944A6"/>
    <w:rsid w:val="00194FF5"/>
    <w:rsid w:val="0019543E"/>
    <w:rsid w:val="00195910"/>
    <w:rsid w:val="00195C35"/>
    <w:rsid w:val="001960AF"/>
    <w:rsid w:val="001961B9"/>
    <w:rsid w:val="0019631A"/>
    <w:rsid w:val="00196344"/>
    <w:rsid w:val="00196C52"/>
    <w:rsid w:val="001970A0"/>
    <w:rsid w:val="001A0BD8"/>
    <w:rsid w:val="001A0BFF"/>
    <w:rsid w:val="001A1101"/>
    <w:rsid w:val="001A141E"/>
    <w:rsid w:val="001A180F"/>
    <w:rsid w:val="001A25FB"/>
    <w:rsid w:val="001A292C"/>
    <w:rsid w:val="001A2E2E"/>
    <w:rsid w:val="001A327A"/>
    <w:rsid w:val="001A3514"/>
    <w:rsid w:val="001A3BB1"/>
    <w:rsid w:val="001A4048"/>
    <w:rsid w:val="001A44BD"/>
    <w:rsid w:val="001A5A71"/>
    <w:rsid w:val="001A622B"/>
    <w:rsid w:val="001A6310"/>
    <w:rsid w:val="001A631F"/>
    <w:rsid w:val="001A66D9"/>
    <w:rsid w:val="001A72A2"/>
    <w:rsid w:val="001A7549"/>
    <w:rsid w:val="001A7873"/>
    <w:rsid w:val="001A7A1E"/>
    <w:rsid w:val="001A7B02"/>
    <w:rsid w:val="001A7D05"/>
    <w:rsid w:val="001B002B"/>
    <w:rsid w:val="001B0323"/>
    <w:rsid w:val="001B09A1"/>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028"/>
    <w:rsid w:val="001C22B6"/>
    <w:rsid w:val="001C26C5"/>
    <w:rsid w:val="001C2A6E"/>
    <w:rsid w:val="001C2C17"/>
    <w:rsid w:val="001C30E5"/>
    <w:rsid w:val="001C378E"/>
    <w:rsid w:val="001C3815"/>
    <w:rsid w:val="001C43D2"/>
    <w:rsid w:val="001C471A"/>
    <w:rsid w:val="001C5217"/>
    <w:rsid w:val="001C5AF7"/>
    <w:rsid w:val="001C5D2D"/>
    <w:rsid w:val="001C5ED5"/>
    <w:rsid w:val="001C6BDC"/>
    <w:rsid w:val="001C7077"/>
    <w:rsid w:val="001C72FE"/>
    <w:rsid w:val="001C745B"/>
    <w:rsid w:val="001C750C"/>
    <w:rsid w:val="001C776A"/>
    <w:rsid w:val="001C7CA2"/>
    <w:rsid w:val="001D0250"/>
    <w:rsid w:val="001D03A7"/>
    <w:rsid w:val="001D28C1"/>
    <w:rsid w:val="001D3B07"/>
    <w:rsid w:val="001D3CE7"/>
    <w:rsid w:val="001D469E"/>
    <w:rsid w:val="001D4F37"/>
    <w:rsid w:val="001D5373"/>
    <w:rsid w:val="001D547D"/>
    <w:rsid w:val="001D5D15"/>
    <w:rsid w:val="001D61A3"/>
    <w:rsid w:val="001D7678"/>
    <w:rsid w:val="001D7B9E"/>
    <w:rsid w:val="001E0613"/>
    <w:rsid w:val="001E0D22"/>
    <w:rsid w:val="001E130F"/>
    <w:rsid w:val="001E1331"/>
    <w:rsid w:val="001E2542"/>
    <w:rsid w:val="001E275F"/>
    <w:rsid w:val="001E37CE"/>
    <w:rsid w:val="001E3A44"/>
    <w:rsid w:val="001E41D7"/>
    <w:rsid w:val="001E438D"/>
    <w:rsid w:val="001E439E"/>
    <w:rsid w:val="001E47BE"/>
    <w:rsid w:val="001E4D16"/>
    <w:rsid w:val="001E5646"/>
    <w:rsid w:val="001E730E"/>
    <w:rsid w:val="001E769B"/>
    <w:rsid w:val="001F0A8B"/>
    <w:rsid w:val="001F0C7D"/>
    <w:rsid w:val="001F110B"/>
    <w:rsid w:val="001F1C40"/>
    <w:rsid w:val="001F1CFD"/>
    <w:rsid w:val="001F1E89"/>
    <w:rsid w:val="001F2983"/>
    <w:rsid w:val="001F2DC1"/>
    <w:rsid w:val="001F2E4E"/>
    <w:rsid w:val="001F2F3B"/>
    <w:rsid w:val="001F343A"/>
    <w:rsid w:val="001F3627"/>
    <w:rsid w:val="001F3994"/>
    <w:rsid w:val="001F39C6"/>
    <w:rsid w:val="001F3E57"/>
    <w:rsid w:val="001F40DF"/>
    <w:rsid w:val="001F452D"/>
    <w:rsid w:val="001F4996"/>
    <w:rsid w:val="001F559F"/>
    <w:rsid w:val="001F717F"/>
    <w:rsid w:val="002003A0"/>
    <w:rsid w:val="00200CF1"/>
    <w:rsid w:val="00201330"/>
    <w:rsid w:val="0020144A"/>
    <w:rsid w:val="00201F1B"/>
    <w:rsid w:val="002021DA"/>
    <w:rsid w:val="00202356"/>
    <w:rsid w:val="0020273E"/>
    <w:rsid w:val="00202DA3"/>
    <w:rsid w:val="0020338E"/>
    <w:rsid w:val="00203794"/>
    <w:rsid w:val="00203E78"/>
    <w:rsid w:val="00203F7F"/>
    <w:rsid w:val="0020415F"/>
    <w:rsid w:val="00204C82"/>
    <w:rsid w:val="0020551F"/>
    <w:rsid w:val="00205EFC"/>
    <w:rsid w:val="00205F8D"/>
    <w:rsid w:val="00206BBE"/>
    <w:rsid w:val="00207209"/>
    <w:rsid w:val="0020727C"/>
    <w:rsid w:val="00207A9F"/>
    <w:rsid w:val="002101EA"/>
    <w:rsid w:val="00210CF7"/>
    <w:rsid w:val="00210D63"/>
    <w:rsid w:val="002111D0"/>
    <w:rsid w:val="00211907"/>
    <w:rsid w:val="00211F92"/>
    <w:rsid w:val="0021241A"/>
    <w:rsid w:val="0021265E"/>
    <w:rsid w:val="00212A62"/>
    <w:rsid w:val="00213590"/>
    <w:rsid w:val="00213E13"/>
    <w:rsid w:val="00214827"/>
    <w:rsid w:val="0021498F"/>
    <w:rsid w:val="00214B15"/>
    <w:rsid w:val="0021530C"/>
    <w:rsid w:val="002159E8"/>
    <w:rsid w:val="00215C04"/>
    <w:rsid w:val="00215DF3"/>
    <w:rsid w:val="00215F3E"/>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2F04"/>
    <w:rsid w:val="00223E9B"/>
    <w:rsid w:val="00223F5F"/>
    <w:rsid w:val="002241F5"/>
    <w:rsid w:val="00224B90"/>
    <w:rsid w:val="00225AAB"/>
    <w:rsid w:val="0022640A"/>
    <w:rsid w:val="00226C36"/>
    <w:rsid w:val="00227418"/>
    <w:rsid w:val="00227BB0"/>
    <w:rsid w:val="00227C13"/>
    <w:rsid w:val="00227C58"/>
    <w:rsid w:val="0023009C"/>
    <w:rsid w:val="00230828"/>
    <w:rsid w:val="00230DAE"/>
    <w:rsid w:val="002321C0"/>
    <w:rsid w:val="00232984"/>
    <w:rsid w:val="0023428A"/>
    <w:rsid w:val="002348D7"/>
    <w:rsid w:val="00235061"/>
    <w:rsid w:val="00235234"/>
    <w:rsid w:val="0023577F"/>
    <w:rsid w:val="00235A1B"/>
    <w:rsid w:val="00236E76"/>
    <w:rsid w:val="00236E7F"/>
    <w:rsid w:val="00236EFB"/>
    <w:rsid w:val="0023700E"/>
    <w:rsid w:val="0023713F"/>
    <w:rsid w:val="002376AB"/>
    <w:rsid w:val="0023784D"/>
    <w:rsid w:val="00240403"/>
    <w:rsid w:val="002406E6"/>
    <w:rsid w:val="002406F1"/>
    <w:rsid w:val="00240914"/>
    <w:rsid w:val="00241564"/>
    <w:rsid w:val="002418B5"/>
    <w:rsid w:val="002425FC"/>
    <w:rsid w:val="00242866"/>
    <w:rsid w:val="00242A4D"/>
    <w:rsid w:val="00242A9B"/>
    <w:rsid w:val="00242DD7"/>
    <w:rsid w:val="00242F50"/>
    <w:rsid w:val="00243409"/>
    <w:rsid w:val="002437D3"/>
    <w:rsid w:val="00243D84"/>
    <w:rsid w:val="00244028"/>
    <w:rsid w:val="002444B9"/>
    <w:rsid w:val="00244994"/>
    <w:rsid w:val="00244FE6"/>
    <w:rsid w:val="002452BF"/>
    <w:rsid w:val="00245344"/>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1D8"/>
    <w:rsid w:val="0025233C"/>
    <w:rsid w:val="002524D1"/>
    <w:rsid w:val="00253FF5"/>
    <w:rsid w:val="0025587B"/>
    <w:rsid w:val="00255BF4"/>
    <w:rsid w:val="00256375"/>
    <w:rsid w:val="00256696"/>
    <w:rsid w:val="00256697"/>
    <w:rsid w:val="002566F4"/>
    <w:rsid w:val="002567BE"/>
    <w:rsid w:val="00256828"/>
    <w:rsid w:val="00256922"/>
    <w:rsid w:val="00256BB7"/>
    <w:rsid w:val="00256C68"/>
    <w:rsid w:val="00256F0A"/>
    <w:rsid w:val="00257284"/>
    <w:rsid w:val="002573C6"/>
    <w:rsid w:val="0025778F"/>
    <w:rsid w:val="00260899"/>
    <w:rsid w:val="00260BC6"/>
    <w:rsid w:val="00260BE6"/>
    <w:rsid w:val="00261168"/>
    <w:rsid w:val="0026120F"/>
    <w:rsid w:val="00261583"/>
    <w:rsid w:val="002617AB"/>
    <w:rsid w:val="00263C0A"/>
    <w:rsid w:val="00263C12"/>
    <w:rsid w:val="00263EBF"/>
    <w:rsid w:val="00263FB5"/>
    <w:rsid w:val="002641A6"/>
    <w:rsid w:val="002642A6"/>
    <w:rsid w:val="00264DD5"/>
    <w:rsid w:val="00264E80"/>
    <w:rsid w:val="00264E93"/>
    <w:rsid w:val="002651F0"/>
    <w:rsid w:val="00265565"/>
    <w:rsid w:val="002657F8"/>
    <w:rsid w:val="00265A97"/>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2EA8"/>
    <w:rsid w:val="00273703"/>
    <w:rsid w:val="00273A52"/>
    <w:rsid w:val="00273AB3"/>
    <w:rsid w:val="00273D6E"/>
    <w:rsid w:val="00273FCA"/>
    <w:rsid w:val="00274128"/>
    <w:rsid w:val="00274C1B"/>
    <w:rsid w:val="00274C8E"/>
    <w:rsid w:val="00275187"/>
    <w:rsid w:val="002755EC"/>
    <w:rsid w:val="00275660"/>
    <w:rsid w:val="002756C0"/>
    <w:rsid w:val="0027596A"/>
    <w:rsid w:val="00275BC5"/>
    <w:rsid w:val="00275DB1"/>
    <w:rsid w:val="0027671B"/>
    <w:rsid w:val="002774B4"/>
    <w:rsid w:val="0027787E"/>
    <w:rsid w:val="002804D1"/>
    <w:rsid w:val="0028090A"/>
    <w:rsid w:val="00280CB5"/>
    <w:rsid w:val="00280EB2"/>
    <w:rsid w:val="00280FF8"/>
    <w:rsid w:val="00281A60"/>
    <w:rsid w:val="00281EE8"/>
    <w:rsid w:val="0028242D"/>
    <w:rsid w:val="00282D21"/>
    <w:rsid w:val="00282FBA"/>
    <w:rsid w:val="00283611"/>
    <w:rsid w:val="00283AE2"/>
    <w:rsid w:val="002849D7"/>
    <w:rsid w:val="00284CB5"/>
    <w:rsid w:val="00284E5D"/>
    <w:rsid w:val="00285A91"/>
    <w:rsid w:val="002861F5"/>
    <w:rsid w:val="0028699D"/>
    <w:rsid w:val="002869A2"/>
    <w:rsid w:val="00286DB1"/>
    <w:rsid w:val="002872F4"/>
    <w:rsid w:val="00287998"/>
    <w:rsid w:val="00287C1A"/>
    <w:rsid w:val="00287D2F"/>
    <w:rsid w:val="00287EB7"/>
    <w:rsid w:val="0029031B"/>
    <w:rsid w:val="002905F9"/>
    <w:rsid w:val="00290C79"/>
    <w:rsid w:val="00291311"/>
    <w:rsid w:val="0029159A"/>
    <w:rsid w:val="00292926"/>
    <w:rsid w:val="00292F89"/>
    <w:rsid w:val="00295946"/>
    <w:rsid w:val="0029685B"/>
    <w:rsid w:val="0029742B"/>
    <w:rsid w:val="002A13E4"/>
    <w:rsid w:val="002A15B4"/>
    <w:rsid w:val="002A15E2"/>
    <w:rsid w:val="002A1EEE"/>
    <w:rsid w:val="002A2F11"/>
    <w:rsid w:val="002A340D"/>
    <w:rsid w:val="002A4403"/>
    <w:rsid w:val="002A49AB"/>
    <w:rsid w:val="002A4E39"/>
    <w:rsid w:val="002A4FDE"/>
    <w:rsid w:val="002A55F6"/>
    <w:rsid w:val="002A56C8"/>
    <w:rsid w:val="002A56D0"/>
    <w:rsid w:val="002A5C08"/>
    <w:rsid w:val="002A62AA"/>
    <w:rsid w:val="002A630B"/>
    <w:rsid w:val="002A6426"/>
    <w:rsid w:val="002A694D"/>
    <w:rsid w:val="002A69A2"/>
    <w:rsid w:val="002A6A21"/>
    <w:rsid w:val="002A6A71"/>
    <w:rsid w:val="002A7077"/>
    <w:rsid w:val="002A7224"/>
    <w:rsid w:val="002A7B77"/>
    <w:rsid w:val="002A7CD1"/>
    <w:rsid w:val="002A7D8C"/>
    <w:rsid w:val="002B01F8"/>
    <w:rsid w:val="002B0CA8"/>
    <w:rsid w:val="002B1398"/>
    <w:rsid w:val="002B1564"/>
    <w:rsid w:val="002B1BFB"/>
    <w:rsid w:val="002B1FC9"/>
    <w:rsid w:val="002B2048"/>
    <w:rsid w:val="002B2079"/>
    <w:rsid w:val="002B280B"/>
    <w:rsid w:val="002B2F33"/>
    <w:rsid w:val="002B35B3"/>
    <w:rsid w:val="002B4B17"/>
    <w:rsid w:val="002B5227"/>
    <w:rsid w:val="002B534C"/>
    <w:rsid w:val="002B71A9"/>
    <w:rsid w:val="002B7524"/>
    <w:rsid w:val="002B7A5F"/>
    <w:rsid w:val="002C030F"/>
    <w:rsid w:val="002C05BB"/>
    <w:rsid w:val="002C0D66"/>
    <w:rsid w:val="002C0E56"/>
    <w:rsid w:val="002C1D22"/>
    <w:rsid w:val="002C3125"/>
    <w:rsid w:val="002C3647"/>
    <w:rsid w:val="002C406F"/>
    <w:rsid w:val="002C40CC"/>
    <w:rsid w:val="002C423B"/>
    <w:rsid w:val="002C42A1"/>
    <w:rsid w:val="002C4C6A"/>
    <w:rsid w:val="002C58C5"/>
    <w:rsid w:val="002C5ABF"/>
    <w:rsid w:val="002C63E5"/>
    <w:rsid w:val="002C6922"/>
    <w:rsid w:val="002C6C39"/>
    <w:rsid w:val="002C6E32"/>
    <w:rsid w:val="002C7AF9"/>
    <w:rsid w:val="002C7DF9"/>
    <w:rsid w:val="002C7FEB"/>
    <w:rsid w:val="002D130E"/>
    <w:rsid w:val="002D1320"/>
    <w:rsid w:val="002D1E9E"/>
    <w:rsid w:val="002D3216"/>
    <w:rsid w:val="002D4CFC"/>
    <w:rsid w:val="002D4EFD"/>
    <w:rsid w:val="002D521C"/>
    <w:rsid w:val="002D543F"/>
    <w:rsid w:val="002D5AF4"/>
    <w:rsid w:val="002D5BC9"/>
    <w:rsid w:val="002D5F74"/>
    <w:rsid w:val="002D6079"/>
    <w:rsid w:val="002D6092"/>
    <w:rsid w:val="002D61B0"/>
    <w:rsid w:val="002D65B3"/>
    <w:rsid w:val="002D7418"/>
    <w:rsid w:val="002D78DF"/>
    <w:rsid w:val="002D79C7"/>
    <w:rsid w:val="002D7F05"/>
    <w:rsid w:val="002E0945"/>
    <w:rsid w:val="002E0CCD"/>
    <w:rsid w:val="002E16EF"/>
    <w:rsid w:val="002E312E"/>
    <w:rsid w:val="002E337E"/>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688"/>
    <w:rsid w:val="002F2B9B"/>
    <w:rsid w:val="002F35B6"/>
    <w:rsid w:val="002F362A"/>
    <w:rsid w:val="002F41C2"/>
    <w:rsid w:val="002F439E"/>
    <w:rsid w:val="002F4697"/>
    <w:rsid w:val="002F470F"/>
    <w:rsid w:val="002F4D77"/>
    <w:rsid w:val="002F5B16"/>
    <w:rsid w:val="002F5C24"/>
    <w:rsid w:val="002F62F9"/>
    <w:rsid w:val="002F63B0"/>
    <w:rsid w:val="002F68A2"/>
    <w:rsid w:val="002F6FB2"/>
    <w:rsid w:val="002F71B6"/>
    <w:rsid w:val="002F724F"/>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4C8"/>
    <w:rsid w:val="003076BD"/>
    <w:rsid w:val="00307D2C"/>
    <w:rsid w:val="00307ECE"/>
    <w:rsid w:val="00310100"/>
    <w:rsid w:val="0031079C"/>
    <w:rsid w:val="00310A2B"/>
    <w:rsid w:val="00310AA6"/>
    <w:rsid w:val="00311921"/>
    <w:rsid w:val="00311BDA"/>
    <w:rsid w:val="003124E6"/>
    <w:rsid w:val="00312692"/>
    <w:rsid w:val="00312A73"/>
    <w:rsid w:val="00313104"/>
    <w:rsid w:val="003135AD"/>
    <w:rsid w:val="00314554"/>
    <w:rsid w:val="003151A3"/>
    <w:rsid w:val="00315F80"/>
    <w:rsid w:val="00316932"/>
    <w:rsid w:val="00316D80"/>
    <w:rsid w:val="00316EB3"/>
    <w:rsid w:val="003172BB"/>
    <w:rsid w:val="003178C0"/>
    <w:rsid w:val="00320454"/>
    <w:rsid w:val="003205B5"/>
    <w:rsid w:val="0032086B"/>
    <w:rsid w:val="0032094C"/>
    <w:rsid w:val="00320C16"/>
    <w:rsid w:val="003210D1"/>
    <w:rsid w:val="003213C9"/>
    <w:rsid w:val="00321C1E"/>
    <w:rsid w:val="00322358"/>
    <w:rsid w:val="00322B93"/>
    <w:rsid w:val="003230F4"/>
    <w:rsid w:val="0032337F"/>
    <w:rsid w:val="0032338E"/>
    <w:rsid w:val="00323C21"/>
    <w:rsid w:val="00323EAA"/>
    <w:rsid w:val="00324376"/>
    <w:rsid w:val="0032452C"/>
    <w:rsid w:val="00324608"/>
    <w:rsid w:val="00324824"/>
    <w:rsid w:val="00324FC4"/>
    <w:rsid w:val="003253B4"/>
    <w:rsid w:val="003258EE"/>
    <w:rsid w:val="003266ED"/>
    <w:rsid w:val="003266F9"/>
    <w:rsid w:val="00326F35"/>
    <w:rsid w:val="00327003"/>
    <w:rsid w:val="003274B2"/>
    <w:rsid w:val="0032752D"/>
    <w:rsid w:val="003279A5"/>
    <w:rsid w:val="00327E38"/>
    <w:rsid w:val="003309C8"/>
    <w:rsid w:val="00331B5E"/>
    <w:rsid w:val="00332587"/>
    <w:rsid w:val="00332A4B"/>
    <w:rsid w:val="0033374A"/>
    <w:rsid w:val="00333B98"/>
    <w:rsid w:val="00334163"/>
    <w:rsid w:val="00334402"/>
    <w:rsid w:val="00334442"/>
    <w:rsid w:val="00334A62"/>
    <w:rsid w:val="00334AD8"/>
    <w:rsid w:val="00335181"/>
    <w:rsid w:val="00335726"/>
    <w:rsid w:val="00335F37"/>
    <w:rsid w:val="00336E6D"/>
    <w:rsid w:val="003403AE"/>
    <w:rsid w:val="003408EC"/>
    <w:rsid w:val="00340F0C"/>
    <w:rsid w:val="0034131B"/>
    <w:rsid w:val="00341CC2"/>
    <w:rsid w:val="00342621"/>
    <w:rsid w:val="00342E29"/>
    <w:rsid w:val="003437FF"/>
    <w:rsid w:val="00343983"/>
    <w:rsid w:val="0034400A"/>
    <w:rsid w:val="003441D4"/>
    <w:rsid w:val="00344245"/>
    <w:rsid w:val="00344361"/>
    <w:rsid w:val="00344F18"/>
    <w:rsid w:val="00344FC1"/>
    <w:rsid w:val="00345F3A"/>
    <w:rsid w:val="0034636F"/>
    <w:rsid w:val="00346503"/>
    <w:rsid w:val="003471D9"/>
    <w:rsid w:val="00347760"/>
    <w:rsid w:val="003477CB"/>
    <w:rsid w:val="00347A88"/>
    <w:rsid w:val="003502C9"/>
    <w:rsid w:val="00350F61"/>
    <w:rsid w:val="00350F76"/>
    <w:rsid w:val="0035112F"/>
    <w:rsid w:val="0035124E"/>
    <w:rsid w:val="00351475"/>
    <w:rsid w:val="0035153F"/>
    <w:rsid w:val="00351826"/>
    <w:rsid w:val="00351C85"/>
    <w:rsid w:val="00351DB7"/>
    <w:rsid w:val="0035260B"/>
    <w:rsid w:val="00352D86"/>
    <w:rsid w:val="00352F3E"/>
    <w:rsid w:val="003531D5"/>
    <w:rsid w:val="003533FD"/>
    <w:rsid w:val="0035370B"/>
    <w:rsid w:val="00353758"/>
    <w:rsid w:val="00353CC7"/>
    <w:rsid w:val="00353D0B"/>
    <w:rsid w:val="0035461D"/>
    <w:rsid w:val="00354652"/>
    <w:rsid w:val="003553CE"/>
    <w:rsid w:val="0035569E"/>
    <w:rsid w:val="003560E7"/>
    <w:rsid w:val="003568F7"/>
    <w:rsid w:val="00356ACE"/>
    <w:rsid w:val="003571D0"/>
    <w:rsid w:val="00357325"/>
    <w:rsid w:val="00357384"/>
    <w:rsid w:val="00357D4B"/>
    <w:rsid w:val="003600AC"/>
    <w:rsid w:val="00360399"/>
    <w:rsid w:val="00360BCC"/>
    <w:rsid w:val="003616DC"/>
    <w:rsid w:val="00361BC1"/>
    <w:rsid w:val="00361D40"/>
    <w:rsid w:val="00363182"/>
    <w:rsid w:val="00363EBC"/>
    <w:rsid w:val="00364280"/>
    <w:rsid w:val="00364C4F"/>
    <w:rsid w:val="00364F4A"/>
    <w:rsid w:val="00365E51"/>
    <w:rsid w:val="003670C9"/>
    <w:rsid w:val="00367469"/>
    <w:rsid w:val="00367AB7"/>
    <w:rsid w:val="0037035C"/>
    <w:rsid w:val="00370544"/>
    <w:rsid w:val="003705E9"/>
    <w:rsid w:val="00370E3B"/>
    <w:rsid w:val="0037164C"/>
    <w:rsid w:val="00371BD4"/>
    <w:rsid w:val="003720C3"/>
    <w:rsid w:val="003726C3"/>
    <w:rsid w:val="003727FB"/>
    <w:rsid w:val="00372DAD"/>
    <w:rsid w:val="00373281"/>
    <w:rsid w:val="00373569"/>
    <w:rsid w:val="00373B92"/>
    <w:rsid w:val="003740C3"/>
    <w:rsid w:val="00374351"/>
    <w:rsid w:val="00374784"/>
    <w:rsid w:val="00374A30"/>
    <w:rsid w:val="00374C1E"/>
    <w:rsid w:val="00375151"/>
    <w:rsid w:val="003751D8"/>
    <w:rsid w:val="003755CE"/>
    <w:rsid w:val="003759B6"/>
    <w:rsid w:val="003766CF"/>
    <w:rsid w:val="00376C42"/>
    <w:rsid w:val="003772DE"/>
    <w:rsid w:val="00380E35"/>
    <w:rsid w:val="00381120"/>
    <w:rsid w:val="0038117F"/>
    <w:rsid w:val="00381715"/>
    <w:rsid w:val="00381FE9"/>
    <w:rsid w:val="00382452"/>
    <w:rsid w:val="0038251E"/>
    <w:rsid w:val="00382D86"/>
    <w:rsid w:val="003836DE"/>
    <w:rsid w:val="00383893"/>
    <w:rsid w:val="003838E8"/>
    <w:rsid w:val="00383B4F"/>
    <w:rsid w:val="003840C0"/>
    <w:rsid w:val="00384727"/>
    <w:rsid w:val="00384A57"/>
    <w:rsid w:val="00385120"/>
    <w:rsid w:val="00386083"/>
    <w:rsid w:val="003863A4"/>
    <w:rsid w:val="00386583"/>
    <w:rsid w:val="0038672D"/>
    <w:rsid w:val="0038681A"/>
    <w:rsid w:val="00386D1A"/>
    <w:rsid w:val="00386E0C"/>
    <w:rsid w:val="003874AF"/>
    <w:rsid w:val="0038760F"/>
    <w:rsid w:val="003877D0"/>
    <w:rsid w:val="00387CDD"/>
    <w:rsid w:val="00390A83"/>
    <w:rsid w:val="003915E4"/>
    <w:rsid w:val="003916A0"/>
    <w:rsid w:val="00391862"/>
    <w:rsid w:val="0039310F"/>
    <w:rsid w:val="0039332A"/>
    <w:rsid w:val="00393591"/>
    <w:rsid w:val="003939E0"/>
    <w:rsid w:val="00393D65"/>
    <w:rsid w:val="00394190"/>
    <w:rsid w:val="00394C43"/>
    <w:rsid w:val="00394FEA"/>
    <w:rsid w:val="003950FD"/>
    <w:rsid w:val="003956C1"/>
    <w:rsid w:val="00395993"/>
    <w:rsid w:val="00395BA3"/>
    <w:rsid w:val="0039667C"/>
    <w:rsid w:val="00397126"/>
    <w:rsid w:val="0039713C"/>
    <w:rsid w:val="00397253"/>
    <w:rsid w:val="0039738B"/>
    <w:rsid w:val="0039770B"/>
    <w:rsid w:val="00397F8C"/>
    <w:rsid w:val="003A0AA9"/>
    <w:rsid w:val="003A1039"/>
    <w:rsid w:val="003A1067"/>
    <w:rsid w:val="003A129D"/>
    <w:rsid w:val="003A1F2F"/>
    <w:rsid w:val="003A2C7F"/>
    <w:rsid w:val="003A311D"/>
    <w:rsid w:val="003A35F9"/>
    <w:rsid w:val="003A394A"/>
    <w:rsid w:val="003A3C6D"/>
    <w:rsid w:val="003A3CDA"/>
    <w:rsid w:val="003A3E68"/>
    <w:rsid w:val="003A65BF"/>
    <w:rsid w:val="003A6666"/>
    <w:rsid w:val="003A6846"/>
    <w:rsid w:val="003A6992"/>
    <w:rsid w:val="003A69D1"/>
    <w:rsid w:val="003A6A1A"/>
    <w:rsid w:val="003A6C3E"/>
    <w:rsid w:val="003A6D83"/>
    <w:rsid w:val="003A7AC1"/>
    <w:rsid w:val="003A7EA6"/>
    <w:rsid w:val="003B08BC"/>
    <w:rsid w:val="003B0FA2"/>
    <w:rsid w:val="003B13CD"/>
    <w:rsid w:val="003B13D0"/>
    <w:rsid w:val="003B19C8"/>
    <w:rsid w:val="003B1DA9"/>
    <w:rsid w:val="003B20ED"/>
    <w:rsid w:val="003B23B6"/>
    <w:rsid w:val="003B2F85"/>
    <w:rsid w:val="003B368D"/>
    <w:rsid w:val="003B3DA5"/>
    <w:rsid w:val="003B412B"/>
    <w:rsid w:val="003B510B"/>
    <w:rsid w:val="003B5BF1"/>
    <w:rsid w:val="003B5D15"/>
    <w:rsid w:val="003B6040"/>
    <w:rsid w:val="003B6326"/>
    <w:rsid w:val="003B64D4"/>
    <w:rsid w:val="003B64DC"/>
    <w:rsid w:val="003B68A9"/>
    <w:rsid w:val="003B6C6C"/>
    <w:rsid w:val="003B7795"/>
    <w:rsid w:val="003B795A"/>
    <w:rsid w:val="003B7FFA"/>
    <w:rsid w:val="003C042A"/>
    <w:rsid w:val="003C0C4A"/>
    <w:rsid w:val="003C0E5C"/>
    <w:rsid w:val="003C1495"/>
    <w:rsid w:val="003C1812"/>
    <w:rsid w:val="003C1D6F"/>
    <w:rsid w:val="003C1E43"/>
    <w:rsid w:val="003C2E5C"/>
    <w:rsid w:val="003C2ED3"/>
    <w:rsid w:val="003C301B"/>
    <w:rsid w:val="003C3315"/>
    <w:rsid w:val="003C3CC8"/>
    <w:rsid w:val="003C41BB"/>
    <w:rsid w:val="003C4440"/>
    <w:rsid w:val="003C495E"/>
    <w:rsid w:val="003C4FEB"/>
    <w:rsid w:val="003C5750"/>
    <w:rsid w:val="003C6655"/>
    <w:rsid w:val="003C74ED"/>
    <w:rsid w:val="003C77C8"/>
    <w:rsid w:val="003C787A"/>
    <w:rsid w:val="003C7BFB"/>
    <w:rsid w:val="003D27F8"/>
    <w:rsid w:val="003D284F"/>
    <w:rsid w:val="003D3502"/>
    <w:rsid w:val="003D361A"/>
    <w:rsid w:val="003D3C5E"/>
    <w:rsid w:val="003D3FB0"/>
    <w:rsid w:val="003D3FBE"/>
    <w:rsid w:val="003D4541"/>
    <w:rsid w:val="003D4733"/>
    <w:rsid w:val="003D4CC3"/>
    <w:rsid w:val="003D51DB"/>
    <w:rsid w:val="003D5CCA"/>
    <w:rsid w:val="003D5D69"/>
    <w:rsid w:val="003D624E"/>
    <w:rsid w:val="003D647C"/>
    <w:rsid w:val="003D64A2"/>
    <w:rsid w:val="003D6993"/>
    <w:rsid w:val="003D6E36"/>
    <w:rsid w:val="003D7AE3"/>
    <w:rsid w:val="003D7BE0"/>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38C1"/>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BA9"/>
    <w:rsid w:val="00401F48"/>
    <w:rsid w:val="004020BC"/>
    <w:rsid w:val="00402420"/>
    <w:rsid w:val="0040271B"/>
    <w:rsid w:val="00402B2A"/>
    <w:rsid w:val="00403C33"/>
    <w:rsid w:val="00403F7B"/>
    <w:rsid w:val="0040443A"/>
    <w:rsid w:val="00405AE9"/>
    <w:rsid w:val="004063FF"/>
    <w:rsid w:val="00406D50"/>
    <w:rsid w:val="00410632"/>
    <w:rsid w:val="00410ABF"/>
    <w:rsid w:val="00410C08"/>
    <w:rsid w:val="00410FB2"/>
    <w:rsid w:val="004113A0"/>
    <w:rsid w:val="00411789"/>
    <w:rsid w:val="00412038"/>
    <w:rsid w:val="004123AF"/>
    <w:rsid w:val="00412491"/>
    <w:rsid w:val="00413472"/>
    <w:rsid w:val="00413633"/>
    <w:rsid w:val="00413B5D"/>
    <w:rsid w:val="00413E89"/>
    <w:rsid w:val="004140C2"/>
    <w:rsid w:val="00414956"/>
    <w:rsid w:val="0041518D"/>
    <w:rsid w:val="00415642"/>
    <w:rsid w:val="00415F06"/>
    <w:rsid w:val="00416D6B"/>
    <w:rsid w:val="00417214"/>
    <w:rsid w:val="004172A5"/>
    <w:rsid w:val="00417731"/>
    <w:rsid w:val="00417746"/>
    <w:rsid w:val="0041790E"/>
    <w:rsid w:val="00417D65"/>
    <w:rsid w:val="00417FBC"/>
    <w:rsid w:val="004200A7"/>
    <w:rsid w:val="004204E5"/>
    <w:rsid w:val="004208F4"/>
    <w:rsid w:val="004209C2"/>
    <w:rsid w:val="00420D60"/>
    <w:rsid w:val="004214D0"/>
    <w:rsid w:val="004217CC"/>
    <w:rsid w:val="00421A80"/>
    <w:rsid w:val="00421FEC"/>
    <w:rsid w:val="004222E1"/>
    <w:rsid w:val="0042293B"/>
    <w:rsid w:val="00422B21"/>
    <w:rsid w:val="0042361A"/>
    <w:rsid w:val="004238F3"/>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2DD2"/>
    <w:rsid w:val="00433331"/>
    <w:rsid w:val="0043340C"/>
    <w:rsid w:val="00434D17"/>
    <w:rsid w:val="00434E5A"/>
    <w:rsid w:val="004356EC"/>
    <w:rsid w:val="00435804"/>
    <w:rsid w:val="0043581B"/>
    <w:rsid w:val="004365E5"/>
    <w:rsid w:val="004377AB"/>
    <w:rsid w:val="00437928"/>
    <w:rsid w:val="00440154"/>
    <w:rsid w:val="004405FC"/>
    <w:rsid w:val="00440CB0"/>
    <w:rsid w:val="00441135"/>
    <w:rsid w:val="0044167F"/>
    <w:rsid w:val="00441866"/>
    <w:rsid w:val="004428ED"/>
    <w:rsid w:val="004447BA"/>
    <w:rsid w:val="00444C22"/>
    <w:rsid w:val="0044517B"/>
    <w:rsid w:val="004456B6"/>
    <w:rsid w:val="004459FA"/>
    <w:rsid w:val="00445F4C"/>
    <w:rsid w:val="004467AE"/>
    <w:rsid w:val="00446CCD"/>
    <w:rsid w:val="00446E71"/>
    <w:rsid w:val="004502B3"/>
    <w:rsid w:val="0045108E"/>
    <w:rsid w:val="004511CC"/>
    <w:rsid w:val="004512E4"/>
    <w:rsid w:val="00452756"/>
    <w:rsid w:val="00452ACE"/>
    <w:rsid w:val="00452F48"/>
    <w:rsid w:val="0045362D"/>
    <w:rsid w:val="00453CB7"/>
    <w:rsid w:val="00454018"/>
    <w:rsid w:val="00454268"/>
    <w:rsid w:val="004545A0"/>
    <w:rsid w:val="00456101"/>
    <w:rsid w:val="004574B4"/>
    <w:rsid w:val="00457BEF"/>
    <w:rsid w:val="00460D05"/>
    <w:rsid w:val="0046113F"/>
    <w:rsid w:val="00461531"/>
    <w:rsid w:val="00461FF3"/>
    <w:rsid w:val="00462237"/>
    <w:rsid w:val="004626C4"/>
    <w:rsid w:val="0046276A"/>
    <w:rsid w:val="00463D61"/>
    <w:rsid w:val="004644D0"/>
    <w:rsid w:val="004645B1"/>
    <w:rsid w:val="00464F91"/>
    <w:rsid w:val="00465418"/>
    <w:rsid w:val="0046578E"/>
    <w:rsid w:val="00465946"/>
    <w:rsid w:val="00465A5C"/>
    <w:rsid w:val="00465C26"/>
    <w:rsid w:val="00465D97"/>
    <w:rsid w:val="00465E01"/>
    <w:rsid w:val="004666AD"/>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3A5E"/>
    <w:rsid w:val="00474136"/>
    <w:rsid w:val="004744A8"/>
    <w:rsid w:val="00474D58"/>
    <w:rsid w:val="00474FFF"/>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00"/>
    <w:rsid w:val="00484966"/>
    <w:rsid w:val="0048498E"/>
    <w:rsid w:val="00484A2C"/>
    <w:rsid w:val="00484B38"/>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72E"/>
    <w:rsid w:val="00493CD5"/>
    <w:rsid w:val="0049419F"/>
    <w:rsid w:val="0049427E"/>
    <w:rsid w:val="00494E0F"/>
    <w:rsid w:val="00494E23"/>
    <w:rsid w:val="00495373"/>
    <w:rsid w:val="004953CC"/>
    <w:rsid w:val="00495415"/>
    <w:rsid w:val="00495DD0"/>
    <w:rsid w:val="0049710F"/>
    <w:rsid w:val="00497150"/>
    <w:rsid w:val="004977D0"/>
    <w:rsid w:val="00497C77"/>
    <w:rsid w:val="00497FFA"/>
    <w:rsid w:val="004A00A5"/>
    <w:rsid w:val="004A0515"/>
    <w:rsid w:val="004A073D"/>
    <w:rsid w:val="004A18D8"/>
    <w:rsid w:val="004A1D5E"/>
    <w:rsid w:val="004A20FB"/>
    <w:rsid w:val="004A2490"/>
    <w:rsid w:val="004A2576"/>
    <w:rsid w:val="004A3377"/>
    <w:rsid w:val="004A39EE"/>
    <w:rsid w:val="004A3BC8"/>
    <w:rsid w:val="004A4222"/>
    <w:rsid w:val="004A42EE"/>
    <w:rsid w:val="004A5FA9"/>
    <w:rsid w:val="004A60BA"/>
    <w:rsid w:val="004A6816"/>
    <w:rsid w:val="004A7A84"/>
    <w:rsid w:val="004A7E6E"/>
    <w:rsid w:val="004B0DD7"/>
    <w:rsid w:val="004B1808"/>
    <w:rsid w:val="004B1816"/>
    <w:rsid w:val="004B1A69"/>
    <w:rsid w:val="004B1BBC"/>
    <w:rsid w:val="004B212D"/>
    <w:rsid w:val="004B2E8E"/>
    <w:rsid w:val="004B31CB"/>
    <w:rsid w:val="004B383D"/>
    <w:rsid w:val="004B41D0"/>
    <w:rsid w:val="004B43BC"/>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318"/>
    <w:rsid w:val="004C3623"/>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6D2C"/>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122"/>
    <w:rsid w:val="004D65D4"/>
    <w:rsid w:val="004D6B90"/>
    <w:rsid w:val="004D7125"/>
    <w:rsid w:val="004D7D5B"/>
    <w:rsid w:val="004D7DC4"/>
    <w:rsid w:val="004E03CF"/>
    <w:rsid w:val="004E0857"/>
    <w:rsid w:val="004E0DA0"/>
    <w:rsid w:val="004E149B"/>
    <w:rsid w:val="004E1610"/>
    <w:rsid w:val="004E1A6D"/>
    <w:rsid w:val="004E22FA"/>
    <w:rsid w:val="004E261A"/>
    <w:rsid w:val="004E2769"/>
    <w:rsid w:val="004E28E1"/>
    <w:rsid w:val="004E312F"/>
    <w:rsid w:val="004E338A"/>
    <w:rsid w:val="004E346F"/>
    <w:rsid w:val="004E36C7"/>
    <w:rsid w:val="004E385D"/>
    <w:rsid w:val="004E41DC"/>
    <w:rsid w:val="004E427B"/>
    <w:rsid w:val="004E4344"/>
    <w:rsid w:val="004E44B7"/>
    <w:rsid w:val="004E4EA7"/>
    <w:rsid w:val="004E54DD"/>
    <w:rsid w:val="004E5A31"/>
    <w:rsid w:val="004E60F8"/>
    <w:rsid w:val="004E61DD"/>
    <w:rsid w:val="004E653A"/>
    <w:rsid w:val="004E6545"/>
    <w:rsid w:val="004E6E4A"/>
    <w:rsid w:val="004E6FE4"/>
    <w:rsid w:val="004E71D3"/>
    <w:rsid w:val="004E753A"/>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EEB"/>
    <w:rsid w:val="004F4F12"/>
    <w:rsid w:val="004F5156"/>
    <w:rsid w:val="004F5B5D"/>
    <w:rsid w:val="004F5C79"/>
    <w:rsid w:val="004F5E38"/>
    <w:rsid w:val="004F5ED4"/>
    <w:rsid w:val="004F678E"/>
    <w:rsid w:val="004F67E5"/>
    <w:rsid w:val="004F6941"/>
    <w:rsid w:val="004F6B92"/>
    <w:rsid w:val="004F74E3"/>
    <w:rsid w:val="004F7946"/>
    <w:rsid w:val="004F7C95"/>
    <w:rsid w:val="00500EF7"/>
    <w:rsid w:val="00501501"/>
    <w:rsid w:val="005017CD"/>
    <w:rsid w:val="00502522"/>
    <w:rsid w:val="00502885"/>
    <w:rsid w:val="00502A07"/>
    <w:rsid w:val="00503139"/>
    <w:rsid w:val="0050386C"/>
    <w:rsid w:val="00503B91"/>
    <w:rsid w:val="00504131"/>
    <w:rsid w:val="00504274"/>
    <w:rsid w:val="00504437"/>
    <w:rsid w:val="00504679"/>
    <w:rsid w:val="00504724"/>
    <w:rsid w:val="00504EF0"/>
    <w:rsid w:val="00504F0D"/>
    <w:rsid w:val="00505F41"/>
    <w:rsid w:val="0050607F"/>
    <w:rsid w:val="00510723"/>
    <w:rsid w:val="00510817"/>
    <w:rsid w:val="005108F7"/>
    <w:rsid w:val="00510F8C"/>
    <w:rsid w:val="00511869"/>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C5C"/>
    <w:rsid w:val="00517D88"/>
    <w:rsid w:val="00520391"/>
    <w:rsid w:val="00520784"/>
    <w:rsid w:val="00520951"/>
    <w:rsid w:val="00520B39"/>
    <w:rsid w:val="00521DF4"/>
    <w:rsid w:val="00521E16"/>
    <w:rsid w:val="0052253B"/>
    <w:rsid w:val="00523186"/>
    <w:rsid w:val="00523710"/>
    <w:rsid w:val="00523745"/>
    <w:rsid w:val="00523B10"/>
    <w:rsid w:val="00524520"/>
    <w:rsid w:val="005245CA"/>
    <w:rsid w:val="00524890"/>
    <w:rsid w:val="005249F6"/>
    <w:rsid w:val="00525AB7"/>
    <w:rsid w:val="00525CE4"/>
    <w:rsid w:val="00526E0A"/>
    <w:rsid w:val="00527512"/>
    <w:rsid w:val="005276D4"/>
    <w:rsid w:val="005279C7"/>
    <w:rsid w:val="00527DE6"/>
    <w:rsid w:val="005300DD"/>
    <w:rsid w:val="00530157"/>
    <w:rsid w:val="00530659"/>
    <w:rsid w:val="00530E7B"/>
    <w:rsid w:val="00531319"/>
    <w:rsid w:val="005317E2"/>
    <w:rsid w:val="00532D1D"/>
    <w:rsid w:val="00533842"/>
    <w:rsid w:val="00534199"/>
    <w:rsid w:val="00534E51"/>
    <w:rsid w:val="005356F8"/>
    <w:rsid w:val="005360A5"/>
    <w:rsid w:val="00536346"/>
    <w:rsid w:val="005366D0"/>
    <w:rsid w:val="00536EB5"/>
    <w:rsid w:val="00537651"/>
    <w:rsid w:val="005406E5"/>
    <w:rsid w:val="005408D0"/>
    <w:rsid w:val="0054133C"/>
    <w:rsid w:val="0054198B"/>
    <w:rsid w:val="00542E30"/>
    <w:rsid w:val="00542F12"/>
    <w:rsid w:val="005437C7"/>
    <w:rsid w:val="00543B92"/>
    <w:rsid w:val="0054429D"/>
    <w:rsid w:val="0054436F"/>
    <w:rsid w:val="005449D5"/>
    <w:rsid w:val="0054514A"/>
    <w:rsid w:val="00545BA6"/>
    <w:rsid w:val="0054618A"/>
    <w:rsid w:val="005463C4"/>
    <w:rsid w:val="00546A19"/>
    <w:rsid w:val="00546A6F"/>
    <w:rsid w:val="00547263"/>
    <w:rsid w:val="005473ED"/>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2DE"/>
    <w:rsid w:val="005546A0"/>
    <w:rsid w:val="00554C09"/>
    <w:rsid w:val="00555657"/>
    <w:rsid w:val="005556A8"/>
    <w:rsid w:val="0055583B"/>
    <w:rsid w:val="00555A14"/>
    <w:rsid w:val="00555D91"/>
    <w:rsid w:val="00556A61"/>
    <w:rsid w:val="00556C0F"/>
    <w:rsid w:val="005570B7"/>
    <w:rsid w:val="0055716C"/>
    <w:rsid w:val="005577DD"/>
    <w:rsid w:val="00557A01"/>
    <w:rsid w:val="00557AD0"/>
    <w:rsid w:val="00557F9A"/>
    <w:rsid w:val="005603BE"/>
    <w:rsid w:val="00560826"/>
    <w:rsid w:val="005609F9"/>
    <w:rsid w:val="00560A13"/>
    <w:rsid w:val="00560D0C"/>
    <w:rsid w:val="0056124B"/>
    <w:rsid w:val="0056124C"/>
    <w:rsid w:val="0056163C"/>
    <w:rsid w:val="00562735"/>
    <w:rsid w:val="0056287C"/>
    <w:rsid w:val="005630BC"/>
    <w:rsid w:val="00563D99"/>
    <w:rsid w:val="005642E6"/>
    <w:rsid w:val="00564D4B"/>
    <w:rsid w:val="00564D85"/>
    <w:rsid w:val="00565061"/>
    <w:rsid w:val="005657E2"/>
    <w:rsid w:val="00565EE4"/>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501"/>
    <w:rsid w:val="005769F2"/>
    <w:rsid w:val="00577833"/>
    <w:rsid w:val="0057795C"/>
    <w:rsid w:val="00577ADE"/>
    <w:rsid w:val="00577F96"/>
    <w:rsid w:val="00580254"/>
    <w:rsid w:val="00580A0C"/>
    <w:rsid w:val="005813B0"/>
    <w:rsid w:val="00581AF7"/>
    <w:rsid w:val="00581FCE"/>
    <w:rsid w:val="005820A8"/>
    <w:rsid w:val="00582998"/>
    <w:rsid w:val="00583265"/>
    <w:rsid w:val="005833AE"/>
    <w:rsid w:val="005843BC"/>
    <w:rsid w:val="00584519"/>
    <w:rsid w:val="00584BAF"/>
    <w:rsid w:val="00584BE7"/>
    <w:rsid w:val="00585361"/>
    <w:rsid w:val="0058551D"/>
    <w:rsid w:val="0058580B"/>
    <w:rsid w:val="0058586F"/>
    <w:rsid w:val="00585EB6"/>
    <w:rsid w:val="00586C13"/>
    <w:rsid w:val="005875FC"/>
    <w:rsid w:val="00587B72"/>
    <w:rsid w:val="00587E34"/>
    <w:rsid w:val="0059024B"/>
    <w:rsid w:val="0059165F"/>
    <w:rsid w:val="00592E78"/>
    <w:rsid w:val="00593523"/>
    <w:rsid w:val="00593BFE"/>
    <w:rsid w:val="00593D47"/>
    <w:rsid w:val="00594FDC"/>
    <w:rsid w:val="00595366"/>
    <w:rsid w:val="005953CA"/>
    <w:rsid w:val="005954D5"/>
    <w:rsid w:val="005958BF"/>
    <w:rsid w:val="00595AFA"/>
    <w:rsid w:val="00595B46"/>
    <w:rsid w:val="00595C8F"/>
    <w:rsid w:val="005960F9"/>
    <w:rsid w:val="00596611"/>
    <w:rsid w:val="0059666E"/>
    <w:rsid w:val="00597B9E"/>
    <w:rsid w:val="00597BA6"/>
    <w:rsid w:val="005A0810"/>
    <w:rsid w:val="005A0C6E"/>
    <w:rsid w:val="005A1ABE"/>
    <w:rsid w:val="005A1D57"/>
    <w:rsid w:val="005A1D9D"/>
    <w:rsid w:val="005A222F"/>
    <w:rsid w:val="005A31A0"/>
    <w:rsid w:val="005A3577"/>
    <w:rsid w:val="005A3906"/>
    <w:rsid w:val="005A3CAF"/>
    <w:rsid w:val="005A4442"/>
    <w:rsid w:val="005A470D"/>
    <w:rsid w:val="005A4A02"/>
    <w:rsid w:val="005A50ED"/>
    <w:rsid w:val="005A5482"/>
    <w:rsid w:val="005A5EF7"/>
    <w:rsid w:val="005A6384"/>
    <w:rsid w:val="005A661F"/>
    <w:rsid w:val="005A671B"/>
    <w:rsid w:val="005A6BF8"/>
    <w:rsid w:val="005A6C15"/>
    <w:rsid w:val="005A7AAA"/>
    <w:rsid w:val="005A7BE8"/>
    <w:rsid w:val="005B0251"/>
    <w:rsid w:val="005B0F67"/>
    <w:rsid w:val="005B12A4"/>
    <w:rsid w:val="005B164E"/>
    <w:rsid w:val="005B1702"/>
    <w:rsid w:val="005B18B7"/>
    <w:rsid w:val="005B216D"/>
    <w:rsid w:val="005B2DA7"/>
    <w:rsid w:val="005B37B4"/>
    <w:rsid w:val="005B37F7"/>
    <w:rsid w:val="005B4BCD"/>
    <w:rsid w:val="005B58F7"/>
    <w:rsid w:val="005B5A41"/>
    <w:rsid w:val="005B5EF0"/>
    <w:rsid w:val="005B6DC6"/>
    <w:rsid w:val="005B6F1E"/>
    <w:rsid w:val="005B7470"/>
    <w:rsid w:val="005B753A"/>
    <w:rsid w:val="005C03F1"/>
    <w:rsid w:val="005C0736"/>
    <w:rsid w:val="005C0DCD"/>
    <w:rsid w:val="005C13FC"/>
    <w:rsid w:val="005C1483"/>
    <w:rsid w:val="005C155F"/>
    <w:rsid w:val="005C171D"/>
    <w:rsid w:val="005C1C4A"/>
    <w:rsid w:val="005C4B7F"/>
    <w:rsid w:val="005C5850"/>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1FD"/>
    <w:rsid w:val="005D5973"/>
    <w:rsid w:val="005D5A01"/>
    <w:rsid w:val="005D6692"/>
    <w:rsid w:val="005D6D61"/>
    <w:rsid w:val="005D6D9C"/>
    <w:rsid w:val="005D70E7"/>
    <w:rsid w:val="005D7471"/>
    <w:rsid w:val="005D792F"/>
    <w:rsid w:val="005D7C52"/>
    <w:rsid w:val="005E055E"/>
    <w:rsid w:val="005E09E4"/>
    <w:rsid w:val="005E0ABC"/>
    <w:rsid w:val="005E1B65"/>
    <w:rsid w:val="005E1CC8"/>
    <w:rsid w:val="005E2010"/>
    <w:rsid w:val="005E20C6"/>
    <w:rsid w:val="005E2754"/>
    <w:rsid w:val="005E3A33"/>
    <w:rsid w:val="005E3E86"/>
    <w:rsid w:val="005E4153"/>
    <w:rsid w:val="005E4614"/>
    <w:rsid w:val="005E4C5E"/>
    <w:rsid w:val="005E4E56"/>
    <w:rsid w:val="005E57EA"/>
    <w:rsid w:val="005E5841"/>
    <w:rsid w:val="005E5AC9"/>
    <w:rsid w:val="005E5B9F"/>
    <w:rsid w:val="005E5EE8"/>
    <w:rsid w:val="005E5FA4"/>
    <w:rsid w:val="005E6163"/>
    <w:rsid w:val="005E642E"/>
    <w:rsid w:val="005E65D4"/>
    <w:rsid w:val="005E6C0E"/>
    <w:rsid w:val="005E70CF"/>
    <w:rsid w:val="005E7451"/>
    <w:rsid w:val="005E7A4A"/>
    <w:rsid w:val="005F0AA8"/>
    <w:rsid w:val="005F0CE2"/>
    <w:rsid w:val="005F1178"/>
    <w:rsid w:val="005F1916"/>
    <w:rsid w:val="005F1D36"/>
    <w:rsid w:val="005F1EEB"/>
    <w:rsid w:val="005F2648"/>
    <w:rsid w:val="005F2AC4"/>
    <w:rsid w:val="005F2CC0"/>
    <w:rsid w:val="005F2F4F"/>
    <w:rsid w:val="005F38DC"/>
    <w:rsid w:val="005F3B11"/>
    <w:rsid w:val="005F3DB9"/>
    <w:rsid w:val="005F43D1"/>
    <w:rsid w:val="005F4652"/>
    <w:rsid w:val="005F4FEE"/>
    <w:rsid w:val="005F518F"/>
    <w:rsid w:val="005F5764"/>
    <w:rsid w:val="005F6421"/>
    <w:rsid w:val="005F68F1"/>
    <w:rsid w:val="005F6CA9"/>
    <w:rsid w:val="005F6D5E"/>
    <w:rsid w:val="005F6F24"/>
    <w:rsid w:val="005F7004"/>
    <w:rsid w:val="005F7466"/>
    <w:rsid w:val="00600875"/>
    <w:rsid w:val="006009BE"/>
    <w:rsid w:val="00602F3D"/>
    <w:rsid w:val="00603165"/>
    <w:rsid w:val="006031AC"/>
    <w:rsid w:val="00603F8A"/>
    <w:rsid w:val="00604DA1"/>
    <w:rsid w:val="006058B2"/>
    <w:rsid w:val="006058B9"/>
    <w:rsid w:val="00606049"/>
    <w:rsid w:val="006060B2"/>
    <w:rsid w:val="00606BB9"/>
    <w:rsid w:val="0060763B"/>
    <w:rsid w:val="00607895"/>
    <w:rsid w:val="00607978"/>
    <w:rsid w:val="00607D9F"/>
    <w:rsid w:val="00607E0B"/>
    <w:rsid w:val="006104C6"/>
    <w:rsid w:val="00610F6B"/>
    <w:rsid w:val="006110B1"/>
    <w:rsid w:val="00611415"/>
    <w:rsid w:val="0061183F"/>
    <w:rsid w:val="006122F3"/>
    <w:rsid w:val="0061256B"/>
    <w:rsid w:val="00612DD0"/>
    <w:rsid w:val="0061352C"/>
    <w:rsid w:val="00613717"/>
    <w:rsid w:val="00613C08"/>
    <w:rsid w:val="00614BD2"/>
    <w:rsid w:val="006158F5"/>
    <w:rsid w:val="00615F4A"/>
    <w:rsid w:val="00615F94"/>
    <w:rsid w:val="0061655F"/>
    <w:rsid w:val="006167C3"/>
    <w:rsid w:val="0061694E"/>
    <w:rsid w:val="0061718A"/>
    <w:rsid w:val="00617670"/>
    <w:rsid w:val="00617A03"/>
    <w:rsid w:val="00620593"/>
    <w:rsid w:val="006212D1"/>
    <w:rsid w:val="00621B27"/>
    <w:rsid w:val="00621F1D"/>
    <w:rsid w:val="0062279E"/>
    <w:rsid w:val="00622DAA"/>
    <w:rsid w:val="00623D24"/>
    <w:rsid w:val="0062402A"/>
    <w:rsid w:val="00624542"/>
    <w:rsid w:val="0062471A"/>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58B"/>
    <w:rsid w:val="0063372E"/>
    <w:rsid w:val="00633ABB"/>
    <w:rsid w:val="00633C68"/>
    <w:rsid w:val="00634470"/>
    <w:rsid w:val="00634647"/>
    <w:rsid w:val="0063465F"/>
    <w:rsid w:val="006357CC"/>
    <w:rsid w:val="00635FC2"/>
    <w:rsid w:val="0063632C"/>
    <w:rsid w:val="00636484"/>
    <w:rsid w:val="00636A6A"/>
    <w:rsid w:val="00636D33"/>
    <w:rsid w:val="00637DF4"/>
    <w:rsid w:val="00637F11"/>
    <w:rsid w:val="00637FA0"/>
    <w:rsid w:val="00640074"/>
    <w:rsid w:val="006403A3"/>
    <w:rsid w:val="0064068B"/>
    <w:rsid w:val="00640710"/>
    <w:rsid w:val="00640E63"/>
    <w:rsid w:val="00642122"/>
    <w:rsid w:val="00642232"/>
    <w:rsid w:val="00642892"/>
    <w:rsid w:val="00642BAB"/>
    <w:rsid w:val="006431E1"/>
    <w:rsid w:val="00643377"/>
    <w:rsid w:val="006436DB"/>
    <w:rsid w:val="006437BB"/>
    <w:rsid w:val="0064388E"/>
    <w:rsid w:val="00643EE2"/>
    <w:rsid w:val="00643F32"/>
    <w:rsid w:val="00644684"/>
    <w:rsid w:val="0064498A"/>
    <w:rsid w:val="006453B2"/>
    <w:rsid w:val="0064561B"/>
    <w:rsid w:val="0064573D"/>
    <w:rsid w:val="006459B8"/>
    <w:rsid w:val="00646473"/>
    <w:rsid w:val="00646636"/>
    <w:rsid w:val="00646BA3"/>
    <w:rsid w:val="00646D21"/>
    <w:rsid w:val="006470F9"/>
    <w:rsid w:val="006473F9"/>
    <w:rsid w:val="00647B92"/>
    <w:rsid w:val="00647DD4"/>
    <w:rsid w:val="00650676"/>
    <w:rsid w:val="00650965"/>
    <w:rsid w:val="00650D49"/>
    <w:rsid w:val="00651729"/>
    <w:rsid w:val="00651973"/>
    <w:rsid w:val="00651CC8"/>
    <w:rsid w:val="0065247F"/>
    <w:rsid w:val="00652747"/>
    <w:rsid w:val="00652E1A"/>
    <w:rsid w:val="0065331D"/>
    <w:rsid w:val="006537B5"/>
    <w:rsid w:val="00653804"/>
    <w:rsid w:val="00653AA4"/>
    <w:rsid w:val="00653F7B"/>
    <w:rsid w:val="0065445A"/>
    <w:rsid w:val="00654ECC"/>
    <w:rsid w:val="006554F3"/>
    <w:rsid w:val="006555B5"/>
    <w:rsid w:val="00655AFB"/>
    <w:rsid w:val="00655C31"/>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5D44"/>
    <w:rsid w:val="006662EC"/>
    <w:rsid w:val="00666686"/>
    <w:rsid w:val="0066670E"/>
    <w:rsid w:val="00666719"/>
    <w:rsid w:val="006669BA"/>
    <w:rsid w:val="00666CC5"/>
    <w:rsid w:val="00666FB7"/>
    <w:rsid w:val="00667462"/>
    <w:rsid w:val="0066756A"/>
    <w:rsid w:val="006678A6"/>
    <w:rsid w:val="00667B05"/>
    <w:rsid w:val="00667E11"/>
    <w:rsid w:val="00667EF4"/>
    <w:rsid w:val="006709BF"/>
    <w:rsid w:val="00670CE3"/>
    <w:rsid w:val="00670EEB"/>
    <w:rsid w:val="006716CF"/>
    <w:rsid w:val="00671AC7"/>
    <w:rsid w:val="0067223F"/>
    <w:rsid w:val="006725D4"/>
    <w:rsid w:val="00672B97"/>
    <w:rsid w:val="00673483"/>
    <w:rsid w:val="0067387F"/>
    <w:rsid w:val="00674105"/>
    <w:rsid w:val="00674883"/>
    <w:rsid w:val="00674EE5"/>
    <w:rsid w:val="00675038"/>
    <w:rsid w:val="00675078"/>
    <w:rsid w:val="0067525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A4A"/>
    <w:rsid w:val="00680F79"/>
    <w:rsid w:val="00681BB0"/>
    <w:rsid w:val="00681BE6"/>
    <w:rsid w:val="006825FA"/>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1E28"/>
    <w:rsid w:val="006921FE"/>
    <w:rsid w:val="006932EA"/>
    <w:rsid w:val="006937DC"/>
    <w:rsid w:val="00693AC1"/>
    <w:rsid w:val="00693B4B"/>
    <w:rsid w:val="00693E33"/>
    <w:rsid w:val="00693FEB"/>
    <w:rsid w:val="006952B7"/>
    <w:rsid w:val="00695547"/>
    <w:rsid w:val="00695583"/>
    <w:rsid w:val="006955B0"/>
    <w:rsid w:val="0069608D"/>
    <w:rsid w:val="00696448"/>
    <w:rsid w:val="00696C9C"/>
    <w:rsid w:val="00696DD9"/>
    <w:rsid w:val="006977C3"/>
    <w:rsid w:val="00697980"/>
    <w:rsid w:val="00697983"/>
    <w:rsid w:val="00697B08"/>
    <w:rsid w:val="00697B83"/>
    <w:rsid w:val="006A0F07"/>
    <w:rsid w:val="006A1A7B"/>
    <w:rsid w:val="006A1E22"/>
    <w:rsid w:val="006A2664"/>
    <w:rsid w:val="006A2D33"/>
    <w:rsid w:val="006A30A6"/>
    <w:rsid w:val="006A34B2"/>
    <w:rsid w:val="006A3694"/>
    <w:rsid w:val="006A37B0"/>
    <w:rsid w:val="006A4574"/>
    <w:rsid w:val="006A57A6"/>
    <w:rsid w:val="006A58DD"/>
    <w:rsid w:val="006A5BAE"/>
    <w:rsid w:val="006A5C60"/>
    <w:rsid w:val="006A5DF1"/>
    <w:rsid w:val="006A5EB1"/>
    <w:rsid w:val="006A679B"/>
    <w:rsid w:val="006A6A72"/>
    <w:rsid w:val="006A7C51"/>
    <w:rsid w:val="006B03AA"/>
    <w:rsid w:val="006B0612"/>
    <w:rsid w:val="006B07A7"/>
    <w:rsid w:val="006B0D56"/>
    <w:rsid w:val="006B0F54"/>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9C"/>
    <w:rsid w:val="006B56D2"/>
    <w:rsid w:val="006B5C85"/>
    <w:rsid w:val="006B6060"/>
    <w:rsid w:val="006B686A"/>
    <w:rsid w:val="006B6A61"/>
    <w:rsid w:val="006B6F01"/>
    <w:rsid w:val="006B72FB"/>
    <w:rsid w:val="006B7340"/>
    <w:rsid w:val="006B7574"/>
    <w:rsid w:val="006B7B30"/>
    <w:rsid w:val="006C0071"/>
    <w:rsid w:val="006C0483"/>
    <w:rsid w:val="006C0963"/>
    <w:rsid w:val="006C17D2"/>
    <w:rsid w:val="006C1956"/>
    <w:rsid w:val="006C1973"/>
    <w:rsid w:val="006C1B51"/>
    <w:rsid w:val="006C29C9"/>
    <w:rsid w:val="006C31AA"/>
    <w:rsid w:val="006C3625"/>
    <w:rsid w:val="006C36A4"/>
    <w:rsid w:val="006C3CDA"/>
    <w:rsid w:val="006C3D6B"/>
    <w:rsid w:val="006C3F7C"/>
    <w:rsid w:val="006C452E"/>
    <w:rsid w:val="006C47D3"/>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5F5"/>
    <w:rsid w:val="006D0FB8"/>
    <w:rsid w:val="006D1C07"/>
    <w:rsid w:val="006D2ECF"/>
    <w:rsid w:val="006D35D2"/>
    <w:rsid w:val="006D381C"/>
    <w:rsid w:val="006D392B"/>
    <w:rsid w:val="006D3D7E"/>
    <w:rsid w:val="006D3DE5"/>
    <w:rsid w:val="006D410E"/>
    <w:rsid w:val="006D467F"/>
    <w:rsid w:val="006D5A3A"/>
    <w:rsid w:val="006D5FE5"/>
    <w:rsid w:val="006D6DA0"/>
    <w:rsid w:val="006D705F"/>
    <w:rsid w:val="006D7233"/>
    <w:rsid w:val="006D7C4C"/>
    <w:rsid w:val="006D7C76"/>
    <w:rsid w:val="006E07E3"/>
    <w:rsid w:val="006E0ABA"/>
    <w:rsid w:val="006E0B91"/>
    <w:rsid w:val="006E0CC3"/>
    <w:rsid w:val="006E1CFF"/>
    <w:rsid w:val="006E1F8C"/>
    <w:rsid w:val="006E2162"/>
    <w:rsid w:val="006E257D"/>
    <w:rsid w:val="006E266C"/>
    <w:rsid w:val="006E4413"/>
    <w:rsid w:val="006E5191"/>
    <w:rsid w:val="006E5776"/>
    <w:rsid w:val="006E5A2A"/>
    <w:rsid w:val="006E5BF3"/>
    <w:rsid w:val="006E6968"/>
    <w:rsid w:val="006E6F89"/>
    <w:rsid w:val="006E7471"/>
    <w:rsid w:val="006F11E8"/>
    <w:rsid w:val="006F22C7"/>
    <w:rsid w:val="006F27C1"/>
    <w:rsid w:val="006F34E7"/>
    <w:rsid w:val="006F42F2"/>
    <w:rsid w:val="006F500C"/>
    <w:rsid w:val="006F555A"/>
    <w:rsid w:val="006F642F"/>
    <w:rsid w:val="006F70D3"/>
    <w:rsid w:val="006F723A"/>
    <w:rsid w:val="006F7653"/>
    <w:rsid w:val="006F7853"/>
    <w:rsid w:val="007007B5"/>
    <w:rsid w:val="00701193"/>
    <w:rsid w:val="0070133A"/>
    <w:rsid w:val="007013FF"/>
    <w:rsid w:val="007014D1"/>
    <w:rsid w:val="007016AE"/>
    <w:rsid w:val="00702117"/>
    <w:rsid w:val="00703172"/>
    <w:rsid w:val="00703763"/>
    <w:rsid w:val="007037BB"/>
    <w:rsid w:val="007038D2"/>
    <w:rsid w:val="00704877"/>
    <w:rsid w:val="00704934"/>
    <w:rsid w:val="00704B50"/>
    <w:rsid w:val="00704B83"/>
    <w:rsid w:val="00704EE4"/>
    <w:rsid w:val="00704EFC"/>
    <w:rsid w:val="0070530F"/>
    <w:rsid w:val="00705467"/>
    <w:rsid w:val="0070553F"/>
    <w:rsid w:val="00706141"/>
    <w:rsid w:val="0070659A"/>
    <w:rsid w:val="00706F48"/>
    <w:rsid w:val="00706FCA"/>
    <w:rsid w:val="00707CDD"/>
    <w:rsid w:val="0071048C"/>
    <w:rsid w:val="0071094B"/>
    <w:rsid w:val="0071100D"/>
    <w:rsid w:val="0071125A"/>
    <w:rsid w:val="007116F0"/>
    <w:rsid w:val="00711C2D"/>
    <w:rsid w:val="0071258A"/>
    <w:rsid w:val="00713077"/>
    <w:rsid w:val="0071316E"/>
    <w:rsid w:val="007132CD"/>
    <w:rsid w:val="00713334"/>
    <w:rsid w:val="0071376E"/>
    <w:rsid w:val="00713CAB"/>
    <w:rsid w:val="00713CFA"/>
    <w:rsid w:val="00713FEA"/>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3E8"/>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09B"/>
    <w:rsid w:val="0072514A"/>
    <w:rsid w:val="007253DD"/>
    <w:rsid w:val="007260B5"/>
    <w:rsid w:val="00726487"/>
    <w:rsid w:val="00727887"/>
    <w:rsid w:val="0073038C"/>
    <w:rsid w:val="00731863"/>
    <w:rsid w:val="00731D6D"/>
    <w:rsid w:val="00732999"/>
    <w:rsid w:val="007329BA"/>
    <w:rsid w:val="00732DAC"/>
    <w:rsid w:val="00733BA9"/>
    <w:rsid w:val="00733F06"/>
    <w:rsid w:val="007341C8"/>
    <w:rsid w:val="007342A6"/>
    <w:rsid w:val="007342BE"/>
    <w:rsid w:val="00734B5B"/>
    <w:rsid w:val="0073526B"/>
    <w:rsid w:val="00735456"/>
    <w:rsid w:val="00735807"/>
    <w:rsid w:val="007366E6"/>
    <w:rsid w:val="00736850"/>
    <w:rsid w:val="00736D7C"/>
    <w:rsid w:val="007377DF"/>
    <w:rsid w:val="00737A6F"/>
    <w:rsid w:val="00740AF8"/>
    <w:rsid w:val="00740D9A"/>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52AE"/>
    <w:rsid w:val="0074611D"/>
    <w:rsid w:val="007467DD"/>
    <w:rsid w:val="0075003D"/>
    <w:rsid w:val="0075035B"/>
    <w:rsid w:val="0075039D"/>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613E"/>
    <w:rsid w:val="00756466"/>
    <w:rsid w:val="00756532"/>
    <w:rsid w:val="007568F2"/>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1F2"/>
    <w:rsid w:val="0077040E"/>
    <w:rsid w:val="007708D5"/>
    <w:rsid w:val="00770E85"/>
    <w:rsid w:val="00771199"/>
    <w:rsid w:val="00771878"/>
    <w:rsid w:val="007725F8"/>
    <w:rsid w:val="00772E25"/>
    <w:rsid w:val="00773824"/>
    <w:rsid w:val="007739B0"/>
    <w:rsid w:val="007739E1"/>
    <w:rsid w:val="00773C6A"/>
    <w:rsid w:val="007745F8"/>
    <w:rsid w:val="00774613"/>
    <w:rsid w:val="00774790"/>
    <w:rsid w:val="0077571F"/>
    <w:rsid w:val="00775FFC"/>
    <w:rsid w:val="00776EB3"/>
    <w:rsid w:val="007801B3"/>
    <w:rsid w:val="00781321"/>
    <w:rsid w:val="00781EB1"/>
    <w:rsid w:val="007823F9"/>
    <w:rsid w:val="00782799"/>
    <w:rsid w:val="00782814"/>
    <w:rsid w:val="00782C75"/>
    <w:rsid w:val="00782E95"/>
    <w:rsid w:val="007839FC"/>
    <w:rsid w:val="00783C55"/>
    <w:rsid w:val="0078434B"/>
    <w:rsid w:val="00784A0B"/>
    <w:rsid w:val="00784A26"/>
    <w:rsid w:val="00785291"/>
    <w:rsid w:val="0078550B"/>
    <w:rsid w:val="0078659F"/>
    <w:rsid w:val="00786761"/>
    <w:rsid w:val="00786F62"/>
    <w:rsid w:val="007876C6"/>
    <w:rsid w:val="00790F59"/>
    <w:rsid w:val="00791140"/>
    <w:rsid w:val="00791679"/>
    <w:rsid w:val="00791EED"/>
    <w:rsid w:val="00792135"/>
    <w:rsid w:val="0079237E"/>
    <w:rsid w:val="007924B1"/>
    <w:rsid w:val="007932D3"/>
    <w:rsid w:val="007934CD"/>
    <w:rsid w:val="00793696"/>
    <w:rsid w:val="00793AE2"/>
    <w:rsid w:val="00793CD1"/>
    <w:rsid w:val="0079429A"/>
    <w:rsid w:val="00794976"/>
    <w:rsid w:val="00794EE9"/>
    <w:rsid w:val="007954E4"/>
    <w:rsid w:val="007956B9"/>
    <w:rsid w:val="00795F28"/>
    <w:rsid w:val="00797199"/>
    <w:rsid w:val="0079741A"/>
    <w:rsid w:val="00797705"/>
    <w:rsid w:val="00797EE6"/>
    <w:rsid w:val="007A0098"/>
    <w:rsid w:val="007A03E0"/>
    <w:rsid w:val="007A0B33"/>
    <w:rsid w:val="007A1087"/>
    <w:rsid w:val="007A1BC1"/>
    <w:rsid w:val="007A1CD5"/>
    <w:rsid w:val="007A23B0"/>
    <w:rsid w:val="007A253E"/>
    <w:rsid w:val="007A36B7"/>
    <w:rsid w:val="007A3D2D"/>
    <w:rsid w:val="007A3FA3"/>
    <w:rsid w:val="007A3FC2"/>
    <w:rsid w:val="007A57E0"/>
    <w:rsid w:val="007A6479"/>
    <w:rsid w:val="007A6A17"/>
    <w:rsid w:val="007A7324"/>
    <w:rsid w:val="007A74F3"/>
    <w:rsid w:val="007B07A0"/>
    <w:rsid w:val="007B0836"/>
    <w:rsid w:val="007B0CD0"/>
    <w:rsid w:val="007B1143"/>
    <w:rsid w:val="007B1C30"/>
    <w:rsid w:val="007B1F9C"/>
    <w:rsid w:val="007B2345"/>
    <w:rsid w:val="007B2A83"/>
    <w:rsid w:val="007B30F0"/>
    <w:rsid w:val="007B39BC"/>
    <w:rsid w:val="007B3CDD"/>
    <w:rsid w:val="007B4215"/>
    <w:rsid w:val="007B4E4F"/>
    <w:rsid w:val="007B529B"/>
    <w:rsid w:val="007B5634"/>
    <w:rsid w:val="007B63FB"/>
    <w:rsid w:val="007B6779"/>
    <w:rsid w:val="007B734C"/>
    <w:rsid w:val="007C00FA"/>
    <w:rsid w:val="007C0678"/>
    <w:rsid w:val="007C10EE"/>
    <w:rsid w:val="007C120F"/>
    <w:rsid w:val="007C192E"/>
    <w:rsid w:val="007C1945"/>
    <w:rsid w:val="007C1999"/>
    <w:rsid w:val="007C20FA"/>
    <w:rsid w:val="007C21AB"/>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980"/>
    <w:rsid w:val="007C6D65"/>
    <w:rsid w:val="007C6F83"/>
    <w:rsid w:val="007C710C"/>
    <w:rsid w:val="007C770A"/>
    <w:rsid w:val="007C77A3"/>
    <w:rsid w:val="007D0A79"/>
    <w:rsid w:val="007D102D"/>
    <w:rsid w:val="007D13B8"/>
    <w:rsid w:val="007D19FC"/>
    <w:rsid w:val="007D1D30"/>
    <w:rsid w:val="007D2147"/>
    <w:rsid w:val="007D2516"/>
    <w:rsid w:val="007D2AD7"/>
    <w:rsid w:val="007D2E78"/>
    <w:rsid w:val="007D3D74"/>
    <w:rsid w:val="007D4114"/>
    <w:rsid w:val="007D415D"/>
    <w:rsid w:val="007D494A"/>
    <w:rsid w:val="007D54A0"/>
    <w:rsid w:val="007D581F"/>
    <w:rsid w:val="007D5AC1"/>
    <w:rsid w:val="007D5DCC"/>
    <w:rsid w:val="007D6509"/>
    <w:rsid w:val="007D6693"/>
    <w:rsid w:val="007D6A92"/>
    <w:rsid w:val="007D6B2F"/>
    <w:rsid w:val="007D6FFD"/>
    <w:rsid w:val="007D7000"/>
    <w:rsid w:val="007D773D"/>
    <w:rsid w:val="007D78C6"/>
    <w:rsid w:val="007D7A74"/>
    <w:rsid w:val="007D7C06"/>
    <w:rsid w:val="007E0B41"/>
    <w:rsid w:val="007E0B71"/>
    <w:rsid w:val="007E0C21"/>
    <w:rsid w:val="007E13A9"/>
    <w:rsid w:val="007E2103"/>
    <w:rsid w:val="007E2497"/>
    <w:rsid w:val="007E2733"/>
    <w:rsid w:val="007E288E"/>
    <w:rsid w:val="007E29C5"/>
    <w:rsid w:val="007E2CF1"/>
    <w:rsid w:val="007E303B"/>
    <w:rsid w:val="007E32EF"/>
    <w:rsid w:val="007E34F0"/>
    <w:rsid w:val="007E52CB"/>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61F5"/>
    <w:rsid w:val="007F78C8"/>
    <w:rsid w:val="007F7A24"/>
    <w:rsid w:val="008010FF"/>
    <w:rsid w:val="008013AB"/>
    <w:rsid w:val="0080219D"/>
    <w:rsid w:val="008026FD"/>
    <w:rsid w:val="00802C50"/>
    <w:rsid w:val="00802F28"/>
    <w:rsid w:val="008037C6"/>
    <w:rsid w:val="008041E6"/>
    <w:rsid w:val="00804F61"/>
    <w:rsid w:val="00805D63"/>
    <w:rsid w:val="00805F9D"/>
    <w:rsid w:val="00806157"/>
    <w:rsid w:val="00806554"/>
    <w:rsid w:val="008067AD"/>
    <w:rsid w:val="00807094"/>
    <w:rsid w:val="0080715D"/>
    <w:rsid w:val="00807A81"/>
    <w:rsid w:val="00807C80"/>
    <w:rsid w:val="00807D12"/>
    <w:rsid w:val="0081026E"/>
    <w:rsid w:val="00810A68"/>
    <w:rsid w:val="00811CBE"/>
    <w:rsid w:val="00811D4D"/>
    <w:rsid w:val="00812336"/>
    <w:rsid w:val="00812A33"/>
    <w:rsid w:val="00814308"/>
    <w:rsid w:val="00814743"/>
    <w:rsid w:val="008149F7"/>
    <w:rsid w:val="00814ACA"/>
    <w:rsid w:val="00814EBF"/>
    <w:rsid w:val="0081532D"/>
    <w:rsid w:val="00815357"/>
    <w:rsid w:val="0081561B"/>
    <w:rsid w:val="00816DB9"/>
    <w:rsid w:val="0081716D"/>
    <w:rsid w:val="0081728C"/>
    <w:rsid w:val="008176A5"/>
    <w:rsid w:val="008178E4"/>
    <w:rsid w:val="00817954"/>
    <w:rsid w:val="00817E3C"/>
    <w:rsid w:val="00820FDF"/>
    <w:rsid w:val="00821076"/>
    <w:rsid w:val="008210F6"/>
    <w:rsid w:val="008219F0"/>
    <w:rsid w:val="00821CC9"/>
    <w:rsid w:val="008221BA"/>
    <w:rsid w:val="00822917"/>
    <w:rsid w:val="008229DE"/>
    <w:rsid w:val="00822F4B"/>
    <w:rsid w:val="008231C6"/>
    <w:rsid w:val="0082361D"/>
    <w:rsid w:val="00823771"/>
    <w:rsid w:val="00823E47"/>
    <w:rsid w:val="00824936"/>
    <w:rsid w:val="008254F0"/>
    <w:rsid w:val="00825634"/>
    <w:rsid w:val="00825680"/>
    <w:rsid w:val="00825821"/>
    <w:rsid w:val="00825A8F"/>
    <w:rsid w:val="00826064"/>
    <w:rsid w:val="00831946"/>
    <w:rsid w:val="00831CC5"/>
    <w:rsid w:val="00831DCE"/>
    <w:rsid w:val="00832096"/>
    <w:rsid w:val="00832B8C"/>
    <w:rsid w:val="00832CC1"/>
    <w:rsid w:val="0083365F"/>
    <w:rsid w:val="00833995"/>
    <w:rsid w:val="008339AF"/>
    <w:rsid w:val="00834662"/>
    <w:rsid w:val="00834888"/>
    <w:rsid w:val="00834D2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5F57"/>
    <w:rsid w:val="00846315"/>
    <w:rsid w:val="00850175"/>
    <w:rsid w:val="00850734"/>
    <w:rsid w:val="008511F1"/>
    <w:rsid w:val="00851B4E"/>
    <w:rsid w:val="00851B89"/>
    <w:rsid w:val="00851DB6"/>
    <w:rsid w:val="00851FA6"/>
    <w:rsid w:val="008526DF"/>
    <w:rsid w:val="008528BF"/>
    <w:rsid w:val="00853080"/>
    <w:rsid w:val="00853CB1"/>
    <w:rsid w:val="00853D04"/>
    <w:rsid w:val="00854695"/>
    <w:rsid w:val="008548C8"/>
    <w:rsid w:val="00855800"/>
    <w:rsid w:val="00855AA5"/>
    <w:rsid w:val="00855CD6"/>
    <w:rsid w:val="00855F81"/>
    <w:rsid w:val="00856508"/>
    <w:rsid w:val="00856AEA"/>
    <w:rsid w:val="00856BE4"/>
    <w:rsid w:val="00857403"/>
    <w:rsid w:val="00860264"/>
    <w:rsid w:val="00860D0A"/>
    <w:rsid w:val="00860D71"/>
    <w:rsid w:val="0086207F"/>
    <w:rsid w:val="0086289D"/>
    <w:rsid w:val="0086296A"/>
    <w:rsid w:val="00862C0D"/>
    <w:rsid w:val="00862DA8"/>
    <w:rsid w:val="00863060"/>
    <w:rsid w:val="008633AC"/>
    <w:rsid w:val="008639A2"/>
    <w:rsid w:val="00864540"/>
    <w:rsid w:val="00864AB5"/>
    <w:rsid w:val="00864BAD"/>
    <w:rsid w:val="00864EF2"/>
    <w:rsid w:val="00865015"/>
    <w:rsid w:val="008659A6"/>
    <w:rsid w:val="00865A14"/>
    <w:rsid w:val="00866017"/>
    <w:rsid w:val="0086647E"/>
    <w:rsid w:val="00866614"/>
    <w:rsid w:val="00866A3F"/>
    <w:rsid w:val="00866F74"/>
    <w:rsid w:val="00867000"/>
    <w:rsid w:val="00870E50"/>
    <w:rsid w:val="00870E7A"/>
    <w:rsid w:val="00870EBB"/>
    <w:rsid w:val="00871AE3"/>
    <w:rsid w:val="00871C5B"/>
    <w:rsid w:val="00872064"/>
    <w:rsid w:val="00872307"/>
    <w:rsid w:val="0087319E"/>
    <w:rsid w:val="008736C6"/>
    <w:rsid w:val="00873EB8"/>
    <w:rsid w:val="008741E3"/>
    <w:rsid w:val="00874314"/>
    <w:rsid w:val="00874324"/>
    <w:rsid w:val="0087460B"/>
    <w:rsid w:val="008749F2"/>
    <w:rsid w:val="00874CF8"/>
    <w:rsid w:val="008759BF"/>
    <w:rsid w:val="00875C4E"/>
    <w:rsid w:val="00875DF0"/>
    <w:rsid w:val="00876028"/>
    <w:rsid w:val="00876323"/>
    <w:rsid w:val="00876743"/>
    <w:rsid w:val="00876E0B"/>
    <w:rsid w:val="00877FCB"/>
    <w:rsid w:val="008800B9"/>
    <w:rsid w:val="0088045C"/>
    <w:rsid w:val="00881144"/>
    <w:rsid w:val="008824BE"/>
    <w:rsid w:val="008825C6"/>
    <w:rsid w:val="0088265E"/>
    <w:rsid w:val="008827A2"/>
    <w:rsid w:val="008828C5"/>
    <w:rsid w:val="00883124"/>
    <w:rsid w:val="00883623"/>
    <w:rsid w:val="0088369F"/>
    <w:rsid w:val="008837E9"/>
    <w:rsid w:val="008839DB"/>
    <w:rsid w:val="00883C22"/>
    <w:rsid w:val="00884210"/>
    <w:rsid w:val="0088497E"/>
    <w:rsid w:val="00884CCF"/>
    <w:rsid w:val="00884D81"/>
    <w:rsid w:val="00884E7B"/>
    <w:rsid w:val="00884E8C"/>
    <w:rsid w:val="00885194"/>
    <w:rsid w:val="00885E4A"/>
    <w:rsid w:val="00886121"/>
    <w:rsid w:val="00886528"/>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5B36"/>
    <w:rsid w:val="00895E98"/>
    <w:rsid w:val="0089649A"/>
    <w:rsid w:val="00896559"/>
    <w:rsid w:val="008970B5"/>
    <w:rsid w:val="00897532"/>
    <w:rsid w:val="008975C5"/>
    <w:rsid w:val="00897A13"/>
    <w:rsid w:val="00897F6B"/>
    <w:rsid w:val="008A0AA4"/>
    <w:rsid w:val="008A1854"/>
    <w:rsid w:val="008A18F9"/>
    <w:rsid w:val="008A2E7D"/>
    <w:rsid w:val="008A33D3"/>
    <w:rsid w:val="008A3B6F"/>
    <w:rsid w:val="008A4237"/>
    <w:rsid w:val="008A4C8A"/>
    <w:rsid w:val="008A6204"/>
    <w:rsid w:val="008A62CC"/>
    <w:rsid w:val="008A62DD"/>
    <w:rsid w:val="008A67CD"/>
    <w:rsid w:val="008A6B23"/>
    <w:rsid w:val="008A720C"/>
    <w:rsid w:val="008A77D4"/>
    <w:rsid w:val="008A789A"/>
    <w:rsid w:val="008B0233"/>
    <w:rsid w:val="008B02B9"/>
    <w:rsid w:val="008B0E56"/>
    <w:rsid w:val="008B124B"/>
    <w:rsid w:val="008B133D"/>
    <w:rsid w:val="008B1501"/>
    <w:rsid w:val="008B1591"/>
    <w:rsid w:val="008B18E2"/>
    <w:rsid w:val="008B1919"/>
    <w:rsid w:val="008B1DB1"/>
    <w:rsid w:val="008B21E9"/>
    <w:rsid w:val="008B2767"/>
    <w:rsid w:val="008B32F3"/>
    <w:rsid w:val="008B34E5"/>
    <w:rsid w:val="008B368E"/>
    <w:rsid w:val="008B3DA9"/>
    <w:rsid w:val="008B47FF"/>
    <w:rsid w:val="008B50A8"/>
    <w:rsid w:val="008B57DC"/>
    <w:rsid w:val="008B5EDE"/>
    <w:rsid w:val="008B600D"/>
    <w:rsid w:val="008B61F6"/>
    <w:rsid w:val="008B68E7"/>
    <w:rsid w:val="008B6D05"/>
    <w:rsid w:val="008B770A"/>
    <w:rsid w:val="008B77BB"/>
    <w:rsid w:val="008B7C0E"/>
    <w:rsid w:val="008C0149"/>
    <w:rsid w:val="008C0B3A"/>
    <w:rsid w:val="008C15D1"/>
    <w:rsid w:val="008C18D8"/>
    <w:rsid w:val="008C1B2E"/>
    <w:rsid w:val="008C228A"/>
    <w:rsid w:val="008C3442"/>
    <w:rsid w:val="008C49F4"/>
    <w:rsid w:val="008C4EB7"/>
    <w:rsid w:val="008C4FB2"/>
    <w:rsid w:val="008C554B"/>
    <w:rsid w:val="008C6E16"/>
    <w:rsid w:val="008C70DE"/>
    <w:rsid w:val="008C7A2B"/>
    <w:rsid w:val="008C7DDA"/>
    <w:rsid w:val="008D0269"/>
    <w:rsid w:val="008D0A95"/>
    <w:rsid w:val="008D0C3F"/>
    <w:rsid w:val="008D0D5D"/>
    <w:rsid w:val="008D1141"/>
    <w:rsid w:val="008D1B0F"/>
    <w:rsid w:val="008D2137"/>
    <w:rsid w:val="008D2D78"/>
    <w:rsid w:val="008D34D3"/>
    <w:rsid w:val="008D3EF8"/>
    <w:rsid w:val="008D412A"/>
    <w:rsid w:val="008D44F1"/>
    <w:rsid w:val="008D4EE1"/>
    <w:rsid w:val="008D61F9"/>
    <w:rsid w:val="008D62E4"/>
    <w:rsid w:val="008D716E"/>
    <w:rsid w:val="008D7472"/>
    <w:rsid w:val="008D79E2"/>
    <w:rsid w:val="008D7FDF"/>
    <w:rsid w:val="008E012A"/>
    <w:rsid w:val="008E02BA"/>
    <w:rsid w:val="008E0390"/>
    <w:rsid w:val="008E0A77"/>
    <w:rsid w:val="008E1379"/>
    <w:rsid w:val="008E164C"/>
    <w:rsid w:val="008E1CE8"/>
    <w:rsid w:val="008E25E2"/>
    <w:rsid w:val="008E3433"/>
    <w:rsid w:val="008E3553"/>
    <w:rsid w:val="008E3D7A"/>
    <w:rsid w:val="008E4DB8"/>
    <w:rsid w:val="008E556E"/>
    <w:rsid w:val="008E55B1"/>
    <w:rsid w:val="008E612E"/>
    <w:rsid w:val="008E6283"/>
    <w:rsid w:val="008E6EFF"/>
    <w:rsid w:val="008E76AD"/>
    <w:rsid w:val="008F03A1"/>
    <w:rsid w:val="008F0646"/>
    <w:rsid w:val="008F096A"/>
    <w:rsid w:val="008F0CBF"/>
    <w:rsid w:val="008F1087"/>
    <w:rsid w:val="008F1483"/>
    <w:rsid w:val="008F20C3"/>
    <w:rsid w:val="008F25EC"/>
    <w:rsid w:val="008F2B07"/>
    <w:rsid w:val="008F2BB0"/>
    <w:rsid w:val="008F3315"/>
    <w:rsid w:val="008F3667"/>
    <w:rsid w:val="008F39B4"/>
    <w:rsid w:val="008F3B31"/>
    <w:rsid w:val="008F3DA5"/>
    <w:rsid w:val="008F3DDA"/>
    <w:rsid w:val="008F4DA8"/>
    <w:rsid w:val="008F5B67"/>
    <w:rsid w:val="008F5DB6"/>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5E52"/>
    <w:rsid w:val="00906027"/>
    <w:rsid w:val="00906120"/>
    <w:rsid w:val="00906A37"/>
    <w:rsid w:val="00906B5C"/>
    <w:rsid w:val="00906EBF"/>
    <w:rsid w:val="00907528"/>
    <w:rsid w:val="009075E0"/>
    <w:rsid w:val="0091088D"/>
    <w:rsid w:val="009111D4"/>
    <w:rsid w:val="00911DD5"/>
    <w:rsid w:val="00911F08"/>
    <w:rsid w:val="0091291C"/>
    <w:rsid w:val="00912E8A"/>
    <w:rsid w:val="0091325F"/>
    <w:rsid w:val="00913DEC"/>
    <w:rsid w:val="009145A3"/>
    <w:rsid w:val="00914A2D"/>
    <w:rsid w:val="00915133"/>
    <w:rsid w:val="0091572A"/>
    <w:rsid w:val="00915829"/>
    <w:rsid w:val="00915A5B"/>
    <w:rsid w:val="00915FB1"/>
    <w:rsid w:val="0091704A"/>
    <w:rsid w:val="009177CE"/>
    <w:rsid w:val="009208F7"/>
    <w:rsid w:val="00920B26"/>
    <w:rsid w:val="00920E4B"/>
    <w:rsid w:val="009219DB"/>
    <w:rsid w:val="00921FED"/>
    <w:rsid w:val="0092264C"/>
    <w:rsid w:val="009229EE"/>
    <w:rsid w:val="00922DFA"/>
    <w:rsid w:val="00922F43"/>
    <w:rsid w:val="00923498"/>
    <w:rsid w:val="0092399D"/>
    <w:rsid w:val="00924096"/>
    <w:rsid w:val="00924964"/>
    <w:rsid w:val="009273A7"/>
    <w:rsid w:val="00927585"/>
    <w:rsid w:val="00930B94"/>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D5B"/>
    <w:rsid w:val="00942E16"/>
    <w:rsid w:val="00943F8C"/>
    <w:rsid w:val="00945B8B"/>
    <w:rsid w:val="00945BA1"/>
    <w:rsid w:val="00945E2E"/>
    <w:rsid w:val="00946396"/>
    <w:rsid w:val="00946DA7"/>
    <w:rsid w:val="00946ED0"/>
    <w:rsid w:val="0094728A"/>
    <w:rsid w:val="00950687"/>
    <w:rsid w:val="00951077"/>
    <w:rsid w:val="009517D3"/>
    <w:rsid w:val="0095223B"/>
    <w:rsid w:val="00952646"/>
    <w:rsid w:val="00952764"/>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1FC6"/>
    <w:rsid w:val="00962019"/>
    <w:rsid w:val="0096229E"/>
    <w:rsid w:val="00963332"/>
    <w:rsid w:val="009647BF"/>
    <w:rsid w:val="00964CBE"/>
    <w:rsid w:val="00965066"/>
    <w:rsid w:val="009653FB"/>
    <w:rsid w:val="0096541A"/>
    <w:rsid w:val="00965F34"/>
    <w:rsid w:val="00966374"/>
    <w:rsid w:val="009668A4"/>
    <w:rsid w:val="00967247"/>
    <w:rsid w:val="00970043"/>
    <w:rsid w:val="009702E8"/>
    <w:rsid w:val="00970588"/>
    <w:rsid w:val="0097063C"/>
    <w:rsid w:val="009707DE"/>
    <w:rsid w:val="0097092C"/>
    <w:rsid w:val="0097120E"/>
    <w:rsid w:val="009715C7"/>
    <w:rsid w:val="00971AC6"/>
    <w:rsid w:val="00972511"/>
    <w:rsid w:val="00972BA0"/>
    <w:rsid w:val="0097363F"/>
    <w:rsid w:val="00973B90"/>
    <w:rsid w:val="00973D9E"/>
    <w:rsid w:val="00974CE0"/>
    <w:rsid w:val="009752DB"/>
    <w:rsid w:val="00975BDC"/>
    <w:rsid w:val="0097637E"/>
    <w:rsid w:val="009765C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5882"/>
    <w:rsid w:val="00985A51"/>
    <w:rsid w:val="00986006"/>
    <w:rsid w:val="0098693B"/>
    <w:rsid w:val="00986A98"/>
    <w:rsid w:val="00987D11"/>
    <w:rsid w:val="009900D1"/>
    <w:rsid w:val="009908B7"/>
    <w:rsid w:val="00990D7E"/>
    <w:rsid w:val="00991068"/>
    <w:rsid w:val="009918EF"/>
    <w:rsid w:val="009939F0"/>
    <w:rsid w:val="00993A25"/>
    <w:rsid w:val="00993E18"/>
    <w:rsid w:val="009958E2"/>
    <w:rsid w:val="009958E7"/>
    <w:rsid w:val="0099603D"/>
    <w:rsid w:val="00996280"/>
    <w:rsid w:val="00996C4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DC8"/>
    <w:rsid w:val="009A6ECA"/>
    <w:rsid w:val="009A6FBD"/>
    <w:rsid w:val="009A75B4"/>
    <w:rsid w:val="009A7CBB"/>
    <w:rsid w:val="009B08C3"/>
    <w:rsid w:val="009B0958"/>
    <w:rsid w:val="009B0BF0"/>
    <w:rsid w:val="009B0C34"/>
    <w:rsid w:val="009B0E4D"/>
    <w:rsid w:val="009B0EAF"/>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B7F8D"/>
    <w:rsid w:val="009C03D1"/>
    <w:rsid w:val="009C067F"/>
    <w:rsid w:val="009C09BF"/>
    <w:rsid w:val="009C1FFF"/>
    <w:rsid w:val="009C2384"/>
    <w:rsid w:val="009C2487"/>
    <w:rsid w:val="009C24A6"/>
    <w:rsid w:val="009C275C"/>
    <w:rsid w:val="009C2BF3"/>
    <w:rsid w:val="009C2EBE"/>
    <w:rsid w:val="009C30D4"/>
    <w:rsid w:val="009C3C48"/>
    <w:rsid w:val="009C3F0E"/>
    <w:rsid w:val="009C40C3"/>
    <w:rsid w:val="009C511B"/>
    <w:rsid w:val="009C5DD1"/>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2D61"/>
    <w:rsid w:val="009D345A"/>
    <w:rsid w:val="009D3EA2"/>
    <w:rsid w:val="009D5642"/>
    <w:rsid w:val="009D5D38"/>
    <w:rsid w:val="009D6316"/>
    <w:rsid w:val="009D6433"/>
    <w:rsid w:val="009D6E77"/>
    <w:rsid w:val="009D74B5"/>
    <w:rsid w:val="009E085B"/>
    <w:rsid w:val="009E15B2"/>
    <w:rsid w:val="009E1B0B"/>
    <w:rsid w:val="009E1FFE"/>
    <w:rsid w:val="009E2292"/>
    <w:rsid w:val="009E2295"/>
    <w:rsid w:val="009E2347"/>
    <w:rsid w:val="009E2454"/>
    <w:rsid w:val="009E274C"/>
    <w:rsid w:val="009E31C3"/>
    <w:rsid w:val="009E35F6"/>
    <w:rsid w:val="009E3A0D"/>
    <w:rsid w:val="009E3C87"/>
    <w:rsid w:val="009E3ED8"/>
    <w:rsid w:val="009E3EFE"/>
    <w:rsid w:val="009E450C"/>
    <w:rsid w:val="009E4A5C"/>
    <w:rsid w:val="009E4C92"/>
    <w:rsid w:val="009E5304"/>
    <w:rsid w:val="009E5C24"/>
    <w:rsid w:val="009E5CE8"/>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E48"/>
    <w:rsid w:val="009F2F8C"/>
    <w:rsid w:val="009F35AB"/>
    <w:rsid w:val="009F46F1"/>
    <w:rsid w:val="009F4B2A"/>
    <w:rsid w:val="009F4BA0"/>
    <w:rsid w:val="009F5B40"/>
    <w:rsid w:val="009F5DD0"/>
    <w:rsid w:val="009F608D"/>
    <w:rsid w:val="009F79F6"/>
    <w:rsid w:val="00A0083E"/>
    <w:rsid w:val="00A00C8B"/>
    <w:rsid w:val="00A00CF7"/>
    <w:rsid w:val="00A01B9F"/>
    <w:rsid w:val="00A021F8"/>
    <w:rsid w:val="00A02AF6"/>
    <w:rsid w:val="00A02E76"/>
    <w:rsid w:val="00A03C7E"/>
    <w:rsid w:val="00A04697"/>
    <w:rsid w:val="00A04ACF"/>
    <w:rsid w:val="00A05A1B"/>
    <w:rsid w:val="00A05D88"/>
    <w:rsid w:val="00A05D89"/>
    <w:rsid w:val="00A05DC3"/>
    <w:rsid w:val="00A05ECB"/>
    <w:rsid w:val="00A061A7"/>
    <w:rsid w:val="00A06670"/>
    <w:rsid w:val="00A06ABB"/>
    <w:rsid w:val="00A07CA2"/>
    <w:rsid w:val="00A07EE9"/>
    <w:rsid w:val="00A107D7"/>
    <w:rsid w:val="00A10832"/>
    <w:rsid w:val="00A10F82"/>
    <w:rsid w:val="00A115BE"/>
    <w:rsid w:val="00A119F1"/>
    <w:rsid w:val="00A11A39"/>
    <w:rsid w:val="00A11DA5"/>
    <w:rsid w:val="00A11E10"/>
    <w:rsid w:val="00A12257"/>
    <w:rsid w:val="00A12761"/>
    <w:rsid w:val="00A12D5F"/>
    <w:rsid w:val="00A13631"/>
    <w:rsid w:val="00A14699"/>
    <w:rsid w:val="00A147AA"/>
    <w:rsid w:val="00A16328"/>
    <w:rsid w:val="00A174CF"/>
    <w:rsid w:val="00A20847"/>
    <w:rsid w:val="00A20D03"/>
    <w:rsid w:val="00A20FF9"/>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1DA2"/>
    <w:rsid w:val="00A33B79"/>
    <w:rsid w:val="00A33E7E"/>
    <w:rsid w:val="00A34062"/>
    <w:rsid w:val="00A34BD7"/>
    <w:rsid w:val="00A36715"/>
    <w:rsid w:val="00A3697C"/>
    <w:rsid w:val="00A36F64"/>
    <w:rsid w:val="00A36FDF"/>
    <w:rsid w:val="00A37C09"/>
    <w:rsid w:val="00A37E88"/>
    <w:rsid w:val="00A37FBA"/>
    <w:rsid w:val="00A40F4B"/>
    <w:rsid w:val="00A41435"/>
    <w:rsid w:val="00A4155F"/>
    <w:rsid w:val="00A41AEE"/>
    <w:rsid w:val="00A41F79"/>
    <w:rsid w:val="00A42896"/>
    <w:rsid w:val="00A43298"/>
    <w:rsid w:val="00A43306"/>
    <w:rsid w:val="00A43615"/>
    <w:rsid w:val="00A436F5"/>
    <w:rsid w:val="00A43A3A"/>
    <w:rsid w:val="00A43AF2"/>
    <w:rsid w:val="00A43B54"/>
    <w:rsid w:val="00A44635"/>
    <w:rsid w:val="00A45B63"/>
    <w:rsid w:val="00A47CDC"/>
    <w:rsid w:val="00A5021F"/>
    <w:rsid w:val="00A5044B"/>
    <w:rsid w:val="00A5069F"/>
    <w:rsid w:val="00A51235"/>
    <w:rsid w:val="00A5144F"/>
    <w:rsid w:val="00A524D6"/>
    <w:rsid w:val="00A52704"/>
    <w:rsid w:val="00A53F4A"/>
    <w:rsid w:val="00A544B4"/>
    <w:rsid w:val="00A546A3"/>
    <w:rsid w:val="00A54DC1"/>
    <w:rsid w:val="00A551BF"/>
    <w:rsid w:val="00A55732"/>
    <w:rsid w:val="00A55E53"/>
    <w:rsid w:val="00A55E99"/>
    <w:rsid w:val="00A55E9E"/>
    <w:rsid w:val="00A561D8"/>
    <w:rsid w:val="00A56428"/>
    <w:rsid w:val="00A56B87"/>
    <w:rsid w:val="00A572CB"/>
    <w:rsid w:val="00A57B7F"/>
    <w:rsid w:val="00A6017E"/>
    <w:rsid w:val="00A605F1"/>
    <w:rsid w:val="00A60813"/>
    <w:rsid w:val="00A60AA9"/>
    <w:rsid w:val="00A61D9C"/>
    <w:rsid w:val="00A62468"/>
    <w:rsid w:val="00A62901"/>
    <w:rsid w:val="00A63342"/>
    <w:rsid w:val="00A637E9"/>
    <w:rsid w:val="00A639D4"/>
    <w:rsid w:val="00A63E0C"/>
    <w:rsid w:val="00A63FAC"/>
    <w:rsid w:val="00A64543"/>
    <w:rsid w:val="00A6455E"/>
    <w:rsid w:val="00A6458B"/>
    <w:rsid w:val="00A6502A"/>
    <w:rsid w:val="00A651D6"/>
    <w:rsid w:val="00A654A1"/>
    <w:rsid w:val="00A65E6A"/>
    <w:rsid w:val="00A65F6F"/>
    <w:rsid w:val="00A669B0"/>
    <w:rsid w:val="00A66A02"/>
    <w:rsid w:val="00A66B27"/>
    <w:rsid w:val="00A66CE5"/>
    <w:rsid w:val="00A6757C"/>
    <w:rsid w:val="00A701CC"/>
    <w:rsid w:val="00A701DA"/>
    <w:rsid w:val="00A704FF"/>
    <w:rsid w:val="00A70CA1"/>
    <w:rsid w:val="00A7116B"/>
    <w:rsid w:val="00A719B1"/>
    <w:rsid w:val="00A71C3A"/>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EB3"/>
    <w:rsid w:val="00A76FF6"/>
    <w:rsid w:val="00A770A1"/>
    <w:rsid w:val="00A770AE"/>
    <w:rsid w:val="00A771EF"/>
    <w:rsid w:val="00A772AF"/>
    <w:rsid w:val="00A774E6"/>
    <w:rsid w:val="00A77F22"/>
    <w:rsid w:val="00A8009D"/>
    <w:rsid w:val="00A80953"/>
    <w:rsid w:val="00A80D8B"/>
    <w:rsid w:val="00A8127C"/>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B0B"/>
    <w:rsid w:val="00A86C20"/>
    <w:rsid w:val="00A873F0"/>
    <w:rsid w:val="00A8754B"/>
    <w:rsid w:val="00A876DF"/>
    <w:rsid w:val="00A8783C"/>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AC7"/>
    <w:rsid w:val="00AA0D2B"/>
    <w:rsid w:val="00AA1290"/>
    <w:rsid w:val="00AA1455"/>
    <w:rsid w:val="00AA1638"/>
    <w:rsid w:val="00AA1B11"/>
    <w:rsid w:val="00AA1C0F"/>
    <w:rsid w:val="00AA2846"/>
    <w:rsid w:val="00AA2CD3"/>
    <w:rsid w:val="00AA2D4A"/>
    <w:rsid w:val="00AA2E7E"/>
    <w:rsid w:val="00AA4124"/>
    <w:rsid w:val="00AA446C"/>
    <w:rsid w:val="00AA4629"/>
    <w:rsid w:val="00AA4A86"/>
    <w:rsid w:val="00AA4EFB"/>
    <w:rsid w:val="00AA5395"/>
    <w:rsid w:val="00AA53F0"/>
    <w:rsid w:val="00AA5656"/>
    <w:rsid w:val="00AA5FCF"/>
    <w:rsid w:val="00AA64F2"/>
    <w:rsid w:val="00AA65F3"/>
    <w:rsid w:val="00AA664E"/>
    <w:rsid w:val="00AA6775"/>
    <w:rsid w:val="00AA67E1"/>
    <w:rsid w:val="00AA7289"/>
    <w:rsid w:val="00AB1051"/>
    <w:rsid w:val="00AB18C7"/>
    <w:rsid w:val="00AB2156"/>
    <w:rsid w:val="00AB2165"/>
    <w:rsid w:val="00AB2894"/>
    <w:rsid w:val="00AB30FC"/>
    <w:rsid w:val="00AB32DD"/>
    <w:rsid w:val="00AB3B0B"/>
    <w:rsid w:val="00AB40F8"/>
    <w:rsid w:val="00AB4694"/>
    <w:rsid w:val="00AB54C8"/>
    <w:rsid w:val="00AB6236"/>
    <w:rsid w:val="00AB6E7C"/>
    <w:rsid w:val="00AB6ED0"/>
    <w:rsid w:val="00AB6FEB"/>
    <w:rsid w:val="00AC065F"/>
    <w:rsid w:val="00AC0A3F"/>
    <w:rsid w:val="00AC189E"/>
    <w:rsid w:val="00AC1D51"/>
    <w:rsid w:val="00AC1EA3"/>
    <w:rsid w:val="00AC216B"/>
    <w:rsid w:val="00AC2AD0"/>
    <w:rsid w:val="00AC30BF"/>
    <w:rsid w:val="00AC4501"/>
    <w:rsid w:val="00AC4594"/>
    <w:rsid w:val="00AC499A"/>
    <w:rsid w:val="00AC5770"/>
    <w:rsid w:val="00AC58F0"/>
    <w:rsid w:val="00AC5B18"/>
    <w:rsid w:val="00AC5F61"/>
    <w:rsid w:val="00AC64B1"/>
    <w:rsid w:val="00AC77B9"/>
    <w:rsid w:val="00AD0BA5"/>
    <w:rsid w:val="00AD0F95"/>
    <w:rsid w:val="00AD103F"/>
    <w:rsid w:val="00AD139C"/>
    <w:rsid w:val="00AD13BC"/>
    <w:rsid w:val="00AD196F"/>
    <w:rsid w:val="00AD1C52"/>
    <w:rsid w:val="00AD2571"/>
    <w:rsid w:val="00AD274C"/>
    <w:rsid w:val="00AD2C4B"/>
    <w:rsid w:val="00AD3906"/>
    <w:rsid w:val="00AD3982"/>
    <w:rsid w:val="00AD4887"/>
    <w:rsid w:val="00AD4ECC"/>
    <w:rsid w:val="00AD4F07"/>
    <w:rsid w:val="00AD4F82"/>
    <w:rsid w:val="00AD4F8A"/>
    <w:rsid w:val="00AD5495"/>
    <w:rsid w:val="00AD5745"/>
    <w:rsid w:val="00AD5808"/>
    <w:rsid w:val="00AD5BF1"/>
    <w:rsid w:val="00AD606A"/>
    <w:rsid w:val="00AD63B4"/>
    <w:rsid w:val="00AD67F7"/>
    <w:rsid w:val="00AD6B63"/>
    <w:rsid w:val="00AD6B9C"/>
    <w:rsid w:val="00AD6BDA"/>
    <w:rsid w:val="00AD7AEA"/>
    <w:rsid w:val="00AE017B"/>
    <w:rsid w:val="00AE0305"/>
    <w:rsid w:val="00AE0397"/>
    <w:rsid w:val="00AE0551"/>
    <w:rsid w:val="00AE086E"/>
    <w:rsid w:val="00AE09A1"/>
    <w:rsid w:val="00AE0ECF"/>
    <w:rsid w:val="00AE1304"/>
    <w:rsid w:val="00AE14E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E7DAB"/>
    <w:rsid w:val="00AF015A"/>
    <w:rsid w:val="00AF040C"/>
    <w:rsid w:val="00AF0690"/>
    <w:rsid w:val="00AF0CE3"/>
    <w:rsid w:val="00AF15BE"/>
    <w:rsid w:val="00AF1930"/>
    <w:rsid w:val="00AF19EC"/>
    <w:rsid w:val="00AF1D54"/>
    <w:rsid w:val="00AF2344"/>
    <w:rsid w:val="00AF2A00"/>
    <w:rsid w:val="00AF328D"/>
    <w:rsid w:val="00AF32EE"/>
    <w:rsid w:val="00AF39BF"/>
    <w:rsid w:val="00AF3B89"/>
    <w:rsid w:val="00AF3D6B"/>
    <w:rsid w:val="00AF4DB3"/>
    <w:rsid w:val="00AF4DEA"/>
    <w:rsid w:val="00AF525E"/>
    <w:rsid w:val="00AF5B5B"/>
    <w:rsid w:val="00AF5EDD"/>
    <w:rsid w:val="00AF6972"/>
    <w:rsid w:val="00AF6E00"/>
    <w:rsid w:val="00AF7696"/>
    <w:rsid w:val="00AF7AA6"/>
    <w:rsid w:val="00AF7AE0"/>
    <w:rsid w:val="00B00308"/>
    <w:rsid w:val="00B007D8"/>
    <w:rsid w:val="00B00890"/>
    <w:rsid w:val="00B00A2C"/>
    <w:rsid w:val="00B00C17"/>
    <w:rsid w:val="00B01064"/>
    <w:rsid w:val="00B01645"/>
    <w:rsid w:val="00B01B3B"/>
    <w:rsid w:val="00B01BB7"/>
    <w:rsid w:val="00B02980"/>
    <w:rsid w:val="00B03195"/>
    <w:rsid w:val="00B03389"/>
    <w:rsid w:val="00B03479"/>
    <w:rsid w:val="00B03EEA"/>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1E7"/>
    <w:rsid w:val="00B1129E"/>
    <w:rsid w:val="00B11A1D"/>
    <w:rsid w:val="00B11EBA"/>
    <w:rsid w:val="00B128BA"/>
    <w:rsid w:val="00B12FF4"/>
    <w:rsid w:val="00B132DB"/>
    <w:rsid w:val="00B13658"/>
    <w:rsid w:val="00B13C45"/>
    <w:rsid w:val="00B1467F"/>
    <w:rsid w:val="00B149EF"/>
    <w:rsid w:val="00B14E96"/>
    <w:rsid w:val="00B14FF3"/>
    <w:rsid w:val="00B151ED"/>
    <w:rsid w:val="00B154DD"/>
    <w:rsid w:val="00B15B4B"/>
    <w:rsid w:val="00B15B62"/>
    <w:rsid w:val="00B15C79"/>
    <w:rsid w:val="00B16199"/>
    <w:rsid w:val="00B172FE"/>
    <w:rsid w:val="00B17487"/>
    <w:rsid w:val="00B17BF7"/>
    <w:rsid w:val="00B17FAD"/>
    <w:rsid w:val="00B20760"/>
    <w:rsid w:val="00B20BA2"/>
    <w:rsid w:val="00B2143A"/>
    <w:rsid w:val="00B21463"/>
    <w:rsid w:val="00B2224F"/>
    <w:rsid w:val="00B2260B"/>
    <w:rsid w:val="00B22854"/>
    <w:rsid w:val="00B228F0"/>
    <w:rsid w:val="00B22C25"/>
    <w:rsid w:val="00B2314B"/>
    <w:rsid w:val="00B233DF"/>
    <w:rsid w:val="00B235E2"/>
    <w:rsid w:val="00B23C24"/>
    <w:rsid w:val="00B24585"/>
    <w:rsid w:val="00B24659"/>
    <w:rsid w:val="00B25123"/>
    <w:rsid w:val="00B2525C"/>
    <w:rsid w:val="00B272F5"/>
    <w:rsid w:val="00B277FB"/>
    <w:rsid w:val="00B27AB5"/>
    <w:rsid w:val="00B27AD1"/>
    <w:rsid w:val="00B27FB3"/>
    <w:rsid w:val="00B30210"/>
    <w:rsid w:val="00B306D5"/>
    <w:rsid w:val="00B30B8B"/>
    <w:rsid w:val="00B3198F"/>
    <w:rsid w:val="00B31CA4"/>
    <w:rsid w:val="00B31E62"/>
    <w:rsid w:val="00B32964"/>
    <w:rsid w:val="00B32F5F"/>
    <w:rsid w:val="00B333B9"/>
    <w:rsid w:val="00B334F7"/>
    <w:rsid w:val="00B3390A"/>
    <w:rsid w:val="00B33FAC"/>
    <w:rsid w:val="00B33FE4"/>
    <w:rsid w:val="00B3499B"/>
    <w:rsid w:val="00B350F8"/>
    <w:rsid w:val="00B355DD"/>
    <w:rsid w:val="00B359BA"/>
    <w:rsid w:val="00B35B99"/>
    <w:rsid w:val="00B35BE1"/>
    <w:rsid w:val="00B35DEC"/>
    <w:rsid w:val="00B35EC5"/>
    <w:rsid w:val="00B3620F"/>
    <w:rsid w:val="00B36223"/>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2EDA"/>
    <w:rsid w:val="00B43729"/>
    <w:rsid w:val="00B43A0E"/>
    <w:rsid w:val="00B43DF7"/>
    <w:rsid w:val="00B44510"/>
    <w:rsid w:val="00B44BBE"/>
    <w:rsid w:val="00B44E67"/>
    <w:rsid w:val="00B462A7"/>
    <w:rsid w:val="00B4645E"/>
    <w:rsid w:val="00B46B54"/>
    <w:rsid w:val="00B47163"/>
    <w:rsid w:val="00B476E1"/>
    <w:rsid w:val="00B47A9D"/>
    <w:rsid w:val="00B47C78"/>
    <w:rsid w:val="00B47D89"/>
    <w:rsid w:val="00B503A3"/>
    <w:rsid w:val="00B509AD"/>
    <w:rsid w:val="00B50AC5"/>
    <w:rsid w:val="00B50BE5"/>
    <w:rsid w:val="00B50BE9"/>
    <w:rsid w:val="00B51426"/>
    <w:rsid w:val="00B51ABA"/>
    <w:rsid w:val="00B53042"/>
    <w:rsid w:val="00B53782"/>
    <w:rsid w:val="00B54A34"/>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D0E"/>
    <w:rsid w:val="00B63E1D"/>
    <w:rsid w:val="00B643E4"/>
    <w:rsid w:val="00B64DC0"/>
    <w:rsid w:val="00B6539C"/>
    <w:rsid w:val="00B65728"/>
    <w:rsid w:val="00B65A68"/>
    <w:rsid w:val="00B65C10"/>
    <w:rsid w:val="00B65C30"/>
    <w:rsid w:val="00B65FD8"/>
    <w:rsid w:val="00B66855"/>
    <w:rsid w:val="00B701F0"/>
    <w:rsid w:val="00B70CFF"/>
    <w:rsid w:val="00B70EE5"/>
    <w:rsid w:val="00B71A8F"/>
    <w:rsid w:val="00B71D35"/>
    <w:rsid w:val="00B72664"/>
    <w:rsid w:val="00B72698"/>
    <w:rsid w:val="00B74A5F"/>
    <w:rsid w:val="00B74C1E"/>
    <w:rsid w:val="00B74C45"/>
    <w:rsid w:val="00B74EDC"/>
    <w:rsid w:val="00B7501C"/>
    <w:rsid w:val="00B75252"/>
    <w:rsid w:val="00B754EF"/>
    <w:rsid w:val="00B75793"/>
    <w:rsid w:val="00B759C9"/>
    <w:rsid w:val="00B75D0A"/>
    <w:rsid w:val="00B761CF"/>
    <w:rsid w:val="00B76704"/>
    <w:rsid w:val="00B7695C"/>
    <w:rsid w:val="00B76BF8"/>
    <w:rsid w:val="00B770C3"/>
    <w:rsid w:val="00B777FA"/>
    <w:rsid w:val="00B779F4"/>
    <w:rsid w:val="00B81000"/>
    <w:rsid w:val="00B8105B"/>
    <w:rsid w:val="00B812D8"/>
    <w:rsid w:val="00B81C87"/>
    <w:rsid w:val="00B8216B"/>
    <w:rsid w:val="00B82354"/>
    <w:rsid w:val="00B8294F"/>
    <w:rsid w:val="00B83840"/>
    <w:rsid w:val="00B83C32"/>
    <w:rsid w:val="00B85164"/>
    <w:rsid w:val="00B853F5"/>
    <w:rsid w:val="00B8572F"/>
    <w:rsid w:val="00B85747"/>
    <w:rsid w:val="00B85D55"/>
    <w:rsid w:val="00B86DDB"/>
    <w:rsid w:val="00B9010A"/>
    <w:rsid w:val="00B91301"/>
    <w:rsid w:val="00B91885"/>
    <w:rsid w:val="00B91910"/>
    <w:rsid w:val="00B919C0"/>
    <w:rsid w:val="00B91B50"/>
    <w:rsid w:val="00B91E79"/>
    <w:rsid w:val="00B920DD"/>
    <w:rsid w:val="00B924AD"/>
    <w:rsid w:val="00B925AA"/>
    <w:rsid w:val="00B9273D"/>
    <w:rsid w:val="00B928E4"/>
    <w:rsid w:val="00B928F7"/>
    <w:rsid w:val="00B929AD"/>
    <w:rsid w:val="00B92B00"/>
    <w:rsid w:val="00B92D2E"/>
    <w:rsid w:val="00B93554"/>
    <w:rsid w:val="00B93998"/>
    <w:rsid w:val="00B93FEA"/>
    <w:rsid w:val="00B940AB"/>
    <w:rsid w:val="00B94676"/>
    <w:rsid w:val="00B94AD7"/>
    <w:rsid w:val="00B94BC3"/>
    <w:rsid w:val="00B94E9D"/>
    <w:rsid w:val="00B954F9"/>
    <w:rsid w:val="00B95C79"/>
    <w:rsid w:val="00B961EB"/>
    <w:rsid w:val="00B9735C"/>
    <w:rsid w:val="00B97786"/>
    <w:rsid w:val="00B97B5F"/>
    <w:rsid w:val="00BA0C06"/>
    <w:rsid w:val="00BA2441"/>
    <w:rsid w:val="00BA24A5"/>
    <w:rsid w:val="00BA2854"/>
    <w:rsid w:val="00BA2C9F"/>
    <w:rsid w:val="00BA3010"/>
    <w:rsid w:val="00BA342A"/>
    <w:rsid w:val="00BA38C4"/>
    <w:rsid w:val="00BA4184"/>
    <w:rsid w:val="00BA4189"/>
    <w:rsid w:val="00BA4484"/>
    <w:rsid w:val="00BA4B08"/>
    <w:rsid w:val="00BA6666"/>
    <w:rsid w:val="00BA690C"/>
    <w:rsid w:val="00BA6C91"/>
    <w:rsid w:val="00BA6D69"/>
    <w:rsid w:val="00BA7120"/>
    <w:rsid w:val="00BA7B22"/>
    <w:rsid w:val="00BA7C34"/>
    <w:rsid w:val="00BB01E8"/>
    <w:rsid w:val="00BB0440"/>
    <w:rsid w:val="00BB068B"/>
    <w:rsid w:val="00BB0EAC"/>
    <w:rsid w:val="00BB1C43"/>
    <w:rsid w:val="00BB1D66"/>
    <w:rsid w:val="00BB1E73"/>
    <w:rsid w:val="00BB22FD"/>
    <w:rsid w:val="00BB2C99"/>
    <w:rsid w:val="00BB2D38"/>
    <w:rsid w:val="00BB2F2A"/>
    <w:rsid w:val="00BB37A0"/>
    <w:rsid w:val="00BB3A45"/>
    <w:rsid w:val="00BB3DBC"/>
    <w:rsid w:val="00BB4360"/>
    <w:rsid w:val="00BB47AA"/>
    <w:rsid w:val="00BB502D"/>
    <w:rsid w:val="00BB5077"/>
    <w:rsid w:val="00BB56AE"/>
    <w:rsid w:val="00BB6242"/>
    <w:rsid w:val="00BB6DF7"/>
    <w:rsid w:val="00BB7161"/>
    <w:rsid w:val="00BB7662"/>
    <w:rsid w:val="00BB7AB4"/>
    <w:rsid w:val="00BC003B"/>
    <w:rsid w:val="00BC060C"/>
    <w:rsid w:val="00BC075C"/>
    <w:rsid w:val="00BC0D89"/>
    <w:rsid w:val="00BC102D"/>
    <w:rsid w:val="00BC111F"/>
    <w:rsid w:val="00BC1B8E"/>
    <w:rsid w:val="00BC1C50"/>
    <w:rsid w:val="00BC1D25"/>
    <w:rsid w:val="00BC1FE8"/>
    <w:rsid w:val="00BC203E"/>
    <w:rsid w:val="00BC24AD"/>
    <w:rsid w:val="00BC26F4"/>
    <w:rsid w:val="00BC2870"/>
    <w:rsid w:val="00BC28CB"/>
    <w:rsid w:val="00BC2BD1"/>
    <w:rsid w:val="00BC2D05"/>
    <w:rsid w:val="00BC2FB1"/>
    <w:rsid w:val="00BC37CA"/>
    <w:rsid w:val="00BC3BE1"/>
    <w:rsid w:val="00BC3CA9"/>
    <w:rsid w:val="00BC3CF2"/>
    <w:rsid w:val="00BC3FCE"/>
    <w:rsid w:val="00BC4005"/>
    <w:rsid w:val="00BC49C4"/>
    <w:rsid w:val="00BC5A13"/>
    <w:rsid w:val="00BC5BDE"/>
    <w:rsid w:val="00BC5D06"/>
    <w:rsid w:val="00BC63DF"/>
    <w:rsid w:val="00BC65DF"/>
    <w:rsid w:val="00BC6F80"/>
    <w:rsid w:val="00BC7C92"/>
    <w:rsid w:val="00BD0046"/>
    <w:rsid w:val="00BD00F8"/>
    <w:rsid w:val="00BD1228"/>
    <w:rsid w:val="00BD1345"/>
    <w:rsid w:val="00BD1456"/>
    <w:rsid w:val="00BD1BA8"/>
    <w:rsid w:val="00BD1DF9"/>
    <w:rsid w:val="00BD23FF"/>
    <w:rsid w:val="00BD25DC"/>
    <w:rsid w:val="00BD2D80"/>
    <w:rsid w:val="00BD3088"/>
    <w:rsid w:val="00BD4127"/>
    <w:rsid w:val="00BD42EC"/>
    <w:rsid w:val="00BD4AD7"/>
    <w:rsid w:val="00BD4DC1"/>
    <w:rsid w:val="00BD50C6"/>
    <w:rsid w:val="00BD5379"/>
    <w:rsid w:val="00BD55EC"/>
    <w:rsid w:val="00BD6698"/>
    <w:rsid w:val="00BD6A7D"/>
    <w:rsid w:val="00BD6CEB"/>
    <w:rsid w:val="00BD72AB"/>
    <w:rsid w:val="00BD76FF"/>
    <w:rsid w:val="00BE073B"/>
    <w:rsid w:val="00BE0D5F"/>
    <w:rsid w:val="00BE2C9F"/>
    <w:rsid w:val="00BE2EA9"/>
    <w:rsid w:val="00BE36D0"/>
    <w:rsid w:val="00BE40B9"/>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4968"/>
    <w:rsid w:val="00BF52A6"/>
    <w:rsid w:val="00BF5724"/>
    <w:rsid w:val="00BF61A4"/>
    <w:rsid w:val="00BF6EF6"/>
    <w:rsid w:val="00BF70A4"/>
    <w:rsid w:val="00BF71C1"/>
    <w:rsid w:val="00BF7BDE"/>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4F93"/>
    <w:rsid w:val="00C05407"/>
    <w:rsid w:val="00C05CC6"/>
    <w:rsid w:val="00C06AA5"/>
    <w:rsid w:val="00C06FD3"/>
    <w:rsid w:val="00C070D7"/>
    <w:rsid w:val="00C07120"/>
    <w:rsid w:val="00C079A5"/>
    <w:rsid w:val="00C07D60"/>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ECE"/>
    <w:rsid w:val="00C14F5F"/>
    <w:rsid w:val="00C15836"/>
    <w:rsid w:val="00C15E01"/>
    <w:rsid w:val="00C15EF2"/>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3ED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259"/>
    <w:rsid w:val="00C3635F"/>
    <w:rsid w:val="00C366C9"/>
    <w:rsid w:val="00C36B08"/>
    <w:rsid w:val="00C370FF"/>
    <w:rsid w:val="00C37629"/>
    <w:rsid w:val="00C3779F"/>
    <w:rsid w:val="00C37AEC"/>
    <w:rsid w:val="00C37CC4"/>
    <w:rsid w:val="00C37F5C"/>
    <w:rsid w:val="00C40F25"/>
    <w:rsid w:val="00C414F7"/>
    <w:rsid w:val="00C42093"/>
    <w:rsid w:val="00C42147"/>
    <w:rsid w:val="00C42231"/>
    <w:rsid w:val="00C43475"/>
    <w:rsid w:val="00C435DA"/>
    <w:rsid w:val="00C4436B"/>
    <w:rsid w:val="00C446B4"/>
    <w:rsid w:val="00C449A2"/>
    <w:rsid w:val="00C44C9F"/>
    <w:rsid w:val="00C456FB"/>
    <w:rsid w:val="00C4581C"/>
    <w:rsid w:val="00C45DE4"/>
    <w:rsid w:val="00C45FF9"/>
    <w:rsid w:val="00C46391"/>
    <w:rsid w:val="00C46485"/>
    <w:rsid w:val="00C46712"/>
    <w:rsid w:val="00C474DC"/>
    <w:rsid w:val="00C476B3"/>
    <w:rsid w:val="00C477C2"/>
    <w:rsid w:val="00C516C4"/>
    <w:rsid w:val="00C525EB"/>
    <w:rsid w:val="00C525FC"/>
    <w:rsid w:val="00C52C6F"/>
    <w:rsid w:val="00C52C94"/>
    <w:rsid w:val="00C53676"/>
    <w:rsid w:val="00C5443A"/>
    <w:rsid w:val="00C54E28"/>
    <w:rsid w:val="00C550BE"/>
    <w:rsid w:val="00C56B64"/>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010"/>
    <w:rsid w:val="00C645B0"/>
    <w:rsid w:val="00C64666"/>
    <w:rsid w:val="00C64C40"/>
    <w:rsid w:val="00C64E49"/>
    <w:rsid w:val="00C64FF1"/>
    <w:rsid w:val="00C65361"/>
    <w:rsid w:val="00C65A4B"/>
    <w:rsid w:val="00C66666"/>
    <w:rsid w:val="00C66CE1"/>
    <w:rsid w:val="00C66E57"/>
    <w:rsid w:val="00C674D5"/>
    <w:rsid w:val="00C674F9"/>
    <w:rsid w:val="00C703C2"/>
    <w:rsid w:val="00C704C1"/>
    <w:rsid w:val="00C70594"/>
    <w:rsid w:val="00C7071E"/>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77E86"/>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489A"/>
    <w:rsid w:val="00C8517D"/>
    <w:rsid w:val="00C8567E"/>
    <w:rsid w:val="00C85C79"/>
    <w:rsid w:val="00C85CA8"/>
    <w:rsid w:val="00C8633E"/>
    <w:rsid w:val="00C86700"/>
    <w:rsid w:val="00C86E1C"/>
    <w:rsid w:val="00C8736E"/>
    <w:rsid w:val="00C8773D"/>
    <w:rsid w:val="00C878D7"/>
    <w:rsid w:val="00C87F55"/>
    <w:rsid w:val="00C9048D"/>
    <w:rsid w:val="00C91ADD"/>
    <w:rsid w:val="00C9240D"/>
    <w:rsid w:val="00C924A2"/>
    <w:rsid w:val="00C92CDB"/>
    <w:rsid w:val="00C93079"/>
    <w:rsid w:val="00C93C49"/>
    <w:rsid w:val="00C93E29"/>
    <w:rsid w:val="00C93FEB"/>
    <w:rsid w:val="00C953ED"/>
    <w:rsid w:val="00C95A79"/>
    <w:rsid w:val="00C95AC2"/>
    <w:rsid w:val="00C95DC1"/>
    <w:rsid w:val="00C95FA3"/>
    <w:rsid w:val="00C9638B"/>
    <w:rsid w:val="00C9753C"/>
    <w:rsid w:val="00C976AD"/>
    <w:rsid w:val="00C97AA2"/>
    <w:rsid w:val="00CA03C8"/>
    <w:rsid w:val="00CA0E27"/>
    <w:rsid w:val="00CA1554"/>
    <w:rsid w:val="00CA1571"/>
    <w:rsid w:val="00CA21FB"/>
    <w:rsid w:val="00CA2B20"/>
    <w:rsid w:val="00CA33AB"/>
    <w:rsid w:val="00CA3423"/>
    <w:rsid w:val="00CA495B"/>
    <w:rsid w:val="00CA4CAB"/>
    <w:rsid w:val="00CA58A2"/>
    <w:rsid w:val="00CA5FC5"/>
    <w:rsid w:val="00CA675C"/>
    <w:rsid w:val="00CA6764"/>
    <w:rsid w:val="00CA6894"/>
    <w:rsid w:val="00CA6AB6"/>
    <w:rsid w:val="00CA6DF4"/>
    <w:rsid w:val="00CA73B5"/>
    <w:rsid w:val="00CA75D2"/>
    <w:rsid w:val="00CB009E"/>
    <w:rsid w:val="00CB089E"/>
    <w:rsid w:val="00CB09F2"/>
    <w:rsid w:val="00CB0E87"/>
    <w:rsid w:val="00CB10CF"/>
    <w:rsid w:val="00CB154D"/>
    <w:rsid w:val="00CB17CB"/>
    <w:rsid w:val="00CB2066"/>
    <w:rsid w:val="00CB21AC"/>
    <w:rsid w:val="00CB289E"/>
    <w:rsid w:val="00CB3E6F"/>
    <w:rsid w:val="00CB3F15"/>
    <w:rsid w:val="00CB45ED"/>
    <w:rsid w:val="00CB4688"/>
    <w:rsid w:val="00CB4B8B"/>
    <w:rsid w:val="00CB50EE"/>
    <w:rsid w:val="00CB5AC7"/>
    <w:rsid w:val="00CB5CB1"/>
    <w:rsid w:val="00CB5CCD"/>
    <w:rsid w:val="00CB62DD"/>
    <w:rsid w:val="00CB7181"/>
    <w:rsid w:val="00CB75DB"/>
    <w:rsid w:val="00CB7A31"/>
    <w:rsid w:val="00CB7A75"/>
    <w:rsid w:val="00CB7B32"/>
    <w:rsid w:val="00CC0D22"/>
    <w:rsid w:val="00CC0FA7"/>
    <w:rsid w:val="00CC1179"/>
    <w:rsid w:val="00CC1758"/>
    <w:rsid w:val="00CC175B"/>
    <w:rsid w:val="00CC21FB"/>
    <w:rsid w:val="00CC22B6"/>
    <w:rsid w:val="00CC2DEF"/>
    <w:rsid w:val="00CC3373"/>
    <w:rsid w:val="00CC364B"/>
    <w:rsid w:val="00CC3D14"/>
    <w:rsid w:val="00CC4404"/>
    <w:rsid w:val="00CC4DA9"/>
    <w:rsid w:val="00CC5543"/>
    <w:rsid w:val="00CC59E2"/>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2FD6"/>
    <w:rsid w:val="00CD390A"/>
    <w:rsid w:val="00CD3B7B"/>
    <w:rsid w:val="00CD408D"/>
    <w:rsid w:val="00CD40A5"/>
    <w:rsid w:val="00CD44B4"/>
    <w:rsid w:val="00CD47B3"/>
    <w:rsid w:val="00CD482E"/>
    <w:rsid w:val="00CD4AD8"/>
    <w:rsid w:val="00CD4B31"/>
    <w:rsid w:val="00CD54BB"/>
    <w:rsid w:val="00CD79C0"/>
    <w:rsid w:val="00CE071F"/>
    <w:rsid w:val="00CE0746"/>
    <w:rsid w:val="00CE09CC"/>
    <w:rsid w:val="00CE1573"/>
    <w:rsid w:val="00CE161B"/>
    <w:rsid w:val="00CE163F"/>
    <w:rsid w:val="00CE19D8"/>
    <w:rsid w:val="00CE31CD"/>
    <w:rsid w:val="00CE34E5"/>
    <w:rsid w:val="00CE3829"/>
    <w:rsid w:val="00CE3BD6"/>
    <w:rsid w:val="00CE3DE2"/>
    <w:rsid w:val="00CE41A3"/>
    <w:rsid w:val="00CE4FE5"/>
    <w:rsid w:val="00CE5C79"/>
    <w:rsid w:val="00CE5F7B"/>
    <w:rsid w:val="00CE6508"/>
    <w:rsid w:val="00CE6650"/>
    <w:rsid w:val="00CE67A0"/>
    <w:rsid w:val="00CE695B"/>
    <w:rsid w:val="00CE7683"/>
    <w:rsid w:val="00CE7AC5"/>
    <w:rsid w:val="00CF01A8"/>
    <w:rsid w:val="00CF1C7F"/>
    <w:rsid w:val="00CF1DBB"/>
    <w:rsid w:val="00CF2001"/>
    <w:rsid w:val="00CF2A1B"/>
    <w:rsid w:val="00CF3034"/>
    <w:rsid w:val="00CF319E"/>
    <w:rsid w:val="00CF3669"/>
    <w:rsid w:val="00CF3EE5"/>
    <w:rsid w:val="00CF45D5"/>
    <w:rsid w:val="00CF53E2"/>
    <w:rsid w:val="00CF5C15"/>
    <w:rsid w:val="00CF5F10"/>
    <w:rsid w:val="00CF60F8"/>
    <w:rsid w:val="00CF6C72"/>
    <w:rsid w:val="00CF7ABC"/>
    <w:rsid w:val="00CF7BED"/>
    <w:rsid w:val="00D001A7"/>
    <w:rsid w:val="00D003AB"/>
    <w:rsid w:val="00D00458"/>
    <w:rsid w:val="00D00899"/>
    <w:rsid w:val="00D00E17"/>
    <w:rsid w:val="00D01050"/>
    <w:rsid w:val="00D01696"/>
    <w:rsid w:val="00D0182E"/>
    <w:rsid w:val="00D01A10"/>
    <w:rsid w:val="00D02009"/>
    <w:rsid w:val="00D02163"/>
    <w:rsid w:val="00D02849"/>
    <w:rsid w:val="00D0287C"/>
    <w:rsid w:val="00D03486"/>
    <w:rsid w:val="00D037AD"/>
    <w:rsid w:val="00D04003"/>
    <w:rsid w:val="00D04A06"/>
    <w:rsid w:val="00D054F8"/>
    <w:rsid w:val="00D0573C"/>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37D0"/>
    <w:rsid w:val="00D14060"/>
    <w:rsid w:val="00D142C1"/>
    <w:rsid w:val="00D14831"/>
    <w:rsid w:val="00D14940"/>
    <w:rsid w:val="00D14C1D"/>
    <w:rsid w:val="00D15042"/>
    <w:rsid w:val="00D152AA"/>
    <w:rsid w:val="00D16456"/>
    <w:rsid w:val="00D20308"/>
    <w:rsid w:val="00D2074C"/>
    <w:rsid w:val="00D20D07"/>
    <w:rsid w:val="00D20F7F"/>
    <w:rsid w:val="00D20FE6"/>
    <w:rsid w:val="00D212CB"/>
    <w:rsid w:val="00D21F02"/>
    <w:rsid w:val="00D22996"/>
    <w:rsid w:val="00D23162"/>
    <w:rsid w:val="00D2334F"/>
    <w:rsid w:val="00D23418"/>
    <w:rsid w:val="00D23F87"/>
    <w:rsid w:val="00D242CA"/>
    <w:rsid w:val="00D24BA8"/>
    <w:rsid w:val="00D25010"/>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307D"/>
    <w:rsid w:val="00D34058"/>
    <w:rsid w:val="00D34368"/>
    <w:rsid w:val="00D355D6"/>
    <w:rsid w:val="00D35B92"/>
    <w:rsid w:val="00D36131"/>
    <w:rsid w:val="00D363C7"/>
    <w:rsid w:val="00D36E75"/>
    <w:rsid w:val="00D3761B"/>
    <w:rsid w:val="00D37E26"/>
    <w:rsid w:val="00D400C9"/>
    <w:rsid w:val="00D400E7"/>
    <w:rsid w:val="00D40634"/>
    <w:rsid w:val="00D410AE"/>
    <w:rsid w:val="00D4165C"/>
    <w:rsid w:val="00D41852"/>
    <w:rsid w:val="00D4267E"/>
    <w:rsid w:val="00D427C6"/>
    <w:rsid w:val="00D42DBD"/>
    <w:rsid w:val="00D432A3"/>
    <w:rsid w:val="00D43417"/>
    <w:rsid w:val="00D43664"/>
    <w:rsid w:val="00D4377C"/>
    <w:rsid w:val="00D43D9F"/>
    <w:rsid w:val="00D441D0"/>
    <w:rsid w:val="00D44622"/>
    <w:rsid w:val="00D44E11"/>
    <w:rsid w:val="00D454CF"/>
    <w:rsid w:val="00D454E7"/>
    <w:rsid w:val="00D46805"/>
    <w:rsid w:val="00D4684A"/>
    <w:rsid w:val="00D475E3"/>
    <w:rsid w:val="00D503EB"/>
    <w:rsid w:val="00D51F66"/>
    <w:rsid w:val="00D520C8"/>
    <w:rsid w:val="00D52DAD"/>
    <w:rsid w:val="00D52E65"/>
    <w:rsid w:val="00D53055"/>
    <w:rsid w:val="00D53517"/>
    <w:rsid w:val="00D541F6"/>
    <w:rsid w:val="00D54847"/>
    <w:rsid w:val="00D5492E"/>
    <w:rsid w:val="00D54F73"/>
    <w:rsid w:val="00D551E4"/>
    <w:rsid w:val="00D55D3D"/>
    <w:rsid w:val="00D5691F"/>
    <w:rsid w:val="00D56BC1"/>
    <w:rsid w:val="00D56BCF"/>
    <w:rsid w:val="00D56F72"/>
    <w:rsid w:val="00D576CA"/>
    <w:rsid w:val="00D57902"/>
    <w:rsid w:val="00D57EE8"/>
    <w:rsid w:val="00D60755"/>
    <w:rsid w:val="00D61079"/>
    <w:rsid w:val="00D6110A"/>
    <w:rsid w:val="00D61271"/>
    <w:rsid w:val="00D6145D"/>
    <w:rsid w:val="00D6180C"/>
    <w:rsid w:val="00D61838"/>
    <w:rsid w:val="00D619CF"/>
    <w:rsid w:val="00D6252D"/>
    <w:rsid w:val="00D625AA"/>
    <w:rsid w:val="00D6293E"/>
    <w:rsid w:val="00D62999"/>
    <w:rsid w:val="00D62C74"/>
    <w:rsid w:val="00D630C9"/>
    <w:rsid w:val="00D63BBF"/>
    <w:rsid w:val="00D63C09"/>
    <w:rsid w:val="00D64429"/>
    <w:rsid w:val="00D64487"/>
    <w:rsid w:val="00D64806"/>
    <w:rsid w:val="00D64A4C"/>
    <w:rsid w:val="00D65F2B"/>
    <w:rsid w:val="00D662FB"/>
    <w:rsid w:val="00D66AF9"/>
    <w:rsid w:val="00D66B34"/>
    <w:rsid w:val="00D66B37"/>
    <w:rsid w:val="00D66B5F"/>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05E"/>
    <w:rsid w:val="00D75592"/>
    <w:rsid w:val="00D75819"/>
    <w:rsid w:val="00D760EA"/>
    <w:rsid w:val="00D763C4"/>
    <w:rsid w:val="00D76401"/>
    <w:rsid w:val="00D76764"/>
    <w:rsid w:val="00D7699B"/>
    <w:rsid w:val="00D770FA"/>
    <w:rsid w:val="00D7725C"/>
    <w:rsid w:val="00D776F6"/>
    <w:rsid w:val="00D77C1A"/>
    <w:rsid w:val="00D8010D"/>
    <w:rsid w:val="00D8033F"/>
    <w:rsid w:val="00D808DC"/>
    <w:rsid w:val="00D80DF3"/>
    <w:rsid w:val="00D80E89"/>
    <w:rsid w:val="00D81485"/>
    <w:rsid w:val="00D816D9"/>
    <w:rsid w:val="00D81E0B"/>
    <w:rsid w:val="00D82AE1"/>
    <w:rsid w:val="00D83263"/>
    <w:rsid w:val="00D83768"/>
    <w:rsid w:val="00D843D9"/>
    <w:rsid w:val="00D8448F"/>
    <w:rsid w:val="00D845B5"/>
    <w:rsid w:val="00D8483B"/>
    <w:rsid w:val="00D84864"/>
    <w:rsid w:val="00D84ACF"/>
    <w:rsid w:val="00D8538F"/>
    <w:rsid w:val="00D8553A"/>
    <w:rsid w:val="00D86148"/>
    <w:rsid w:val="00D866AF"/>
    <w:rsid w:val="00D8698C"/>
    <w:rsid w:val="00D86DAC"/>
    <w:rsid w:val="00D87533"/>
    <w:rsid w:val="00D87FE3"/>
    <w:rsid w:val="00D9012B"/>
    <w:rsid w:val="00D91020"/>
    <w:rsid w:val="00D911D5"/>
    <w:rsid w:val="00D913DD"/>
    <w:rsid w:val="00D918B9"/>
    <w:rsid w:val="00D918D2"/>
    <w:rsid w:val="00D91E06"/>
    <w:rsid w:val="00D92493"/>
    <w:rsid w:val="00D93838"/>
    <w:rsid w:val="00D93A28"/>
    <w:rsid w:val="00D94073"/>
    <w:rsid w:val="00D9442F"/>
    <w:rsid w:val="00D94BD9"/>
    <w:rsid w:val="00D9536A"/>
    <w:rsid w:val="00D96746"/>
    <w:rsid w:val="00D97AA1"/>
    <w:rsid w:val="00DA1BBD"/>
    <w:rsid w:val="00DA3838"/>
    <w:rsid w:val="00DA39F2"/>
    <w:rsid w:val="00DA4DEC"/>
    <w:rsid w:val="00DA508A"/>
    <w:rsid w:val="00DA52AC"/>
    <w:rsid w:val="00DA544F"/>
    <w:rsid w:val="00DA57D4"/>
    <w:rsid w:val="00DA5958"/>
    <w:rsid w:val="00DA64AA"/>
    <w:rsid w:val="00DA6A85"/>
    <w:rsid w:val="00DA6CEB"/>
    <w:rsid w:val="00DA6CFF"/>
    <w:rsid w:val="00DA6D98"/>
    <w:rsid w:val="00DA6DF2"/>
    <w:rsid w:val="00DA6FD9"/>
    <w:rsid w:val="00DA7080"/>
    <w:rsid w:val="00DA75EB"/>
    <w:rsid w:val="00DA7DF0"/>
    <w:rsid w:val="00DB006C"/>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B80"/>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3E4"/>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864"/>
    <w:rsid w:val="00DD3D95"/>
    <w:rsid w:val="00DD3E47"/>
    <w:rsid w:val="00DD4654"/>
    <w:rsid w:val="00DD47F8"/>
    <w:rsid w:val="00DD4816"/>
    <w:rsid w:val="00DD5A5E"/>
    <w:rsid w:val="00DD5C2A"/>
    <w:rsid w:val="00DD5C6C"/>
    <w:rsid w:val="00DD6264"/>
    <w:rsid w:val="00DD6369"/>
    <w:rsid w:val="00DD6587"/>
    <w:rsid w:val="00DD7A0E"/>
    <w:rsid w:val="00DD7BF7"/>
    <w:rsid w:val="00DE0400"/>
    <w:rsid w:val="00DE0438"/>
    <w:rsid w:val="00DE0D96"/>
    <w:rsid w:val="00DE13A7"/>
    <w:rsid w:val="00DE1D12"/>
    <w:rsid w:val="00DE28BC"/>
    <w:rsid w:val="00DE2AB6"/>
    <w:rsid w:val="00DE351C"/>
    <w:rsid w:val="00DE3A42"/>
    <w:rsid w:val="00DE3AEB"/>
    <w:rsid w:val="00DE3BC8"/>
    <w:rsid w:val="00DE43BF"/>
    <w:rsid w:val="00DE44B9"/>
    <w:rsid w:val="00DE4D02"/>
    <w:rsid w:val="00DE5251"/>
    <w:rsid w:val="00DE5775"/>
    <w:rsid w:val="00DE5C04"/>
    <w:rsid w:val="00DE5E08"/>
    <w:rsid w:val="00DE6299"/>
    <w:rsid w:val="00DE6E60"/>
    <w:rsid w:val="00DE7EB6"/>
    <w:rsid w:val="00DF0533"/>
    <w:rsid w:val="00DF1952"/>
    <w:rsid w:val="00DF1F1F"/>
    <w:rsid w:val="00DF2A09"/>
    <w:rsid w:val="00DF32D8"/>
    <w:rsid w:val="00DF341C"/>
    <w:rsid w:val="00DF342D"/>
    <w:rsid w:val="00DF3AB8"/>
    <w:rsid w:val="00DF3B2F"/>
    <w:rsid w:val="00DF3B8E"/>
    <w:rsid w:val="00DF3D1B"/>
    <w:rsid w:val="00DF3E2F"/>
    <w:rsid w:val="00DF428C"/>
    <w:rsid w:val="00DF45D9"/>
    <w:rsid w:val="00DF474F"/>
    <w:rsid w:val="00DF4DE5"/>
    <w:rsid w:val="00DF5B86"/>
    <w:rsid w:val="00DF6E8F"/>
    <w:rsid w:val="00DF7217"/>
    <w:rsid w:val="00DF785B"/>
    <w:rsid w:val="00DF7DC1"/>
    <w:rsid w:val="00E001D6"/>
    <w:rsid w:val="00E0025B"/>
    <w:rsid w:val="00E00633"/>
    <w:rsid w:val="00E009FC"/>
    <w:rsid w:val="00E00B72"/>
    <w:rsid w:val="00E01253"/>
    <w:rsid w:val="00E0153E"/>
    <w:rsid w:val="00E01B4C"/>
    <w:rsid w:val="00E02889"/>
    <w:rsid w:val="00E030EF"/>
    <w:rsid w:val="00E03135"/>
    <w:rsid w:val="00E035C5"/>
    <w:rsid w:val="00E03A3D"/>
    <w:rsid w:val="00E0429B"/>
    <w:rsid w:val="00E0460E"/>
    <w:rsid w:val="00E047D8"/>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543"/>
    <w:rsid w:val="00E13F04"/>
    <w:rsid w:val="00E145DD"/>
    <w:rsid w:val="00E14DF5"/>
    <w:rsid w:val="00E15458"/>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2825"/>
    <w:rsid w:val="00E22E44"/>
    <w:rsid w:val="00E237FF"/>
    <w:rsid w:val="00E239BB"/>
    <w:rsid w:val="00E23A74"/>
    <w:rsid w:val="00E2415F"/>
    <w:rsid w:val="00E2495E"/>
    <w:rsid w:val="00E253D9"/>
    <w:rsid w:val="00E254B6"/>
    <w:rsid w:val="00E256E6"/>
    <w:rsid w:val="00E257ED"/>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1B6"/>
    <w:rsid w:val="00E335C3"/>
    <w:rsid w:val="00E33A37"/>
    <w:rsid w:val="00E33ABD"/>
    <w:rsid w:val="00E33B01"/>
    <w:rsid w:val="00E35F7F"/>
    <w:rsid w:val="00E362DF"/>
    <w:rsid w:val="00E36498"/>
    <w:rsid w:val="00E36794"/>
    <w:rsid w:val="00E379EE"/>
    <w:rsid w:val="00E37D82"/>
    <w:rsid w:val="00E40428"/>
    <w:rsid w:val="00E41B1F"/>
    <w:rsid w:val="00E41D70"/>
    <w:rsid w:val="00E41FE6"/>
    <w:rsid w:val="00E425CC"/>
    <w:rsid w:val="00E429B7"/>
    <w:rsid w:val="00E429BB"/>
    <w:rsid w:val="00E42B51"/>
    <w:rsid w:val="00E43064"/>
    <w:rsid w:val="00E4313B"/>
    <w:rsid w:val="00E43186"/>
    <w:rsid w:val="00E4364C"/>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4F4"/>
    <w:rsid w:val="00E529B8"/>
    <w:rsid w:val="00E52AE1"/>
    <w:rsid w:val="00E52B4D"/>
    <w:rsid w:val="00E52DBB"/>
    <w:rsid w:val="00E532F6"/>
    <w:rsid w:val="00E53D5F"/>
    <w:rsid w:val="00E5450C"/>
    <w:rsid w:val="00E54571"/>
    <w:rsid w:val="00E55446"/>
    <w:rsid w:val="00E55FA2"/>
    <w:rsid w:val="00E56426"/>
    <w:rsid w:val="00E56ABA"/>
    <w:rsid w:val="00E56E26"/>
    <w:rsid w:val="00E5744D"/>
    <w:rsid w:val="00E57551"/>
    <w:rsid w:val="00E600A5"/>
    <w:rsid w:val="00E601D3"/>
    <w:rsid w:val="00E60B26"/>
    <w:rsid w:val="00E60F48"/>
    <w:rsid w:val="00E6158B"/>
    <w:rsid w:val="00E62551"/>
    <w:rsid w:val="00E631C5"/>
    <w:rsid w:val="00E633FB"/>
    <w:rsid w:val="00E635F1"/>
    <w:rsid w:val="00E637E4"/>
    <w:rsid w:val="00E64488"/>
    <w:rsid w:val="00E644C3"/>
    <w:rsid w:val="00E64597"/>
    <w:rsid w:val="00E649C5"/>
    <w:rsid w:val="00E654DC"/>
    <w:rsid w:val="00E65B0F"/>
    <w:rsid w:val="00E65F49"/>
    <w:rsid w:val="00E6645D"/>
    <w:rsid w:val="00E66845"/>
    <w:rsid w:val="00E66D56"/>
    <w:rsid w:val="00E678EC"/>
    <w:rsid w:val="00E6793C"/>
    <w:rsid w:val="00E707B1"/>
    <w:rsid w:val="00E70A8A"/>
    <w:rsid w:val="00E7174F"/>
    <w:rsid w:val="00E7187F"/>
    <w:rsid w:val="00E71B65"/>
    <w:rsid w:val="00E726D6"/>
    <w:rsid w:val="00E72827"/>
    <w:rsid w:val="00E72F75"/>
    <w:rsid w:val="00E73BAB"/>
    <w:rsid w:val="00E73C59"/>
    <w:rsid w:val="00E73C5F"/>
    <w:rsid w:val="00E740D3"/>
    <w:rsid w:val="00E74280"/>
    <w:rsid w:val="00E74475"/>
    <w:rsid w:val="00E76135"/>
    <w:rsid w:val="00E76885"/>
    <w:rsid w:val="00E77213"/>
    <w:rsid w:val="00E80917"/>
    <w:rsid w:val="00E80B63"/>
    <w:rsid w:val="00E810BE"/>
    <w:rsid w:val="00E81438"/>
    <w:rsid w:val="00E82882"/>
    <w:rsid w:val="00E828A2"/>
    <w:rsid w:val="00E828FF"/>
    <w:rsid w:val="00E83565"/>
    <w:rsid w:val="00E83932"/>
    <w:rsid w:val="00E83B1E"/>
    <w:rsid w:val="00E851AE"/>
    <w:rsid w:val="00E85752"/>
    <w:rsid w:val="00E858D5"/>
    <w:rsid w:val="00E863AF"/>
    <w:rsid w:val="00E86776"/>
    <w:rsid w:val="00E86D09"/>
    <w:rsid w:val="00E87586"/>
    <w:rsid w:val="00E8791D"/>
    <w:rsid w:val="00E87A70"/>
    <w:rsid w:val="00E87C31"/>
    <w:rsid w:val="00E90483"/>
    <w:rsid w:val="00E90F8A"/>
    <w:rsid w:val="00E90FDB"/>
    <w:rsid w:val="00E91D99"/>
    <w:rsid w:val="00E923B4"/>
    <w:rsid w:val="00E92E90"/>
    <w:rsid w:val="00E930CB"/>
    <w:rsid w:val="00E9342C"/>
    <w:rsid w:val="00E937CA"/>
    <w:rsid w:val="00E93B5F"/>
    <w:rsid w:val="00E94217"/>
    <w:rsid w:val="00E94364"/>
    <w:rsid w:val="00E94A1D"/>
    <w:rsid w:val="00E9558C"/>
    <w:rsid w:val="00E9587B"/>
    <w:rsid w:val="00E968F2"/>
    <w:rsid w:val="00E96C2A"/>
    <w:rsid w:val="00E97523"/>
    <w:rsid w:val="00EA0459"/>
    <w:rsid w:val="00EA04AA"/>
    <w:rsid w:val="00EA04E5"/>
    <w:rsid w:val="00EA0676"/>
    <w:rsid w:val="00EA09B1"/>
    <w:rsid w:val="00EA1102"/>
    <w:rsid w:val="00EA126E"/>
    <w:rsid w:val="00EA19E1"/>
    <w:rsid w:val="00EA2121"/>
    <w:rsid w:val="00EA2999"/>
    <w:rsid w:val="00EA3AD6"/>
    <w:rsid w:val="00EA3F68"/>
    <w:rsid w:val="00EA4104"/>
    <w:rsid w:val="00EA4337"/>
    <w:rsid w:val="00EA4EFA"/>
    <w:rsid w:val="00EA5059"/>
    <w:rsid w:val="00EA5420"/>
    <w:rsid w:val="00EA54D9"/>
    <w:rsid w:val="00EA5D7F"/>
    <w:rsid w:val="00EA6589"/>
    <w:rsid w:val="00EA6652"/>
    <w:rsid w:val="00EA694E"/>
    <w:rsid w:val="00EA756D"/>
    <w:rsid w:val="00EA75B1"/>
    <w:rsid w:val="00EA7AC7"/>
    <w:rsid w:val="00EA7F89"/>
    <w:rsid w:val="00EB0429"/>
    <w:rsid w:val="00EB0C82"/>
    <w:rsid w:val="00EB11BE"/>
    <w:rsid w:val="00EB22A2"/>
    <w:rsid w:val="00EB24D1"/>
    <w:rsid w:val="00EB27A3"/>
    <w:rsid w:val="00EB2A73"/>
    <w:rsid w:val="00EB339C"/>
    <w:rsid w:val="00EB38AF"/>
    <w:rsid w:val="00EB3B16"/>
    <w:rsid w:val="00EB41AC"/>
    <w:rsid w:val="00EB420D"/>
    <w:rsid w:val="00EB4B77"/>
    <w:rsid w:val="00EB4CA1"/>
    <w:rsid w:val="00EB5389"/>
    <w:rsid w:val="00EB59A4"/>
    <w:rsid w:val="00EB5E12"/>
    <w:rsid w:val="00EB6136"/>
    <w:rsid w:val="00EB62F6"/>
    <w:rsid w:val="00EB66DA"/>
    <w:rsid w:val="00EB673B"/>
    <w:rsid w:val="00EB6FD4"/>
    <w:rsid w:val="00EB7219"/>
    <w:rsid w:val="00EB72B4"/>
    <w:rsid w:val="00EB73EF"/>
    <w:rsid w:val="00EB74B2"/>
    <w:rsid w:val="00EB7979"/>
    <w:rsid w:val="00EB7AF4"/>
    <w:rsid w:val="00EC0849"/>
    <w:rsid w:val="00EC0DB9"/>
    <w:rsid w:val="00EC11F9"/>
    <w:rsid w:val="00EC12F6"/>
    <w:rsid w:val="00EC1ACD"/>
    <w:rsid w:val="00EC21A6"/>
    <w:rsid w:val="00EC227F"/>
    <w:rsid w:val="00EC2546"/>
    <w:rsid w:val="00EC2A51"/>
    <w:rsid w:val="00EC2CC4"/>
    <w:rsid w:val="00EC2D66"/>
    <w:rsid w:val="00EC3802"/>
    <w:rsid w:val="00EC52EE"/>
    <w:rsid w:val="00EC54F3"/>
    <w:rsid w:val="00EC623E"/>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6AF1"/>
    <w:rsid w:val="00ED732E"/>
    <w:rsid w:val="00ED73CF"/>
    <w:rsid w:val="00ED7F42"/>
    <w:rsid w:val="00EE07A0"/>
    <w:rsid w:val="00EE112F"/>
    <w:rsid w:val="00EE13FB"/>
    <w:rsid w:val="00EE1DBC"/>
    <w:rsid w:val="00EE222C"/>
    <w:rsid w:val="00EE2257"/>
    <w:rsid w:val="00EE26C3"/>
    <w:rsid w:val="00EE28E1"/>
    <w:rsid w:val="00EE3454"/>
    <w:rsid w:val="00EE38E2"/>
    <w:rsid w:val="00EE4710"/>
    <w:rsid w:val="00EE478B"/>
    <w:rsid w:val="00EE49F3"/>
    <w:rsid w:val="00EE5F70"/>
    <w:rsid w:val="00EE631D"/>
    <w:rsid w:val="00EE64A9"/>
    <w:rsid w:val="00EE66F6"/>
    <w:rsid w:val="00EE703A"/>
    <w:rsid w:val="00EE7142"/>
    <w:rsid w:val="00EE7537"/>
    <w:rsid w:val="00EE784A"/>
    <w:rsid w:val="00EE7B5E"/>
    <w:rsid w:val="00EF0135"/>
    <w:rsid w:val="00EF0C1A"/>
    <w:rsid w:val="00EF0CCE"/>
    <w:rsid w:val="00EF1466"/>
    <w:rsid w:val="00EF1C82"/>
    <w:rsid w:val="00EF29ED"/>
    <w:rsid w:val="00EF3394"/>
    <w:rsid w:val="00EF3C4C"/>
    <w:rsid w:val="00EF3D36"/>
    <w:rsid w:val="00EF3DF1"/>
    <w:rsid w:val="00EF4151"/>
    <w:rsid w:val="00EF47C9"/>
    <w:rsid w:val="00EF497D"/>
    <w:rsid w:val="00EF4CF8"/>
    <w:rsid w:val="00EF4E5C"/>
    <w:rsid w:val="00EF5072"/>
    <w:rsid w:val="00EF54BC"/>
    <w:rsid w:val="00EF571F"/>
    <w:rsid w:val="00EF57F0"/>
    <w:rsid w:val="00EF5C39"/>
    <w:rsid w:val="00EF5C54"/>
    <w:rsid w:val="00EF5CBC"/>
    <w:rsid w:val="00EF67FC"/>
    <w:rsid w:val="00EF6AAD"/>
    <w:rsid w:val="00EF6CBE"/>
    <w:rsid w:val="00EF701E"/>
    <w:rsid w:val="00EF7E97"/>
    <w:rsid w:val="00F00077"/>
    <w:rsid w:val="00F000E5"/>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6BD"/>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17E21"/>
    <w:rsid w:val="00F20569"/>
    <w:rsid w:val="00F220C3"/>
    <w:rsid w:val="00F224FE"/>
    <w:rsid w:val="00F22516"/>
    <w:rsid w:val="00F23402"/>
    <w:rsid w:val="00F23781"/>
    <w:rsid w:val="00F245B8"/>
    <w:rsid w:val="00F25E60"/>
    <w:rsid w:val="00F25FA1"/>
    <w:rsid w:val="00F26525"/>
    <w:rsid w:val="00F27346"/>
    <w:rsid w:val="00F27513"/>
    <w:rsid w:val="00F27803"/>
    <w:rsid w:val="00F27D18"/>
    <w:rsid w:val="00F305E2"/>
    <w:rsid w:val="00F30AA4"/>
    <w:rsid w:val="00F31471"/>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6A3D"/>
    <w:rsid w:val="00F36E5D"/>
    <w:rsid w:val="00F370A9"/>
    <w:rsid w:val="00F40267"/>
    <w:rsid w:val="00F4049B"/>
    <w:rsid w:val="00F409E2"/>
    <w:rsid w:val="00F41502"/>
    <w:rsid w:val="00F41E82"/>
    <w:rsid w:val="00F42C7C"/>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804"/>
    <w:rsid w:val="00F5192E"/>
    <w:rsid w:val="00F51EA3"/>
    <w:rsid w:val="00F5278E"/>
    <w:rsid w:val="00F52CE4"/>
    <w:rsid w:val="00F534A0"/>
    <w:rsid w:val="00F53638"/>
    <w:rsid w:val="00F53766"/>
    <w:rsid w:val="00F54065"/>
    <w:rsid w:val="00F54624"/>
    <w:rsid w:val="00F55B01"/>
    <w:rsid w:val="00F565D4"/>
    <w:rsid w:val="00F56BC0"/>
    <w:rsid w:val="00F56BD9"/>
    <w:rsid w:val="00F60159"/>
    <w:rsid w:val="00F60193"/>
    <w:rsid w:val="00F603D5"/>
    <w:rsid w:val="00F60B97"/>
    <w:rsid w:val="00F6157B"/>
    <w:rsid w:val="00F61A2F"/>
    <w:rsid w:val="00F62A88"/>
    <w:rsid w:val="00F6318D"/>
    <w:rsid w:val="00F63767"/>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2E"/>
    <w:rsid w:val="00F779AA"/>
    <w:rsid w:val="00F77E9E"/>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480"/>
    <w:rsid w:val="00F916B4"/>
    <w:rsid w:val="00F91D20"/>
    <w:rsid w:val="00F925C4"/>
    <w:rsid w:val="00F927B7"/>
    <w:rsid w:val="00F92BE2"/>
    <w:rsid w:val="00F92E16"/>
    <w:rsid w:val="00F9381F"/>
    <w:rsid w:val="00F93A07"/>
    <w:rsid w:val="00F93C60"/>
    <w:rsid w:val="00F94535"/>
    <w:rsid w:val="00F94543"/>
    <w:rsid w:val="00F94821"/>
    <w:rsid w:val="00F94F35"/>
    <w:rsid w:val="00F95B9C"/>
    <w:rsid w:val="00F95D60"/>
    <w:rsid w:val="00F96466"/>
    <w:rsid w:val="00F96E33"/>
    <w:rsid w:val="00F97486"/>
    <w:rsid w:val="00F97888"/>
    <w:rsid w:val="00F97BFF"/>
    <w:rsid w:val="00FA02D9"/>
    <w:rsid w:val="00FA1C89"/>
    <w:rsid w:val="00FA2205"/>
    <w:rsid w:val="00FA242F"/>
    <w:rsid w:val="00FA3FFB"/>
    <w:rsid w:val="00FA4E4D"/>
    <w:rsid w:val="00FA508C"/>
    <w:rsid w:val="00FA55A0"/>
    <w:rsid w:val="00FA5985"/>
    <w:rsid w:val="00FA5B3B"/>
    <w:rsid w:val="00FA62B8"/>
    <w:rsid w:val="00FA66DE"/>
    <w:rsid w:val="00FA6D43"/>
    <w:rsid w:val="00FA7191"/>
    <w:rsid w:val="00FA71AA"/>
    <w:rsid w:val="00FA7F3E"/>
    <w:rsid w:val="00FB0153"/>
    <w:rsid w:val="00FB062E"/>
    <w:rsid w:val="00FB14B3"/>
    <w:rsid w:val="00FB15FF"/>
    <w:rsid w:val="00FB1ED9"/>
    <w:rsid w:val="00FB217D"/>
    <w:rsid w:val="00FB2510"/>
    <w:rsid w:val="00FB2CF2"/>
    <w:rsid w:val="00FB3455"/>
    <w:rsid w:val="00FB3CC0"/>
    <w:rsid w:val="00FB3E65"/>
    <w:rsid w:val="00FB542A"/>
    <w:rsid w:val="00FB54FF"/>
    <w:rsid w:val="00FB55D4"/>
    <w:rsid w:val="00FB5760"/>
    <w:rsid w:val="00FB5928"/>
    <w:rsid w:val="00FB689C"/>
    <w:rsid w:val="00FB6986"/>
    <w:rsid w:val="00FB6B4D"/>
    <w:rsid w:val="00FB710B"/>
    <w:rsid w:val="00FB7B3D"/>
    <w:rsid w:val="00FB7D93"/>
    <w:rsid w:val="00FC00C4"/>
    <w:rsid w:val="00FC0148"/>
    <w:rsid w:val="00FC036D"/>
    <w:rsid w:val="00FC0A2B"/>
    <w:rsid w:val="00FC0A9C"/>
    <w:rsid w:val="00FC2271"/>
    <w:rsid w:val="00FC2F01"/>
    <w:rsid w:val="00FC332E"/>
    <w:rsid w:val="00FC390D"/>
    <w:rsid w:val="00FC40A3"/>
    <w:rsid w:val="00FC4406"/>
    <w:rsid w:val="00FC44FB"/>
    <w:rsid w:val="00FC4679"/>
    <w:rsid w:val="00FC4F50"/>
    <w:rsid w:val="00FC5500"/>
    <w:rsid w:val="00FC550B"/>
    <w:rsid w:val="00FC5F13"/>
    <w:rsid w:val="00FC6C08"/>
    <w:rsid w:val="00FC6ED2"/>
    <w:rsid w:val="00FC7AB2"/>
    <w:rsid w:val="00FD0342"/>
    <w:rsid w:val="00FD05E3"/>
    <w:rsid w:val="00FD0A62"/>
    <w:rsid w:val="00FD0EB7"/>
    <w:rsid w:val="00FD104D"/>
    <w:rsid w:val="00FD11C4"/>
    <w:rsid w:val="00FD1256"/>
    <w:rsid w:val="00FD1AC3"/>
    <w:rsid w:val="00FD2238"/>
    <w:rsid w:val="00FD2813"/>
    <w:rsid w:val="00FD2F9C"/>
    <w:rsid w:val="00FD32F3"/>
    <w:rsid w:val="00FD347A"/>
    <w:rsid w:val="00FD35FE"/>
    <w:rsid w:val="00FD489F"/>
    <w:rsid w:val="00FD4CE6"/>
    <w:rsid w:val="00FD4CF8"/>
    <w:rsid w:val="00FD4E79"/>
    <w:rsid w:val="00FD4F08"/>
    <w:rsid w:val="00FD5D73"/>
    <w:rsid w:val="00FD5F6A"/>
    <w:rsid w:val="00FD6210"/>
    <w:rsid w:val="00FD66EC"/>
    <w:rsid w:val="00FD69F8"/>
    <w:rsid w:val="00FD6B1A"/>
    <w:rsid w:val="00FD6C5A"/>
    <w:rsid w:val="00FD6F91"/>
    <w:rsid w:val="00FD764A"/>
    <w:rsid w:val="00FD7A9E"/>
    <w:rsid w:val="00FD7AC6"/>
    <w:rsid w:val="00FD7B07"/>
    <w:rsid w:val="00FE086F"/>
    <w:rsid w:val="00FE138F"/>
    <w:rsid w:val="00FE17AD"/>
    <w:rsid w:val="00FE1810"/>
    <w:rsid w:val="00FE1A48"/>
    <w:rsid w:val="00FE1CAF"/>
    <w:rsid w:val="00FE1CCB"/>
    <w:rsid w:val="00FE2475"/>
    <w:rsid w:val="00FE2AC2"/>
    <w:rsid w:val="00FE351F"/>
    <w:rsid w:val="00FE3CCB"/>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B0E"/>
    <w:rsid w:val="00FF4CDA"/>
    <w:rsid w:val="00FF4DE1"/>
    <w:rsid w:val="00FF665A"/>
    <w:rsid w:val="00FF6AD9"/>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871BD5"/>
  <w15:docId w15:val="{F31592B2-9881-46D5-A7DC-5C5CFC47C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6F6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4281">
      <w:bodyDiv w:val="1"/>
      <w:marLeft w:val="0"/>
      <w:marRight w:val="0"/>
      <w:marTop w:val="0"/>
      <w:marBottom w:val="0"/>
      <w:divBdr>
        <w:top w:val="none" w:sz="0" w:space="0" w:color="auto"/>
        <w:left w:val="none" w:sz="0" w:space="0" w:color="auto"/>
        <w:bottom w:val="none" w:sz="0" w:space="0" w:color="auto"/>
        <w:right w:val="none" w:sz="0" w:space="0" w:color="auto"/>
      </w:divBdr>
    </w:div>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907693318">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132604929">
          <w:marLeft w:val="2030"/>
          <w:marRight w:val="0"/>
          <w:marTop w:val="6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626543946">
          <w:marLeft w:val="59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6466114">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852767665">
          <w:marLeft w:val="1310"/>
          <w:marRight w:val="0"/>
          <w:marTop w:val="7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400711316">
          <w:marLeft w:val="59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68114445">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89397522">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819344944">
          <w:marLeft w:val="590"/>
          <w:marRight w:val="0"/>
          <w:marTop w:val="77"/>
          <w:marBottom w:val="12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27612142">
          <w:marLeft w:val="1310"/>
          <w:marRight w:val="0"/>
          <w:marTop w:val="7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 w:id="950356891">
          <w:marLeft w:val="590"/>
          <w:marRight w:val="0"/>
          <w:marTop w:val="7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159197791">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805857322">
          <w:marLeft w:val="59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108864643">
          <w:marLeft w:val="1310"/>
          <w:marRight w:val="0"/>
          <w:marTop w:val="7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385639589">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37242775">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229998108">
          <w:marLeft w:val="59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696075151">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840580492">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354307004">
          <w:marLeft w:val="59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03735353">
      <w:bodyDiv w:val="1"/>
      <w:marLeft w:val="0"/>
      <w:marRight w:val="0"/>
      <w:marTop w:val="0"/>
      <w:marBottom w:val="0"/>
      <w:divBdr>
        <w:top w:val="none" w:sz="0" w:space="0" w:color="auto"/>
        <w:left w:val="none" w:sz="0" w:space="0" w:color="auto"/>
        <w:bottom w:val="none" w:sz="0" w:space="0" w:color="auto"/>
        <w:right w:val="none" w:sz="0" w:space="0" w:color="auto"/>
      </w:divBdr>
    </w:div>
    <w:div w:id="132304936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71127818">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 w:id="894775029">
          <w:marLeft w:val="59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747645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128773495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21590846">
          <w:marLeft w:val="2030"/>
          <w:marRight w:val="0"/>
          <w:marTop w:val="6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 w:id="1802966217">
          <w:marLeft w:val="590"/>
          <w:marRight w:val="0"/>
          <w:marTop w:val="7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28667996">
          <w:marLeft w:val="131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793130766">
          <w:marLeft w:val="59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34819495">
          <w:marLeft w:val="1310"/>
          <w:marRight w:val="0"/>
          <w:marTop w:val="7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1387416844">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05078146">
          <w:marLeft w:val="2030"/>
          <w:marRight w:val="0"/>
          <w:marTop w:val="6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1258295403">
          <w:marLeft w:val="590"/>
          <w:marRight w:val="0"/>
          <w:marTop w:val="7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99685227">
          <w:marLeft w:val="1310"/>
          <w:marRight w:val="0"/>
          <w:marTop w:val="7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1150100101">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ford.sharepoint.com/sites/GlobalFunctionalSafety/Released%20Templates%20Guidelines%20and%20Examples/Guidelines/FFSG01.10_FeatureDocument_Guideline.pdf" TargetMode="External"/><Relationship Id="rId18" Type="http://schemas.openxmlformats.org/officeDocument/2006/relationships/hyperlink" Target="https://www.vsemweb.ford.com/tc/launchapp?-attach=true&amp;-s=226TCSession&amp;-o=HMoBIwL5x3NrTD%0d" TargetMode="External"/><Relationship Id="rId26" Type="http://schemas.openxmlformats.org/officeDocument/2006/relationships/header" Target="header2.xml"/><Relationship Id="rId39" Type="http://schemas.openxmlformats.org/officeDocument/2006/relationships/hyperlink" Target="http://wiki.ford.com/display/RequirementsEngineering/Requirements+Attributes" TargetMode="External"/><Relationship Id="rId21" Type="http://schemas.openxmlformats.org/officeDocument/2006/relationships/image" Target="media/image3.png"/><Relationship Id="rId34" Type="http://schemas.openxmlformats.org/officeDocument/2006/relationships/hyperlink" Target="http://wiki.ford.com/display/RequirementsEngineering/Requirements+Attributes"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comments" Target="comments.xm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iki.ford.com/display/RequirementsEngineering/How+to+use+the+Specification+Templates?src=contextnavpagetreemode" TargetMode="External"/><Relationship Id="rId20" Type="http://schemas.openxmlformats.org/officeDocument/2006/relationships/image" Target="media/image2.png"/><Relationship Id="rId29" Type="http://schemas.openxmlformats.org/officeDocument/2006/relationships/header" Target="header3.xml"/><Relationship Id="rId41" Type="http://schemas.openxmlformats.org/officeDocument/2006/relationships/hyperlink" Target="http://wiki.ford.com/display/RequirementsEngineering/Requirements+Attributes" TargetMode="External"/><Relationship Id="rId54" Type="http://schemas.openxmlformats.org/officeDocument/2006/relationships/image" Target="media/image12.png"/><Relationship Id="rId62"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image" Target="media/image11.png"/><Relationship Id="rId58"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yperlink" Target="http://wiki.ford.com/display/RequirementsEngineering/Requirements+Engineering+for+SW+Enabled+Features"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microsoft.com/office/2016/09/relationships/commentsIds" Target="commentsIds.xml"/><Relationship Id="rId61"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www.vsemawc.ford.com/awc/" TargetMode="External"/><Relationship Id="rId31" Type="http://schemas.openxmlformats.org/officeDocument/2006/relationships/image" Target="media/image9.png"/><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s://www.fedewb.ford.com/" TargetMode="External"/><Relationship Id="rId60" Type="http://schemas.openxmlformats.org/officeDocument/2006/relationships/image" Target="media/image14.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iki.ford.com/display/RequirementsEngineering/Specification+templates" TargetMode="External"/><Relationship Id="rId22" Type="http://schemas.openxmlformats.org/officeDocument/2006/relationships/image" Target="media/image4.png"/><Relationship Id="rId27" Type="http://schemas.openxmlformats.org/officeDocument/2006/relationships/footer" Target="footer1.xml"/><Relationship Id="rId30" Type="http://schemas.openxmlformats.org/officeDocument/2006/relationships/footer" Target="footer2.xml"/><Relationship Id="rId35" Type="http://schemas.openxmlformats.org/officeDocument/2006/relationships/hyperlink" Target="http://wiki.ford.com/display/RequirementsEngineering/Requirements+Attributes"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microsoft.com/office/2011/relationships/commentsExtended" Target="commentsExtended.xml"/><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www.fedewb.ford.com/" TargetMode="External"/><Relationship Id="rId3" Type="http://schemas.openxmlformats.org/officeDocument/2006/relationships/customXml" Target="../customXml/item3.xml"/><Relationship Id="rId12" Type="http://schemas.openxmlformats.org/officeDocument/2006/relationships/hyperlink" Target="https://bd101001.pd2.ford.com/stages/" TargetMode="External"/><Relationship Id="rId17" Type="http://schemas.openxmlformats.org/officeDocument/2006/relationships/hyperlink" Target="http://wiki.ford.com/display/RequirementsEngineering/Requirements+Attributes?src=contextnavpagetreemode" TargetMode="External"/><Relationship Id="rId25" Type="http://schemas.openxmlformats.org/officeDocument/2006/relationships/image" Target="media/image7.png"/><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A7C1FB2B9F794DBDF98D75974BDD02" ma:contentTypeVersion="6" ma:contentTypeDescription="Create a new document." ma:contentTypeScope="" ma:versionID="60f9b70862242409db5e7ab38d0e5ce2">
  <xsd:schema xmlns:xsd="http://www.w3.org/2001/XMLSchema" xmlns:xs="http://www.w3.org/2001/XMLSchema" xmlns:p="http://schemas.microsoft.com/office/2006/metadata/properties" xmlns:ns2="9e7a3f9a-3901-4b4a-8fb9-21de2859aa29" xmlns:ns3="29ce59de-8f2e-4414-9999-49040c8ebe22" targetNamespace="http://schemas.microsoft.com/office/2006/metadata/properties" ma:root="true" ma:fieldsID="a6c320e3053472f00bc3e3ca4a4fe5db" ns2:_="" ns3:_="">
    <xsd:import namespace="9e7a3f9a-3901-4b4a-8fb9-21de2859aa29"/>
    <xsd:import namespace="29ce59de-8f2e-4414-9999-49040c8ebe2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7a3f9a-3901-4b4a-8fb9-21de2859aa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9ce59de-8f2e-4414-9999-49040c8ebe2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29CA1703-CBB3-4170-8E68-D74CDAF2016B}"/>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F6EDDB-275B-4E75-8D05-F75635691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1180</TotalTime>
  <Pages>44</Pages>
  <Words>7266</Words>
  <Characters>41418</Characters>
  <Application>Microsoft Office Word</Application>
  <DocSecurity>0</DocSecurity>
  <Lines>345</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48587</CharactersWithSpaces>
  <SharedDoc>false</SharedDoc>
  <HLinks>
    <vt:vector size="804" baseType="variant">
      <vt:variant>
        <vt:i4>6094963</vt:i4>
      </vt:variant>
      <vt:variant>
        <vt:i4>927</vt:i4>
      </vt:variant>
      <vt:variant>
        <vt:i4>0</vt:i4>
      </vt:variant>
      <vt:variant>
        <vt:i4>5</vt:i4>
      </vt:variant>
      <vt:variant>
        <vt:lpwstr>https://www.fedewb.ford.com/</vt:lpwstr>
      </vt:variant>
      <vt:variant>
        <vt:lpwstr>/search/keyword-search?searchCriteria=RQT-001403-023404&amp;filter=SE4_Req_StandardRevision.se4_RequirementState%3DReleased~~Categorization.category%3DRequirements~~WorkspaceObject.object_type%3DSE4_RequirementRevision~~</vt:lpwstr>
      </vt:variant>
      <vt:variant>
        <vt:i4>6094965</vt:i4>
      </vt:variant>
      <vt:variant>
        <vt:i4>924</vt:i4>
      </vt:variant>
      <vt:variant>
        <vt:i4>0</vt:i4>
      </vt:variant>
      <vt:variant>
        <vt:i4>5</vt:i4>
      </vt:variant>
      <vt:variant>
        <vt:lpwstr>https://www.fedewb.ford.com/</vt:lpwstr>
      </vt:variant>
      <vt:variant>
        <vt:lpwstr>/search/keyword-search?searchCriteria=RQT-001403-023402&amp;filter=SE4_Req_StandardRevision.se4_RequirementState%3DReleased~~Categorization.category%3DRequirements~~WorkspaceObject.object_type%3DSE4_RequirementRevision~~</vt:lpwstr>
      </vt:variant>
      <vt:variant>
        <vt:i4>5308441</vt:i4>
      </vt:variant>
      <vt:variant>
        <vt:i4>915</vt:i4>
      </vt:variant>
      <vt:variant>
        <vt:i4>0</vt:i4>
      </vt:variant>
      <vt:variant>
        <vt:i4>5</vt:i4>
      </vt:variant>
      <vt:variant>
        <vt:lpwstr>http://wiki.ford.com/display/RequirementsEngineering/Requirements+Attributes</vt:lpwstr>
      </vt:variant>
      <vt:variant>
        <vt:lpwstr/>
      </vt:variant>
      <vt:variant>
        <vt:i4>5308441</vt:i4>
      </vt:variant>
      <vt:variant>
        <vt:i4>906</vt:i4>
      </vt:variant>
      <vt:variant>
        <vt:i4>0</vt:i4>
      </vt:variant>
      <vt:variant>
        <vt:i4>5</vt:i4>
      </vt:variant>
      <vt:variant>
        <vt:lpwstr>http://wiki.ford.com/display/RequirementsEngineering/Requirements+Attributes</vt:lpwstr>
      </vt:variant>
      <vt:variant>
        <vt:lpwstr/>
      </vt:variant>
      <vt:variant>
        <vt:i4>5308441</vt:i4>
      </vt:variant>
      <vt:variant>
        <vt:i4>897</vt:i4>
      </vt:variant>
      <vt:variant>
        <vt:i4>0</vt:i4>
      </vt:variant>
      <vt:variant>
        <vt:i4>5</vt:i4>
      </vt:variant>
      <vt:variant>
        <vt:lpwstr>http://wiki.ford.com/display/RequirementsEngineering/Requirements+Attributes</vt:lpwstr>
      </vt:variant>
      <vt:variant>
        <vt:lpwstr/>
      </vt:variant>
      <vt:variant>
        <vt:i4>5308441</vt:i4>
      </vt:variant>
      <vt:variant>
        <vt:i4>888</vt:i4>
      </vt:variant>
      <vt:variant>
        <vt:i4>0</vt:i4>
      </vt:variant>
      <vt:variant>
        <vt:i4>5</vt:i4>
      </vt:variant>
      <vt:variant>
        <vt:lpwstr>http://wiki.ford.com/display/RequirementsEngineering/Requirements+Attributes</vt:lpwstr>
      </vt:variant>
      <vt:variant>
        <vt:lpwstr/>
      </vt:variant>
      <vt:variant>
        <vt:i4>5308441</vt:i4>
      </vt:variant>
      <vt:variant>
        <vt:i4>879</vt:i4>
      </vt:variant>
      <vt:variant>
        <vt:i4>0</vt:i4>
      </vt:variant>
      <vt:variant>
        <vt:i4>5</vt:i4>
      </vt:variant>
      <vt:variant>
        <vt:lpwstr>http://wiki.ford.com/display/RequirementsEngineering/Requirements+Attributes</vt:lpwstr>
      </vt:variant>
      <vt:variant>
        <vt:lpwstr/>
      </vt:variant>
      <vt:variant>
        <vt:i4>5308441</vt:i4>
      </vt:variant>
      <vt:variant>
        <vt:i4>870</vt:i4>
      </vt:variant>
      <vt:variant>
        <vt:i4>0</vt:i4>
      </vt:variant>
      <vt:variant>
        <vt:i4>5</vt:i4>
      </vt:variant>
      <vt:variant>
        <vt:lpwstr>http://wiki.ford.com/display/RequirementsEngineering/Requirements+Attributes</vt:lpwstr>
      </vt:variant>
      <vt:variant>
        <vt:lpwstr/>
      </vt:variant>
      <vt:variant>
        <vt:i4>5308441</vt:i4>
      </vt:variant>
      <vt:variant>
        <vt:i4>861</vt:i4>
      </vt:variant>
      <vt:variant>
        <vt:i4>0</vt:i4>
      </vt:variant>
      <vt:variant>
        <vt:i4>5</vt:i4>
      </vt:variant>
      <vt:variant>
        <vt:lpwstr>http://wiki.ford.com/display/RequirementsEngineering/Requirements+Attributes</vt:lpwstr>
      </vt:variant>
      <vt:variant>
        <vt:lpwstr/>
      </vt:variant>
      <vt:variant>
        <vt:i4>5308441</vt:i4>
      </vt:variant>
      <vt:variant>
        <vt:i4>852</vt:i4>
      </vt:variant>
      <vt:variant>
        <vt:i4>0</vt:i4>
      </vt:variant>
      <vt:variant>
        <vt:i4>5</vt:i4>
      </vt:variant>
      <vt:variant>
        <vt:lpwstr>http://wiki.ford.com/display/RequirementsEngineering/Requirements+Attributes</vt:lpwstr>
      </vt:variant>
      <vt:variant>
        <vt:lpwstr/>
      </vt:variant>
      <vt:variant>
        <vt:i4>5308441</vt:i4>
      </vt:variant>
      <vt:variant>
        <vt:i4>843</vt:i4>
      </vt:variant>
      <vt:variant>
        <vt:i4>0</vt:i4>
      </vt:variant>
      <vt:variant>
        <vt:i4>5</vt:i4>
      </vt:variant>
      <vt:variant>
        <vt:lpwstr>http://wiki.ford.com/display/RequirementsEngineering/Requirements+Attributes</vt:lpwstr>
      </vt:variant>
      <vt:variant>
        <vt:lpwstr/>
      </vt:variant>
      <vt:variant>
        <vt:i4>5308441</vt:i4>
      </vt:variant>
      <vt:variant>
        <vt:i4>834</vt:i4>
      </vt:variant>
      <vt:variant>
        <vt:i4>0</vt:i4>
      </vt:variant>
      <vt:variant>
        <vt:i4>5</vt:i4>
      </vt:variant>
      <vt:variant>
        <vt:lpwstr>http://wiki.ford.com/display/RequirementsEngineering/Requirements+Attributes</vt:lpwstr>
      </vt:variant>
      <vt:variant>
        <vt:lpwstr/>
      </vt:variant>
      <vt:variant>
        <vt:i4>5636152</vt:i4>
      </vt:variant>
      <vt:variant>
        <vt:i4>792</vt:i4>
      </vt:variant>
      <vt:variant>
        <vt:i4>0</vt:i4>
      </vt:variant>
      <vt:variant>
        <vt:i4>5</vt:i4>
      </vt:variant>
      <vt:variant>
        <vt:lpwstr>https://www.vsemawc.ford.com/awc/</vt:lpwstr>
      </vt:variant>
      <vt:variant>
        <vt:lpwstr>/com.siemens.splm.clientfx.tcui.xrt.showObject?uid=HMoBIwL5x3NrTD
</vt:lpwstr>
      </vt:variant>
      <vt:variant>
        <vt:i4>3014690</vt:i4>
      </vt:variant>
      <vt:variant>
        <vt:i4>789</vt:i4>
      </vt:variant>
      <vt:variant>
        <vt:i4>0</vt:i4>
      </vt:variant>
      <vt:variant>
        <vt:i4>5</vt:i4>
      </vt:variant>
      <vt:variant>
        <vt:lpwstr>https://www.vsemweb.ford.com/tc/launchapp?-attach=true&amp;-s=226TCSession&amp;-o=HMoBIwL5x3NrTD%0d</vt:lpwstr>
      </vt:variant>
      <vt:variant>
        <vt:lpwstr/>
      </vt:variant>
      <vt:variant>
        <vt:i4>3342446</vt:i4>
      </vt:variant>
      <vt:variant>
        <vt:i4>762</vt:i4>
      </vt:variant>
      <vt:variant>
        <vt:i4>0</vt:i4>
      </vt:variant>
      <vt:variant>
        <vt:i4>5</vt:i4>
      </vt:variant>
      <vt:variant>
        <vt:lpwstr>http://wiki.ford.com/display/RequirementsEngineering/Requirements+Attributes?src=contextnavpagetreemode</vt:lpwstr>
      </vt:variant>
      <vt:variant>
        <vt:lpwstr/>
      </vt:variant>
      <vt:variant>
        <vt:i4>7929901</vt:i4>
      </vt:variant>
      <vt:variant>
        <vt:i4>759</vt:i4>
      </vt:variant>
      <vt:variant>
        <vt:i4>0</vt:i4>
      </vt:variant>
      <vt:variant>
        <vt:i4>5</vt:i4>
      </vt:variant>
      <vt:variant>
        <vt:lpwstr>http://wiki.ford.com/display/RequirementsEngineering/How+to+use+the+Specification+Templates?src=contextnavpagetreemode</vt:lpwstr>
      </vt:variant>
      <vt:variant>
        <vt:lpwstr/>
      </vt:variant>
      <vt:variant>
        <vt:i4>5177375</vt:i4>
      </vt:variant>
      <vt:variant>
        <vt:i4>720</vt:i4>
      </vt:variant>
      <vt:variant>
        <vt:i4>0</vt:i4>
      </vt:variant>
      <vt:variant>
        <vt:i4>5</vt:i4>
      </vt:variant>
      <vt:variant>
        <vt:lpwstr>http://wiki.ford.com/display/RequirementsEngineering/Requirements+Engineering+for+SW+Enabled+Features</vt:lpwstr>
      </vt:variant>
      <vt:variant>
        <vt:lpwstr/>
      </vt:variant>
      <vt:variant>
        <vt:i4>327760</vt:i4>
      </vt:variant>
      <vt:variant>
        <vt:i4>717</vt:i4>
      </vt:variant>
      <vt:variant>
        <vt:i4>0</vt:i4>
      </vt:variant>
      <vt:variant>
        <vt:i4>5</vt:i4>
      </vt:variant>
      <vt:variant>
        <vt:lpwstr>http://wiki.ford.com/display/RequirementsEngineering/Specification+templates</vt:lpwstr>
      </vt:variant>
      <vt:variant>
        <vt:lpwstr/>
      </vt:variant>
      <vt:variant>
        <vt:i4>6946915</vt:i4>
      </vt:variant>
      <vt:variant>
        <vt:i4>714</vt:i4>
      </vt:variant>
      <vt:variant>
        <vt:i4>0</vt:i4>
      </vt:variant>
      <vt:variant>
        <vt:i4>5</vt:i4>
      </vt:variant>
      <vt:variant>
        <vt:lpwstr>https://azureford.sharepoint.com/sites/GlobalFunctionalSafety/Released Templates Guidelines and Examples/Guidelines/FFSG01.10_FeatureDocument_Guideline.pdf</vt:lpwstr>
      </vt:variant>
      <vt:variant>
        <vt:lpwstr/>
      </vt:variant>
      <vt:variant>
        <vt:i4>1966090</vt:i4>
      </vt:variant>
      <vt:variant>
        <vt:i4>711</vt:i4>
      </vt:variant>
      <vt:variant>
        <vt:i4>0</vt:i4>
      </vt:variant>
      <vt:variant>
        <vt:i4>5</vt:i4>
      </vt:variant>
      <vt:variant>
        <vt:lpwstr>https://bd101001.pd2.ford.com/stages/</vt:lpwstr>
      </vt:variant>
      <vt:variant>
        <vt:lpwstr>/workspace/209/_vv/(process/activity/_Y6ftAPI2VsW5zd82DgHb6g)</vt:lpwstr>
      </vt:variant>
      <vt:variant>
        <vt:i4>1769534</vt:i4>
      </vt:variant>
      <vt:variant>
        <vt:i4>704</vt:i4>
      </vt:variant>
      <vt:variant>
        <vt:i4>0</vt:i4>
      </vt:variant>
      <vt:variant>
        <vt:i4>5</vt:i4>
      </vt:variant>
      <vt:variant>
        <vt:lpwstr/>
      </vt:variant>
      <vt:variant>
        <vt:lpwstr>_Toc78549353</vt:lpwstr>
      </vt:variant>
      <vt:variant>
        <vt:i4>1703998</vt:i4>
      </vt:variant>
      <vt:variant>
        <vt:i4>698</vt:i4>
      </vt:variant>
      <vt:variant>
        <vt:i4>0</vt:i4>
      </vt:variant>
      <vt:variant>
        <vt:i4>5</vt:i4>
      </vt:variant>
      <vt:variant>
        <vt:lpwstr/>
      </vt:variant>
      <vt:variant>
        <vt:lpwstr>_Toc78549352</vt:lpwstr>
      </vt:variant>
      <vt:variant>
        <vt:i4>1638462</vt:i4>
      </vt:variant>
      <vt:variant>
        <vt:i4>692</vt:i4>
      </vt:variant>
      <vt:variant>
        <vt:i4>0</vt:i4>
      </vt:variant>
      <vt:variant>
        <vt:i4>5</vt:i4>
      </vt:variant>
      <vt:variant>
        <vt:lpwstr/>
      </vt:variant>
      <vt:variant>
        <vt:lpwstr>_Toc78549351</vt:lpwstr>
      </vt:variant>
      <vt:variant>
        <vt:i4>1572926</vt:i4>
      </vt:variant>
      <vt:variant>
        <vt:i4>686</vt:i4>
      </vt:variant>
      <vt:variant>
        <vt:i4>0</vt:i4>
      </vt:variant>
      <vt:variant>
        <vt:i4>5</vt:i4>
      </vt:variant>
      <vt:variant>
        <vt:lpwstr/>
      </vt:variant>
      <vt:variant>
        <vt:lpwstr>_Toc78549350</vt:lpwstr>
      </vt:variant>
      <vt:variant>
        <vt:i4>1114175</vt:i4>
      </vt:variant>
      <vt:variant>
        <vt:i4>680</vt:i4>
      </vt:variant>
      <vt:variant>
        <vt:i4>0</vt:i4>
      </vt:variant>
      <vt:variant>
        <vt:i4>5</vt:i4>
      </vt:variant>
      <vt:variant>
        <vt:lpwstr/>
      </vt:variant>
      <vt:variant>
        <vt:lpwstr>_Toc78549349</vt:lpwstr>
      </vt:variant>
      <vt:variant>
        <vt:i4>1048639</vt:i4>
      </vt:variant>
      <vt:variant>
        <vt:i4>674</vt:i4>
      </vt:variant>
      <vt:variant>
        <vt:i4>0</vt:i4>
      </vt:variant>
      <vt:variant>
        <vt:i4>5</vt:i4>
      </vt:variant>
      <vt:variant>
        <vt:lpwstr/>
      </vt:variant>
      <vt:variant>
        <vt:lpwstr>_Toc78549348</vt:lpwstr>
      </vt:variant>
      <vt:variant>
        <vt:i4>2031679</vt:i4>
      </vt:variant>
      <vt:variant>
        <vt:i4>668</vt:i4>
      </vt:variant>
      <vt:variant>
        <vt:i4>0</vt:i4>
      </vt:variant>
      <vt:variant>
        <vt:i4>5</vt:i4>
      </vt:variant>
      <vt:variant>
        <vt:lpwstr/>
      </vt:variant>
      <vt:variant>
        <vt:lpwstr>_Toc78549347</vt:lpwstr>
      </vt:variant>
      <vt:variant>
        <vt:i4>1966143</vt:i4>
      </vt:variant>
      <vt:variant>
        <vt:i4>662</vt:i4>
      </vt:variant>
      <vt:variant>
        <vt:i4>0</vt:i4>
      </vt:variant>
      <vt:variant>
        <vt:i4>5</vt:i4>
      </vt:variant>
      <vt:variant>
        <vt:lpwstr/>
      </vt:variant>
      <vt:variant>
        <vt:lpwstr>_Toc78549346</vt:lpwstr>
      </vt:variant>
      <vt:variant>
        <vt:i4>1900607</vt:i4>
      </vt:variant>
      <vt:variant>
        <vt:i4>656</vt:i4>
      </vt:variant>
      <vt:variant>
        <vt:i4>0</vt:i4>
      </vt:variant>
      <vt:variant>
        <vt:i4>5</vt:i4>
      </vt:variant>
      <vt:variant>
        <vt:lpwstr/>
      </vt:variant>
      <vt:variant>
        <vt:lpwstr>_Toc78549345</vt:lpwstr>
      </vt:variant>
      <vt:variant>
        <vt:i4>1835071</vt:i4>
      </vt:variant>
      <vt:variant>
        <vt:i4>650</vt:i4>
      </vt:variant>
      <vt:variant>
        <vt:i4>0</vt:i4>
      </vt:variant>
      <vt:variant>
        <vt:i4>5</vt:i4>
      </vt:variant>
      <vt:variant>
        <vt:lpwstr/>
      </vt:variant>
      <vt:variant>
        <vt:lpwstr>_Toc78549344</vt:lpwstr>
      </vt:variant>
      <vt:variant>
        <vt:i4>1769535</vt:i4>
      </vt:variant>
      <vt:variant>
        <vt:i4>644</vt:i4>
      </vt:variant>
      <vt:variant>
        <vt:i4>0</vt:i4>
      </vt:variant>
      <vt:variant>
        <vt:i4>5</vt:i4>
      </vt:variant>
      <vt:variant>
        <vt:lpwstr/>
      </vt:variant>
      <vt:variant>
        <vt:lpwstr>_Toc78549343</vt:lpwstr>
      </vt:variant>
      <vt:variant>
        <vt:i4>1703999</vt:i4>
      </vt:variant>
      <vt:variant>
        <vt:i4>638</vt:i4>
      </vt:variant>
      <vt:variant>
        <vt:i4>0</vt:i4>
      </vt:variant>
      <vt:variant>
        <vt:i4>5</vt:i4>
      </vt:variant>
      <vt:variant>
        <vt:lpwstr/>
      </vt:variant>
      <vt:variant>
        <vt:lpwstr>_Toc78549342</vt:lpwstr>
      </vt:variant>
      <vt:variant>
        <vt:i4>1638463</vt:i4>
      </vt:variant>
      <vt:variant>
        <vt:i4>632</vt:i4>
      </vt:variant>
      <vt:variant>
        <vt:i4>0</vt:i4>
      </vt:variant>
      <vt:variant>
        <vt:i4>5</vt:i4>
      </vt:variant>
      <vt:variant>
        <vt:lpwstr/>
      </vt:variant>
      <vt:variant>
        <vt:lpwstr>_Toc78549341</vt:lpwstr>
      </vt:variant>
      <vt:variant>
        <vt:i4>1572927</vt:i4>
      </vt:variant>
      <vt:variant>
        <vt:i4>626</vt:i4>
      </vt:variant>
      <vt:variant>
        <vt:i4>0</vt:i4>
      </vt:variant>
      <vt:variant>
        <vt:i4>5</vt:i4>
      </vt:variant>
      <vt:variant>
        <vt:lpwstr/>
      </vt:variant>
      <vt:variant>
        <vt:lpwstr>_Toc78549340</vt:lpwstr>
      </vt:variant>
      <vt:variant>
        <vt:i4>1114168</vt:i4>
      </vt:variant>
      <vt:variant>
        <vt:i4>620</vt:i4>
      </vt:variant>
      <vt:variant>
        <vt:i4>0</vt:i4>
      </vt:variant>
      <vt:variant>
        <vt:i4>5</vt:i4>
      </vt:variant>
      <vt:variant>
        <vt:lpwstr/>
      </vt:variant>
      <vt:variant>
        <vt:lpwstr>_Toc78549339</vt:lpwstr>
      </vt:variant>
      <vt:variant>
        <vt:i4>1048632</vt:i4>
      </vt:variant>
      <vt:variant>
        <vt:i4>614</vt:i4>
      </vt:variant>
      <vt:variant>
        <vt:i4>0</vt:i4>
      </vt:variant>
      <vt:variant>
        <vt:i4>5</vt:i4>
      </vt:variant>
      <vt:variant>
        <vt:lpwstr/>
      </vt:variant>
      <vt:variant>
        <vt:lpwstr>_Toc78549338</vt:lpwstr>
      </vt:variant>
      <vt:variant>
        <vt:i4>2031672</vt:i4>
      </vt:variant>
      <vt:variant>
        <vt:i4>608</vt:i4>
      </vt:variant>
      <vt:variant>
        <vt:i4>0</vt:i4>
      </vt:variant>
      <vt:variant>
        <vt:i4>5</vt:i4>
      </vt:variant>
      <vt:variant>
        <vt:lpwstr/>
      </vt:variant>
      <vt:variant>
        <vt:lpwstr>_Toc78549337</vt:lpwstr>
      </vt:variant>
      <vt:variant>
        <vt:i4>1966136</vt:i4>
      </vt:variant>
      <vt:variant>
        <vt:i4>602</vt:i4>
      </vt:variant>
      <vt:variant>
        <vt:i4>0</vt:i4>
      </vt:variant>
      <vt:variant>
        <vt:i4>5</vt:i4>
      </vt:variant>
      <vt:variant>
        <vt:lpwstr/>
      </vt:variant>
      <vt:variant>
        <vt:lpwstr>_Toc78549336</vt:lpwstr>
      </vt:variant>
      <vt:variant>
        <vt:i4>1900600</vt:i4>
      </vt:variant>
      <vt:variant>
        <vt:i4>596</vt:i4>
      </vt:variant>
      <vt:variant>
        <vt:i4>0</vt:i4>
      </vt:variant>
      <vt:variant>
        <vt:i4>5</vt:i4>
      </vt:variant>
      <vt:variant>
        <vt:lpwstr/>
      </vt:variant>
      <vt:variant>
        <vt:lpwstr>_Toc78549335</vt:lpwstr>
      </vt:variant>
      <vt:variant>
        <vt:i4>1835064</vt:i4>
      </vt:variant>
      <vt:variant>
        <vt:i4>590</vt:i4>
      </vt:variant>
      <vt:variant>
        <vt:i4>0</vt:i4>
      </vt:variant>
      <vt:variant>
        <vt:i4>5</vt:i4>
      </vt:variant>
      <vt:variant>
        <vt:lpwstr/>
      </vt:variant>
      <vt:variant>
        <vt:lpwstr>_Toc78549334</vt:lpwstr>
      </vt:variant>
      <vt:variant>
        <vt:i4>1769528</vt:i4>
      </vt:variant>
      <vt:variant>
        <vt:i4>584</vt:i4>
      </vt:variant>
      <vt:variant>
        <vt:i4>0</vt:i4>
      </vt:variant>
      <vt:variant>
        <vt:i4>5</vt:i4>
      </vt:variant>
      <vt:variant>
        <vt:lpwstr/>
      </vt:variant>
      <vt:variant>
        <vt:lpwstr>_Toc78549333</vt:lpwstr>
      </vt:variant>
      <vt:variant>
        <vt:i4>1703992</vt:i4>
      </vt:variant>
      <vt:variant>
        <vt:i4>578</vt:i4>
      </vt:variant>
      <vt:variant>
        <vt:i4>0</vt:i4>
      </vt:variant>
      <vt:variant>
        <vt:i4>5</vt:i4>
      </vt:variant>
      <vt:variant>
        <vt:lpwstr/>
      </vt:variant>
      <vt:variant>
        <vt:lpwstr>_Toc78549332</vt:lpwstr>
      </vt:variant>
      <vt:variant>
        <vt:i4>1638456</vt:i4>
      </vt:variant>
      <vt:variant>
        <vt:i4>572</vt:i4>
      </vt:variant>
      <vt:variant>
        <vt:i4>0</vt:i4>
      </vt:variant>
      <vt:variant>
        <vt:i4>5</vt:i4>
      </vt:variant>
      <vt:variant>
        <vt:lpwstr/>
      </vt:variant>
      <vt:variant>
        <vt:lpwstr>_Toc78549331</vt:lpwstr>
      </vt:variant>
      <vt:variant>
        <vt:i4>1572920</vt:i4>
      </vt:variant>
      <vt:variant>
        <vt:i4>566</vt:i4>
      </vt:variant>
      <vt:variant>
        <vt:i4>0</vt:i4>
      </vt:variant>
      <vt:variant>
        <vt:i4>5</vt:i4>
      </vt:variant>
      <vt:variant>
        <vt:lpwstr/>
      </vt:variant>
      <vt:variant>
        <vt:lpwstr>_Toc78549330</vt:lpwstr>
      </vt:variant>
      <vt:variant>
        <vt:i4>1114169</vt:i4>
      </vt:variant>
      <vt:variant>
        <vt:i4>560</vt:i4>
      </vt:variant>
      <vt:variant>
        <vt:i4>0</vt:i4>
      </vt:variant>
      <vt:variant>
        <vt:i4>5</vt:i4>
      </vt:variant>
      <vt:variant>
        <vt:lpwstr/>
      </vt:variant>
      <vt:variant>
        <vt:lpwstr>_Toc78549329</vt:lpwstr>
      </vt:variant>
      <vt:variant>
        <vt:i4>1048633</vt:i4>
      </vt:variant>
      <vt:variant>
        <vt:i4>554</vt:i4>
      </vt:variant>
      <vt:variant>
        <vt:i4>0</vt:i4>
      </vt:variant>
      <vt:variant>
        <vt:i4>5</vt:i4>
      </vt:variant>
      <vt:variant>
        <vt:lpwstr/>
      </vt:variant>
      <vt:variant>
        <vt:lpwstr>_Toc78549328</vt:lpwstr>
      </vt:variant>
      <vt:variant>
        <vt:i4>2031673</vt:i4>
      </vt:variant>
      <vt:variant>
        <vt:i4>545</vt:i4>
      </vt:variant>
      <vt:variant>
        <vt:i4>0</vt:i4>
      </vt:variant>
      <vt:variant>
        <vt:i4>5</vt:i4>
      </vt:variant>
      <vt:variant>
        <vt:lpwstr/>
      </vt:variant>
      <vt:variant>
        <vt:lpwstr>_Toc78549327</vt:lpwstr>
      </vt:variant>
      <vt:variant>
        <vt:i4>1966137</vt:i4>
      </vt:variant>
      <vt:variant>
        <vt:i4>539</vt:i4>
      </vt:variant>
      <vt:variant>
        <vt:i4>0</vt:i4>
      </vt:variant>
      <vt:variant>
        <vt:i4>5</vt:i4>
      </vt:variant>
      <vt:variant>
        <vt:lpwstr/>
      </vt:variant>
      <vt:variant>
        <vt:lpwstr>_Toc78549326</vt:lpwstr>
      </vt:variant>
      <vt:variant>
        <vt:i4>1900601</vt:i4>
      </vt:variant>
      <vt:variant>
        <vt:i4>533</vt:i4>
      </vt:variant>
      <vt:variant>
        <vt:i4>0</vt:i4>
      </vt:variant>
      <vt:variant>
        <vt:i4>5</vt:i4>
      </vt:variant>
      <vt:variant>
        <vt:lpwstr/>
      </vt:variant>
      <vt:variant>
        <vt:lpwstr>_Toc78549325</vt:lpwstr>
      </vt:variant>
      <vt:variant>
        <vt:i4>1835065</vt:i4>
      </vt:variant>
      <vt:variant>
        <vt:i4>527</vt:i4>
      </vt:variant>
      <vt:variant>
        <vt:i4>0</vt:i4>
      </vt:variant>
      <vt:variant>
        <vt:i4>5</vt:i4>
      </vt:variant>
      <vt:variant>
        <vt:lpwstr/>
      </vt:variant>
      <vt:variant>
        <vt:lpwstr>_Toc78549324</vt:lpwstr>
      </vt:variant>
      <vt:variant>
        <vt:i4>1769529</vt:i4>
      </vt:variant>
      <vt:variant>
        <vt:i4>521</vt:i4>
      </vt:variant>
      <vt:variant>
        <vt:i4>0</vt:i4>
      </vt:variant>
      <vt:variant>
        <vt:i4>5</vt:i4>
      </vt:variant>
      <vt:variant>
        <vt:lpwstr/>
      </vt:variant>
      <vt:variant>
        <vt:lpwstr>_Toc78549323</vt:lpwstr>
      </vt:variant>
      <vt:variant>
        <vt:i4>1703993</vt:i4>
      </vt:variant>
      <vt:variant>
        <vt:i4>515</vt:i4>
      </vt:variant>
      <vt:variant>
        <vt:i4>0</vt:i4>
      </vt:variant>
      <vt:variant>
        <vt:i4>5</vt:i4>
      </vt:variant>
      <vt:variant>
        <vt:lpwstr/>
      </vt:variant>
      <vt:variant>
        <vt:lpwstr>_Toc78549322</vt:lpwstr>
      </vt:variant>
      <vt:variant>
        <vt:i4>1638457</vt:i4>
      </vt:variant>
      <vt:variant>
        <vt:i4>509</vt:i4>
      </vt:variant>
      <vt:variant>
        <vt:i4>0</vt:i4>
      </vt:variant>
      <vt:variant>
        <vt:i4>5</vt:i4>
      </vt:variant>
      <vt:variant>
        <vt:lpwstr/>
      </vt:variant>
      <vt:variant>
        <vt:lpwstr>_Toc78549321</vt:lpwstr>
      </vt:variant>
      <vt:variant>
        <vt:i4>1572921</vt:i4>
      </vt:variant>
      <vt:variant>
        <vt:i4>503</vt:i4>
      </vt:variant>
      <vt:variant>
        <vt:i4>0</vt:i4>
      </vt:variant>
      <vt:variant>
        <vt:i4>5</vt:i4>
      </vt:variant>
      <vt:variant>
        <vt:lpwstr/>
      </vt:variant>
      <vt:variant>
        <vt:lpwstr>_Toc78549320</vt:lpwstr>
      </vt:variant>
      <vt:variant>
        <vt:i4>1114170</vt:i4>
      </vt:variant>
      <vt:variant>
        <vt:i4>497</vt:i4>
      </vt:variant>
      <vt:variant>
        <vt:i4>0</vt:i4>
      </vt:variant>
      <vt:variant>
        <vt:i4>5</vt:i4>
      </vt:variant>
      <vt:variant>
        <vt:lpwstr/>
      </vt:variant>
      <vt:variant>
        <vt:lpwstr>_Toc78549319</vt:lpwstr>
      </vt:variant>
      <vt:variant>
        <vt:i4>1048634</vt:i4>
      </vt:variant>
      <vt:variant>
        <vt:i4>491</vt:i4>
      </vt:variant>
      <vt:variant>
        <vt:i4>0</vt:i4>
      </vt:variant>
      <vt:variant>
        <vt:i4>5</vt:i4>
      </vt:variant>
      <vt:variant>
        <vt:lpwstr/>
      </vt:variant>
      <vt:variant>
        <vt:lpwstr>_Toc78549318</vt:lpwstr>
      </vt:variant>
      <vt:variant>
        <vt:i4>2031674</vt:i4>
      </vt:variant>
      <vt:variant>
        <vt:i4>485</vt:i4>
      </vt:variant>
      <vt:variant>
        <vt:i4>0</vt:i4>
      </vt:variant>
      <vt:variant>
        <vt:i4>5</vt:i4>
      </vt:variant>
      <vt:variant>
        <vt:lpwstr/>
      </vt:variant>
      <vt:variant>
        <vt:lpwstr>_Toc78549317</vt:lpwstr>
      </vt:variant>
      <vt:variant>
        <vt:i4>1966138</vt:i4>
      </vt:variant>
      <vt:variant>
        <vt:i4>479</vt:i4>
      </vt:variant>
      <vt:variant>
        <vt:i4>0</vt:i4>
      </vt:variant>
      <vt:variant>
        <vt:i4>5</vt:i4>
      </vt:variant>
      <vt:variant>
        <vt:lpwstr/>
      </vt:variant>
      <vt:variant>
        <vt:lpwstr>_Toc78549316</vt:lpwstr>
      </vt:variant>
      <vt:variant>
        <vt:i4>1900602</vt:i4>
      </vt:variant>
      <vt:variant>
        <vt:i4>470</vt:i4>
      </vt:variant>
      <vt:variant>
        <vt:i4>0</vt:i4>
      </vt:variant>
      <vt:variant>
        <vt:i4>5</vt:i4>
      </vt:variant>
      <vt:variant>
        <vt:lpwstr/>
      </vt:variant>
      <vt:variant>
        <vt:lpwstr>_Toc78549315</vt:lpwstr>
      </vt:variant>
      <vt:variant>
        <vt:i4>1835066</vt:i4>
      </vt:variant>
      <vt:variant>
        <vt:i4>464</vt:i4>
      </vt:variant>
      <vt:variant>
        <vt:i4>0</vt:i4>
      </vt:variant>
      <vt:variant>
        <vt:i4>5</vt:i4>
      </vt:variant>
      <vt:variant>
        <vt:lpwstr/>
      </vt:variant>
      <vt:variant>
        <vt:lpwstr>_Toc78549314</vt:lpwstr>
      </vt:variant>
      <vt:variant>
        <vt:i4>1769530</vt:i4>
      </vt:variant>
      <vt:variant>
        <vt:i4>458</vt:i4>
      </vt:variant>
      <vt:variant>
        <vt:i4>0</vt:i4>
      </vt:variant>
      <vt:variant>
        <vt:i4>5</vt:i4>
      </vt:variant>
      <vt:variant>
        <vt:lpwstr/>
      </vt:variant>
      <vt:variant>
        <vt:lpwstr>_Toc78549313</vt:lpwstr>
      </vt:variant>
      <vt:variant>
        <vt:i4>1638458</vt:i4>
      </vt:variant>
      <vt:variant>
        <vt:i4>452</vt:i4>
      </vt:variant>
      <vt:variant>
        <vt:i4>0</vt:i4>
      </vt:variant>
      <vt:variant>
        <vt:i4>5</vt:i4>
      </vt:variant>
      <vt:variant>
        <vt:lpwstr/>
      </vt:variant>
      <vt:variant>
        <vt:lpwstr>_Toc78549311</vt:lpwstr>
      </vt:variant>
      <vt:variant>
        <vt:i4>1572922</vt:i4>
      </vt:variant>
      <vt:variant>
        <vt:i4>446</vt:i4>
      </vt:variant>
      <vt:variant>
        <vt:i4>0</vt:i4>
      </vt:variant>
      <vt:variant>
        <vt:i4>5</vt:i4>
      </vt:variant>
      <vt:variant>
        <vt:lpwstr/>
      </vt:variant>
      <vt:variant>
        <vt:lpwstr>_Toc78549310</vt:lpwstr>
      </vt:variant>
      <vt:variant>
        <vt:i4>1114171</vt:i4>
      </vt:variant>
      <vt:variant>
        <vt:i4>440</vt:i4>
      </vt:variant>
      <vt:variant>
        <vt:i4>0</vt:i4>
      </vt:variant>
      <vt:variant>
        <vt:i4>5</vt:i4>
      </vt:variant>
      <vt:variant>
        <vt:lpwstr/>
      </vt:variant>
      <vt:variant>
        <vt:lpwstr>_Toc78549309</vt:lpwstr>
      </vt:variant>
      <vt:variant>
        <vt:i4>1048635</vt:i4>
      </vt:variant>
      <vt:variant>
        <vt:i4>434</vt:i4>
      </vt:variant>
      <vt:variant>
        <vt:i4>0</vt:i4>
      </vt:variant>
      <vt:variant>
        <vt:i4>5</vt:i4>
      </vt:variant>
      <vt:variant>
        <vt:lpwstr/>
      </vt:variant>
      <vt:variant>
        <vt:lpwstr>_Toc78549308</vt:lpwstr>
      </vt:variant>
      <vt:variant>
        <vt:i4>2031675</vt:i4>
      </vt:variant>
      <vt:variant>
        <vt:i4>428</vt:i4>
      </vt:variant>
      <vt:variant>
        <vt:i4>0</vt:i4>
      </vt:variant>
      <vt:variant>
        <vt:i4>5</vt:i4>
      </vt:variant>
      <vt:variant>
        <vt:lpwstr/>
      </vt:variant>
      <vt:variant>
        <vt:lpwstr>_Toc78549307</vt:lpwstr>
      </vt:variant>
      <vt:variant>
        <vt:i4>1966139</vt:i4>
      </vt:variant>
      <vt:variant>
        <vt:i4>422</vt:i4>
      </vt:variant>
      <vt:variant>
        <vt:i4>0</vt:i4>
      </vt:variant>
      <vt:variant>
        <vt:i4>5</vt:i4>
      </vt:variant>
      <vt:variant>
        <vt:lpwstr/>
      </vt:variant>
      <vt:variant>
        <vt:lpwstr>_Toc78549306</vt:lpwstr>
      </vt:variant>
      <vt:variant>
        <vt:i4>1900603</vt:i4>
      </vt:variant>
      <vt:variant>
        <vt:i4>416</vt:i4>
      </vt:variant>
      <vt:variant>
        <vt:i4>0</vt:i4>
      </vt:variant>
      <vt:variant>
        <vt:i4>5</vt:i4>
      </vt:variant>
      <vt:variant>
        <vt:lpwstr/>
      </vt:variant>
      <vt:variant>
        <vt:lpwstr>_Toc78549305</vt:lpwstr>
      </vt:variant>
      <vt:variant>
        <vt:i4>1835067</vt:i4>
      </vt:variant>
      <vt:variant>
        <vt:i4>410</vt:i4>
      </vt:variant>
      <vt:variant>
        <vt:i4>0</vt:i4>
      </vt:variant>
      <vt:variant>
        <vt:i4>5</vt:i4>
      </vt:variant>
      <vt:variant>
        <vt:lpwstr/>
      </vt:variant>
      <vt:variant>
        <vt:lpwstr>_Toc78549304</vt:lpwstr>
      </vt:variant>
      <vt:variant>
        <vt:i4>1769531</vt:i4>
      </vt:variant>
      <vt:variant>
        <vt:i4>404</vt:i4>
      </vt:variant>
      <vt:variant>
        <vt:i4>0</vt:i4>
      </vt:variant>
      <vt:variant>
        <vt:i4>5</vt:i4>
      </vt:variant>
      <vt:variant>
        <vt:lpwstr/>
      </vt:variant>
      <vt:variant>
        <vt:lpwstr>_Toc78549303</vt:lpwstr>
      </vt:variant>
      <vt:variant>
        <vt:i4>1703995</vt:i4>
      </vt:variant>
      <vt:variant>
        <vt:i4>398</vt:i4>
      </vt:variant>
      <vt:variant>
        <vt:i4>0</vt:i4>
      </vt:variant>
      <vt:variant>
        <vt:i4>5</vt:i4>
      </vt:variant>
      <vt:variant>
        <vt:lpwstr/>
      </vt:variant>
      <vt:variant>
        <vt:lpwstr>_Toc78549302</vt:lpwstr>
      </vt:variant>
      <vt:variant>
        <vt:i4>1638459</vt:i4>
      </vt:variant>
      <vt:variant>
        <vt:i4>392</vt:i4>
      </vt:variant>
      <vt:variant>
        <vt:i4>0</vt:i4>
      </vt:variant>
      <vt:variant>
        <vt:i4>5</vt:i4>
      </vt:variant>
      <vt:variant>
        <vt:lpwstr/>
      </vt:variant>
      <vt:variant>
        <vt:lpwstr>_Toc78549301</vt:lpwstr>
      </vt:variant>
      <vt:variant>
        <vt:i4>1572923</vt:i4>
      </vt:variant>
      <vt:variant>
        <vt:i4>386</vt:i4>
      </vt:variant>
      <vt:variant>
        <vt:i4>0</vt:i4>
      </vt:variant>
      <vt:variant>
        <vt:i4>5</vt:i4>
      </vt:variant>
      <vt:variant>
        <vt:lpwstr/>
      </vt:variant>
      <vt:variant>
        <vt:lpwstr>_Toc78549300</vt:lpwstr>
      </vt:variant>
      <vt:variant>
        <vt:i4>1048626</vt:i4>
      </vt:variant>
      <vt:variant>
        <vt:i4>380</vt:i4>
      </vt:variant>
      <vt:variant>
        <vt:i4>0</vt:i4>
      </vt:variant>
      <vt:variant>
        <vt:i4>5</vt:i4>
      </vt:variant>
      <vt:variant>
        <vt:lpwstr/>
      </vt:variant>
      <vt:variant>
        <vt:lpwstr>_Toc78549299</vt:lpwstr>
      </vt:variant>
      <vt:variant>
        <vt:i4>1114162</vt:i4>
      </vt:variant>
      <vt:variant>
        <vt:i4>374</vt:i4>
      </vt:variant>
      <vt:variant>
        <vt:i4>0</vt:i4>
      </vt:variant>
      <vt:variant>
        <vt:i4>5</vt:i4>
      </vt:variant>
      <vt:variant>
        <vt:lpwstr/>
      </vt:variant>
      <vt:variant>
        <vt:lpwstr>_Toc78549298</vt:lpwstr>
      </vt:variant>
      <vt:variant>
        <vt:i4>1966130</vt:i4>
      </vt:variant>
      <vt:variant>
        <vt:i4>368</vt:i4>
      </vt:variant>
      <vt:variant>
        <vt:i4>0</vt:i4>
      </vt:variant>
      <vt:variant>
        <vt:i4>5</vt:i4>
      </vt:variant>
      <vt:variant>
        <vt:lpwstr/>
      </vt:variant>
      <vt:variant>
        <vt:lpwstr>_Toc78549297</vt:lpwstr>
      </vt:variant>
      <vt:variant>
        <vt:i4>2031666</vt:i4>
      </vt:variant>
      <vt:variant>
        <vt:i4>362</vt:i4>
      </vt:variant>
      <vt:variant>
        <vt:i4>0</vt:i4>
      </vt:variant>
      <vt:variant>
        <vt:i4>5</vt:i4>
      </vt:variant>
      <vt:variant>
        <vt:lpwstr/>
      </vt:variant>
      <vt:variant>
        <vt:lpwstr>_Toc78549296</vt:lpwstr>
      </vt:variant>
      <vt:variant>
        <vt:i4>1835058</vt:i4>
      </vt:variant>
      <vt:variant>
        <vt:i4>356</vt:i4>
      </vt:variant>
      <vt:variant>
        <vt:i4>0</vt:i4>
      </vt:variant>
      <vt:variant>
        <vt:i4>5</vt:i4>
      </vt:variant>
      <vt:variant>
        <vt:lpwstr/>
      </vt:variant>
      <vt:variant>
        <vt:lpwstr>_Toc78549295</vt:lpwstr>
      </vt:variant>
      <vt:variant>
        <vt:i4>1900594</vt:i4>
      </vt:variant>
      <vt:variant>
        <vt:i4>350</vt:i4>
      </vt:variant>
      <vt:variant>
        <vt:i4>0</vt:i4>
      </vt:variant>
      <vt:variant>
        <vt:i4>5</vt:i4>
      </vt:variant>
      <vt:variant>
        <vt:lpwstr/>
      </vt:variant>
      <vt:variant>
        <vt:lpwstr>_Toc78549294</vt:lpwstr>
      </vt:variant>
      <vt:variant>
        <vt:i4>1703986</vt:i4>
      </vt:variant>
      <vt:variant>
        <vt:i4>344</vt:i4>
      </vt:variant>
      <vt:variant>
        <vt:i4>0</vt:i4>
      </vt:variant>
      <vt:variant>
        <vt:i4>5</vt:i4>
      </vt:variant>
      <vt:variant>
        <vt:lpwstr/>
      </vt:variant>
      <vt:variant>
        <vt:lpwstr>_Toc78549293</vt:lpwstr>
      </vt:variant>
      <vt:variant>
        <vt:i4>1769522</vt:i4>
      </vt:variant>
      <vt:variant>
        <vt:i4>338</vt:i4>
      </vt:variant>
      <vt:variant>
        <vt:i4>0</vt:i4>
      </vt:variant>
      <vt:variant>
        <vt:i4>5</vt:i4>
      </vt:variant>
      <vt:variant>
        <vt:lpwstr/>
      </vt:variant>
      <vt:variant>
        <vt:lpwstr>_Toc78549292</vt:lpwstr>
      </vt:variant>
      <vt:variant>
        <vt:i4>1572914</vt:i4>
      </vt:variant>
      <vt:variant>
        <vt:i4>332</vt:i4>
      </vt:variant>
      <vt:variant>
        <vt:i4>0</vt:i4>
      </vt:variant>
      <vt:variant>
        <vt:i4>5</vt:i4>
      </vt:variant>
      <vt:variant>
        <vt:lpwstr/>
      </vt:variant>
      <vt:variant>
        <vt:lpwstr>_Toc78549291</vt:lpwstr>
      </vt:variant>
      <vt:variant>
        <vt:i4>1638450</vt:i4>
      </vt:variant>
      <vt:variant>
        <vt:i4>326</vt:i4>
      </vt:variant>
      <vt:variant>
        <vt:i4>0</vt:i4>
      </vt:variant>
      <vt:variant>
        <vt:i4>5</vt:i4>
      </vt:variant>
      <vt:variant>
        <vt:lpwstr/>
      </vt:variant>
      <vt:variant>
        <vt:lpwstr>_Toc78549290</vt:lpwstr>
      </vt:variant>
      <vt:variant>
        <vt:i4>1048627</vt:i4>
      </vt:variant>
      <vt:variant>
        <vt:i4>320</vt:i4>
      </vt:variant>
      <vt:variant>
        <vt:i4>0</vt:i4>
      </vt:variant>
      <vt:variant>
        <vt:i4>5</vt:i4>
      </vt:variant>
      <vt:variant>
        <vt:lpwstr/>
      </vt:variant>
      <vt:variant>
        <vt:lpwstr>_Toc78549289</vt:lpwstr>
      </vt:variant>
      <vt:variant>
        <vt:i4>1114163</vt:i4>
      </vt:variant>
      <vt:variant>
        <vt:i4>314</vt:i4>
      </vt:variant>
      <vt:variant>
        <vt:i4>0</vt:i4>
      </vt:variant>
      <vt:variant>
        <vt:i4>5</vt:i4>
      </vt:variant>
      <vt:variant>
        <vt:lpwstr/>
      </vt:variant>
      <vt:variant>
        <vt:lpwstr>_Toc78549288</vt:lpwstr>
      </vt:variant>
      <vt:variant>
        <vt:i4>1966131</vt:i4>
      </vt:variant>
      <vt:variant>
        <vt:i4>308</vt:i4>
      </vt:variant>
      <vt:variant>
        <vt:i4>0</vt:i4>
      </vt:variant>
      <vt:variant>
        <vt:i4>5</vt:i4>
      </vt:variant>
      <vt:variant>
        <vt:lpwstr/>
      </vt:variant>
      <vt:variant>
        <vt:lpwstr>_Toc78549287</vt:lpwstr>
      </vt:variant>
      <vt:variant>
        <vt:i4>2031667</vt:i4>
      </vt:variant>
      <vt:variant>
        <vt:i4>302</vt:i4>
      </vt:variant>
      <vt:variant>
        <vt:i4>0</vt:i4>
      </vt:variant>
      <vt:variant>
        <vt:i4>5</vt:i4>
      </vt:variant>
      <vt:variant>
        <vt:lpwstr/>
      </vt:variant>
      <vt:variant>
        <vt:lpwstr>_Toc78549286</vt:lpwstr>
      </vt:variant>
      <vt:variant>
        <vt:i4>1835059</vt:i4>
      </vt:variant>
      <vt:variant>
        <vt:i4>296</vt:i4>
      </vt:variant>
      <vt:variant>
        <vt:i4>0</vt:i4>
      </vt:variant>
      <vt:variant>
        <vt:i4>5</vt:i4>
      </vt:variant>
      <vt:variant>
        <vt:lpwstr/>
      </vt:variant>
      <vt:variant>
        <vt:lpwstr>_Toc78549285</vt:lpwstr>
      </vt:variant>
      <vt:variant>
        <vt:i4>1900595</vt:i4>
      </vt:variant>
      <vt:variant>
        <vt:i4>290</vt:i4>
      </vt:variant>
      <vt:variant>
        <vt:i4>0</vt:i4>
      </vt:variant>
      <vt:variant>
        <vt:i4>5</vt:i4>
      </vt:variant>
      <vt:variant>
        <vt:lpwstr/>
      </vt:variant>
      <vt:variant>
        <vt:lpwstr>_Toc78549284</vt:lpwstr>
      </vt:variant>
      <vt:variant>
        <vt:i4>1703987</vt:i4>
      </vt:variant>
      <vt:variant>
        <vt:i4>284</vt:i4>
      </vt:variant>
      <vt:variant>
        <vt:i4>0</vt:i4>
      </vt:variant>
      <vt:variant>
        <vt:i4>5</vt:i4>
      </vt:variant>
      <vt:variant>
        <vt:lpwstr/>
      </vt:variant>
      <vt:variant>
        <vt:lpwstr>_Toc78549283</vt:lpwstr>
      </vt:variant>
      <vt:variant>
        <vt:i4>1769523</vt:i4>
      </vt:variant>
      <vt:variant>
        <vt:i4>278</vt:i4>
      </vt:variant>
      <vt:variant>
        <vt:i4>0</vt:i4>
      </vt:variant>
      <vt:variant>
        <vt:i4>5</vt:i4>
      </vt:variant>
      <vt:variant>
        <vt:lpwstr/>
      </vt:variant>
      <vt:variant>
        <vt:lpwstr>_Toc78549282</vt:lpwstr>
      </vt:variant>
      <vt:variant>
        <vt:i4>1572915</vt:i4>
      </vt:variant>
      <vt:variant>
        <vt:i4>272</vt:i4>
      </vt:variant>
      <vt:variant>
        <vt:i4>0</vt:i4>
      </vt:variant>
      <vt:variant>
        <vt:i4>5</vt:i4>
      </vt:variant>
      <vt:variant>
        <vt:lpwstr/>
      </vt:variant>
      <vt:variant>
        <vt:lpwstr>_Toc78549281</vt:lpwstr>
      </vt:variant>
      <vt:variant>
        <vt:i4>1638451</vt:i4>
      </vt:variant>
      <vt:variant>
        <vt:i4>266</vt:i4>
      </vt:variant>
      <vt:variant>
        <vt:i4>0</vt:i4>
      </vt:variant>
      <vt:variant>
        <vt:i4>5</vt:i4>
      </vt:variant>
      <vt:variant>
        <vt:lpwstr/>
      </vt:variant>
      <vt:variant>
        <vt:lpwstr>_Toc78549280</vt:lpwstr>
      </vt:variant>
      <vt:variant>
        <vt:i4>1048636</vt:i4>
      </vt:variant>
      <vt:variant>
        <vt:i4>260</vt:i4>
      </vt:variant>
      <vt:variant>
        <vt:i4>0</vt:i4>
      </vt:variant>
      <vt:variant>
        <vt:i4>5</vt:i4>
      </vt:variant>
      <vt:variant>
        <vt:lpwstr/>
      </vt:variant>
      <vt:variant>
        <vt:lpwstr>_Toc78549279</vt:lpwstr>
      </vt:variant>
      <vt:variant>
        <vt:i4>1114172</vt:i4>
      </vt:variant>
      <vt:variant>
        <vt:i4>254</vt:i4>
      </vt:variant>
      <vt:variant>
        <vt:i4>0</vt:i4>
      </vt:variant>
      <vt:variant>
        <vt:i4>5</vt:i4>
      </vt:variant>
      <vt:variant>
        <vt:lpwstr/>
      </vt:variant>
      <vt:variant>
        <vt:lpwstr>_Toc78549278</vt:lpwstr>
      </vt:variant>
      <vt:variant>
        <vt:i4>1966140</vt:i4>
      </vt:variant>
      <vt:variant>
        <vt:i4>248</vt:i4>
      </vt:variant>
      <vt:variant>
        <vt:i4>0</vt:i4>
      </vt:variant>
      <vt:variant>
        <vt:i4>5</vt:i4>
      </vt:variant>
      <vt:variant>
        <vt:lpwstr/>
      </vt:variant>
      <vt:variant>
        <vt:lpwstr>_Toc78549277</vt:lpwstr>
      </vt:variant>
      <vt:variant>
        <vt:i4>2031676</vt:i4>
      </vt:variant>
      <vt:variant>
        <vt:i4>242</vt:i4>
      </vt:variant>
      <vt:variant>
        <vt:i4>0</vt:i4>
      </vt:variant>
      <vt:variant>
        <vt:i4>5</vt:i4>
      </vt:variant>
      <vt:variant>
        <vt:lpwstr/>
      </vt:variant>
      <vt:variant>
        <vt:lpwstr>_Toc78549276</vt:lpwstr>
      </vt:variant>
      <vt:variant>
        <vt:i4>1835068</vt:i4>
      </vt:variant>
      <vt:variant>
        <vt:i4>236</vt:i4>
      </vt:variant>
      <vt:variant>
        <vt:i4>0</vt:i4>
      </vt:variant>
      <vt:variant>
        <vt:i4>5</vt:i4>
      </vt:variant>
      <vt:variant>
        <vt:lpwstr/>
      </vt:variant>
      <vt:variant>
        <vt:lpwstr>_Toc78549275</vt:lpwstr>
      </vt:variant>
      <vt:variant>
        <vt:i4>1900604</vt:i4>
      </vt:variant>
      <vt:variant>
        <vt:i4>230</vt:i4>
      </vt:variant>
      <vt:variant>
        <vt:i4>0</vt:i4>
      </vt:variant>
      <vt:variant>
        <vt:i4>5</vt:i4>
      </vt:variant>
      <vt:variant>
        <vt:lpwstr/>
      </vt:variant>
      <vt:variant>
        <vt:lpwstr>_Toc78549274</vt:lpwstr>
      </vt:variant>
      <vt:variant>
        <vt:i4>1703996</vt:i4>
      </vt:variant>
      <vt:variant>
        <vt:i4>224</vt:i4>
      </vt:variant>
      <vt:variant>
        <vt:i4>0</vt:i4>
      </vt:variant>
      <vt:variant>
        <vt:i4>5</vt:i4>
      </vt:variant>
      <vt:variant>
        <vt:lpwstr/>
      </vt:variant>
      <vt:variant>
        <vt:lpwstr>_Toc78549273</vt:lpwstr>
      </vt:variant>
      <vt:variant>
        <vt:i4>1769532</vt:i4>
      </vt:variant>
      <vt:variant>
        <vt:i4>218</vt:i4>
      </vt:variant>
      <vt:variant>
        <vt:i4>0</vt:i4>
      </vt:variant>
      <vt:variant>
        <vt:i4>5</vt:i4>
      </vt:variant>
      <vt:variant>
        <vt:lpwstr/>
      </vt:variant>
      <vt:variant>
        <vt:lpwstr>_Toc78549272</vt:lpwstr>
      </vt:variant>
      <vt:variant>
        <vt:i4>1572924</vt:i4>
      </vt:variant>
      <vt:variant>
        <vt:i4>212</vt:i4>
      </vt:variant>
      <vt:variant>
        <vt:i4>0</vt:i4>
      </vt:variant>
      <vt:variant>
        <vt:i4>5</vt:i4>
      </vt:variant>
      <vt:variant>
        <vt:lpwstr/>
      </vt:variant>
      <vt:variant>
        <vt:lpwstr>_Toc78549271</vt:lpwstr>
      </vt:variant>
      <vt:variant>
        <vt:i4>1638460</vt:i4>
      </vt:variant>
      <vt:variant>
        <vt:i4>206</vt:i4>
      </vt:variant>
      <vt:variant>
        <vt:i4>0</vt:i4>
      </vt:variant>
      <vt:variant>
        <vt:i4>5</vt:i4>
      </vt:variant>
      <vt:variant>
        <vt:lpwstr/>
      </vt:variant>
      <vt:variant>
        <vt:lpwstr>_Toc78549270</vt:lpwstr>
      </vt:variant>
      <vt:variant>
        <vt:i4>1048637</vt:i4>
      </vt:variant>
      <vt:variant>
        <vt:i4>200</vt:i4>
      </vt:variant>
      <vt:variant>
        <vt:i4>0</vt:i4>
      </vt:variant>
      <vt:variant>
        <vt:i4>5</vt:i4>
      </vt:variant>
      <vt:variant>
        <vt:lpwstr/>
      </vt:variant>
      <vt:variant>
        <vt:lpwstr>_Toc78549269</vt:lpwstr>
      </vt:variant>
      <vt:variant>
        <vt:i4>1114173</vt:i4>
      </vt:variant>
      <vt:variant>
        <vt:i4>194</vt:i4>
      </vt:variant>
      <vt:variant>
        <vt:i4>0</vt:i4>
      </vt:variant>
      <vt:variant>
        <vt:i4>5</vt:i4>
      </vt:variant>
      <vt:variant>
        <vt:lpwstr/>
      </vt:variant>
      <vt:variant>
        <vt:lpwstr>_Toc78549268</vt:lpwstr>
      </vt:variant>
      <vt:variant>
        <vt:i4>1966141</vt:i4>
      </vt:variant>
      <vt:variant>
        <vt:i4>188</vt:i4>
      </vt:variant>
      <vt:variant>
        <vt:i4>0</vt:i4>
      </vt:variant>
      <vt:variant>
        <vt:i4>5</vt:i4>
      </vt:variant>
      <vt:variant>
        <vt:lpwstr/>
      </vt:variant>
      <vt:variant>
        <vt:lpwstr>_Toc78549267</vt:lpwstr>
      </vt:variant>
      <vt:variant>
        <vt:i4>2031677</vt:i4>
      </vt:variant>
      <vt:variant>
        <vt:i4>182</vt:i4>
      </vt:variant>
      <vt:variant>
        <vt:i4>0</vt:i4>
      </vt:variant>
      <vt:variant>
        <vt:i4>5</vt:i4>
      </vt:variant>
      <vt:variant>
        <vt:lpwstr/>
      </vt:variant>
      <vt:variant>
        <vt:lpwstr>_Toc78549266</vt:lpwstr>
      </vt:variant>
      <vt:variant>
        <vt:i4>1835069</vt:i4>
      </vt:variant>
      <vt:variant>
        <vt:i4>176</vt:i4>
      </vt:variant>
      <vt:variant>
        <vt:i4>0</vt:i4>
      </vt:variant>
      <vt:variant>
        <vt:i4>5</vt:i4>
      </vt:variant>
      <vt:variant>
        <vt:lpwstr/>
      </vt:variant>
      <vt:variant>
        <vt:lpwstr>_Toc78549265</vt:lpwstr>
      </vt:variant>
      <vt:variant>
        <vt:i4>1900605</vt:i4>
      </vt:variant>
      <vt:variant>
        <vt:i4>170</vt:i4>
      </vt:variant>
      <vt:variant>
        <vt:i4>0</vt:i4>
      </vt:variant>
      <vt:variant>
        <vt:i4>5</vt:i4>
      </vt:variant>
      <vt:variant>
        <vt:lpwstr/>
      </vt:variant>
      <vt:variant>
        <vt:lpwstr>_Toc78549264</vt:lpwstr>
      </vt:variant>
      <vt:variant>
        <vt:i4>1703997</vt:i4>
      </vt:variant>
      <vt:variant>
        <vt:i4>164</vt:i4>
      </vt:variant>
      <vt:variant>
        <vt:i4>0</vt:i4>
      </vt:variant>
      <vt:variant>
        <vt:i4>5</vt:i4>
      </vt:variant>
      <vt:variant>
        <vt:lpwstr/>
      </vt:variant>
      <vt:variant>
        <vt:lpwstr>_Toc78549263</vt:lpwstr>
      </vt:variant>
      <vt:variant>
        <vt:i4>1769533</vt:i4>
      </vt:variant>
      <vt:variant>
        <vt:i4>158</vt:i4>
      </vt:variant>
      <vt:variant>
        <vt:i4>0</vt:i4>
      </vt:variant>
      <vt:variant>
        <vt:i4>5</vt:i4>
      </vt:variant>
      <vt:variant>
        <vt:lpwstr/>
      </vt:variant>
      <vt:variant>
        <vt:lpwstr>_Toc78549262</vt:lpwstr>
      </vt:variant>
      <vt:variant>
        <vt:i4>1572925</vt:i4>
      </vt:variant>
      <vt:variant>
        <vt:i4>152</vt:i4>
      </vt:variant>
      <vt:variant>
        <vt:i4>0</vt:i4>
      </vt:variant>
      <vt:variant>
        <vt:i4>5</vt:i4>
      </vt:variant>
      <vt:variant>
        <vt:lpwstr/>
      </vt:variant>
      <vt:variant>
        <vt:lpwstr>_Toc78549261</vt:lpwstr>
      </vt:variant>
      <vt:variant>
        <vt:i4>1638461</vt:i4>
      </vt:variant>
      <vt:variant>
        <vt:i4>146</vt:i4>
      </vt:variant>
      <vt:variant>
        <vt:i4>0</vt:i4>
      </vt:variant>
      <vt:variant>
        <vt:i4>5</vt:i4>
      </vt:variant>
      <vt:variant>
        <vt:lpwstr/>
      </vt:variant>
      <vt:variant>
        <vt:lpwstr>_Toc78549260</vt:lpwstr>
      </vt:variant>
      <vt:variant>
        <vt:i4>1048638</vt:i4>
      </vt:variant>
      <vt:variant>
        <vt:i4>140</vt:i4>
      </vt:variant>
      <vt:variant>
        <vt:i4>0</vt:i4>
      </vt:variant>
      <vt:variant>
        <vt:i4>5</vt:i4>
      </vt:variant>
      <vt:variant>
        <vt:lpwstr/>
      </vt:variant>
      <vt:variant>
        <vt:lpwstr>_Toc78549259</vt:lpwstr>
      </vt:variant>
      <vt:variant>
        <vt:i4>1114174</vt:i4>
      </vt:variant>
      <vt:variant>
        <vt:i4>134</vt:i4>
      </vt:variant>
      <vt:variant>
        <vt:i4>0</vt:i4>
      </vt:variant>
      <vt:variant>
        <vt:i4>5</vt:i4>
      </vt:variant>
      <vt:variant>
        <vt:lpwstr/>
      </vt:variant>
      <vt:variant>
        <vt:lpwstr>_Toc78549258</vt:lpwstr>
      </vt:variant>
      <vt:variant>
        <vt:i4>1966142</vt:i4>
      </vt:variant>
      <vt:variant>
        <vt:i4>128</vt:i4>
      </vt:variant>
      <vt:variant>
        <vt:i4>0</vt:i4>
      </vt:variant>
      <vt:variant>
        <vt:i4>5</vt:i4>
      </vt:variant>
      <vt:variant>
        <vt:lpwstr/>
      </vt:variant>
      <vt:variant>
        <vt:lpwstr>_Toc78549257</vt:lpwstr>
      </vt:variant>
      <vt:variant>
        <vt:i4>2031678</vt:i4>
      </vt:variant>
      <vt:variant>
        <vt:i4>122</vt:i4>
      </vt:variant>
      <vt:variant>
        <vt:i4>0</vt:i4>
      </vt:variant>
      <vt:variant>
        <vt:i4>5</vt:i4>
      </vt:variant>
      <vt:variant>
        <vt:lpwstr/>
      </vt:variant>
      <vt:variant>
        <vt:lpwstr>_Toc78549256</vt:lpwstr>
      </vt:variant>
      <vt:variant>
        <vt:i4>1835070</vt:i4>
      </vt:variant>
      <vt:variant>
        <vt:i4>116</vt:i4>
      </vt:variant>
      <vt:variant>
        <vt:i4>0</vt:i4>
      </vt:variant>
      <vt:variant>
        <vt:i4>5</vt:i4>
      </vt:variant>
      <vt:variant>
        <vt:lpwstr/>
      </vt:variant>
      <vt:variant>
        <vt:lpwstr>_Toc78549255</vt:lpwstr>
      </vt:variant>
      <vt:variant>
        <vt:i4>1900606</vt:i4>
      </vt:variant>
      <vt:variant>
        <vt:i4>110</vt:i4>
      </vt:variant>
      <vt:variant>
        <vt:i4>0</vt:i4>
      </vt:variant>
      <vt:variant>
        <vt:i4>5</vt:i4>
      </vt:variant>
      <vt:variant>
        <vt:lpwstr/>
      </vt:variant>
      <vt:variant>
        <vt:lpwstr>_Toc78549254</vt:lpwstr>
      </vt:variant>
      <vt:variant>
        <vt:i4>1703998</vt:i4>
      </vt:variant>
      <vt:variant>
        <vt:i4>104</vt:i4>
      </vt:variant>
      <vt:variant>
        <vt:i4>0</vt:i4>
      </vt:variant>
      <vt:variant>
        <vt:i4>5</vt:i4>
      </vt:variant>
      <vt:variant>
        <vt:lpwstr/>
      </vt:variant>
      <vt:variant>
        <vt:lpwstr>_Toc78549253</vt:lpwstr>
      </vt:variant>
      <vt:variant>
        <vt:i4>1769534</vt:i4>
      </vt:variant>
      <vt:variant>
        <vt:i4>98</vt:i4>
      </vt:variant>
      <vt:variant>
        <vt:i4>0</vt:i4>
      </vt:variant>
      <vt:variant>
        <vt:i4>5</vt:i4>
      </vt:variant>
      <vt:variant>
        <vt:lpwstr/>
      </vt:variant>
      <vt:variant>
        <vt:lpwstr>_Toc78549252</vt:lpwstr>
      </vt:variant>
      <vt:variant>
        <vt:i4>1572926</vt:i4>
      </vt:variant>
      <vt:variant>
        <vt:i4>92</vt:i4>
      </vt:variant>
      <vt:variant>
        <vt:i4>0</vt:i4>
      </vt:variant>
      <vt:variant>
        <vt:i4>5</vt:i4>
      </vt:variant>
      <vt:variant>
        <vt:lpwstr/>
      </vt:variant>
      <vt:variant>
        <vt:lpwstr>_Toc78549251</vt:lpwstr>
      </vt:variant>
      <vt:variant>
        <vt:i4>1638462</vt:i4>
      </vt:variant>
      <vt:variant>
        <vt:i4>86</vt:i4>
      </vt:variant>
      <vt:variant>
        <vt:i4>0</vt:i4>
      </vt:variant>
      <vt:variant>
        <vt:i4>5</vt:i4>
      </vt:variant>
      <vt:variant>
        <vt:lpwstr/>
      </vt:variant>
      <vt:variant>
        <vt:lpwstr>_Toc78549250</vt:lpwstr>
      </vt:variant>
      <vt:variant>
        <vt:i4>1048639</vt:i4>
      </vt:variant>
      <vt:variant>
        <vt:i4>80</vt:i4>
      </vt:variant>
      <vt:variant>
        <vt:i4>0</vt:i4>
      </vt:variant>
      <vt:variant>
        <vt:i4>5</vt:i4>
      </vt:variant>
      <vt:variant>
        <vt:lpwstr/>
      </vt:variant>
      <vt:variant>
        <vt:lpwstr>_Toc78549249</vt:lpwstr>
      </vt:variant>
      <vt:variant>
        <vt:i4>1114175</vt:i4>
      </vt:variant>
      <vt:variant>
        <vt:i4>74</vt:i4>
      </vt:variant>
      <vt:variant>
        <vt:i4>0</vt:i4>
      </vt:variant>
      <vt:variant>
        <vt:i4>5</vt:i4>
      </vt:variant>
      <vt:variant>
        <vt:lpwstr/>
      </vt:variant>
      <vt:variant>
        <vt:lpwstr>_Toc78549248</vt:lpwstr>
      </vt:variant>
      <vt:variant>
        <vt:i4>1966143</vt:i4>
      </vt:variant>
      <vt:variant>
        <vt:i4>68</vt:i4>
      </vt:variant>
      <vt:variant>
        <vt:i4>0</vt:i4>
      </vt:variant>
      <vt:variant>
        <vt:i4>5</vt:i4>
      </vt:variant>
      <vt:variant>
        <vt:lpwstr/>
      </vt:variant>
      <vt:variant>
        <vt:lpwstr>_Toc78549247</vt:lpwstr>
      </vt:variant>
      <vt:variant>
        <vt:i4>2031679</vt:i4>
      </vt:variant>
      <vt:variant>
        <vt:i4>62</vt:i4>
      </vt:variant>
      <vt:variant>
        <vt:i4>0</vt:i4>
      </vt:variant>
      <vt:variant>
        <vt:i4>5</vt:i4>
      </vt:variant>
      <vt:variant>
        <vt:lpwstr/>
      </vt:variant>
      <vt:variant>
        <vt:lpwstr>_Toc78549246</vt:lpwstr>
      </vt:variant>
      <vt:variant>
        <vt:i4>1835071</vt:i4>
      </vt:variant>
      <vt:variant>
        <vt:i4>56</vt:i4>
      </vt:variant>
      <vt:variant>
        <vt:i4>0</vt:i4>
      </vt:variant>
      <vt:variant>
        <vt:i4>5</vt:i4>
      </vt:variant>
      <vt:variant>
        <vt:lpwstr/>
      </vt:variant>
      <vt:variant>
        <vt:lpwstr>_Toc78549245</vt:lpwstr>
      </vt:variant>
      <vt:variant>
        <vt:i4>1900607</vt:i4>
      </vt:variant>
      <vt:variant>
        <vt:i4>50</vt:i4>
      </vt:variant>
      <vt:variant>
        <vt:i4>0</vt:i4>
      </vt:variant>
      <vt:variant>
        <vt:i4>5</vt:i4>
      </vt:variant>
      <vt:variant>
        <vt:lpwstr/>
      </vt:variant>
      <vt:variant>
        <vt:lpwstr>_Toc78549244</vt:lpwstr>
      </vt:variant>
      <vt:variant>
        <vt:i4>1703999</vt:i4>
      </vt:variant>
      <vt:variant>
        <vt:i4>44</vt:i4>
      </vt:variant>
      <vt:variant>
        <vt:i4>0</vt:i4>
      </vt:variant>
      <vt:variant>
        <vt:i4>5</vt:i4>
      </vt:variant>
      <vt:variant>
        <vt:lpwstr/>
      </vt:variant>
      <vt:variant>
        <vt:lpwstr>_Toc78549243</vt:lpwstr>
      </vt:variant>
      <vt:variant>
        <vt:i4>1769535</vt:i4>
      </vt:variant>
      <vt:variant>
        <vt:i4>38</vt:i4>
      </vt:variant>
      <vt:variant>
        <vt:i4>0</vt:i4>
      </vt:variant>
      <vt:variant>
        <vt:i4>5</vt:i4>
      </vt:variant>
      <vt:variant>
        <vt:lpwstr/>
      </vt:variant>
      <vt:variant>
        <vt:lpwstr>_Toc78549242</vt:lpwstr>
      </vt:variant>
      <vt:variant>
        <vt:i4>1572927</vt:i4>
      </vt:variant>
      <vt:variant>
        <vt:i4>32</vt:i4>
      </vt:variant>
      <vt:variant>
        <vt:i4>0</vt:i4>
      </vt:variant>
      <vt:variant>
        <vt:i4>5</vt:i4>
      </vt:variant>
      <vt:variant>
        <vt:lpwstr/>
      </vt:variant>
      <vt:variant>
        <vt:lpwstr>_Toc78549241</vt:lpwstr>
      </vt:variant>
      <vt:variant>
        <vt:i4>1638463</vt:i4>
      </vt:variant>
      <vt:variant>
        <vt:i4>26</vt:i4>
      </vt:variant>
      <vt:variant>
        <vt:i4>0</vt:i4>
      </vt:variant>
      <vt:variant>
        <vt:i4>5</vt:i4>
      </vt:variant>
      <vt:variant>
        <vt:lpwstr/>
      </vt:variant>
      <vt:variant>
        <vt:lpwstr>_Toc78549240</vt:lpwstr>
      </vt:variant>
      <vt:variant>
        <vt:i4>1048632</vt:i4>
      </vt:variant>
      <vt:variant>
        <vt:i4>20</vt:i4>
      </vt:variant>
      <vt:variant>
        <vt:i4>0</vt:i4>
      </vt:variant>
      <vt:variant>
        <vt:i4>5</vt:i4>
      </vt:variant>
      <vt:variant>
        <vt:lpwstr/>
      </vt:variant>
      <vt:variant>
        <vt:lpwstr>_Toc78549239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subject/>
  <dc:creator>Nuesch, Sandro</dc:creator>
  <cp:keywords/>
  <cp:lastModifiedBy>Joselyne</cp:lastModifiedBy>
  <cp:revision>403</cp:revision>
  <cp:lastPrinted>2006-07-11T17:32:00Z</cp:lastPrinted>
  <dcterms:created xsi:type="dcterms:W3CDTF">2020-12-08T00:57:00Z</dcterms:created>
  <dcterms:modified xsi:type="dcterms:W3CDTF">2021-08-10T16:11:00Z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0x01010070A7C1FB2B9F794DBDF98D75974BDD02</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