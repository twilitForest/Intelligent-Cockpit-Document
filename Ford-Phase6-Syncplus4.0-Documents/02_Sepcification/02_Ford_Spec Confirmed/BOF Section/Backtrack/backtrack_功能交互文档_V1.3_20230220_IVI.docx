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84060749"/>
    <w:bookmarkStart w:id="1" w:name="_Toc84062137"/>
    <w:bookmarkStart w:id="2" w:name="_Toc85918417"/>
    <w:bookmarkStart w:id="3" w:name="_Toc84062263"/>
    <w:bookmarkStart w:id="4" w:name="_Toc83983712"/>
    <w:bookmarkStart w:id="5" w:name="_Toc83983799"/>
    <w:bookmarkStart w:id="6" w:name="_Toc4564"/>
    <w:p w14:paraId="17D63D4A" w14:textId="77777777" w:rsidR="000744AE" w:rsidRPr="00271DD5" w:rsidRDefault="004D3ADD">
      <w:pPr>
        <w:rPr>
          <w:rFonts w:ascii="Arial" w:hAnsi="Arial" w:cs="Arial"/>
          <w:sz w:val="22"/>
          <w:szCs w:val="22"/>
        </w:rPr>
      </w:pPr>
      <w:r w:rsidRPr="00271DD5">
        <w:rPr>
          <w:rFonts w:ascii="Arial" w:eastAsia="仿宋体" w:hAnsi="Arial" w:cs="Arial"/>
          <w:spacing w:val="20"/>
          <w:sz w:val="22"/>
          <w:szCs w:val="22"/>
        </w:rPr>
        <w:fldChar w:fldCharType="begin"/>
      </w:r>
      <w:r w:rsidRPr="00271DD5">
        <w:rPr>
          <w:rFonts w:ascii="Arial" w:eastAsia="仿宋体" w:hAnsi="Arial" w:cs="Arial"/>
          <w:spacing w:val="20"/>
          <w:sz w:val="22"/>
          <w:szCs w:val="22"/>
        </w:rPr>
        <w:instrText xml:space="preserve"> MACROBUTTON MTEditEquationSection2 </w:instrText>
      </w:r>
      <w:r w:rsidRPr="00271DD5">
        <w:rPr>
          <w:rStyle w:val="MTEquationSection"/>
          <w:rFonts w:ascii="Arial" w:hAnsi="Arial" w:cs="Arial"/>
          <w:sz w:val="22"/>
          <w:szCs w:val="22"/>
        </w:rPr>
        <w:instrText>Equation Chapter 1 Section 1</w:instrText>
      </w:r>
      <w:r w:rsidRPr="00271DD5">
        <w:rPr>
          <w:rFonts w:ascii="Arial" w:eastAsia="仿宋体" w:hAnsi="Arial" w:cs="Arial"/>
          <w:spacing w:val="20"/>
          <w:sz w:val="22"/>
          <w:szCs w:val="22"/>
        </w:rPr>
        <w:fldChar w:fldCharType="begin"/>
      </w:r>
      <w:r w:rsidRPr="00271DD5">
        <w:rPr>
          <w:rFonts w:ascii="Arial" w:eastAsia="仿宋体" w:hAnsi="Arial" w:cs="Arial"/>
          <w:spacing w:val="20"/>
          <w:sz w:val="22"/>
          <w:szCs w:val="22"/>
        </w:rPr>
        <w:instrText xml:space="preserve"> SEQ MTEqn \r \h \* MERGEFORMAT </w:instrText>
      </w:r>
      <w:r w:rsidR="0031766C">
        <w:rPr>
          <w:rFonts w:ascii="Arial" w:eastAsia="仿宋体" w:hAnsi="Arial" w:cs="Arial"/>
          <w:spacing w:val="20"/>
          <w:sz w:val="22"/>
          <w:szCs w:val="22"/>
        </w:rPr>
        <w:fldChar w:fldCharType="separate"/>
      </w:r>
      <w:r w:rsidRPr="00271DD5">
        <w:rPr>
          <w:rFonts w:ascii="Arial" w:eastAsia="仿宋体" w:hAnsi="Arial" w:cs="Arial"/>
          <w:spacing w:val="20"/>
          <w:sz w:val="22"/>
          <w:szCs w:val="22"/>
        </w:rPr>
        <w:fldChar w:fldCharType="end"/>
      </w:r>
      <w:r w:rsidRPr="00271DD5">
        <w:rPr>
          <w:rFonts w:ascii="Arial" w:eastAsia="仿宋体" w:hAnsi="Arial" w:cs="Arial"/>
          <w:spacing w:val="20"/>
          <w:sz w:val="22"/>
          <w:szCs w:val="22"/>
        </w:rPr>
        <w:fldChar w:fldCharType="begin"/>
      </w:r>
      <w:r w:rsidRPr="00271DD5">
        <w:rPr>
          <w:rFonts w:ascii="Arial" w:eastAsia="仿宋体" w:hAnsi="Arial" w:cs="Arial"/>
          <w:spacing w:val="20"/>
          <w:sz w:val="22"/>
          <w:szCs w:val="22"/>
        </w:rPr>
        <w:instrText xml:space="preserve"> SEQ MTSec \r 1 \h \* MERGEFORMAT </w:instrText>
      </w:r>
      <w:r w:rsidR="0031766C">
        <w:rPr>
          <w:rFonts w:ascii="Arial" w:eastAsia="仿宋体" w:hAnsi="Arial" w:cs="Arial"/>
          <w:spacing w:val="20"/>
          <w:sz w:val="22"/>
          <w:szCs w:val="22"/>
        </w:rPr>
        <w:fldChar w:fldCharType="separate"/>
      </w:r>
      <w:r w:rsidRPr="00271DD5">
        <w:rPr>
          <w:rFonts w:ascii="Arial" w:eastAsia="仿宋体" w:hAnsi="Arial" w:cs="Arial"/>
          <w:spacing w:val="20"/>
          <w:sz w:val="22"/>
          <w:szCs w:val="22"/>
        </w:rPr>
        <w:fldChar w:fldCharType="end"/>
      </w:r>
      <w:r w:rsidRPr="00271DD5">
        <w:rPr>
          <w:rFonts w:ascii="Arial" w:eastAsia="仿宋体" w:hAnsi="Arial" w:cs="Arial"/>
          <w:spacing w:val="20"/>
          <w:sz w:val="22"/>
          <w:szCs w:val="22"/>
        </w:rPr>
        <w:fldChar w:fldCharType="begin"/>
      </w:r>
      <w:r w:rsidRPr="00271DD5">
        <w:rPr>
          <w:rFonts w:ascii="Arial" w:eastAsia="仿宋体" w:hAnsi="Arial" w:cs="Arial"/>
          <w:spacing w:val="20"/>
          <w:sz w:val="22"/>
          <w:szCs w:val="22"/>
        </w:rPr>
        <w:instrText xml:space="preserve"> SEQ MTChap \r 1 \h \* MERGEFORMAT </w:instrText>
      </w:r>
      <w:r w:rsidR="0031766C">
        <w:rPr>
          <w:rFonts w:ascii="Arial" w:eastAsia="仿宋体" w:hAnsi="Arial" w:cs="Arial"/>
          <w:spacing w:val="20"/>
          <w:sz w:val="22"/>
          <w:szCs w:val="22"/>
        </w:rPr>
        <w:fldChar w:fldCharType="separate"/>
      </w:r>
      <w:r w:rsidRPr="00271DD5">
        <w:rPr>
          <w:rFonts w:ascii="Arial" w:eastAsia="仿宋体" w:hAnsi="Arial" w:cs="Arial"/>
          <w:spacing w:val="20"/>
          <w:sz w:val="22"/>
          <w:szCs w:val="22"/>
        </w:rPr>
        <w:fldChar w:fldCharType="end"/>
      </w:r>
      <w:r w:rsidRPr="00271DD5">
        <w:rPr>
          <w:rFonts w:ascii="Arial" w:eastAsia="仿宋体" w:hAnsi="Arial" w:cs="Arial"/>
          <w:spacing w:val="20"/>
          <w:sz w:val="22"/>
          <w:szCs w:val="22"/>
        </w:rPr>
        <w:fldChar w:fldCharType="end"/>
      </w:r>
      <w:bookmarkStart w:id="7" w:name="_Toc29202"/>
      <w:bookmarkStart w:id="8" w:name="_Toc26866"/>
      <w:bookmarkStart w:id="9" w:name="_Toc8217"/>
      <w:bookmarkStart w:id="10" w:name="_Toc1854"/>
      <w:bookmarkStart w:id="11" w:name="_Toc16691"/>
      <w:bookmarkStart w:id="12" w:name="_Toc15945"/>
    </w:p>
    <w:p w14:paraId="10FA0C8A" w14:textId="77777777" w:rsidR="000744AE" w:rsidRPr="00271DD5" w:rsidRDefault="004D3ADD">
      <w:pPr>
        <w:pStyle w:val="Heading1"/>
        <w:numPr>
          <w:ilvl w:val="0"/>
          <w:numId w:val="0"/>
        </w:numPr>
        <w:rPr>
          <w:rFonts w:cs="Arial"/>
          <w:sz w:val="22"/>
          <w:szCs w:val="22"/>
        </w:rPr>
      </w:pPr>
      <w:bookmarkStart w:id="13" w:name="_Toc127955752"/>
      <w:r w:rsidRPr="00271DD5">
        <w:rPr>
          <w:rFonts w:cs="Arial"/>
          <w:sz w:val="22"/>
          <w:szCs w:val="22"/>
        </w:rPr>
        <w:lastRenderedPageBreak/>
        <w:t>目录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2A2D8496" w14:textId="549FFFCC" w:rsidR="005A6ED3" w:rsidRDefault="004D3ADD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r w:rsidRPr="00271DD5">
        <w:rPr>
          <w:rFonts w:cs="Arial"/>
          <w:sz w:val="22"/>
          <w:szCs w:val="22"/>
        </w:rPr>
        <w:fldChar w:fldCharType="begin"/>
      </w:r>
      <w:r w:rsidRPr="00271DD5">
        <w:rPr>
          <w:rFonts w:cs="Arial"/>
          <w:sz w:val="22"/>
          <w:szCs w:val="22"/>
        </w:rPr>
        <w:instrText xml:space="preserve"> TOC \o "1-3" \h \z \u </w:instrText>
      </w:r>
      <w:r w:rsidRPr="00271DD5">
        <w:rPr>
          <w:rFonts w:cs="Arial"/>
          <w:sz w:val="22"/>
          <w:szCs w:val="22"/>
        </w:rPr>
        <w:fldChar w:fldCharType="separate"/>
      </w:r>
      <w:hyperlink w:anchor="_Toc127955752" w:history="1">
        <w:r w:rsidR="005A6ED3" w:rsidRPr="008D6CB7">
          <w:rPr>
            <w:rStyle w:val="Hyperlink"/>
            <w:rFonts w:cs="Arial" w:hint="eastAsia"/>
            <w:noProof/>
          </w:rPr>
          <w:t>目录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_Toc127955752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5A6ED3">
          <w:rPr>
            <w:noProof/>
            <w:webHidden/>
          </w:rPr>
          <w:t>II</w:t>
        </w:r>
        <w:r w:rsidR="005A6ED3">
          <w:rPr>
            <w:noProof/>
            <w:webHidden/>
          </w:rPr>
          <w:fldChar w:fldCharType="end"/>
        </w:r>
      </w:hyperlink>
    </w:p>
    <w:p w14:paraId="2F4445A3" w14:textId="417886E2" w:rsidR="005A6ED3" w:rsidRDefault="005A6ED3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53" w:history="1">
        <w:r w:rsidRPr="008D6CB7">
          <w:rPr>
            <w:rStyle w:val="Hyperlink"/>
            <w:rFonts w:hint="eastAsia"/>
            <w:noProof/>
          </w:rPr>
          <w:t>第</w:t>
        </w:r>
        <w:r w:rsidRPr="008D6CB7">
          <w:rPr>
            <w:rStyle w:val="Hyperlink"/>
            <w:rFonts w:hint="eastAsia"/>
            <w:noProof/>
          </w:rPr>
          <w:t>1</w:t>
        </w:r>
        <w:r w:rsidRPr="008D6CB7">
          <w:rPr>
            <w:rStyle w:val="Hyperlink"/>
            <w:rFonts w:hint="eastAsia"/>
            <w:noProof/>
          </w:rPr>
          <w:t>章</w:t>
        </w:r>
        <w:r w:rsidRPr="008D6CB7">
          <w:rPr>
            <w:rStyle w:val="Hyperlink"/>
            <w:rFonts w:cs="Arial"/>
            <w:noProof/>
            <w:lang w:eastAsia="zh-Hans"/>
          </w:rPr>
          <w:t xml:space="preserve"> Backtrack</w:t>
        </w:r>
        <w:r w:rsidRPr="008D6CB7">
          <w:rPr>
            <w:rStyle w:val="Hyperlink"/>
            <w:rFonts w:cs="Arial" w:hint="eastAsia"/>
            <w:noProof/>
            <w:lang w:eastAsia="zh-Hans"/>
          </w:rPr>
          <w:t>开启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9303B34" w14:textId="4821B1DE" w:rsidR="005A6ED3" w:rsidRDefault="005A6ED3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54" w:history="1">
        <w:r w:rsidRPr="008D6CB7">
          <w:rPr>
            <w:rStyle w:val="Hyperlink"/>
            <w:rFonts w:cs="宋体"/>
            <w:noProof/>
            <w:lang w:eastAsia="zh-Hans"/>
          </w:rPr>
          <w:t>1.1</w:t>
        </w:r>
        <w:r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Pr="008D6CB7">
          <w:rPr>
            <w:rStyle w:val="Hyperlink"/>
            <w:rFonts w:cs="Arial" w:hint="eastAsia"/>
            <w:noProof/>
            <w:lang w:eastAsia="zh-Hans"/>
          </w:rPr>
          <w:t>开启条件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A5C348C" w14:textId="64D447D0" w:rsidR="005A6ED3" w:rsidRDefault="005A6ED3">
      <w:pPr>
        <w:pStyle w:val="TOC3"/>
        <w:ind w:left="1048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55" w:history="1">
        <w:r w:rsidRPr="008D6CB7">
          <w:rPr>
            <w:rStyle w:val="Hyperlink"/>
            <w:rFonts w:cs="宋体"/>
            <w:noProof/>
            <w:lang w:eastAsia="zh-Hans"/>
          </w:rPr>
          <w:t>1.1.1</w:t>
        </w:r>
        <w:r w:rsidRPr="008D6CB7">
          <w:rPr>
            <w:rStyle w:val="Hyperlink"/>
            <w:rFonts w:cs="Arial"/>
            <w:noProof/>
            <w:lang w:eastAsia="zh-Hans"/>
          </w:rPr>
          <w:t xml:space="preserve"> IVI</w:t>
        </w:r>
        <w:r w:rsidRPr="008D6CB7">
          <w:rPr>
            <w:rStyle w:val="Hyperlink"/>
            <w:rFonts w:cs="Arial" w:hint="eastAsia"/>
            <w:noProof/>
            <w:lang w:eastAsia="zh-Hans"/>
          </w:rPr>
          <w:t>条件检查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E58C5F6" w14:textId="617B53BB" w:rsidR="005A6ED3" w:rsidRDefault="005A6ED3">
      <w:pPr>
        <w:pStyle w:val="TOC3"/>
        <w:ind w:left="1048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56" w:history="1">
        <w:r w:rsidRPr="008D6CB7">
          <w:rPr>
            <w:rStyle w:val="Hyperlink"/>
            <w:rFonts w:cs="宋体"/>
            <w:noProof/>
            <w:lang w:eastAsia="zh-Hans"/>
          </w:rPr>
          <w:t>1.1.2</w:t>
        </w:r>
        <w:r w:rsidRPr="008D6CB7">
          <w:rPr>
            <w:rStyle w:val="Hyperlink"/>
            <w:rFonts w:cs="Arial"/>
            <w:noProof/>
          </w:rPr>
          <w:t xml:space="preserve"> ACU</w:t>
        </w:r>
        <w:r w:rsidRPr="008D6CB7">
          <w:rPr>
            <w:rStyle w:val="Hyperlink"/>
            <w:rFonts w:cs="Arial" w:hint="eastAsia"/>
            <w:noProof/>
            <w:lang w:eastAsia="zh-Hans"/>
          </w:rPr>
          <w:t>条件检查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AF45CE" w14:textId="10B0E3A5" w:rsidR="005A6ED3" w:rsidRDefault="005A6ED3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57" w:history="1">
        <w:r w:rsidRPr="008D6CB7">
          <w:rPr>
            <w:rStyle w:val="Hyperlink"/>
            <w:rFonts w:cs="宋体"/>
            <w:noProof/>
          </w:rPr>
          <w:t>1.2</w:t>
        </w:r>
        <w:r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Pr="008D6CB7">
          <w:rPr>
            <w:rStyle w:val="Hyperlink"/>
            <w:rFonts w:cs="Arial" w:hint="eastAsia"/>
            <w:noProof/>
            <w:lang w:eastAsia="zh-Hans"/>
          </w:rPr>
          <w:t>开启方式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15EF10" w14:textId="142EDC20" w:rsidR="005A6ED3" w:rsidRDefault="005A6ED3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58" w:history="1">
        <w:r w:rsidRPr="008D6CB7">
          <w:rPr>
            <w:rStyle w:val="Hyperlink"/>
            <w:rFonts w:hint="eastAsia"/>
            <w:noProof/>
            <w:lang w:eastAsia="zh-Hans"/>
          </w:rPr>
          <w:t>第</w:t>
        </w:r>
        <w:r w:rsidRPr="008D6CB7">
          <w:rPr>
            <w:rStyle w:val="Hyperlink"/>
            <w:rFonts w:hint="eastAsia"/>
            <w:noProof/>
            <w:lang w:eastAsia="zh-Hans"/>
          </w:rPr>
          <w:t>2</w:t>
        </w:r>
        <w:r w:rsidRPr="008D6CB7">
          <w:rPr>
            <w:rStyle w:val="Hyperlink"/>
            <w:rFonts w:hint="eastAsia"/>
            <w:noProof/>
            <w:lang w:eastAsia="zh-Hans"/>
          </w:rPr>
          <w:t>章</w:t>
        </w:r>
        <w:r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Pr="008D6CB7">
          <w:rPr>
            <w:rStyle w:val="Hyperlink"/>
            <w:rFonts w:cs="Arial" w:hint="eastAsia"/>
            <w:noProof/>
            <w:lang w:eastAsia="zh-Hans"/>
          </w:rPr>
          <w:t>倒车界面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812323" w14:textId="20094446" w:rsidR="005A6ED3" w:rsidRDefault="005A6ED3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59" w:history="1">
        <w:r w:rsidRPr="008D6CB7">
          <w:rPr>
            <w:rStyle w:val="Hyperlink"/>
            <w:rFonts w:cs="宋体"/>
            <w:noProof/>
            <w:lang w:eastAsia="zh-Hans"/>
          </w:rPr>
          <w:t>2.1</w:t>
        </w:r>
        <w:r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Pr="008D6CB7">
          <w:rPr>
            <w:rStyle w:val="Hyperlink"/>
            <w:rFonts w:cs="Arial" w:hint="eastAsia"/>
            <w:noProof/>
            <w:lang w:eastAsia="zh-Hans"/>
          </w:rPr>
          <w:t>功能可启动判断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2DC5E4" w14:textId="1F27DF18" w:rsidR="005A6ED3" w:rsidRDefault="005A6ED3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0" w:history="1">
        <w:r w:rsidRPr="008D6CB7">
          <w:rPr>
            <w:rStyle w:val="Hyperlink"/>
            <w:rFonts w:cs="宋体"/>
            <w:noProof/>
            <w:lang w:eastAsia="zh-Hans"/>
          </w:rPr>
          <w:t>2.2</w:t>
        </w:r>
        <w:r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Pr="008D6CB7">
          <w:rPr>
            <w:rStyle w:val="Hyperlink"/>
            <w:rFonts w:cs="Arial" w:hint="eastAsia"/>
            <w:noProof/>
            <w:lang w:eastAsia="zh-Hans"/>
          </w:rPr>
          <w:t>发起循迹倒车（即进入控车阶段）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0D7CF1" w14:textId="2205452A" w:rsidR="005A6ED3" w:rsidRDefault="005A6ED3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1" w:history="1">
        <w:r w:rsidRPr="008D6CB7">
          <w:rPr>
            <w:rStyle w:val="Hyperlink"/>
            <w:rFonts w:cs="宋体"/>
            <w:noProof/>
            <w:lang w:eastAsia="zh-Hans"/>
          </w:rPr>
          <w:t>2.3</w:t>
        </w:r>
        <w:r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Pr="008D6CB7">
          <w:rPr>
            <w:rStyle w:val="Hyperlink"/>
            <w:rFonts w:cs="Arial" w:hint="eastAsia"/>
            <w:noProof/>
            <w:lang w:eastAsia="zh-Hans"/>
          </w:rPr>
          <w:t>循迹倒车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7EFD79" w14:textId="5D2433ED" w:rsidR="005A6ED3" w:rsidRDefault="005A6ED3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2" w:history="1">
        <w:r w:rsidRPr="008D6CB7">
          <w:rPr>
            <w:rStyle w:val="Hyperlink"/>
            <w:rFonts w:cs="宋体"/>
            <w:noProof/>
            <w:lang w:eastAsia="zh-Hans"/>
          </w:rPr>
          <w:t>2.4</w:t>
        </w:r>
        <w:r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Pr="008D6CB7">
          <w:rPr>
            <w:rStyle w:val="Hyperlink"/>
            <w:rFonts w:cs="Arial" w:hint="eastAsia"/>
            <w:noProof/>
            <w:lang w:eastAsia="zh-Hans"/>
          </w:rPr>
          <w:t>循迹倒车完成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FCECF37" w14:textId="134749FB" w:rsidR="005A6ED3" w:rsidRDefault="005A6ED3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3" w:history="1">
        <w:r w:rsidRPr="008D6CB7">
          <w:rPr>
            <w:rStyle w:val="Hyperlink"/>
            <w:rFonts w:hint="eastAsia"/>
            <w:noProof/>
          </w:rPr>
          <w:t>第</w:t>
        </w:r>
        <w:r w:rsidRPr="008D6CB7">
          <w:rPr>
            <w:rStyle w:val="Hyperlink"/>
            <w:rFonts w:hint="eastAsia"/>
            <w:noProof/>
          </w:rPr>
          <w:t>3</w:t>
        </w:r>
        <w:r w:rsidRPr="008D6CB7">
          <w:rPr>
            <w:rStyle w:val="Hyperlink"/>
            <w:rFonts w:hint="eastAsia"/>
            <w:noProof/>
          </w:rPr>
          <w:t>章</w:t>
        </w:r>
        <w:r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Pr="008D6CB7">
          <w:rPr>
            <w:rStyle w:val="Hyperlink"/>
            <w:rFonts w:cs="Arial" w:hint="eastAsia"/>
            <w:noProof/>
            <w:lang w:eastAsia="zh-Hans"/>
          </w:rPr>
          <w:t>中断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BF05D07" w14:textId="30EAF1E5" w:rsidR="005A6ED3" w:rsidRDefault="005A6ED3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4" w:history="1">
        <w:r w:rsidRPr="008D6CB7">
          <w:rPr>
            <w:rStyle w:val="Hyperlink"/>
            <w:rFonts w:cs="宋体"/>
            <w:noProof/>
          </w:rPr>
          <w:t>3.1</w:t>
        </w:r>
        <w:r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Pr="008D6CB7">
          <w:rPr>
            <w:rStyle w:val="Hyperlink"/>
            <w:rFonts w:cs="Arial" w:hint="eastAsia"/>
            <w:noProof/>
            <w:lang w:eastAsia="zh-Hans"/>
          </w:rPr>
          <w:t>触发中断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2DAC88" w14:textId="228A4F89" w:rsidR="005A6ED3" w:rsidRDefault="005A6ED3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5" w:history="1">
        <w:r w:rsidRPr="008D6CB7">
          <w:rPr>
            <w:rStyle w:val="Hyperlink"/>
            <w:rFonts w:cs="宋体"/>
            <w:noProof/>
            <w:lang w:eastAsia="zh-Hans"/>
          </w:rPr>
          <w:t>3.2</w:t>
        </w:r>
        <w:r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Pr="008D6CB7">
          <w:rPr>
            <w:rStyle w:val="Hyperlink"/>
            <w:rFonts w:cs="Arial" w:hint="eastAsia"/>
            <w:noProof/>
            <w:lang w:eastAsia="zh-Hans"/>
          </w:rPr>
          <w:t>中断恢复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40D92F" w14:textId="12A1A3DF" w:rsidR="005A6ED3" w:rsidRDefault="005A6ED3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6" w:history="1">
        <w:r w:rsidRPr="008D6CB7">
          <w:rPr>
            <w:rStyle w:val="Hyperlink"/>
            <w:rFonts w:cs="宋体"/>
            <w:noProof/>
          </w:rPr>
          <w:t>3.3</w:t>
        </w:r>
        <w:r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Pr="008D6CB7">
          <w:rPr>
            <w:rStyle w:val="Hyperlink"/>
            <w:rFonts w:cs="Arial" w:hint="eastAsia"/>
            <w:noProof/>
            <w:lang w:eastAsia="zh-Hans"/>
          </w:rPr>
          <w:t>恢复倒车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0D8E2FA" w14:textId="656F3B45" w:rsidR="005A6ED3" w:rsidRDefault="005A6ED3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7" w:history="1">
        <w:r w:rsidRPr="008D6CB7">
          <w:rPr>
            <w:rStyle w:val="Hyperlink"/>
            <w:rFonts w:hint="eastAsia"/>
            <w:noProof/>
          </w:rPr>
          <w:t>第</w:t>
        </w:r>
        <w:r w:rsidRPr="008D6CB7">
          <w:rPr>
            <w:rStyle w:val="Hyperlink"/>
            <w:rFonts w:hint="eastAsia"/>
            <w:noProof/>
          </w:rPr>
          <w:t>4</w:t>
        </w:r>
        <w:r w:rsidRPr="008D6CB7">
          <w:rPr>
            <w:rStyle w:val="Hyperlink"/>
            <w:rFonts w:hint="eastAsia"/>
            <w:noProof/>
          </w:rPr>
          <w:t>章</w:t>
        </w:r>
        <w:r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Pr="008D6CB7">
          <w:rPr>
            <w:rStyle w:val="Hyperlink"/>
            <w:rFonts w:cs="Arial" w:hint="eastAsia"/>
            <w:noProof/>
            <w:lang w:eastAsia="zh-Hans"/>
          </w:rPr>
          <w:t>终止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B8850E3" w14:textId="310F9A5C" w:rsidR="005A6ED3" w:rsidRDefault="005A6ED3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8" w:history="1">
        <w:r w:rsidRPr="008D6CB7">
          <w:rPr>
            <w:rStyle w:val="Hyperlink"/>
            <w:rFonts w:hint="eastAsia"/>
            <w:noProof/>
            <w:lang w:eastAsia="zh-Hans"/>
          </w:rPr>
          <w:t>第</w:t>
        </w:r>
        <w:r w:rsidRPr="008D6CB7">
          <w:rPr>
            <w:rStyle w:val="Hyperlink"/>
            <w:rFonts w:hint="eastAsia"/>
            <w:noProof/>
            <w:lang w:eastAsia="zh-Hans"/>
          </w:rPr>
          <w:t>5</w:t>
        </w:r>
        <w:r w:rsidRPr="008D6CB7">
          <w:rPr>
            <w:rStyle w:val="Hyperlink"/>
            <w:rFonts w:hint="eastAsia"/>
            <w:noProof/>
            <w:lang w:eastAsia="zh-Hans"/>
          </w:rPr>
          <w:t>章</w:t>
        </w:r>
        <w:r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Pr="008D6CB7">
          <w:rPr>
            <w:rStyle w:val="Hyperlink"/>
            <w:rFonts w:cs="Arial" w:hint="eastAsia"/>
            <w:noProof/>
            <w:lang w:eastAsia="zh-Hans"/>
          </w:rPr>
          <w:t>信号列表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793D38F" w14:textId="57E7FD03" w:rsidR="005A6ED3" w:rsidRDefault="005A6ED3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9" w:history="1">
        <w:r w:rsidRPr="008D6CB7">
          <w:rPr>
            <w:rStyle w:val="Hyperlink"/>
            <w:rFonts w:cs="宋体"/>
            <w:noProof/>
          </w:rPr>
          <w:t>5.1</w:t>
        </w:r>
        <w:r w:rsidRPr="008D6CB7">
          <w:rPr>
            <w:rStyle w:val="Hyperlink"/>
            <w:rFonts w:cs="Arial"/>
            <w:noProof/>
            <w:lang w:eastAsia="zh-Hans"/>
          </w:rPr>
          <w:t xml:space="preserve"> IVI</w:t>
        </w:r>
        <w:r w:rsidRPr="008D6CB7">
          <w:rPr>
            <w:rStyle w:val="Hyperlink"/>
            <w:rFonts w:cs="Arial" w:hint="eastAsia"/>
            <w:noProof/>
            <w:lang w:eastAsia="zh-Hans"/>
          </w:rPr>
          <w:t>发给</w:t>
        </w:r>
        <w:r w:rsidRPr="008D6CB7">
          <w:rPr>
            <w:rStyle w:val="Hyperlink"/>
            <w:rFonts w:cs="Arial"/>
            <w:noProof/>
            <w:lang w:eastAsia="zh-Hans"/>
          </w:rPr>
          <w:t>ACU (CAN)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D27C62D" w14:textId="762A7DE8" w:rsidR="005A6ED3" w:rsidRDefault="005A6ED3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70" w:history="1">
        <w:r w:rsidRPr="008D6CB7">
          <w:rPr>
            <w:rStyle w:val="Hyperlink"/>
            <w:rFonts w:cs="宋体"/>
            <w:noProof/>
          </w:rPr>
          <w:t>5.2</w:t>
        </w:r>
        <w:r w:rsidRPr="008D6CB7">
          <w:rPr>
            <w:rStyle w:val="Hyperlink"/>
            <w:rFonts w:cs="Arial"/>
            <w:noProof/>
            <w:lang w:eastAsia="zh-Hans"/>
          </w:rPr>
          <w:t xml:space="preserve"> ACU</w:t>
        </w:r>
        <w:r w:rsidRPr="008D6CB7">
          <w:rPr>
            <w:rStyle w:val="Hyperlink"/>
            <w:rFonts w:cs="Arial" w:hint="eastAsia"/>
            <w:noProof/>
            <w:lang w:eastAsia="zh-Hans"/>
          </w:rPr>
          <w:t>发给</w:t>
        </w:r>
        <w:r w:rsidRPr="008D6CB7">
          <w:rPr>
            <w:rStyle w:val="Hyperlink"/>
            <w:rFonts w:cs="Arial"/>
            <w:noProof/>
            <w:lang w:eastAsia="zh-Hans"/>
          </w:rPr>
          <w:t>IVI(CAN)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9EA9327" w14:textId="791A581B" w:rsidR="005A6ED3" w:rsidRDefault="005A6ED3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71" w:history="1">
        <w:r w:rsidRPr="008D6CB7">
          <w:rPr>
            <w:rStyle w:val="Hyperlink"/>
            <w:rFonts w:cs="宋体"/>
            <w:noProof/>
          </w:rPr>
          <w:t>5.3</w:t>
        </w:r>
        <w:r w:rsidRPr="008D6CB7">
          <w:rPr>
            <w:rStyle w:val="Hyperlink"/>
            <w:rFonts w:cs="Arial"/>
            <w:noProof/>
            <w:lang w:eastAsia="zh-Hans"/>
          </w:rPr>
          <w:t xml:space="preserve"> ACU</w:t>
        </w:r>
        <w:r w:rsidRPr="008D6CB7">
          <w:rPr>
            <w:rStyle w:val="Hyperlink"/>
            <w:rFonts w:cs="Arial" w:hint="eastAsia"/>
            <w:noProof/>
            <w:lang w:eastAsia="zh-Hans"/>
          </w:rPr>
          <w:t>发给</w:t>
        </w:r>
        <w:r w:rsidRPr="008D6CB7">
          <w:rPr>
            <w:rStyle w:val="Hyperlink"/>
            <w:rFonts w:cs="Arial"/>
            <w:noProof/>
            <w:lang w:eastAsia="zh-Hans"/>
          </w:rPr>
          <w:t>IVI(E</w:t>
        </w:r>
        <w:r w:rsidRPr="008D6CB7">
          <w:rPr>
            <w:rStyle w:val="Hyperlink"/>
            <w:rFonts w:cs="Arial"/>
            <w:noProof/>
          </w:rPr>
          <w:t>thernet</w:t>
        </w:r>
        <w:r w:rsidRPr="008D6CB7">
          <w:rPr>
            <w:rStyle w:val="Hyperlink"/>
            <w:rFonts w:cs="Arial"/>
            <w:noProof/>
            <w:lang w:eastAsia="zh-Hans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71BFABD" w14:textId="250782F2" w:rsidR="005A6ED3" w:rsidRDefault="005A6ED3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72" w:history="1">
        <w:r w:rsidRPr="008D6CB7">
          <w:rPr>
            <w:rStyle w:val="Hyperlink"/>
            <w:rFonts w:hint="eastAsia"/>
            <w:noProof/>
            <w:lang w:eastAsia="zh-Hans"/>
          </w:rPr>
          <w:t>第</w:t>
        </w:r>
        <w:r w:rsidRPr="008D6CB7">
          <w:rPr>
            <w:rStyle w:val="Hyperlink"/>
            <w:rFonts w:hint="eastAsia"/>
            <w:noProof/>
            <w:lang w:eastAsia="zh-Hans"/>
          </w:rPr>
          <w:t>6</w:t>
        </w:r>
        <w:r w:rsidRPr="008D6CB7">
          <w:rPr>
            <w:rStyle w:val="Hyperlink"/>
            <w:rFonts w:hint="eastAsia"/>
            <w:noProof/>
            <w:lang w:eastAsia="zh-Hans"/>
          </w:rPr>
          <w:t>章</w:t>
        </w:r>
        <w:r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Pr="008D6CB7">
          <w:rPr>
            <w:rStyle w:val="Hyperlink"/>
            <w:rFonts w:cs="Arial" w:hint="eastAsia"/>
            <w:noProof/>
            <w:lang w:eastAsia="zh-Hans"/>
          </w:rPr>
          <w:t>渲染元素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_Toc127955772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7218E88" w14:textId="576EE7A5" w:rsidR="000744AE" w:rsidRPr="00271DD5" w:rsidRDefault="004D3ADD">
      <w:pPr>
        <w:spacing w:line="420" w:lineRule="exact"/>
        <w:rPr>
          <w:rFonts w:ascii="Arial" w:hAnsi="Arial" w:cs="Arial"/>
          <w:color w:val="auto"/>
          <w:spacing w:val="0"/>
          <w:sz w:val="22"/>
          <w:szCs w:val="22"/>
        </w:rPr>
      </w:pPr>
      <w:r w:rsidRPr="00271DD5">
        <w:rPr>
          <w:rFonts w:ascii="Arial" w:hAnsi="Arial" w:cs="Arial"/>
          <w:sz w:val="22"/>
          <w:szCs w:val="22"/>
        </w:rPr>
        <w:fldChar w:fldCharType="end"/>
      </w:r>
      <w:bookmarkEnd w:id="0"/>
      <w:bookmarkEnd w:id="1"/>
      <w:bookmarkEnd w:id="2"/>
      <w:bookmarkEnd w:id="3"/>
      <w:bookmarkEnd w:id="4"/>
      <w:bookmarkEnd w:id="5"/>
      <w:bookmarkEnd w:id="6"/>
    </w:p>
    <w:p w14:paraId="633F3DD8" w14:textId="77777777" w:rsidR="000744AE" w:rsidRPr="00271DD5" w:rsidRDefault="000744AE">
      <w:pPr>
        <w:rPr>
          <w:rFonts w:ascii="Arial" w:hAnsi="Arial" w:cs="Arial"/>
          <w:sz w:val="22"/>
          <w:szCs w:val="22"/>
        </w:rPr>
        <w:sectPr w:rsidR="000744AE" w:rsidRPr="00271DD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endnotePr>
            <w:numFmt w:val="decimal"/>
          </w:endnotePr>
          <w:pgSz w:w="11906" w:h="16838"/>
          <w:pgMar w:top="1701" w:right="1701" w:bottom="1701" w:left="1701" w:header="1247" w:footer="1247" w:gutter="0"/>
          <w:pgNumType w:fmt="upperRoman" w:start="1"/>
          <w:cols w:space="720"/>
          <w:docGrid w:type="linesAndChars" w:linePitch="334"/>
        </w:sectPr>
      </w:pP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4"/>
        <w:gridCol w:w="1447"/>
        <w:gridCol w:w="953"/>
        <w:gridCol w:w="3969"/>
        <w:gridCol w:w="1192"/>
      </w:tblGrid>
      <w:tr w:rsidR="000744AE" w:rsidRPr="00271DD5" w14:paraId="2A60B1E7" w14:textId="77777777">
        <w:trPr>
          <w:jc w:val="center"/>
        </w:trPr>
        <w:tc>
          <w:tcPr>
            <w:tcW w:w="714" w:type="dxa"/>
            <w:shd w:val="clear" w:color="auto" w:fill="D9D9D9" w:themeFill="background1" w:themeFillShade="D9"/>
          </w:tcPr>
          <w:p w14:paraId="0C346582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</w:rPr>
            </w:pPr>
            <w:bookmarkStart w:id="14" w:name="_Toc28388"/>
            <w:bookmarkStart w:id="15" w:name="_Toc14636"/>
            <w:r w:rsidRPr="00271DD5">
              <w:rPr>
                <w:rFonts w:eastAsia="微软雅黑"/>
                <w:color w:val="000000" w:themeColor="text1"/>
                <w:sz w:val="22"/>
                <w:szCs w:val="22"/>
              </w:rPr>
              <w:lastRenderedPageBreak/>
              <w:t>序号</w:t>
            </w:r>
          </w:p>
        </w:tc>
        <w:tc>
          <w:tcPr>
            <w:tcW w:w="1447" w:type="dxa"/>
            <w:shd w:val="clear" w:color="auto" w:fill="D9D9D9" w:themeFill="background1" w:themeFillShade="D9"/>
          </w:tcPr>
          <w:p w14:paraId="5126DE21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</w:rPr>
              <w:t>修改日期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5B2470C7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</w:rPr>
              <w:t>作者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20076580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</w:rPr>
              <w:t>修改描述</w:t>
            </w:r>
          </w:p>
        </w:tc>
        <w:tc>
          <w:tcPr>
            <w:tcW w:w="1192" w:type="dxa"/>
            <w:shd w:val="clear" w:color="auto" w:fill="D9D9D9" w:themeFill="background1" w:themeFillShade="D9"/>
          </w:tcPr>
          <w:p w14:paraId="56CDA5DB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</w:rPr>
              <w:t>项目版本</w:t>
            </w:r>
          </w:p>
        </w:tc>
      </w:tr>
      <w:tr w:rsidR="000744AE" w:rsidRPr="00271DD5" w14:paraId="53969A89" w14:textId="77777777">
        <w:trPr>
          <w:jc w:val="center"/>
        </w:trPr>
        <w:tc>
          <w:tcPr>
            <w:tcW w:w="714" w:type="dxa"/>
            <w:vAlign w:val="center"/>
          </w:tcPr>
          <w:p w14:paraId="5A95C19C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447" w:type="dxa"/>
            <w:vAlign w:val="center"/>
          </w:tcPr>
          <w:p w14:paraId="3E315D95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</w:rPr>
              <w:t>2022-12-21</w:t>
            </w:r>
          </w:p>
        </w:tc>
        <w:tc>
          <w:tcPr>
            <w:tcW w:w="953" w:type="dxa"/>
            <w:vAlign w:val="center"/>
          </w:tcPr>
          <w:p w14:paraId="06DFE3CA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  <w:lang w:eastAsia="zh-Hans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  <w:lang w:eastAsia="zh-Hans"/>
              </w:rPr>
              <w:t>简惠灵</w:t>
            </w:r>
            <w:r w:rsidRPr="00271DD5">
              <w:rPr>
                <w:rFonts w:eastAsia="微软雅黑"/>
                <w:color w:val="000000" w:themeColor="text1"/>
                <w:sz w:val="22"/>
                <w:szCs w:val="22"/>
                <w:lang w:eastAsia="zh-Hans"/>
              </w:rPr>
              <w:t>/</w:t>
            </w:r>
            <w:r w:rsidRPr="00271DD5">
              <w:rPr>
                <w:rFonts w:eastAsia="微软雅黑"/>
                <w:color w:val="000000" w:themeColor="text1"/>
                <w:sz w:val="22"/>
                <w:szCs w:val="22"/>
                <w:lang w:eastAsia="zh-Hans"/>
              </w:rPr>
              <w:t>杨若飞</w:t>
            </w:r>
          </w:p>
        </w:tc>
        <w:tc>
          <w:tcPr>
            <w:tcW w:w="3969" w:type="dxa"/>
          </w:tcPr>
          <w:p w14:paraId="56327ADF" w14:textId="77777777" w:rsidR="000744AE" w:rsidRPr="00271DD5" w:rsidRDefault="004D3ADD">
            <w:pPr>
              <w:pStyle w:val="Char4"/>
              <w:numPr>
                <w:ilvl w:val="0"/>
                <w:numId w:val="4"/>
              </w:numPr>
              <w:spacing w:line="300" w:lineRule="auto"/>
              <w:ind w:left="0" w:firstLine="0"/>
              <w:jc w:val="left"/>
              <w:rPr>
                <w:rFonts w:eastAsia="微软雅黑"/>
                <w:color w:val="000000" w:themeColor="text1"/>
                <w:sz w:val="22"/>
                <w:szCs w:val="22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  <w:lang w:eastAsia="zh-Hans"/>
              </w:rPr>
              <w:t>初稿</w:t>
            </w:r>
          </w:p>
        </w:tc>
        <w:tc>
          <w:tcPr>
            <w:tcW w:w="1192" w:type="dxa"/>
          </w:tcPr>
          <w:p w14:paraId="69A0A995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</w:rPr>
              <w:t>V1.0</w:t>
            </w:r>
          </w:p>
        </w:tc>
      </w:tr>
    </w:tbl>
    <w:p w14:paraId="53B358B4" w14:textId="77777777" w:rsidR="000744AE" w:rsidRPr="00271DD5" w:rsidRDefault="000744AE">
      <w:pPr>
        <w:rPr>
          <w:rFonts w:ascii="Arial" w:hAnsi="Arial" w:cs="Arial"/>
          <w:sz w:val="22"/>
          <w:szCs w:val="22"/>
        </w:rPr>
      </w:pPr>
    </w:p>
    <w:p w14:paraId="225ED08D" w14:textId="77777777" w:rsidR="000744AE" w:rsidRPr="00271DD5" w:rsidRDefault="004D3ADD">
      <w:pPr>
        <w:pStyle w:val="Heading1"/>
        <w:rPr>
          <w:rFonts w:cs="Arial"/>
          <w:sz w:val="22"/>
          <w:szCs w:val="22"/>
        </w:rPr>
      </w:pPr>
      <w:bookmarkStart w:id="16" w:name="_Toc127955753"/>
      <w:r w:rsidRPr="00271DD5">
        <w:rPr>
          <w:rFonts w:cs="Arial"/>
          <w:sz w:val="22"/>
          <w:szCs w:val="22"/>
          <w:lang w:eastAsia="zh-Hans"/>
        </w:rPr>
        <w:lastRenderedPageBreak/>
        <w:t>Backtrack</w:t>
      </w:r>
      <w:r w:rsidRPr="00271DD5">
        <w:rPr>
          <w:rFonts w:cs="Arial"/>
          <w:sz w:val="22"/>
          <w:szCs w:val="22"/>
          <w:lang w:eastAsia="zh-Hans"/>
        </w:rPr>
        <w:t>开启</w:t>
      </w:r>
      <w:bookmarkEnd w:id="16"/>
    </w:p>
    <w:p w14:paraId="2A737EED" w14:textId="77777777" w:rsidR="000744AE" w:rsidRPr="00271DD5" w:rsidRDefault="004D3ADD">
      <w:pPr>
        <w:pStyle w:val="Heading2"/>
        <w:ind w:left="0" w:firstLine="0"/>
        <w:rPr>
          <w:rFonts w:cs="Arial"/>
          <w:sz w:val="22"/>
          <w:szCs w:val="22"/>
          <w:lang w:eastAsia="zh-Hans"/>
        </w:rPr>
      </w:pPr>
      <w:bookmarkStart w:id="17" w:name="_Toc127955754"/>
      <w:r w:rsidRPr="00271DD5">
        <w:rPr>
          <w:rFonts w:cs="Arial"/>
          <w:sz w:val="22"/>
          <w:szCs w:val="22"/>
          <w:lang w:eastAsia="zh-Hans"/>
        </w:rPr>
        <w:t>开启条件</w:t>
      </w:r>
      <w:bookmarkEnd w:id="17"/>
    </w:p>
    <w:p w14:paraId="2BD90B70" w14:textId="77777777" w:rsidR="000744AE" w:rsidRPr="00271DD5" w:rsidRDefault="004D3ADD">
      <w:pPr>
        <w:pStyle w:val="Heading3"/>
        <w:ind w:left="0" w:firstLine="0"/>
        <w:rPr>
          <w:rFonts w:cs="Arial"/>
          <w:sz w:val="22"/>
          <w:szCs w:val="22"/>
          <w:lang w:eastAsia="zh-Hans"/>
        </w:rPr>
      </w:pPr>
      <w:bookmarkStart w:id="18" w:name="_Toc127955755"/>
      <w:r w:rsidRPr="00271DD5">
        <w:rPr>
          <w:rFonts w:cs="Arial"/>
          <w:sz w:val="22"/>
          <w:szCs w:val="22"/>
          <w:lang w:eastAsia="zh-Hans"/>
        </w:rPr>
        <w:t>IVI</w:t>
      </w:r>
      <w:r w:rsidRPr="00271DD5">
        <w:rPr>
          <w:rFonts w:cs="Arial"/>
          <w:sz w:val="22"/>
          <w:szCs w:val="22"/>
          <w:lang w:eastAsia="zh-Hans"/>
        </w:rPr>
        <w:t>条件检查</w:t>
      </w:r>
      <w:bookmarkEnd w:id="18"/>
    </w:p>
    <w:p w14:paraId="40988A26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以下的激活前置条件按照优先级顺序进行判断，如果处于前面的高优先级条件不满足，则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不会判断后面的条件。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判断的条件应由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判断后直接显示在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（弹窗提醒），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只接收【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IVI_Backtrack_Act_Flag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】的信号。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81"/>
        <w:gridCol w:w="637"/>
        <w:gridCol w:w="2239"/>
        <w:gridCol w:w="1912"/>
        <w:gridCol w:w="1263"/>
        <w:gridCol w:w="1166"/>
      </w:tblGrid>
      <w:tr w:rsidR="000744AE" w:rsidRPr="00271DD5" w14:paraId="27B35679" w14:textId="77777777">
        <w:trPr>
          <w:trHeight w:val="809"/>
        </w:trPr>
        <w:tc>
          <w:tcPr>
            <w:tcW w:w="1281" w:type="dxa"/>
            <w:shd w:val="clear" w:color="auto" w:fill="D8D8D8" w:themeFill="background1" w:themeFillShade="D8"/>
            <w:vAlign w:val="center"/>
          </w:tcPr>
          <w:p w14:paraId="36F8B211" w14:textId="77777777" w:rsidR="000744AE" w:rsidRPr="00271DD5" w:rsidRDefault="004D3ADD">
            <w:pPr>
              <w:ind w:firstLine="0"/>
              <w:jc w:val="center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条件</w:t>
            </w:r>
          </w:p>
        </w:tc>
        <w:tc>
          <w:tcPr>
            <w:tcW w:w="637" w:type="dxa"/>
            <w:shd w:val="clear" w:color="auto" w:fill="D8D8D8" w:themeFill="background1" w:themeFillShade="D8"/>
            <w:vAlign w:val="center"/>
          </w:tcPr>
          <w:p w14:paraId="7DD3FCFB" w14:textId="77777777" w:rsidR="000744AE" w:rsidRPr="00271DD5" w:rsidRDefault="004D3ADD">
            <w:pPr>
              <w:ind w:firstLine="0"/>
              <w:jc w:val="center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来源</w:t>
            </w:r>
          </w:p>
        </w:tc>
        <w:tc>
          <w:tcPr>
            <w:tcW w:w="2239" w:type="dxa"/>
            <w:shd w:val="clear" w:color="auto" w:fill="D8D8D8" w:themeFill="background1" w:themeFillShade="D8"/>
            <w:vAlign w:val="center"/>
          </w:tcPr>
          <w:p w14:paraId="489D1BF9" w14:textId="77777777" w:rsidR="000744AE" w:rsidRPr="00271DD5" w:rsidRDefault="004D3ADD">
            <w:pPr>
              <w:ind w:firstLine="0"/>
              <w:jc w:val="center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接收的判断信号</w:t>
            </w:r>
          </w:p>
        </w:tc>
        <w:tc>
          <w:tcPr>
            <w:tcW w:w="1912" w:type="dxa"/>
            <w:shd w:val="clear" w:color="auto" w:fill="D8D8D8" w:themeFill="background1" w:themeFillShade="D8"/>
            <w:vAlign w:val="center"/>
          </w:tcPr>
          <w:p w14:paraId="4E4703C9" w14:textId="77777777" w:rsidR="000744AE" w:rsidRPr="00271DD5" w:rsidRDefault="004D3ADD">
            <w:pPr>
              <w:ind w:firstLine="0"/>
              <w:jc w:val="center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反馈给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的提示语信号</w:t>
            </w:r>
          </w:p>
        </w:tc>
        <w:tc>
          <w:tcPr>
            <w:tcW w:w="1263" w:type="dxa"/>
            <w:shd w:val="clear" w:color="auto" w:fill="D8D8D8" w:themeFill="background1" w:themeFillShade="D8"/>
            <w:vAlign w:val="center"/>
          </w:tcPr>
          <w:p w14:paraId="1569182E" w14:textId="77777777" w:rsidR="000744AE" w:rsidRPr="00271DD5" w:rsidRDefault="004D3ADD">
            <w:pPr>
              <w:ind w:firstLine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</w:rPr>
              <w:t>的显示弹窗</w:t>
            </w:r>
          </w:p>
        </w:tc>
        <w:tc>
          <w:tcPr>
            <w:tcW w:w="1166" w:type="dxa"/>
            <w:shd w:val="clear" w:color="auto" w:fill="D8D8D8" w:themeFill="background1" w:themeFillShade="D8"/>
            <w:vAlign w:val="center"/>
          </w:tcPr>
          <w:p w14:paraId="7BD14E3C" w14:textId="77777777" w:rsidR="000744AE" w:rsidRPr="00271DD5" w:rsidRDefault="004D3ADD">
            <w:pPr>
              <w:ind w:firstLine="0"/>
              <w:jc w:val="center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优先级</w:t>
            </w:r>
          </w:p>
        </w:tc>
      </w:tr>
      <w:tr w:rsidR="000744AE" w:rsidRPr="00271DD5" w14:paraId="1F975BDF" w14:textId="77777777">
        <w:trPr>
          <w:trHeight w:val="2006"/>
        </w:trPr>
        <w:tc>
          <w:tcPr>
            <w:tcW w:w="1281" w:type="dxa"/>
            <w:vAlign w:val="center"/>
          </w:tcPr>
          <w:p w14:paraId="26093168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功能</w:t>
            </w:r>
            <w:r w:rsidRPr="00271DD5">
              <w:rPr>
                <w:rFonts w:ascii="Arial" w:hAnsi="Arial" w:cs="Arial"/>
                <w:sz w:val="22"/>
                <w:szCs w:val="22"/>
              </w:rPr>
              <w:t>未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开放</w:t>
            </w:r>
          </w:p>
        </w:tc>
        <w:tc>
          <w:tcPr>
            <w:tcW w:w="637" w:type="dxa"/>
            <w:vAlign w:val="center"/>
          </w:tcPr>
          <w:p w14:paraId="49B92744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5F24364A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IVI_Backtrack_Act_Flag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 xml:space="preserve">=0x0: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0B43A5E1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判断后自行显示具体的原因，不需要接收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的</w:t>
            </w:r>
            <w:r w:rsidRPr="00271DD5">
              <w:rPr>
                <w:rFonts w:ascii="Arial" w:hAnsi="Arial" w:cs="Arial"/>
                <w:sz w:val="22"/>
                <w:szCs w:val="22"/>
              </w:rPr>
              <w:t>Popup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3D3F58EB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循迹倒车功能暂未开放，敬请期待！</w:t>
            </w:r>
          </w:p>
        </w:tc>
        <w:tc>
          <w:tcPr>
            <w:tcW w:w="1166" w:type="dxa"/>
            <w:vAlign w:val="center"/>
          </w:tcPr>
          <w:p w14:paraId="42430158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1</w:t>
            </w:r>
          </w:p>
        </w:tc>
      </w:tr>
      <w:tr w:rsidR="000744AE" w:rsidRPr="00271DD5" w14:paraId="2284EA16" w14:textId="77777777">
        <w:trPr>
          <w:trHeight w:val="2006"/>
        </w:trPr>
        <w:tc>
          <w:tcPr>
            <w:tcW w:w="1281" w:type="dxa"/>
            <w:vAlign w:val="center"/>
          </w:tcPr>
          <w:p w14:paraId="0CAC37C2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未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处于普通模式</w:t>
            </w:r>
          </w:p>
        </w:tc>
        <w:tc>
          <w:tcPr>
            <w:tcW w:w="637" w:type="dxa"/>
            <w:vAlign w:val="center"/>
          </w:tcPr>
          <w:p w14:paraId="45E3B45D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4B8B380A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IVI_Backtrack_Act_Flag</w:t>
            </w:r>
            <w:proofErr w:type="spellEnd"/>
            <w:ins w:id="19" w:author="百度 秋莎" w:date="2022-12-05T15:17:00Z">
              <w:r w:rsidRPr="00271DD5">
                <w:rPr>
                  <w:rFonts w:ascii="Arial" w:hAnsi="Arial" w:cs="Arial"/>
                  <w:sz w:val="22"/>
                  <w:szCs w:val="22"/>
                  <w:lang w:eastAsia="zh-Hans"/>
                </w:rPr>
                <w:t>=</w:t>
              </w:r>
            </w:ins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 xml:space="preserve">0x0: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36F1B2D2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判断后自行显示具体的原因，不需要接收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的</w:t>
            </w:r>
            <w:r w:rsidRPr="00271DD5">
              <w:rPr>
                <w:rFonts w:ascii="Arial" w:hAnsi="Arial" w:cs="Arial"/>
                <w:sz w:val="22"/>
                <w:szCs w:val="22"/>
              </w:rPr>
              <w:t>Popup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7165FE4C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非普通模式，无法激活</w:t>
            </w:r>
          </w:p>
        </w:tc>
        <w:tc>
          <w:tcPr>
            <w:tcW w:w="1166" w:type="dxa"/>
            <w:vAlign w:val="center"/>
          </w:tcPr>
          <w:p w14:paraId="70D9ABE8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2</w:t>
            </w:r>
          </w:p>
        </w:tc>
      </w:tr>
      <w:tr w:rsidR="000744AE" w:rsidRPr="00271DD5" w14:paraId="463E9C84" w14:textId="77777777">
        <w:trPr>
          <w:trHeight w:val="2006"/>
        </w:trPr>
        <w:tc>
          <w:tcPr>
            <w:tcW w:w="1281" w:type="dxa"/>
            <w:vAlign w:val="center"/>
          </w:tcPr>
          <w:p w14:paraId="60152342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账号</w:t>
            </w:r>
            <w:r w:rsidRPr="00271DD5">
              <w:rPr>
                <w:rFonts w:ascii="Arial" w:hAnsi="Arial" w:cs="Arial"/>
                <w:sz w:val="22"/>
                <w:szCs w:val="22"/>
              </w:rPr>
              <w:t>未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登录</w:t>
            </w:r>
          </w:p>
        </w:tc>
        <w:tc>
          <w:tcPr>
            <w:tcW w:w="637" w:type="dxa"/>
            <w:vAlign w:val="center"/>
          </w:tcPr>
          <w:p w14:paraId="25F68FF1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7EFCD8C7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IVI_Backtrack_Act_Flag</w:t>
            </w:r>
            <w:proofErr w:type="spellEnd"/>
            <w:ins w:id="20" w:author="百度 秋莎" w:date="2022-12-05T15:17:00Z">
              <w:r w:rsidRPr="00271DD5">
                <w:rPr>
                  <w:rFonts w:ascii="Arial" w:hAnsi="Arial" w:cs="Arial"/>
                  <w:sz w:val="22"/>
                  <w:szCs w:val="22"/>
                  <w:lang w:eastAsia="zh-Hans"/>
                </w:rPr>
                <w:t>=</w:t>
              </w:r>
            </w:ins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 xml:space="preserve">0x0: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45154E64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判断后自行显示具体的原因，不需要接收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的</w:t>
            </w:r>
            <w:r w:rsidRPr="00271DD5">
              <w:rPr>
                <w:rFonts w:ascii="Arial" w:hAnsi="Arial" w:cs="Arial"/>
                <w:sz w:val="22"/>
                <w:szCs w:val="22"/>
              </w:rPr>
              <w:t>Popup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5D6D3528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请先登录账号，再使用循迹倒车功能</w:t>
            </w:r>
          </w:p>
        </w:tc>
        <w:tc>
          <w:tcPr>
            <w:tcW w:w="1166" w:type="dxa"/>
            <w:vAlign w:val="center"/>
          </w:tcPr>
          <w:p w14:paraId="419D2FC6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3</w:t>
            </w:r>
          </w:p>
        </w:tc>
      </w:tr>
      <w:tr w:rsidR="000744AE" w:rsidRPr="00271DD5" w14:paraId="0D681E18" w14:textId="77777777">
        <w:trPr>
          <w:trHeight w:val="2006"/>
        </w:trPr>
        <w:tc>
          <w:tcPr>
            <w:tcW w:w="1281" w:type="dxa"/>
            <w:vAlign w:val="center"/>
          </w:tcPr>
          <w:p w14:paraId="6B0748C5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未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授权</w:t>
            </w:r>
          </w:p>
        </w:tc>
        <w:tc>
          <w:tcPr>
            <w:tcW w:w="637" w:type="dxa"/>
            <w:vAlign w:val="center"/>
          </w:tcPr>
          <w:p w14:paraId="117F9F16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6806C9A9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IVI_Backtrack_Act_Flag</w:t>
            </w:r>
            <w:proofErr w:type="spellEnd"/>
            <w:ins w:id="21" w:author="百度 秋莎" w:date="2022-12-05T15:17:00Z">
              <w:r w:rsidRPr="00271DD5">
                <w:rPr>
                  <w:rFonts w:ascii="Arial" w:hAnsi="Arial" w:cs="Arial"/>
                  <w:sz w:val="22"/>
                  <w:szCs w:val="22"/>
                  <w:lang w:eastAsia="zh-Hans"/>
                </w:rPr>
                <w:t>=</w:t>
              </w:r>
            </w:ins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 xml:space="preserve">0x0: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67733AD9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判断后自行显示具体的原因，不需要接收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的</w:t>
            </w:r>
            <w:r w:rsidRPr="00271DD5">
              <w:rPr>
                <w:rFonts w:ascii="Arial" w:hAnsi="Arial" w:cs="Arial"/>
                <w:sz w:val="22"/>
                <w:szCs w:val="22"/>
              </w:rPr>
              <w:t>Popup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4AA58A99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功能未授权，无法激活</w:t>
            </w:r>
          </w:p>
        </w:tc>
        <w:tc>
          <w:tcPr>
            <w:tcW w:w="1166" w:type="dxa"/>
            <w:vAlign w:val="center"/>
          </w:tcPr>
          <w:p w14:paraId="4BC2DB69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4</w:t>
            </w:r>
          </w:p>
        </w:tc>
      </w:tr>
      <w:tr w:rsidR="000744AE" w:rsidRPr="00271DD5" w14:paraId="7DE3AC85" w14:textId="77777777">
        <w:trPr>
          <w:trHeight w:val="2006"/>
        </w:trPr>
        <w:tc>
          <w:tcPr>
            <w:tcW w:w="1281" w:type="dxa"/>
            <w:vAlign w:val="center"/>
          </w:tcPr>
          <w:p w14:paraId="6E57351D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lastRenderedPageBreak/>
              <w:t>未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通过循迹倒车考试</w:t>
            </w:r>
          </w:p>
        </w:tc>
        <w:tc>
          <w:tcPr>
            <w:tcW w:w="637" w:type="dxa"/>
            <w:vAlign w:val="center"/>
          </w:tcPr>
          <w:p w14:paraId="229D94CB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126201F2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IVI_Backtrack_Act_Flag</w:t>
            </w:r>
            <w:proofErr w:type="spellEnd"/>
            <w:ins w:id="22" w:author="百度 秋莎" w:date="2022-12-05T15:17:00Z">
              <w:r w:rsidRPr="00271DD5">
                <w:rPr>
                  <w:rFonts w:ascii="Arial" w:hAnsi="Arial" w:cs="Arial"/>
                  <w:sz w:val="22"/>
                  <w:szCs w:val="22"/>
                  <w:lang w:eastAsia="zh-Hans"/>
                </w:rPr>
                <w:t>=</w:t>
              </w:r>
            </w:ins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 xml:space="preserve">0x0: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54F15E5B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判断后自行显示具体的原因，不需要接收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的</w:t>
            </w:r>
            <w:r w:rsidRPr="00271DD5">
              <w:rPr>
                <w:rFonts w:ascii="Arial" w:hAnsi="Arial" w:cs="Arial"/>
                <w:sz w:val="22"/>
                <w:szCs w:val="22"/>
              </w:rPr>
              <w:t>Popup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4ABDA0CD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循迹倒车考试指南</w:t>
            </w:r>
          </w:p>
        </w:tc>
        <w:tc>
          <w:tcPr>
            <w:tcW w:w="1166" w:type="dxa"/>
            <w:vAlign w:val="center"/>
          </w:tcPr>
          <w:p w14:paraId="67CEA6D8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5</w:t>
            </w:r>
          </w:p>
        </w:tc>
      </w:tr>
      <w:tr w:rsidR="000744AE" w:rsidRPr="00271DD5" w14:paraId="3BC711AB" w14:textId="77777777">
        <w:trPr>
          <w:trHeight w:val="2006"/>
        </w:trPr>
        <w:tc>
          <w:tcPr>
            <w:tcW w:w="1281" w:type="dxa"/>
            <w:vAlign w:val="center"/>
          </w:tcPr>
          <w:p w14:paraId="225E546B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系统升级中</w:t>
            </w:r>
          </w:p>
        </w:tc>
        <w:tc>
          <w:tcPr>
            <w:tcW w:w="637" w:type="dxa"/>
            <w:vAlign w:val="center"/>
          </w:tcPr>
          <w:p w14:paraId="17D94824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05B15A8F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IVI_Backtrack_Act_Flag</w:t>
            </w:r>
            <w:proofErr w:type="spellEnd"/>
            <w:ins w:id="23" w:author="百度 秋莎" w:date="2022-12-05T15:17:00Z">
              <w:r w:rsidRPr="00271DD5">
                <w:rPr>
                  <w:rFonts w:ascii="Arial" w:hAnsi="Arial" w:cs="Arial"/>
                  <w:sz w:val="22"/>
                  <w:szCs w:val="22"/>
                  <w:lang w:eastAsia="zh-Hans"/>
                </w:rPr>
                <w:t>=</w:t>
              </w:r>
            </w:ins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 xml:space="preserve">0x0: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7FEBCC61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判断后自行显示具体的原因，不需要接收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的</w:t>
            </w:r>
            <w:r w:rsidRPr="00271DD5">
              <w:rPr>
                <w:rFonts w:ascii="Arial" w:hAnsi="Arial" w:cs="Arial"/>
                <w:sz w:val="22"/>
                <w:szCs w:val="22"/>
              </w:rPr>
              <w:t>Popup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140C9A6E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系统升级中，无法激活</w:t>
            </w:r>
          </w:p>
        </w:tc>
        <w:tc>
          <w:tcPr>
            <w:tcW w:w="1166" w:type="dxa"/>
            <w:vAlign w:val="center"/>
          </w:tcPr>
          <w:p w14:paraId="428D24BC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6</w:t>
            </w:r>
          </w:p>
        </w:tc>
      </w:tr>
      <w:tr w:rsidR="000744AE" w:rsidRPr="00271DD5" w14:paraId="16794D5C" w14:textId="77777777">
        <w:trPr>
          <w:trHeight w:val="2006"/>
        </w:trPr>
        <w:tc>
          <w:tcPr>
            <w:tcW w:w="1281" w:type="dxa"/>
            <w:vAlign w:val="center"/>
          </w:tcPr>
          <w:p w14:paraId="5EFDB100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</w:rPr>
              <w:t>睡眠中</w:t>
            </w:r>
          </w:p>
        </w:tc>
        <w:tc>
          <w:tcPr>
            <w:tcW w:w="637" w:type="dxa"/>
            <w:vAlign w:val="center"/>
          </w:tcPr>
          <w:p w14:paraId="457C2BB6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47A5AF5F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IVI_Backtrack_Act_Flag</w:t>
            </w:r>
            <w:proofErr w:type="spellEnd"/>
            <w:ins w:id="24" w:author="百度 秋莎" w:date="2022-12-05T15:17:00Z">
              <w:r w:rsidRPr="00271DD5">
                <w:rPr>
                  <w:rFonts w:ascii="Arial" w:hAnsi="Arial" w:cs="Arial"/>
                  <w:sz w:val="22"/>
                  <w:szCs w:val="22"/>
                  <w:lang w:eastAsia="zh-Hans"/>
                </w:rPr>
                <w:t>=</w:t>
              </w:r>
            </w:ins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 xml:space="preserve">0x0: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3A45A994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判断后自行显示具体的原因，不需要接收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的</w:t>
            </w:r>
            <w:r w:rsidRPr="00271DD5">
              <w:rPr>
                <w:rFonts w:ascii="Arial" w:hAnsi="Arial" w:cs="Arial"/>
                <w:sz w:val="22"/>
                <w:szCs w:val="22"/>
              </w:rPr>
              <w:t>Popup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1D8752FB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功能启动中，请稍后</w:t>
            </w:r>
          </w:p>
        </w:tc>
        <w:tc>
          <w:tcPr>
            <w:tcW w:w="1166" w:type="dxa"/>
            <w:vAlign w:val="center"/>
          </w:tcPr>
          <w:p w14:paraId="3CEACAF7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7</w:t>
            </w:r>
          </w:p>
        </w:tc>
      </w:tr>
      <w:tr w:rsidR="000744AE" w:rsidRPr="00271DD5" w14:paraId="0502EDD5" w14:textId="77777777">
        <w:trPr>
          <w:trHeight w:val="2006"/>
        </w:trPr>
        <w:tc>
          <w:tcPr>
            <w:tcW w:w="1281" w:type="dxa"/>
            <w:vAlign w:val="center"/>
          </w:tcPr>
          <w:p w14:paraId="46997DEA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</w:rPr>
              <w:t>启动失败</w:t>
            </w:r>
          </w:p>
        </w:tc>
        <w:tc>
          <w:tcPr>
            <w:tcW w:w="637" w:type="dxa"/>
            <w:vAlign w:val="center"/>
          </w:tcPr>
          <w:p w14:paraId="09805C64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1C652EC3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IVI_Backtrack_Act_Flag</w:t>
            </w:r>
            <w:proofErr w:type="spellEnd"/>
            <w:ins w:id="25" w:author="百度 秋莎" w:date="2022-12-05T15:17:00Z">
              <w:r w:rsidRPr="00271DD5">
                <w:rPr>
                  <w:rFonts w:ascii="Arial" w:hAnsi="Arial" w:cs="Arial"/>
                  <w:sz w:val="22"/>
                  <w:szCs w:val="22"/>
                  <w:lang w:eastAsia="zh-Hans"/>
                </w:rPr>
                <w:t>=</w:t>
              </w:r>
            </w:ins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 xml:space="preserve">0x0: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70BFBEC9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判断后自行显示具体的原因，不需要接收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的</w:t>
            </w:r>
            <w:r w:rsidRPr="00271DD5">
              <w:rPr>
                <w:rFonts w:ascii="Arial" w:hAnsi="Arial" w:cs="Arial"/>
                <w:sz w:val="22"/>
                <w:szCs w:val="22"/>
              </w:rPr>
              <w:t>Popup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07071DF5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启动失败，无法激活</w:t>
            </w:r>
          </w:p>
        </w:tc>
        <w:tc>
          <w:tcPr>
            <w:tcW w:w="1166" w:type="dxa"/>
            <w:vAlign w:val="center"/>
          </w:tcPr>
          <w:p w14:paraId="3ACA7BFA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8</w:t>
            </w:r>
          </w:p>
        </w:tc>
      </w:tr>
      <w:tr w:rsidR="000744AE" w:rsidRPr="00271DD5" w14:paraId="60EEAF54" w14:textId="77777777">
        <w:trPr>
          <w:trHeight w:val="2016"/>
        </w:trPr>
        <w:tc>
          <w:tcPr>
            <w:tcW w:w="1281" w:type="dxa"/>
            <w:vAlign w:val="center"/>
          </w:tcPr>
          <w:p w14:paraId="5C6AA6D8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有故障</w:t>
            </w:r>
          </w:p>
          <w:p w14:paraId="028F9B97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（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BcktrakMde_D_Stat_IVI</w:t>
            </w:r>
            <w:proofErr w:type="spellEnd"/>
            <w:ins w:id="26" w:author="百度 秋莎" w:date="2022-12-05T15:17:00Z">
              <w:r w:rsidRPr="00271DD5">
                <w:rPr>
                  <w:rFonts w:ascii="Arial" w:hAnsi="Arial" w:cs="Arial"/>
                  <w:sz w:val="22"/>
                  <w:szCs w:val="22"/>
                  <w:lang w:eastAsia="zh-Hans"/>
                </w:rPr>
                <w:t>=</w:t>
              </w:r>
            </w:ins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0x8:Failure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）</w:t>
            </w:r>
          </w:p>
        </w:tc>
        <w:tc>
          <w:tcPr>
            <w:tcW w:w="637" w:type="dxa"/>
            <w:vAlign w:val="center"/>
          </w:tcPr>
          <w:p w14:paraId="5A50B1A4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IVI</w:t>
            </w:r>
          </w:p>
        </w:tc>
        <w:tc>
          <w:tcPr>
            <w:tcW w:w="2239" w:type="dxa"/>
            <w:vAlign w:val="center"/>
          </w:tcPr>
          <w:p w14:paraId="64BBCCDA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IVI_Backtrack_Act_Flag</w:t>
            </w:r>
            <w:proofErr w:type="spellEnd"/>
            <w:ins w:id="27" w:author="百度 秋莎" w:date="2022-12-05T15:17:00Z">
              <w:r w:rsidRPr="00271DD5">
                <w:rPr>
                  <w:rFonts w:ascii="Arial" w:hAnsi="Arial" w:cs="Arial"/>
                  <w:sz w:val="22"/>
                  <w:szCs w:val="22"/>
                  <w:lang w:eastAsia="zh-Hans"/>
                </w:rPr>
                <w:t>=</w:t>
              </w:r>
            </w:ins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 xml:space="preserve">0x0: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13AEA3BC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判断后自行显示具体的原因，不需要接收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的</w:t>
            </w:r>
            <w:r w:rsidRPr="00271DD5">
              <w:rPr>
                <w:rFonts w:ascii="Arial" w:hAnsi="Arial" w:cs="Arial"/>
                <w:sz w:val="22"/>
                <w:szCs w:val="22"/>
              </w:rPr>
              <w:t>Popup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2DCC2349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故障</w:t>
            </w:r>
          </w:p>
        </w:tc>
        <w:tc>
          <w:tcPr>
            <w:tcW w:w="1166" w:type="dxa"/>
            <w:vAlign w:val="center"/>
          </w:tcPr>
          <w:p w14:paraId="0B728602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9</w:t>
            </w:r>
          </w:p>
        </w:tc>
      </w:tr>
    </w:tbl>
    <w:p w14:paraId="3FC90EF8" w14:textId="77777777" w:rsidR="000744AE" w:rsidRPr="00271DD5" w:rsidRDefault="004D3ADD">
      <w:pPr>
        <w:pStyle w:val="Heading3"/>
        <w:ind w:left="0" w:firstLine="0"/>
        <w:rPr>
          <w:rFonts w:eastAsia="宋体" w:cs="Arial"/>
          <w:sz w:val="22"/>
          <w:szCs w:val="22"/>
          <w:lang w:eastAsia="zh-Hans"/>
        </w:rPr>
      </w:pPr>
      <w:bookmarkStart w:id="28" w:name="_Toc127955756"/>
      <w:r w:rsidRPr="00271DD5">
        <w:rPr>
          <w:rFonts w:cs="Arial"/>
          <w:sz w:val="22"/>
          <w:szCs w:val="22"/>
        </w:rPr>
        <w:t>ACU</w:t>
      </w:r>
      <w:r w:rsidRPr="00271DD5">
        <w:rPr>
          <w:rFonts w:cs="Arial"/>
          <w:sz w:val="22"/>
          <w:szCs w:val="22"/>
          <w:lang w:eastAsia="zh-Hans"/>
        </w:rPr>
        <w:t>条件检查</w:t>
      </w:r>
      <w:bookmarkEnd w:id="28"/>
    </w:p>
    <w:p w14:paraId="1F5017B0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</w:rPr>
        <w:t>当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</w:rPr>
        <w:t>收</w:t>
      </w:r>
      <w:r w:rsidRPr="00271DD5">
        <w:rPr>
          <w:rFonts w:ascii="Arial" w:hAnsi="Arial" w:cs="Arial"/>
          <w:sz w:val="22"/>
          <w:szCs w:val="22"/>
          <w:lang w:eastAsia="zh-Hans"/>
        </w:rPr>
        <w:t>到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的信号【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IVI_Backtrack_Act_Flag</w:t>
      </w:r>
      <w:proofErr w:type="spellEnd"/>
      <w:ins w:id="29" w:author="百度 秋莎" w:date="2022-12-05T15:17:00Z">
        <w:r w:rsidRPr="00271DD5">
          <w:rPr>
            <w:rFonts w:ascii="Arial" w:hAnsi="Arial" w:cs="Arial"/>
            <w:sz w:val="22"/>
            <w:szCs w:val="22"/>
            <w:lang w:eastAsia="zh-Hans"/>
          </w:rPr>
          <w:t>=</w:t>
        </w:r>
      </w:ins>
      <w:r w:rsidRPr="00271DD5">
        <w:rPr>
          <w:rFonts w:ascii="Arial" w:hAnsi="Arial" w:cs="Arial"/>
          <w:sz w:val="22"/>
          <w:szCs w:val="22"/>
          <w:lang w:eastAsia="zh-Hans"/>
        </w:rPr>
        <w:t>0x1: Activated</w:t>
      </w:r>
      <w:r w:rsidRPr="00271DD5">
        <w:rPr>
          <w:rFonts w:ascii="Arial" w:hAnsi="Arial" w:cs="Arial"/>
          <w:sz w:val="22"/>
          <w:szCs w:val="22"/>
          <w:lang w:eastAsia="zh-Hans"/>
        </w:rPr>
        <w:t>】信号时，说明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端的所有条件都满足，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开始判断后续的条件。</w:t>
      </w:r>
    </w:p>
    <w:p w14:paraId="5EA97B60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以下的激活前置条件按照优先级顺序进行判断，如果处于前面的高优先级条件不满足，则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不会判断后面的条件：</w:t>
      </w:r>
    </w:p>
    <w:tbl>
      <w:tblPr>
        <w:tblStyle w:val="TableGrid"/>
        <w:tblW w:w="8028" w:type="dxa"/>
        <w:tblLayout w:type="fixed"/>
        <w:tblLook w:val="04A0" w:firstRow="1" w:lastRow="0" w:firstColumn="1" w:lastColumn="0" w:noHBand="0" w:noVBand="1"/>
      </w:tblPr>
      <w:tblGrid>
        <w:gridCol w:w="3059"/>
        <w:gridCol w:w="1909"/>
        <w:gridCol w:w="3060"/>
      </w:tblGrid>
      <w:tr w:rsidR="00271DD5" w:rsidRPr="00271DD5" w14:paraId="4F80D943" w14:textId="77777777" w:rsidTr="00271DD5">
        <w:trPr>
          <w:trHeight w:val="635"/>
        </w:trPr>
        <w:tc>
          <w:tcPr>
            <w:tcW w:w="3059" w:type="dxa"/>
            <w:shd w:val="clear" w:color="auto" w:fill="D8D8D8" w:themeFill="background1" w:themeFillShade="D8"/>
            <w:vAlign w:val="center"/>
          </w:tcPr>
          <w:p w14:paraId="0105A414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lastRenderedPageBreak/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反馈给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的提示语信号</w:t>
            </w:r>
          </w:p>
        </w:tc>
        <w:tc>
          <w:tcPr>
            <w:tcW w:w="1909" w:type="dxa"/>
            <w:shd w:val="clear" w:color="auto" w:fill="D8D8D8" w:themeFill="background1" w:themeFillShade="D8"/>
            <w:vAlign w:val="center"/>
          </w:tcPr>
          <w:p w14:paraId="50743BF3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</w:rPr>
              <w:t>的显示弹窗</w:t>
            </w:r>
          </w:p>
        </w:tc>
        <w:tc>
          <w:tcPr>
            <w:tcW w:w="3060" w:type="dxa"/>
            <w:shd w:val="clear" w:color="auto" w:fill="D8D8D8" w:themeFill="background1" w:themeFillShade="D8"/>
            <w:vAlign w:val="center"/>
          </w:tcPr>
          <w:p w14:paraId="162CCB52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优先级</w:t>
            </w:r>
          </w:p>
        </w:tc>
      </w:tr>
      <w:tr w:rsidR="00271DD5" w:rsidRPr="00271DD5" w14:paraId="184B043A" w14:textId="77777777" w:rsidTr="00271DD5">
        <w:trPr>
          <w:trHeight w:val="826"/>
        </w:trPr>
        <w:tc>
          <w:tcPr>
            <w:tcW w:w="3059" w:type="dxa"/>
            <w:shd w:val="clear" w:color="auto" w:fill="auto"/>
            <w:vAlign w:val="center"/>
          </w:tcPr>
          <w:p w14:paraId="63D2F203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Backtrack_CheckPopUp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=0x2:valid stored routine</w:t>
            </w:r>
          </w:p>
        </w:tc>
        <w:tc>
          <w:tcPr>
            <w:tcW w:w="1909" w:type="dxa"/>
            <w:shd w:val="clear" w:color="auto" w:fill="auto"/>
            <w:vAlign w:val="center"/>
          </w:tcPr>
          <w:p w14:paraId="2E9B54C0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无有效路径，无法激活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180F26AA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10</w:t>
            </w:r>
          </w:p>
        </w:tc>
      </w:tr>
      <w:tr w:rsidR="00271DD5" w:rsidRPr="00271DD5" w14:paraId="64F75C19" w14:textId="77777777" w:rsidTr="00271DD5">
        <w:trPr>
          <w:trHeight w:val="826"/>
        </w:trPr>
        <w:tc>
          <w:tcPr>
            <w:tcW w:w="3059" w:type="dxa"/>
            <w:shd w:val="clear" w:color="auto" w:fill="auto"/>
            <w:vAlign w:val="center"/>
          </w:tcPr>
          <w:p w14:paraId="618582F6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Backtrack_CheckPopUp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=0x4:Slope</w:t>
            </w:r>
          </w:p>
        </w:tc>
        <w:tc>
          <w:tcPr>
            <w:tcW w:w="1909" w:type="dxa"/>
            <w:shd w:val="clear" w:color="auto" w:fill="auto"/>
            <w:vAlign w:val="center"/>
          </w:tcPr>
          <w:p w14:paraId="59FDF853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坡度过大，无法激活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7F2C63A3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11</w:t>
            </w:r>
          </w:p>
        </w:tc>
      </w:tr>
      <w:tr w:rsidR="00271DD5" w:rsidRPr="00271DD5" w14:paraId="34678508" w14:textId="77777777" w:rsidTr="00271DD5">
        <w:trPr>
          <w:trHeight w:val="90"/>
        </w:trPr>
        <w:tc>
          <w:tcPr>
            <w:tcW w:w="3059" w:type="dxa"/>
            <w:shd w:val="clear" w:color="auto" w:fill="auto"/>
          </w:tcPr>
          <w:p w14:paraId="02D700B6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Backtrack_CheckPopUp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=0x7:ECU failure</w:t>
            </w:r>
          </w:p>
        </w:tc>
        <w:tc>
          <w:tcPr>
            <w:tcW w:w="1909" w:type="dxa"/>
            <w:shd w:val="clear" w:color="auto" w:fill="auto"/>
            <w:vAlign w:val="center"/>
          </w:tcPr>
          <w:p w14:paraId="0D43097B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其他系统故障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5FCF7279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12</w:t>
            </w:r>
          </w:p>
        </w:tc>
      </w:tr>
      <w:tr w:rsidR="00271DD5" w:rsidRPr="00271DD5" w14:paraId="135EB8E6" w14:textId="77777777" w:rsidTr="00271DD5">
        <w:trPr>
          <w:trHeight w:val="826"/>
        </w:trPr>
        <w:tc>
          <w:tcPr>
            <w:tcW w:w="3059" w:type="dxa"/>
            <w:vAlign w:val="center"/>
          </w:tcPr>
          <w:p w14:paraId="3052D34A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Backtrack_CheckPopUp</w:t>
            </w:r>
            <w:proofErr w:type="spellEnd"/>
            <w:ins w:id="30" w:author="百度 秋莎" w:date="2022-12-05T15:17:00Z">
              <w:r w:rsidRPr="00271DD5">
                <w:rPr>
                  <w:rFonts w:ascii="Arial" w:hAnsi="Arial" w:cs="Arial"/>
                  <w:sz w:val="22"/>
                  <w:szCs w:val="22"/>
                  <w:lang w:eastAsia="zh-Hans"/>
                </w:rPr>
                <w:t>=</w:t>
              </w:r>
            </w:ins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0x6:emergency call</w:t>
            </w:r>
          </w:p>
        </w:tc>
        <w:tc>
          <w:tcPr>
            <w:tcW w:w="1909" w:type="dxa"/>
          </w:tcPr>
          <w:p w14:paraId="74807FE4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紧急呼叫中，无法激活</w:t>
            </w:r>
          </w:p>
        </w:tc>
        <w:tc>
          <w:tcPr>
            <w:tcW w:w="3060" w:type="dxa"/>
            <w:vAlign w:val="center"/>
          </w:tcPr>
          <w:p w14:paraId="00B74F02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13</w:t>
            </w:r>
          </w:p>
        </w:tc>
      </w:tr>
      <w:tr w:rsidR="00271DD5" w:rsidRPr="00271DD5" w14:paraId="08544FDF" w14:textId="77777777" w:rsidTr="00271DD5">
        <w:trPr>
          <w:trHeight w:val="1234"/>
        </w:trPr>
        <w:tc>
          <w:tcPr>
            <w:tcW w:w="3059" w:type="dxa"/>
            <w:vAlign w:val="center"/>
          </w:tcPr>
          <w:p w14:paraId="0236F661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Backtrack_CheckPopUp</w:t>
            </w:r>
            <w:proofErr w:type="spellEnd"/>
            <w:ins w:id="31" w:author="百度 秋莎" w:date="2022-12-05T15:17:00Z">
              <w:r w:rsidRPr="00271DD5">
                <w:rPr>
                  <w:rFonts w:ascii="Arial" w:hAnsi="Arial" w:cs="Arial"/>
                  <w:sz w:val="22"/>
                  <w:szCs w:val="22"/>
                  <w:lang w:eastAsia="zh-Hans"/>
                </w:rPr>
                <w:t>=</w:t>
              </w:r>
            </w:ins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=0x9 other ADAS feature active</w:t>
            </w:r>
          </w:p>
        </w:tc>
        <w:tc>
          <w:tcPr>
            <w:tcW w:w="1909" w:type="dxa"/>
          </w:tcPr>
          <w:p w14:paraId="1196903A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功能冲突，无法激活</w:t>
            </w:r>
          </w:p>
        </w:tc>
        <w:tc>
          <w:tcPr>
            <w:tcW w:w="3060" w:type="dxa"/>
            <w:vAlign w:val="center"/>
          </w:tcPr>
          <w:p w14:paraId="5827C242" w14:textId="77777777" w:rsidR="00271DD5" w:rsidRPr="00271DD5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14</w:t>
            </w:r>
          </w:p>
        </w:tc>
      </w:tr>
      <w:tr w:rsidR="00271DD5" w:rsidRPr="00271DD5" w14:paraId="063A14DF" w14:textId="77777777" w:rsidTr="00271DD5">
        <w:trPr>
          <w:trHeight w:val="826"/>
        </w:trPr>
        <w:tc>
          <w:tcPr>
            <w:tcW w:w="3059" w:type="dxa"/>
            <w:shd w:val="clear" w:color="auto" w:fill="auto"/>
            <w:vAlign w:val="center"/>
          </w:tcPr>
          <w:p w14:paraId="19D904C7" w14:textId="77777777" w:rsidR="00271DD5" w:rsidRPr="00271DD5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Backtrack_CheckPopUp</w:t>
            </w:r>
            <w:proofErr w:type="spellEnd"/>
            <w:ins w:id="32" w:author="百度 秋莎" w:date="2022-12-05T15:17:00Z">
              <w:r w:rsidRPr="00271DD5">
                <w:rPr>
                  <w:rFonts w:ascii="Arial" w:hAnsi="Arial" w:cs="Arial"/>
                  <w:sz w:val="22"/>
                  <w:szCs w:val="22"/>
                  <w:lang w:eastAsia="zh-Hans"/>
                </w:rPr>
                <w:t>=</w:t>
              </w:r>
            </w:ins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0x3 velocity &lt;1kph</w:t>
            </w:r>
          </w:p>
        </w:tc>
        <w:tc>
          <w:tcPr>
            <w:tcW w:w="1909" w:type="dxa"/>
          </w:tcPr>
          <w:p w14:paraId="35990276" w14:textId="77777777" w:rsidR="00271DD5" w:rsidRPr="00271DD5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车辆不静止，无法激活</w:t>
            </w:r>
          </w:p>
        </w:tc>
        <w:tc>
          <w:tcPr>
            <w:tcW w:w="3060" w:type="dxa"/>
            <w:vAlign w:val="center"/>
          </w:tcPr>
          <w:p w14:paraId="4A003D3C" w14:textId="7A3BEE5E" w:rsidR="00271DD5" w:rsidRPr="00271DD5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  <w:highlight w:val="red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15</w:t>
            </w:r>
          </w:p>
        </w:tc>
      </w:tr>
      <w:tr w:rsidR="00271DD5" w:rsidRPr="00271DD5" w14:paraId="34E0DACE" w14:textId="77777777" w:rsidTr="00271DD5">
        <w:trPr>
          <w:trHeight w:val="826"/>
        </w:trPr>
        <w:tc>
          <w:tcPr>
            <w:tcW w:w="3059" w:type="dxa"/>
            <w:vAlign w:val="center"/>
          </w:tcPr>
          <w:p w14:paraId="7751FA5D" w14:textId="77777777" w:rsidR="00271DD5" w:rsidRPr="00271DD5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Backtrack_CheckPopUp</w:t>
            </w:r>
            <w:proofErr w:type="spellEnd"/>
            <w:ins w:id="33" w:author="百度 秋莎" w:date="2022-12-05T15:17:00Z">
              <w:r w:rsidRPr="00271DD5">
                <w:rPr>
                  <w:rFonts w:ascii="Arial" w:hAnsi="Arial" w:cs="Arial"/>
                  <w:sz w:val="22"/>
                  <w:szCs w:val="22"/>
                  <w:lang w:eastAsia="zh-Hans"/>
                </w:rPr>
                <w:t>=</w:t>
              </w:r>
            </w:ins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0x5  Motion Ready</w:t>
            </w:r>
          </w:p>
        </w:tc>
        <w:tc>
          <w:tcPr>
            <w:tcW w:w="1909" w:type="dxa"/>
          </w:tcPr>
          <w:p w14:paraId="1EFEBCD2" w14:textId="77777777" w:rsidR="00271DD5" w:rsidRPr="00271DD5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车辆无动力，无法激活</w:t>
            </w:r>
          </w:p>
        </w:tc>
        <w:tc>
          <w:tcPr>
            <w:tcW w:w="3060" w:type="dxa"/>
            <w:vAlign w:val="center"/>
          </w:tcPr>
          <w:p w14:paraId="2D9E81A8" w14:textId="68347712" w:rsidR="00271DD5" w:rsidRPr="00271DD5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  <w:highlight w:val="red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16</w:t>
            </w:r>
          </w:p>
        </w:tc>
      </w:tr>
      <w:tr w:rsidR="00271DD5" w:rsidRPr="00271DD5" w14:paraId="13A30807" w14:textId="77777777" w:rsidTr="00271DD5">
        <w:trPr>
          <w:trHeight w:val="2468"/>
        </w:trPr>
        <w:tc>
          <w:tcPr>
            <w:tcW w:w="3059" w:type="dxa"/>
            <w:vAlign w:val="center"/>
          </w:tcPr>
          <w:p w14:paraId="41230EC6" w14:textId="77777777" w:rsidR="00271DD5" w:rsidRPr="00271DD5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Backtrack_CheckPopUp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=0xA mobile control is active</w:t>
            </w:r>
          </w:p>
        </w:tc>
        <w:tc>
          <w:tcPr>
            <w:tcW w:w="1909" w:type="dxa"/>
          </w:tcPr>
          <w:p w14:paraId="78FAA668" w14:textId="77777777" w:rsidR="00271DD5" w:rsidRPr="00271DD5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手机控车中，无法激活</w:t>
            </w:r>
          </w:p>
        </w:tc>
        <w:tc>
          <w:tcPr>
            <w:tcW w:w="3060" w:type="dxa"/>
            <w:vAlign w:val="center"/>
          </w:tcPr>
          <w:p w14:paraId="42CED3E0" w14:textId="3FC8CF2C" w:rsidR="00271DD5" w:rsidRPr="00271DD5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  <w:highlight w:val="red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17</w:t>
            </w:r>
          </w:p>
        </w:tc>
      </w:tr>
      <w:tr w:rsidR="00271DD5" w:rsidRPr="00271DD5" w14:paraId="367C0F6B" w14:textId="77777777" w:rsidTr="00271DD5">
        <w:trPr>
          <w:trHeight w:val="1832"/>
        </w:trPr>
        <w:tc>
          <w:tcPr>
            <w:tcW w:w="3059" w:type="dxa"/>
            <w:vAlign w:val="center"/>
          </w:tcPr>
          <w:p w14:paraId="49BAC44A" w14:textId="77777777" w:rsidR="00271DD5" w:rsidRPr="00271DD5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Backtrack_CheckPopUp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=0x14 HAVP in learning</w:t>
            </w:r>
          </w:p>
        </w:tc>
        <w:tc>
          <w:tcPr>
            <w:tcW w:w="1909" w:type="dxa"/>
            <w:shd w:val="clear" w:color="auto" w:fill="auto"/>
          </w:tcPr>
          <w:p w14:paraId="1D09148A" w14:textId="77777777" w:rsidR="00271DD5" w:rsidRPr="00271DD5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HAVP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后台学习中，无法使用</w:t>
            </w:r>
          </w:p>
          <w:p w14:paraId="0065BAD1" w14:textId="77777777" w:rsidR="00271DD5" w:rsidRPr="00271DD5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</w:p>
          <w:p w14:paraId="59BC9EBE" w14:textId="77777777" w:rsidR="00271DD5" w:rsidRPr="00271DD5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60" w:type="dxa"/>
            <w:shd w:val="clear" w:color="auto" w:fill="auto"/>
            <w:vAlign w:val="center"/>
          </w:tcPr>
          <w:p w14:paraId="3422CF6B" w14:textId="28D07D96" w:rsidR="00271DD5" w:rsidRPr="00271DD5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18</w:t>
            </w:r>
          </w:p>
        </w:tc>
      </w:tr>
    </w:tbl>
    <w:p w14:paraId="506843A7" w14:textId="69033B45" w:rsidR="000744AE" w:rsidRPr="00271DD5" w:rsidRDefault="000744AE">
      <w:pPr>
        <w:rPr>
          <w:rFonts w:ascii="Arial" w:hAnsi="Arial" w:cs="Arial"/>
          <w:sz w:val="22"/>
          <w:szCs w:val="22"/>
        </w:rPr>
      </w:pPr>
    </w:p>
    <w:p w14:paraId="3C05C25F" w14:textId="43FE9D77" w:rsidR="00271DD5" w:rsidRPr="00271DD5" w:rsidRDefault="00271DD5">
      <w:pPr>
        <w:rPr>
          <w:rFonts w:ascii="Arial" w:hAnsi="Arial" w:cs="Arial"/>
          <w:sz w:val="22"/>
          <w:szCs w:val="22"/>
        </w:rPr>
      </w:pPr>
    </w:p>
    <w:p w14:paraId="19EBA7BD" w14:textId="77777777" w:rsidR="00271DD5" w:rsidRPr="00271DD5" w:rsidRDefault="00271DD5">
      <w:pPr>
        <w:rPr>
          <w:rFonts w:ascii="Arial" w:hAnsi="Arial" w:cs="Arial"/>
          <w:sz w:val="22"/>
          <w:szCs w:val="22"/>
        </w:rPr>
      </w:pPr>
    </w:p>
    <w:p w14:paraId="4AF837F5" w14:textId="77777777" w:rsidR="000744AE" w:rsidRPr="00271DD5" w:rsidRDefault="004D3ADD">
      <w:pPr>
        <w:pStyle w:val="Heading2"/>
        <w:ind w:left="0" w:firstLine="0"/>
        <w:rPr>
          <w:rFonts w:cs="Arial"/>
          <w:sz w:val="22"/>
          <w:szCs w:val="22"/>
        </w:rPr>
      </w:pPr>
      <w:bookmarkStart w:id="34" w:name="_Toc127955757"/>
      <w:r w:rsidRPr="00271DD5">
        <w:rPr>
          <w:rFonts w:cs="Arial"/>
          <w:sz w:val="22"/>
          <w:szCs w:val="22"/>
          <w:lang w:eastAsia="zh-Hans"/>
        </w:rPr>
        <w:lastRenderedPageBreak/>
        <w:t>开启方式</w:t>
      </w:r>
      <w:bookmarkEnd w:id="34"/>
    </w:p>
    <w:p w14:paraId="2F878720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触发条件：</w:t>
      </w:r>
    </w:p>
    <w:p w14:paraId="7D579749" w14:textId="77777777" w:rsidR="000744AE" w:rsidRPr="00271DD5" w:rsidRDefault="004D3ADD">
      <w:pPr>
        <w:numPr>
          <w:ilvl w:val="0"/>
          <w:numId w:val="5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当</w:t>
      </w:r>
      <w:r w:rsidRPr="00271DD5">
        <w:rPr>
          <w:rFonts w:ascii="Arial" w:hAnsi="Arial" w:cs="Arial"/>
          <w:sz w:val="22"/>
          <w:szCs w:val="22"/>
        </w:rPr>
        <w:t>用户</w:t>
      </w:r>
      <w:r w:rsidRPr="00271DD5">
        <w:rPr>
          <w:rFonts w:ascii="Arial" w:hAnsi="Arial" w:cs="Arial"/>
          <w:sz w:val="22"/>
          <w:szCs w:val="22"/>
          <w:lang w:eastAsia="zh-Hans"/>
        </w:rPr>
        <w:t>在</w:t>
      </w:r>
      <w:r w:rsidRPr="00271DD5">
        <w:rPr>
          <w:rFonts w:ascii="Arial" w:hAnsi="Arial" w:cs="Arial"/>
          <w:sz w:val="22"/>
          <w:szCs w:val="22"/>
          <w:lang w:eastAsia="zh-Hans"/>
        </w:rPr>
        <w:t>Launcher</w:t>
      </w:r>
      <w:r w:rsidRPr="00271DD5">
        <w:rPr>
          <w:rFonts w:ascii="Arial" w:hAnsi="Arial" w:cs="Arial"/>
          <w:sz w:val="22"/>
          <w:szCs w:val="22"/>
          <w:lang w:eastAsia="zh-Hans"/>
        </w:rPr>
        <w:t>页面中</w:t>
      </w:r>
      <w:r w:rsidRPr="00271DD5">
        <w:rPr>
          <w:rFonts w:ascii="Arial" w:hAnsi="Arial" w:cs="Arial"/>
          <w:sz w:val="22"/>
          <w:szCs w:val="22"/>
        </w:rPr>
        <w:t>点击</w:t>
      </w:r>
      <w:r w:rsidRPr="00271DD5">
        <w:rPr>
          <w:rFonts w:ascii="Arial" w:hAnsi="Arial" w:cs="Arial"/>
          <w:sz w:val="22"/>
          <w:szCs w:val="22"/>
        </w:rPr>
        <w:t>“</w:t>
      </w:r>
      <w:r w:rsidRPr="00271DD5">
        <w:rPr>
          <w:rFonts w:ascii="Arial" w:hAnsi="Arial" w:cs="Arial"/>
          <w:sz w:val="22"/>
          <w:szCs w:val="22"/>
          <w:lang w:eastAsia="zh-Hans"/>
        </w:rPr>
        <w:t>循迹倒车</w:t>
      </w:r>
      <w:r w:rsidRPr="00271DD5">
        <w:rPr>
          <w:rFonts w:ascii="Arial" w:hAnsi="Arial" w:cs="Arial"/>
          <w:sz w:val="22"/>
          <w:szCs w:val="22"/>
        </w:rPr>
        <w:t>”icon</w:t>
      </w:r>
      <w:r w:rsidRPr="00271DD5">
        <w:rPr>
          <w:rFonts w:ascii="Arial" w:hAnsi="Arial" w:cs="Arial"/>
          <w:sz w:val="22"/>
          <w:szCs w:val="22"/>
          <w:lang w:eastAsia="zh-Hans"/>
        </w:rPr>
        <w:t>时，</w:t>
      </w:r>
      <w:r w:rsidRPr="00271DD5">
        <w:rPr>
          <w:rFonts w:ascii="Arial" w:hAnsi="Arial" w:cs="Arial"/>
          <w:sz w:val="22"/>
          <w:szCs w:val="22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发送</w:t>
      </w:r>
      <w:r w:rsidRPr="00271DD5">
        <w:rPr>
          <w:rFonts w:ascii="Arial" w:hAnsi="Arial" w:cs="Arial"/>
          <w:sz w:val="22"/>
          <w:szCs w:val="22"/>
          <w:lang w:eastAsia="zh-Hans"/>
        </w:rPr>
        <w:t>3</w:t>
      </w:r>
      <w:r w:rsidRPr="00271DD5">
        <w:rPr>
          <w:rFonts w:ascii="Arial" w:hAnsi="Arial" w:cs="Arial"/>
          <w:sz w:val="22"/>
          <w:szCs w:val="22"/>
          <w:lang w:eastAsia="zh-Hans"/>
        </w:rPr>
        <w:t>帧</w:t>
      </w:r>
      <w:r w:rsidRPr="00271DD5">
        <w:rPr>
          <w:rFonts w:ascii="Arial" w:hAnsi="Arial" w:cs="Arial"/>
          <w:sz w:val="22"/>
          <w:szCs w:val="22"/>
          <w:lang w:eastAsia="zh-Hans"/>
        </w:rPr>
        <w:t>IVI_Bktrk_Launch_SoftButton =0x1: ON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271DD5" w14:paraId="3C53FA32" w14:textId="77777777">
        <w:trPr>
          <w:trHeight w:val="1627"/>
        </w:trPr>
        <w:tc>
          <w:tcPr>
            <w:tcW w:w="10023" w:type="dxa"/>
          </w:tcPr>
          <w:p w14:paraId="2453C25C" w14:textId="77777777" w:rsidR="000744AE" w:rsidRPr="00271DD5" w:rsidRDefault="004D3ADD">
            <w:pPr>
              <w:ind w:firstLine="0"/>
              <w:rPr>
                <w:rFonts w:ascii="Arial" w:hAnsi="Arial" w:cs="Arial"/>
                <w:b/>
                <w:bCs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29056" behindDoc="0" locked="0" layoutInCell="1" allowOverlap="1" wp14:anchorId="0A334312" wp14:editId="6BA0CC7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-836295</wp:posOffset>
                  </wp:positionV>
                  <wp:extent cx="5852160" cy="1162685"/>
                  <wp:effectExtent l="0" t="0" r="15240" b="5715"/>
                  <wp:wrapTopAndBottom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60" cy="1162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CB22188" w14:textId="77777777" w:rsidR="000744AE" w:rsidRPr="00271DD5" w:rsidRDefault="004D3ADD">
      <w:pPr>
        <w:numPr>
          <w:ilvl w:val="0"/>
          <w:numId w:val="5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当用户在</w:t>
      </w:r>
      <w:r w:rsidRPr="00271DD5">
        <w:rPr>
          <w:rFonts w:ascii="Arial" w:hAnsi="Arial" w:cs="Arial"/>
          <w:sz w:val="22"/>
          <w:szCs w:val="22"/>
          <w:lang w:eastAsia="zh-Hans"/>
        </w:rPr>
        <w:t>AVM</w:t>
      </w:r>
      <w:r w:rsidRPr="00271DD5">
        <w:rPr>
          <w:rFonts w:ascii="Arial" w:hAnsi="Arial" w:cs="Arial"/>
          <w:sz w:val="22"/>
          <w:szCs w:val="22"/>
          <w:lang w:eastAsia="zh-Hans"/>
        </w:rPr>
        <w:t>页面中点击</w:t>
      </w:r>
      <w:r w:rsidRPr="00271DD5">
        <w:rPr>
          <w:rFonts w:ascii="Arial" w:hAnsi="Arial" w:cs="Arial"/>
          <w:sz w:val="22"/>
          <w:szCs w:val="22"/>
          <w:lang w:eastAsia="zh-Hans"/>
        </w:rPr>
        <w:t>“</w:t>
      </w:r>
      <w:r w:rsidRPr="00271DD5">
        <w:rPr>
          <w:rFonts w:ascii="Arial" w:hAnsi="Arial" w:cs="Arial"/>
          <w:sz w:val="22"/>
          <w:szCs w:val="22"/>
          <w:lang w:eastAsia="zh-Hans"/>
        </w:rPr>
        <w:t>循迹倒车</w:t>
      </w:r>
      <w:r w:rsidRPr="00271DD5">
        <w:rPr>
          <w:rFonts w:ascii="Arial" w:hAnsi="Arial" w:cs="Arial"/>
          <w:sz w:val="22"/>
          <w:szCs w:val="22"/>
          <w:lang w:eastAsia="zh-Hans"/>
        </w:rPr>
        <w:t>”icon</w:t>
      </w:r>
      <w:r w:rsidRPr="00271DD5">
        <w:rPr>
          <w:rFonts w:ascii="Arial" w:hAnsi="Arial" w:cs="Arial"/>
          <w:sz w:val="22"/>
          <w:szCs w:val="22"/>
          <w:lang w:eastAsia="zh-Hans"/>
        </w:rPr>
        <w:t>时，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发送</w:t>
      </w:r>
      <w:r w:rsidRPr="00271DD5">
        <w:rPr>
          <w:rFonts w:ascii="Arial" w:hAnsi="Arial" w:cs="Arial"/>
          <w:sz w:val="22"/>
          <w:szCs w:val="22"/>
          <w:lang w:eastAsia="zh-Hans"/>
        </w:rPr>
        <w:t>3</w:t>
      </w:r>
      <w:r w:rsidRPr="00271DD5">
        <w:rPr>
          <w:rFonts w:ascii="Arial" w:hAnsi="Arial" w:cs="Arial"/>
          <w:sz w:val="22"/>
          <w:szCs w:val="22"/>
          <w:lang w:eastAsia="zh-Hans"/>
        </w:rPr>
        <w:t>帧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发送</w:t>
      </w:r>
      <w:r w:rsidRPr="00271DD5">
        <w:rPr>
          <w:rFonts w:ascii="Arial" w:hAnsi="Arial" w:cs="Arial"/>
          <w:sz w:val="22"/>
          <w:szCs w:val="22"/>
          <w:lang w:eastAsia="zh-Hans"/>
        </w:rPr>
        <w:t>3</w:t>
      </w:r>
      <w:r w:rsidRPr="00271DD5">
        <w:rPr>
          <w:rFonts w:ascii="Arial" w:hAnsi="Arial" w:cs="Arial"/>
          <w:sz w:val="22"/>
          <w:szCs w:val="22"/>
          <w:lang w:eastAsia="zh-Hans"/>
        </w:rPr>
        <w:t>帧</w:t>
      </w:r>
      <w:r w:rsidRPr="00271DD5">
        <w:rPr>
          <w:rFonts w:ascii="Arial" w:hAnsi="Arial" w:cs="Arial"/>
          <w:sz w:val="22"/>
          <w:szCs w:val="22"/>
          <w:lang w:eastAsia="zh-Hans"/>
        </w:rPr>
        <w:t>IVI_Backtrack_AVMSoftButton =0x1: ON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271DD5" w14:paraId="75648716" w14:textId="77777777">
        <w:trPr>
          <w:trHeight w:val="90"/>
        </w:trPr>
        <w:tc>
          <w:tcPr>
            <w:tcW w:w="10023" w:type="dxa"/>
          </w:tcPr>
          <w:p w14:paraId="58BD68A6" w14:textId="77777777" w:rsidR="000744AE" w:rsidRPr="00271DD5" w:rsidRDefault="004D3ADD">
            <w:pPr>
              <w:ind w:firstLine="0"/>
              <w:rPr>
                <w:rFonts w:ascii="Arial" w:hAnsi="Arial" w:cs="Arial"/>
                <w:b/>
                <w:bCs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58752" behindDoc="1" locked="0" layoutInCell="1" allowOverlap="1" wp14:anchorId="12D0397D" wp14:editId="593A1E7D">
                  <wp:simplePos x="0" y="0"/>
                  <wp:positionH relativeFrom="column">
                    <wp:posOffset>111125</wp:posOffset>
                  </wp:positionH>
                  <wp:positionV relativeFrom="paragraph">
                    <wp:posOffset>165100</wp:posOffset>
                  </wp:positionV>
                  <wp:extent cx="5600065" cy="1432560"/>
                  <wp:effectExtent l="0" t="0" r="13335" b="15240"/>
                  <wp:wrapTight wrapText="bothSides">
                    <wp:wrapPolygon edited="0">
                      <wp:start x="0" y="0"/>
                      <wp:lineTo x="0" y="21064"/>
                      <wp:lineTo x="21455" y="21064"/>
                      <wp:lineTo x="21455" y="0"/>
                      <wp:lineTo x="0" y="0"/>
                    </wp:wrapPolygon>
                  </wp:wrapTight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065" cy="143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C9F4E94" w14:textId="49D7D1A1" w:rsidR="000744AE" w:rsidRPr="00271DD5" w:rsidRDefault="004D3ADD">
      <w:pPr>
        <w:numPr>
          <w:ilvl w:val="0"/>
          <w:numId w:val="5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当用户使用语音唤醒循迹倒车功能时，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发送</w:t>
      </w:r>
      <w:r w:rsidRPr="00271DD5">
        <w:rPr>
          <w:rFonts w:ascii="Arial" w:hAnsi="Arial" w:cs="Arial"/>
          <w:sz w:val="22"/>
          <w:szCs w:val="22"/>
          <w:lang w:eastAsia="zh-Hans"/>
        </w:rPr>
        <w:t>3</w:t>
      </w:r>
      <w:r w:rsidRPr="00271DD5">
        <w:rPr>
          <w:rFonts w:ascii="Arial" w:hAnsi="Arial" w:cs="Arial"/>
          <w:sz w:val="22"/>
          <w:szCs w:val="22"/>
          <w:lang w:eastAsia="zh-Hans"/>
        </w:rPr>
        <w:t>帧</w:t>
      </w:r>
      <w:r w:rsidRPr="00271DD5">
        <w:rPr>
          <w:rFonts w:ascii="Arial" w:hAnsi="Arial" w:cs="Arial"/>
          <w:sz w:val="22"/>
          <w:szCs w:val="22"/>
          <w:lang w:eastAsia="zh-Hans"/>
        </w:rPr>
        <w:t>IVI_Bktrak_VoiceActivButton =0x1: ON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</w:p>
    <w:p w14:paraId="7791F5EF" w14:textId="77777777" w:rsidR="00271DD5" w:rsidRPr="00271DD5" w:rsidRDefault="00271DD5" w:rsidP="00271DD5">
      <w:pPr>
        <w:rPr>
          <w:rFonts w:ascii="Arial" w:hAnsi="Arial" w:cs="Arial"/>
          <w:sz w:val="22"/>
          <w:szCs w:val="22"/>
          <w:lang w:eastAsia="zh-Hans"/>
        </w:rPr>
      </w:pPr>
    </w:p>
    <w:p w14:paraId="769659B5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使能条件：</w:t>
      </w:r>
    </w:p>
    <w:p w14:paraId="00FC5BB6" w14:textId="77777777" w:rsidR="000744AE" w:rsidRPr="00271DD5" w:rsidRDefault="004D3ADD">
      <w:pPr>
        <w:numPr>
          <w:ilvl w:val="0"/>
          <w:numId w:val="6"/>
        </w:numPr>
        <w:ind w:left="0" w:firstLine="0"/>
        <w:rPr>
          <w:rFonts w:ascii="Arial" w:hAnsi="Arial" w:cs="Arial"/>
          <w:sz w:val="22"/>
          <w:szCs w:val="22"/>
          <w:lang w:val="de-DE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自检完成就绪：</w:t>
      </w:r>
      <w:proofErr w:type="spellStart"/>
      <w:r w:rsidRPr="00271DD5">
        <w:rPr>
          <w:rFonts w:ascii="Arial" w:hAnsi="Arial" w:cs="Arial"/>
          <w:sz w:val="22"/>
          <w:szCs w:val="22"/>
        </w:rPr>
        <w:t>BcktrakMde_D_Stat_IVI</w:t>
      </w:r>
      <w:proofErr w:type="spellEnd"/>
      <w:r w:rsidRPr="00271DD5">
        <w:rPr>
          <w:rFonts w:ascii="Arial" w:hAnsi="Arial" w:cs="Arial"/>
          <w:sz w:val="22"/>
          <w:szCs w:val="22"/>
        </w:rPr>
        <w:t>=0x2:Standby</w:t>
      </w:r>
    </w:p>
    <w:p w14:paraId="6C56F868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val="de-DE" w:eastAsia="zh-Hans"/>
        </w:rPr>
        <w:t>（</w:t>
      </w:r>
      <w:r w:rsidRPr="00271DD5">
        <w:rPr>
          <w:rFonts w:ascii="Arial" w:hAnsi="Arial" w:cs="Arial"/>
          <w:sz w:val="22"/>
          <w:szCs w:val="22"/>
          <w:lang w:eastAsia="zh-Hans"/>
        </w:rPr>
        <w:t>整车上电且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自检通过后，则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实时开始记录并刷新路线，当用户点击开启功能后，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发送一次可用路线给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，此后不会再发送更新路线）</w:t>
      </w:r>
    </w:p>
    <w:p w14:paraId="5F849CD3" w14:textId="3594D9F8" w:rsidR="000744AE" w:rsidRPr="00271DD5" w:rsidRDefault="004D3ADD">
      <w:pPr>
        <w:numPr>
          <w:ilvl w:val="0"/>
          <w:numId w:val="6"/>
        </w:numPr>
        <w:ind w:left="0" w:firstLine="0"/>
        <w:rPr>
          <w:rFonts w:ascii="Arial" w:hAnsi="Arial" w:cs="Arial"/>
          <w:sz w:val="22"/>
          <w:szCs w:val="22"/>
          <w:lang w:val="de-DE" w:eastAsia="zh-Hans"/>
        </w:rPr>
      </w:pPr>
      <w:r w:rsidRPr="00271DD5">
        <w:rPr>
          <w:rFonts w:ascii="Arial" w:hAnsi="Arial" w:cs="Arial"/>
          <w:sz w:val="22"/>
          <w:szCs w:val="22"/>
        </w:rPr>
        <w:t>整车电源模式为</w:t>
      </w:r>
      <w:r w:rsidRPr="00271DD5">
        <w:rPr>
          <w:rFonts w:ascii="Arial" w:hAnsi="Arial" w:cs="Arial"/>
          <w:sz w:val="22"/>
          <w:szCs w:val="22"/>
          <w:lang w:val="de-DE"/>
        </w:rPr>
        <w:t>IG On</w:t>
      </w:r>
    </w:p>
    <w:p w14:paraId="2A7ADA95" w14:textId="77777777" w:rsidR="00271DD5" w:rsidRPr="00271DD5" w:rsidRDefault="00271DD5">
      <w:pPr>
        <w:numPr>
          <w:ilvl w:val="0"/>
          <w:numId w:val="6"/>
        </w:numPr>
        <w:ind w:left="0" w:firstLine="0"/>
        <w:rPr>
          <w:rFonts w:ascii="Arial" w:hAnsi="Arial" w:cs="Arial"/>
          <w:sz w:val="22"/>
          <w:szCs w:val="22"/>
          <w:lang w:val="de-DE" w:eastAsia="zh-Hans"/>
        </w:rPr>
      </w:pPr>
    </w:p>
    <w:p w14:paraId="61CF6D1E" w14:textId="77777777" w:rsidR="00271DD5" w:rsidRPr="00271DD5" w:rsidRDefault="00271DD5">
      <w:pPr>
        <w:rPr>
          <w:rFonts w:ascii="Arial" w:hAnsi="Arial" w:cs="Arial"/>
          <w:b/>
          <w:bCs/>
          <w:sz w:val="22"/>
          <w:szCs w:val="22"/>
          <w:lang w:eastAsia="zh-Hans"/>
        </w:rPr>
      </w:pPr>
    </w:p>
    <w:p w14:paraId="39A71B14" w14:textId="462057A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</w:rPr>
        <w:t>IVI</w:t>
      </w: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执行：</w:t>
      </w:r>
    </w:p>
    <w:p w14:paraId="5AC6B3DE" w14:textId="77777777" w:rsidR="000744AE" w:rsidRPr="00271DD5" w:rsidRDefault="004D3ADD">
      <w:pPr>
        <w:numPr>
          <w:ilvl w:val="0"/>
          <w:numId w:val="10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跳转到</w:t>
      </w:r>
      <w:r w:rsidRPr="00271DD5">
        <w:rPr>
          <w:rFonts w:ascii="Arial" w:hAnsi="Arial" w:cs="Arial"/>
          <w:sz w:val="22"/>
          <w:szCs w:val="22"/>
          <w:lang w:eastAsia="zh-Hans"/>
        </w:rPr>
        <w:t>Backtrack</w:t>
      </w:r>
      <w:r w:rsidRPr="00271DD5">
        <w:rPr>
          <w:rFonts w:ascii="Arial" w:hAnsi="Arial" w:cs="Arial"/>
          <w:sz w:val="22"/>
          <w:szCs w:val="22"/>
          <w:lang w:eastAsia="zh-Hans"/>
        </w:rPr>
        <w:t>倒车页面：</w:t>
      </w:r>
      <w:r w:rsidRPr="00271DD5">
        <w:rPr>
          <w:rFonts w:ascii="Arial" w:hAnsi="Arial" w:cs="Arial"/>
          <w:sz w:val="22"/>
          <w:szCs w:val="22"/>
        </w:rPr>
        <w:t>IVI</w:t>
      </w:r>
      <w:r w:rsidRPr="00271DD5">
        <w:rPr>
          <w:rFonts w:ascii="Arial" w:hAnsi="Arial" w:cs="Arial"/>
          <w:sz w:val="22"/>
          <w:szCs w:val="22"/>
        </w:rPr>
        <w:t>收到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Prk_IVIFunc_Req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=0x3: Backtrack ON req</w:t>
      </w:r>
      <w:r w:rsidRPr="00271DD5">
        <w:rPr>
          <w:rFonts w:ascii="Arial" w:hAnsi="Arial" w:cs="Arial"/>
          <w:sz w:val="22"/>
          <w:szCs w:val="22"/>
          <w:lang w:eastAsia="zh-Hans"/>
        </w:rPr>
        <w:t>和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 xml:space="preserve">=0x1: 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Backtrack_Reversing</w:t>
      </w:r>
      <w:proofErr w:type="spellEnd"/>
      <w:r w:rsidRPr="00271DD5">
        <w:rPr>
          <w:rFonts w:ascii="Arial" w:hAnsi="Arial" w:cs="Arial"/>
          <w:sz w:val="22"/>
          <w:szCs w:val="22"/>
        </w:rPr>
        <w:t>后跳转至</w:t>
      </w:r>
      <w:r w:rsidRPr="00271DD5">
        <w:rPr>
          <w:rFonts w:ascii="Arial" w:hAnsi="Arial" w:cs="Arial"/>
          <w:sz w:val="22"/>
          <w:szCs w:val="22"/>
          <w:lang w:eastAsia="zh-Hans"/>
        </w:rPr>
        <w:t>倒车界面，</w:t>
      </w:r>
      <w:r w:rsidRPr="00271DD5">
        <w:rPr>
          <w:rFonts w:ascii="Arial" w:hAnsi="Arial" w:cs="Arial"/>
          <w:sz w:val="22"/>
          <w:szCs w:val="22"/>
          <w:lang w:eastAsia="zh-Hans"/>
        </w:rPr>
        <w:lastRenderedPageBreak/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显示倒车页面后反馈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 xml:space="preserve">=0x3: Backtrack 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actived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表示车机端倒车页面成功打开。</w:t>
      </w:r>
    </w:p>
    <w:p w14:paraId="2771CBF7" w14:textId="77777777" w:rsidR="000744AE" w:rsidRPr="00271DD5" w:rsidRDefault="004D3ADD">
      <w:pPr>
        <w:numPr>
          <w:ilvl w:val="0"/>
          <w:numId w:val="10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收到轨迹信息后在倒车页面渲染显示出路径</w:t>
      </w:r>
    </w:p>
    <w:p w14:paraId="53AA7EAC" w14:textId="77777777" w:rsidR="000744AE" w:rsidRPr="00271DD5" w:rsidRDefault="004D3ADD">
      <w:pPr>
        <w:numPr>
          <w:ilvl w:val="0"/>
          <w:numId w:val="10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收到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Backtrack_RemainDis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后在倒车页面显示剩余距离进度条。</w:t>
      </w:r>
    </w:p>
    <w:p w14:paraId="4ECA7250" w14:textId="77777777" w:rsidR="000744AE" w:rsidRPr="00271DD5" w:rsidRDefault="004D3ADD">
      <w:pPr>
        <w:pStyle w:val="Heading1"/>
        <w:rPr>
          <w:rFonts w:cs="Arial"/>
          <w:sz w:val="22"/>
          <w:szCs w:val="22"/>
          <w:lang w:eastAsia="zh-Hans"/>
        </w:rPr>
      </w:pPr>
      <w:bookmarkStart w:id="35" w:name="_Toc127955758"/>
      <w:r w:rsidRPr="00271DD5">
        <w:rPr>
          <w:rFonts w:cs="Arial"/>
          <w:sz w:val="22"/>
          <w:szCs w:val="22"/>
          <w:lang w:eastAsia="zh-Hans"/>
        </w:rPr>
        <w:lastRenderedPageBreak/>
        <w:t>倒车界面</w:t>
      </w:r>
      <w:bookmarkEnd w:id="35"/>
    </w:p>
    <w:p w14:paraId="47903B22" w14:textId="77777777" w:rsidR="000744AE" w:rsidRPr="00271DD5" w:rsidRDefault="004D3ADD">
      <w:pPr>
        <w:pStyle w:val="Heading2"/>
        <w:ind w:left="0" w:firstLine="0"/>
        <w:rPr>
          <w:rFonts w:cs="Arial"/>
          <w:sz w:val="22"/>
          <w:szCs w:val="22"/>
          <w:lang w:eastAsia="zh-Hans"/>
        </w:rPr>
      </w:pPr>
      <w:bookmarkStart w:id="36" w:name="_Toc127955759"/>
      <w:r w:rsidRPr="00271DD5">
        <w:rPr>
          <w:rFonts w:cs="Arial"/>
          <w:sz w:val="22"/>
          <w:szCs w:val="22"/>
          <w:lang w:eastAsia="zh-Hans"/>
        </w:rPr>
        <w:t>功能可启动判断</w:t>
      </w:r>
      <w:bookmarkEnd w:id="3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0744AE" w:rsidRPr="00271DD5" w14:paraId="4A2D33AA" w14:textId="77777777">
        <w:tc>
          <w:tcPr>
            <w:tcW w:w="8720" w:type="dxa"/>
          </w:tcPr>
          <w:p w14:paraId="0339598D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4112" behindDoc="1" locked="0" layoutInCell="1" allowOverlap="1" wp14:anchorId="25B09673" wp14:editId="028888FB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10795</wp:posOffset>
                  </wp:positionV>
                  <wp:extent cx="2531110" cy="2048510"/>
                  <wp:effectExtent l="0" t="0" r="0" b="0"/>
                  <wp:wrapTight wrapText="bothSides">
                    <wp:wrapPolygon edited="0">
                      <wp:start x="0" y="0"/>
                      <wp:lineTo x="0" y="21426"/>
                      <wp:lineTo x="21459" y="21426"/>
                      <wp:lineTo x="21459" y="0"/>
                      <wp:lineTo x="0" y="0"/>
                    </wp:wrapPolygon>
                  </wp:wrapTight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10" cy="204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323D880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前置条件</w:t>
      </w:r>
    </w:p>
    <w:p w14:paraId="51358BE1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用户打开循迹倒车</w:t>
      </w:r>
    </w:p>
    <w:p w14:paraId="0E44075D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使能条件</w:t>
      </w:r>
    </w:p>
    <w:p w14:paraId="62DB3F58" w14:textId="77777777" w:rsidR="000744AE" w:rsidRPr="00271DD5" w:rsidRDefault="004D3ADD">
      <w:pPr>
        <w:numPr>
          <w:ilvl w:val="0"/>
          <w:numId w:val="11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当前在倒车界面：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 xml:space="preserve">=0x1: 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Backtrack_Reversing</w:t>
      </w:r>
      <w:proofErr w:type="spellEnd"/>
    </w:p>
    <w:p w14:paraId="1019F487" w14:textId="77777777" w:rsidR="000744AE" w:rsidRPr="00271DD5" w:rsidRDefault="004D3ADD">
      <w:pPr>
        <w:numPr>
          <w:ilvl w:val="0"/>
          <w:numId w:val="11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进入界面</w:t>
      </w:r>
      <w:r w:rsidRPr="00271DD5">
        <w:rPr>
          <w:rFonts w:ascii="Arial" w:hAnsi="Arial" w:cs="Arial"/>
          <w:sz w:val="22"/>
          <w:szCs w:val="22"/>
          <w:lang w:eastAsia="zh-Hans"/>
        </w:rPr>
        <w:t>2mins</w:t>
      </w:r>
      <w:r w:rsidRPr="00271DD5">
        <w:rPr>
          <w:rFonts w:ascii="Arial" w:hAnsi="Arial" w:cs="Arial"/>
          <w:sz w:val="22"/>
          <w:szCs w:val="22"/>
          <w:lang w:eastAsia="zh-Hans"/>
        </w:rPr>
        <w:t>内</w:t>
      </w:r>
    </w:p>
    <w:p w14:paraId="4EC6A58D" w14:textId="77777777" w:rsidR="000744AE" w:rsidRPr="00271DD5" w:rsidRDefault="004D3ADD">
      <w:pPr>
        <w:numPr>
          <w:ilvl w:val="0"/>
          <w:numId w:val="11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移动距离小于</w:t>
      </w:r>
      <w:r w:rsidRPr="00271DD5">
        <w:rPr>
          <w:rFonts w:ascii="Arial" w:hAnsi="Arial" w:cs="Arial"/>
          <w:sz w:val="22"/>
          <w:szCs w:val="22"/>
          <w:lang w:eastAsia="zh-Hans"/>
        </w:rPr>
        <w:t>1m</w:t>
      </w:r>
    </w:p>
    <w:p w14:paraId="35C9E924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执行输出</w:t>
      </w:r>
    </w:p>
    <w:p w14:paraId="1E01D888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进入应用后，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进行使能条件检测，检测通过后进行条件自检（见下表）</w:t>
      </w:r>
    </w:p>
    <w:p w14:paraId="4FA7A85E" w14:textId="77777777" w:rsidR="000744AE" w:rsidRPr="00271DD5" w:rsidRDefault="004D3ADD">
      <w:pPr>
        <w:numPr>
          <w:ilvl w:val="0"/>
          <w:numId w:val="14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高亮按钮：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发送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Backtrack_Start_Sta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=0x1: Highlighted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，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收到后开始倒车高亮可选。</w:t>
      </w:r>
    </w:p>
    <w:p w14:paraId="6DF30E77" w14:textId="77777777" w:rsidR="000744AE" w:rsidRPr="00271DD5" w:rsidRDefault="004D3ADD">
      <w:pPr>
        <w:pStyle w:val="CommentText"/>
        <w:numPr>
          <w:ilvl w:val="0"/>
          <w:numId w:val="14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文案提醒：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发送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Backtrack_GuidePopUp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=0x8: Press Start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，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收到后显示提示语：请点击开始倒车</w:t>
      </w:r>
    </w:p>
    <w:p w14:paraId="3BF622DE" w14:textId="77777777" w:rsidR="000744AE" w:rsidRPr="00271DD5" w:rsidRDefault="004D3ADD">
      <w:pPr>
        <w:numPr>
          <w:ilvl w:val="0"/>
          <w:numId w:val="15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置灰按钮：发送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Backtrack_Start_Sta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=0x2: Grey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，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收到后开始倒车按钮置灰。</w:t>
      </w:r>
    </w:p>
    <w:p w14:paraId="6CA4781C" w14:textId="0EEEC879" w:rsidR="000744AE" w:rsidRPr="00271DD5" w:rsidRDefault="004D3ADD">
      <w:pPr>
        <w:numPr>
          <w:ilvl w:val="0"/>
          <w:numId w:val="15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文案提醒：</w:t>
      </w:r>
      <w:r w:rsidRPr="00271DD5">
        <w:rPr>
          <w:rFonts w:ascii="Arial" w:hAnsi="Arial" w:cs="Arial"/>
          <w:sz w:val="22"/>
          <w:szCs w:val="22"/>
        </w:rPr>
        <w:t>ACU</w:t>
      </w:r>
      <w:r w:rsidRPr="00271DD5">
        <w:rPr>
          <w:rFonts w:ascii="Arial" w:hAnsi="Arial" w:cs="Arial"/>
          <w:sz w:val="22"/>
          <w:szCs w:val="22"/>
        </w:rPr>
        <w:t>发送【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Backtrack_GuidePopUp</w:t>
      </w:r>
      <w:proofErr w:type="spellEnd"/>
      <w:r w:rsidRPr="00271DD5">
        <w:rPr>
          <w:rFonts w:ascii="Arial" w:hAnsi="Arial" w:cs="Arial"/>
          <w:sz w:val="22"/>
          <w:szCs w:val="22"/>
        </w:rPr>
        <w:t>】（</w:t>
      </w:r>
      <w:r w:rsidRPr="00271DD5">
        <w:rPr>
          <w:rFonts w:ascii="Arial" w:hAnsi="Arial" w:cs="Arial"/>
          <w:sz w:val="22"/>
          <w:szCs w:val="22"/>
          <w:lang w:eastAsia="zh-Hans"/>
        </w:rPr>
        <w:t>见下表）</w:t>
      </w:r>
      <w:r w:rsidRPr="00271DD5">
        <w:rPr>
          <w:rFonts w:ascii="Arial" w:hAnsi="Arial" w:cs="Arial"/>
          <w:sz w:val="22"/>
          <w:szCs w:val="22"/>
        </w:rPr>
        <w:t>给</w:t>
      </w:r>
      <w:r w:rsidRPr="00271DD5">
        <w:rPr>
          <w:rFonts w:ascii="Arial" w:hAnsi="Arial" w:cs="Arial"/>
          <w:sz w:val="22"/>
          <w:szCs w:val="22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显示不满足的原因。</w:t>
      </w:r>
    </w:p>
    <w:p w14:paraId="798D77E3" w14:textId="30133A77" w:rsidR="00271DD5" w:rsidRPr="00271DD5" w:rsidRDefault="00271DD5" w:rsidP="00271DD5">
      <w:pPr>
        <w:rPr>
          <w:rFonts w:ascii="Arial" w:hAnsi="Arial" w:cs="Arial"/>
          <w:sz w:val="22"/>
          <w:szCs w:val="22"/>
          <w:lang w:eastAsia="zh-Hans"/>
        </w:rPr>
      </w:pPr>
    </w:p>
    <w:p w14:paraId="6CB6A126" w14:textId="3551184E" w:rsidR="00271DD5" w:rsidRPr="00271DD5" w:rsidRDefault="00271DD5" w:rsidP="00271DD5">
      <w:pPr>
        <w:rPr>
          <w:rFonts w:ascii="Arial" w:hAnsi="Arial" w:cs="Arial"/>
          <w:sz w:val="22"/>
          <w:szCs w:val="22"/>
          <w:lang w:eastAsia="zh-Hans"/>
        </w:rPr>
      </w:pPr>
    </w:p>
    <w:p w14:paraId="3CCFC934" w14:textId="77777777" w:rsidR="00271DD5" w:rsidRPr="00271DD5" w:rsidRDefault="00271DD5" w:rsidP="00271DD5">
      <w:pPr>
        <w:rPr>
          <w:rFonts w:ascii="Arial" w:hAnsi="Arial" w:cs="Arial"/>
          <w:sz w:val="22"/>
          <w:szCs w:val="22"/>
          <w:lang w:eastAsia="zh-Hans"/>
        </w:rPr>
      </w:pPr>
    </w:p>
    <w:tbl>
      <w:tblPr>
        <w:tblpPr w:leftFromText="180" w:rightFromText="180" w:vertAnchor="text" w:horzAnchor="page" w:tblpX="1789" w:tblpY="1449"/>
        <w:tblOverlap w:val="never"/>
        <w:tblW w:w="8159" w:type="dxa"/>
        <w:tblLayout w:type="fixed"/>
        <w:tblLook w:val="04A0" w:firstRow="1" w:lastRow="0" w:firstColumn="1" w:lastColumn="0" w:noHBand="0" w:noVBand="1"/>
      </w:tblPr>
      <w:tblGrid>
        <w:gridCol w:w="5501"/>
        <w:gridCol w:w="2658"/>
      </w:tblGrid>
      <w:tr w:rsidR="00271DD5" w:rsidRPr="00271DD5" w14:paraId="7EEE07EC" w14:textId="77777777" w:rsidTr="005C39DC">
        <w:trPr>
          <w:trHeight w:val="254"/>
        </w:trPr>
        <w:tc>
          <w:tcPr>
            <w:tcW w:w="5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 w:themeFill="background1" w:themeFillShade="D8"/>
            <w:vAlign w:val="center"/>
          </w:tcPr>
          <w:p w14:paraId="2AA20195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不满足后</w:t>
            </w:r>
            <w:r w:rsidRPr="00271DD5">
              <w:rPr>
                <w:rFonts w:ascii="Arial" w:hAnsi="Arial" w:cs="Arial"/>
                <w:sz w:val="22"/>
                <w:szCs w:val="22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</w:rPr>
              <w:t>发送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给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的</w:t>
            </w:r>
            <w:r w:rsidRPr="00271DD5">
              <w:rPr>
                <w:rFonts w:ascii="Arial" w:hAnsi="Arial" w:cs="Arial"/>
                <w:sz w:val="22"/>
                <w:szCs w:val="22"/>
              </w:rPr>
              <w:t>信号</w:t>
            </w:r>
          </w:p>
        </w:tc>
        <w:tc>
          <w:tcPr>
            <w:tcW w:w="2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 w:themeFill="background1" w:themeFillShade="D8"/>
            <w:vAlign w:val="center"/>
          </w:tcPr>
          <w:p w14:paraId="2423728B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优先级</w:t>
            </w:r>
          </w:p>
        </w:tc>
      </w:tr>
      <w:tr w:rsidR="00271DD5" w:rsidRPr="00271DD5" w14:paraId="187328BF" w14:textId="77777777" w:rsidTr="005C39DC">
        <w:trPr>
          <w:trHeight w:val="254"/>
        </w:trPr>
        <w:tc>
          <w:tcPr>
            <w:tcW w:w="5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CB2E93D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lastRenderedPageBreak/>
              <w:t>Backtrack_CheckPopUp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=0x1: Gear N</w:t>
            </w:r>
          </w:p>
        </w:tc>
        <w:tc>
          <w:tcPr>
            <w:tcW w:w="2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AA906B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271DD5" w:rsidRPr="00271DD5" w14:paraId="6D67BE2F" w14:textId="77777777" w:rsidTr="005C39DC">
        <w:trPr>
          <w:trHeight w:val="918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EEF2FE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 xml:space="preserve">=0x7: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Safty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 xml:space="preserve"> Belt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ECB851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271DD5" w:rsidRPr="00271DD5" w14:paraId="1712C738" w14:textId="77777777" w:rsidTr="005C39DC">
        <w:trPr>
          <w:trHeight w:val="90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F80B35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=0x5: Hood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D2CD17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3</w:t>
            </w:r>
          </w:p>
        </w:tc>
      </w:tr>
      <w:tr w:rsidR="00271DD5" w:rsidRPr="00271DD5" w14:paraId="2CDC9B0E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717D58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=0x6: Trunk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E2762F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4</w:t>
            </w:r>
          </w:p>
        </w:tc>
      </w:tr>
      <w:tr w:rsidR="00271DD5" w:rsidRPr="00271DD5" w14:paraId="730B2E4C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35217C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=0x4: Doors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524AC4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5</w:t>
            </w:r>
          </w:p>
        </w:tc>
      </w:tr>
      <w:tr w:rsidR="00271DD5" w:rsidRPr="00271DD5" w14:paraId="6035BECC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FC056F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=0x4: Doors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69357C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6</w:t>
            </w:r>
          </w:p>
        </w:tc>
      </w:tr>
      <w:tr w:rsidR="00271DD5" w:rsidRPr="00271DD5" w14:paraId="319B2F2B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E56F8E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=0x4: Doors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F54D16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7</w:t>
            </w:r>
          </w:p>
        </w:tc>
      </w:tr>
      <w:tr w:rsidR="00271DD5" w:rsidRPr="00271DD5" w14:paraId="32D689F7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6D46DC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=0x4: Doors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0442F46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8</w:t>
            </w:r>
          </w:p>
        </w:tc>
      </w:tr>
      <w:tr w:rsidR="00271DD5" w:rsidRPr="00271DD5" w14:paraId="1D5ABCB8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779408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 xml:space="preserve">=0x9: Keep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Vehilce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 xml:space="preserve"> Standstill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76E5CC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9</w:t>
            </w:r>
          </w:p>
        </w:tc>
      </w:tr>
      <w:tr w:rsidR="00271DD5" w:rsidRPr="00271DD5" w14:paraId="6A3DFA51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06B11E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=0xF: Release EPB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C5904F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10</w:t>
            </w:r>
          </w:p>
        </w:tc>
      </w:tr>
      <w:tr w:rsidR="00271DD5" w:rsidRPr="00271DD5" w14:paraId="31CF0D78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B8EA89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=0xB: Charging Gun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0A864C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11</w:t>
            </w:r>
          </w:p>
        </w:tc>
      </w:tr>
      <w:tr w:rsidR="00271DD5" w:rsidRPr="00271DD5" w14:paraId="4448E8FA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4471BC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=0xC: Charger Cover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CC1B87" w14:textId="77777777" w:rsidR="00271DD5" w:rsidRPr="00271DD5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12</w:t>
            </w:r>
          </w:p>
        </w:tc>
      </w:tr>
    </w:tbl>
    <w:p w14:paraId="3C9A3951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0395ADFF" w14:textId="77777777" w:rsidR="000744AE" w:rsidRPr="00271DD5" w:rsidRDefault="004D3ADD" w:rsidP="00271DD5">
      <w:pPr>
        <w:numPr>
          <w:ilvl w:val="0"/>
          <w:numId w:val="12"/>
        </w:numPr>
        <w:spacing w:line="360" w:lineRule="auto"/>
        <w:ind w:left="0" w:firstLine="0"/>
        <w:jc w:val="both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使能条件不满足的情况</w:t>
      </w:r>
    </w:p>
    <w:p w14:paraId="2040D3C0" w14:textId="77777777" w:rsidR="000744AE" w:rsidRPr="00271DD5" w:rsidRDefault="004D3ADD" w:rsidP="00271DD5">
      <w:pPr>
        <w:numPr>
          <w:ilvl w:val="0"/>
          <w:numId w:val="16"/>
        </w:numPr>
        <w:spacing w:line="360" w:lineRule="auto"/>
        <w:ind w:firstLine="0"/>
        <w:jc w:val="both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用户点击退出：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系统发出</w:t>
      </w:r>
      <w:r w:rsidRPr="00271DD5">
        <w:rPr>
          <w:rFonts w:ascii="Arial" w:hAnsi="Arial" w:cs="Arial"/>
          <w:sz w:val="22"/>
          <w:szCs w:val="22"/>
          <w:lang w:eastAsia="zh-Hans"/>
        </w:rPr>
        <w:t>3</w:t>
      </w:r>
      <w:r w:rsidRPr="00271DD5">
        <w:rPr>
          <w:rFonts w:ascii="Arial" w:hAnsi="Arial" w:cs="Arial"/>
          <w:sz w:val="22"/>
          <w:szCs w:val="22"/>
          <w:lang w:eastAsia="zh-Hans"/>
        </w:rPr>
        <w:t>帧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Prk_ExitButton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=0x1: ON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，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发送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Backtrack_Page_Display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OFF</w:t>
      </w:r>
      <w:r w:rsidRPr="00271DD5">
        <w:rPr>
          <w:rFonts w:ascii="Arial" w:hAnsi="Arial" w:cs="Arial"/>
          <w:sz w:val="22"/>
          <w:szCs w:val="22"/>
          <w:lang w:eastAsia="zh-Hans"/>
        </w:rPr>
        <w:t>和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Prk_IVIFunc_Req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No req</w:t>
      </w:r>
      <w:r w:rsidRPr="00271DD5">
        <w:rPr>
          <w:rFonts w:ascii="Arial" w:hAnsi="Arial" w:cs="Arial"/>
          <w:sz w:val="22"/>
          <w:szCs w:val="22"/>
          <w:lang w:eastAsia="zh-Hans"/>
        </w:rPr>
        <w:t>给车机。车机收到这两个信号后，自行切换回到车机首页并反馈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OFF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表示车机端倒车页面成功关闭；</w:t>
      </w:r>
    </w:p>
    <w:p w14:paraId="7208247E" w14:textId="77777777" w:rsidR="000744AE" w:rsidRPr="00271DD5" w:rsidRDefault="004D3ADD" w:rsidP="00271DD5">
      <w:pPr>
        <w:numPr>
          <w:ilvl w:val="0"/>
          <w:numId w:val="16"/>
        </w:numPr>
        <w:spacing w:line="360" w:lineRule="auto"/>
        <w:ind w:firstLine="0"/>
        <w:jc w:val="both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用户在控车前点击硬按键</w:t>
      </w:r>
      <w:r w:rsidRPr="00271DD5">
        <w:rPr>
          <w:rFonts w:ascii="Arial" w:hAnsi="Arial" w:cs="Arial"/>
          <w:sz w:val="22"/>
          <w:szCs w:val="22"/>
          <w:lang w:eastAsia="zh-Hans"/>
        </w:rPr>
        <w:t>|P|</w:t>
      </w:r>
      <w:r w:rsidRPr="00271DD5">
        <w:rPr>
          <w:rFonts w:ascii="Arial" w:hAnsi="Arial" w:cs="Arial"/>
          <w:sz w:val="22"/>
          <w:szCs w:val="22"/>
          <w:lang w:eastAsia="zh-Hans"/>
        </w:rPr>
        <w:t>，则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收到后，</w:t>
      </w:r>
    </w:p>
    <w:p w14:paraId="3D6CFB5F" w14:textId="77777777" w:rsidR="000744AE" w:rsidRPr="00271DD5" w:rsidRDefault="004D3ADD" w:rsidP="00271DD5">
      <w:pPr>
        <w:spacing w:line="360" w:lineRule="auto"/>
        <w:jc w:val="both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lastRenderedPageBreak/>
        <w:t>a.</w:t>
      </w:r>
      <w:r w:rsidRPr="00271DD5">
        <w:rPr>
          <w:rFonts w:ascii="Arial" w:hAnsi="Arial" w:cs="Arial"/>
          <w:sz w:val="22"/>
          <w:szCs w:val="22"/>
          <w:lang w:eastAsia="zh-Hans"/>
        </w:rPr>
        <w:t>发送倒车循迹页面关闭信号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Backtrack_Page_Display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 xml:space="preserve">=0x0: </w:t>
      </w:r>
      <w:proofErr w:type="gramStart"/>
      <w:r w:rsidRPr="00271DD5">
        <w:rPr>
          <w:rFonts w:ascii="Arial" w:hAnsi="Arial" w:cs="Arial"/>
          <w:sz w:val="22"/>
          <w:szCs w:val="22"/>
          <w:lang w:eastAsia="zh-Hans"/>
        </w:rPr>
        <w:t>OFF</w:t>
      </w:r>
      <w:r w:rsidRPr="00271DD5">
        <w:rPr>
          <w:rFonts w:ascii="Arial" w:hAnsi="Arial" w:cs="Arial"/>
          <w:sz w:val="22"/>
          <w:szCs w:val="22"/>
          <w:lang w:eastAsia="zh-Hans"/>
        </w:rPr>
        <w:t>；</w:t>
      </w:r>
      <w:proofErr w:type="gramEnd"/>
    </w:p>
    <w:p w14:paraId="18F44042" w14:textId="77777777" w:rsidR="000744AE" w:rsidRPr="00271DD5" w:rsidRDefault="004D3ADD" w:rsidP="00271DD5">
      <w:pPr>
        <w:spacing w:line="360" w:lineRule="auto"/>
        <w:jc w:val="both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b.</w:t>
      </w:r>
      <w:r w:rsidRPr="00271DD5">
        <w:rPr>
          <w:rFonts w:ascii="Arial" w:hAnsi="Arial" w:cs="Arial"/>
          <w:sz w:val="22"/>
          <w:szCs w:val="22"/>
          <w:lang w:eastAsia="zh-Hans"/>
        </w:rPr>
        <w:t>同时发送页面切换到</w:t>
      </w:r>
      <w:r w:rsidRPr="00271DD5">
        <w:rPr>
          <w:rFonts w:ascii="Arial" w:hAnsi="Arial" w:cs="Arial"/>
          <w:sz w:val="22"/>
          <w:szCs w:val="22"/>
          <w:lang w:eastAsia="zh-Hans"/>
        </w:rPr>
        <w:t>APA</w:t>
      </w:r>
      <w:r w:rsidRPr="00271DD5">
        <w:rPr>
          <w:rFonts w:ascii="Arial" w:hAnsi="Arial" w:cs="Arial"/>
          <w:sz w:val="22"/>
          <w:szCs w:val="22"/>
          <w:lang w:eastAsia="zh-Hans"/>
        </w:rPr>
        <w:t>界面信号</w:t>
      </w:r>
      <w:proofErr w:type="spellStart"/>
      <w:r w:rsidRPr="00271DD5">
        <w:rPr>
          <w:rFonts w:ascii="Arial" w:hAnsi="Arial" w:cs="Arial"/>
          <w:sz w:val="22"/>
          <w:szCs w:val="22"/>
        </w:rPr>
        <w:t>APA_PageDispReq</w:t>
      </w:r>
      <w:proofErr w:type="spellEnd"/>
      <w:r w:rsidRPr="00271DD5">
        <w:rPr>
          <w:rFonts w:ascii="Arial" w:hAnsi="Arial" w:cs="Arial"/>
          <w:sz w:val="22"/>
          <w:szCs w:val="22"/>
        </w:rPr>
        <w:t>=</w:t>
      </w:r>
      <w:proofErr w:type="gramStart"/>
      <w:r w:rsidRPr="00271DD5">
        <w:rPr>
          <w:rFonts w:ascii="Arial" w:hAnsi="Arial" w:cs="Arial"/>
          <w:sz w:val="22"/>
          <w:szCs w:val="22"/>
        </w:rPr>
        <w:t>XXX</w:t>
      </w:r>
      <w:r w:rsidRPr="00271DD5">
        <w:rPr>
          <w:rFonts w:ascii="Arial" w:hAnsi="Arial" w:cs="Arial"/>
          <w:sz w:val="22"/>
          <w:szCs w:val="22"/>
          <w:lang w:eastAsia="zh-Hans"/>
        </w:rPr>
        <w:t>；</w:t>
      </w:r>
      <w:proofErr w:type="gramEnd"/>
    </w:p>
    <w:p w14:paraId="6D51E829" w14:textId="77777777" w:rsidR="000744AE" w:rsidRPr="00271DD5" w:rsidRDefault="004D3ADD" w:rsidP="00271DD5">
      <w:pPr>
        <w:spacing w:line="360" w:lineRule="auto"/>
        <w:jc w:val="both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c.</w:t>
      </w:r>
      <w:r w:rsidRPr="00271DD5">
        <w:rPr>
          <w:rFonts w:ascii="Arial" w:hAnsi="Arial" w:cs="Arial"/>
          <w:sz w:val="22"/>
          <w:szCs w:val="22"/>
          <w:lang w:eastAsia="zh-Hans"/>
        </w:rPr>
        <w:t>打开</w:t>
      </w:r>
      <w:r w:rsidRPr="00271DD5">
        <w:rPr>
          <w:rFonts w:ascii="Arial" w:hAnsi="Arial" w:cs="Arial"/>
          <w:sz w:val="22"/>
          <w:szCs w:val="22"/>
          <w:lang w:eastAsia="zh-Hans"/>
        </w:rPr>
        <w:t>APA</w:t>
      </w:r>
      <w:r w:rsidRPr="00271DD5">
        <w:rPr>
          <w:rFonts w:ascii="Arial" w:hAnsi="Arial" w:cs="Arial"/>
          <w:sz w:val="22"/>
          <w:szCs w:val="22"/>
          <w:lang w:eastAsia="zh-Hans"/>
        </w:rPr>
        <w:t>应用信号标志位：</w:t>
      </w:r>
      <w:proofErr w:type="spellStart"/>
      <w:r w:rsidRPr="00271DD5">
        <w:rPr>
          <w:rFonts w:ascii="Arial" w:hAnsi="Arial" w:cs="Arial"/>
          <w:sz w:val="22"/>
          <w:szCs w:val="22"/>
        </w:rPr>
        <w:t>Prk_IVIFunc_Req</w:t>
      </w:r>
      <w:proofErr w:type="spellEnd"/>
      <w:r w:rsidRPr="00271DD5">
        <w:rPr>
          <w:rFonts w:ascii="Arial" w:hAnsi="Arial" w:cs="Arial"/>
          <w:sz w:val="22"/>
          <w:szCs w:val="22"/>
        </w:rPr>
        <w:t>=0x1: APA active req</w:t>
      </w:r>
      <w:r w:rsidRPr="00271DD5">
        <w:rPr>
          <w:rFonts w:ascii="Arial" w:hAnsi="Arial" w:cs="Arial"/>
          <w:sz w:val="22"/>
          <w:szCs w:val="22"/>
          <w:lang w:eastAsia="zh-Hans"/>
        </w:rPr>
        <w:t>。</w:t>
      </w:r>
    </w:p>
    <w:p w14:paraId="7A4451F8" w14:textId="77777777" w:rsidR="000744AE" w:rsidRPr="00271DD5" w:rsidRDefault="004D3ADD" w:rsidP="00271DD5">
      <w:pPr>
        <w:spacing w:line="360" w:lineRule="auto"/>
        <w:jc w:val="both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收到</w:t>
      </w:r>
      <w:proofErr w:type="spellStart"/>
      <w:r w:rsidRPr="00271DD5">
        <w:rPr>
          <w:rFonts w:ascii="Arial" w:hAnsi="Arial" w:cs="Arial"/>
          <w:sz w:val="22"/>
          <w:szCs w:val="22"/>
        </w:rPr>
        <w:t>APA_PageDispReq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和</w:t>
      </w:r>
      <w:proofErr w:type="spellStart"/>
      <w:r w:rsidRPr="00271DD5">
        <w:rPr>
          <w:rFonts w:ascii="Arial" w:hAnsi="Arial" w:cs="Arial"/>
          <w:sz w:val="22"/>
          <w:szCs w:val="22"/>
        </w:rPr>
        <w:t>Prk_IVIFunc_Req</w:t>
      </w:r>
      <w:proofErr w:type="spellEnd"/>
      <w:r w:rsidRPr="00271DD5">
        <w:rPr>
          <w:rFonts w:ascii="Arial" w:hAnsi="Arial" w:cs="Arial"/>
          <w:sz w:val="22"/>
          <w:szCs w:val="22"/>
        </w:rPr>
        <w:t>=0x1: APA active req</w:t>
      </w:r>
      <w:r w:rsidRPr="00271DD5">
        <w:rPr>
          <w:rFonts w:ascii="Arial" w:hAnsi="Arial" w:cs="Arial"/>
          <w:sz w:val="22"/>
          <w:szCs w:val="22"/>
          <w:lang w:eastAsia="zh-Hans"/>
        </w:rPr>
        <w:t>后拉起</w:t>
      </w:r>
      <w:r w:rsidRPr="00271DD5">
        <w:rPr>
          <w:rFonts w:ascii="Arial" w:hAnsi="Arial" w:cs="Arial"/>
          <w:sz w:val="22"/>
          <w:szCs w:val="22"/>
          <w:lang w:eastAsia="zh-Hans"/>
        </w:rPr>
        <w:t>APA</w:t>
      </w:r>
      <w:r w:rsidRPr="00271DD5">
        <w:rPr>
          <w:rFonts w:ascii="Arial" w:hAnsi="Arial" w:cs="Arial"/>
          <w:sz w:val="22"/>
          <w:szCs w:val="22"/>
          <w:lang w:eastAsia="zh-Hans"/>
        </w:rPr>
        <w:t>页面，并反馈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 xml:space="preserve">=0x2: APA 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actived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表示</w:t>
      </w:r>
      <w:r w:rsidRPr="00271DD5">
        <w:rPr>
          <w:rFonts w:ascii="Arial" w:hAnsi="Arial" w:cs="Arial"/>
          <w:sz w:val="22"/>
          <w:szCs w:val="22"/>
          <w:lang w:eastAsia="zh-Hans"/>
        </w:rPr>
        <w:t>APA</w:t>
      </w:r>
      <w:r w:rsidRPr="00271DD5">
        <w:rPr>
          <w:rFonts w:ascii="Arial" w:hAnsi="Arial" w:cs="Arial"/>
          <w:sz w:val="22"/>
          <w:szCs w:val="22"/>
          <w:lang w:eastAsia="zh-Hans"/>
        </w:rPr>
        <w:t>在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端已正常打开</w:t>
      </w:r>
    </w:p>
    <w:p w14:paraId="4D31CE07" w14:textId="77777777" w:rsidR="000744AE" w:rsidRPr="00271DD5" w:rsidRDefault="004D3ADD" w:rsidP="00271DD5">
      <w:pPr>
        <w:numPr>
          <w:ilvl w:val="0"/>
          <w:numId w:val="16"/>
        </w:numPr>
        <w:spacing w:line="360" w:lineRule="auto"/>
        <w:ind w:firstLine="0"/>
        <w:jc w:val="both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进入界面后</w:t>
      </w:r>
      <w:r w:rsidRPr="00271DD5">
        <w:rPr>
          <w:rFonts w:ascii="Arial" w:hAnsi="Arial" w:cs="Arial"/>
          <w:sz w:val="22"/>
          <w:szCs w:val="22"/>
          <w:lang w:eastAsia="zh-Hans"/>
        </w:rPr>
        <w:t>2mins</w:t>
      </w:r>
      <w:r w:rsidRPr="00271DD5">
        <w:rPr>
          <w:rFonts w:ascii="Arial" w:hAnsi="Arial" w:cs="Arial"/>
          <w:sz w:val="22"/>
          <w:szCs w:val="22"/>
          <w:lang w:eastAsia="zh-Hans"/>
        </w:rPr>
        <w:t>未发起倒车；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发送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Backtrack_TerminatePopup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 xml:space="preserve">=0x20: 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Req_Quit_FunctionOnCheckOvertime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，并且发送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OFF</w:t>
      </w:r>
      <w:r w:rsidRPr="00271DD5">
        <w:rPr>
          <w:rFonts w:ascii="Arial" w:hAnsi="Arial" w:cs="Arial"/>
          <w:sz w:val="22"/>
          <w:szCs w:val="22"/>
          <w:lang w:eastAsia="zh-Hans"/>
        </w:rPr>
        <w:t>和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Prk_IVIFunc_Req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No req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，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收到这信号后显示退出的原因，</w:t>
      </w:r>
      <w:r w:rsidRPr="00271DD5">
        <w:rPr>
          <w:rFonts w:ascii="Arial" w:hAnsi="Arial" w:cs="Arial"/>
          <w:sz w:val="22"/>
          <w:szCs w:val="22"/>
          <w:lang w:eastAsia="zh-Hans"/>
        </w:rPr>
        <w:t>3S</w:t>
      </w:r>
      <w:r w:rsidRPr="00271DD5">
        <w:rPr>
          <w:rFonts w:ascii="Arial" w:hAnsi="Arial" w:cs="Arial"/>
          <w:sz w:val="22"/>
          <w:szCs w:val="22"/>
          <w:lang w:eastAsia="zh-Hans"/>
        </w:rPr>
        <w:t>后自行退到车机首页并反馈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OFF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表示车机端倒车页面成功关闭。</w:t>
      </w:r>
    </w:p>
    <w:p w14:paraId="7823DC96" w14:textId="77777777" w:rsidR="000744AE" w:rsidRPr="00271DD5" w:rsidRDefault="004D3ADD" w:rsidP="00271DD5">
      <w:pPr>
        <w:numPr>
          <w:ilvl w:val="0"/>
          <w:numId w:val="16"/>
        </w:numPr>
        <w:spacing w:line="360" w:lineRule="auto"/>
        <w:ind w:firstLine="0"/>
        <w:jc w:val="both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移动距离超过</w:t>
      </w:r>
      <w:r w:rsidRPr="00271DD5">
        <w:rPr>
          <w:rFonts w:ascii="Arial" w:hAnsi="Arial" w:cs="Arial"/>
          <w:sz w:val="22"/>
          <w:szCs w:val="22"/>
          <w:lang w:eastAsia="zh-Hans"/>
        </w:rPr>
        <w:t>1m</w:t>
      </w:r>
      <w:r w:rsidRPr="00271DD5">
        <w:rPr>
          <w:rFonts w:ascii="Arial" w:hAnsi="Arial" w:cs="Arial"/>
          <w:sz w:val="22"/>
          <w:szCs w:val="22"/>
          <w:lang w:eastAsia="zh-Hans"/>
        </w:rPr>
        <w:t>，根据档位信息进行页面跳转和提醒</w:t>
      </w:r>
    </w:p>
    <w:tbl>
      <w:tblPr>
        <w:tblStyle w:val="TableGrid"/>
        <w:tblpPr w:leftFromText="180" w:rightFromText="180" w:vertAnchor="text" w:horzAnchor="page" w:tblpX="1740" w:tblpY="2082"/>
        <w:tblOverlap w:val="never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271DD5" w14:paraId="2C08546E" w14:textId="77777777">
        <w:tc>
          <w:tcPr>
            <w:tcW w:w="8720" w:type="dxa"/>
          </w:tcPr>
          <w:p w14:paraId="12D2620D" w14:textId="3FBAE816" w:rsidR="000744AE" w:rsidRPr="00271DD5" w:rsidRDefault="00271DD5" w:rsidP="00271DD5">
            <w:pPr>
              <w:spacing w:line="360" w:lineRule="auto"/>
              <w:ind w:firstLine="0"/>
              <w:jc w:val="both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4352" behindDoc="0" locked="0" layoutInCell="1" allowOverlap="1" wp14:anchorId="4AFBB86F" wp14:editId="1C770149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123825</wp:posOffset>
                  </wp:positionV>
                  <wp:extent cx="3933190" cy="1708785"/>
                  <wp:effectExtent l="0" t="0" r="3810" b="18415"/>
                  <wp:wrapSquare wrapText="bothSides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190" cy="170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69BD348" w14:textId="41539D00" w:rsidR="000744AE" w:rsidRDefault="004D3ADD" w:rsidP="00271DD5">
      <w:pPr>
        <w:numPr>
          <w:ilvl w:val="0"/>
          <w:numId w:val="17"/>
        </w:numPr>
        <w:spacing w:line="360" w:lineRule="auto"/>
        <w:ind w:left="0" w:firstLine="0"/>
        <w:jc w:val="both"/>
        <w:rPr>
          <w:rFonts w:ascii="Arial" w:hAnsi="Arial" w:cs="Arial"/>
          <w:sz w:val="22"/>
          <w:szCs w:val="22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D</w:t>
      </w:r>
      <w:r w:rsidRPr="00271DD5">
        <w:rPr>
          <w:rFonts w:ascii="Arial" w:hAnsi="Arial" w:cs="Arial"/>
          <w:sz w:val="22"/>
          <w:szCs w:val="22"/>
          <w:lang w:eastAsia="zh-Hans"/>
        </w:rPr>
        <w:t>档或</w:t>
      </w:r>
      <w:r w:rsidRPr="00271DD5">
        <w:rPr>
          <w:rFonts w:ascii="Arial" w:hAnsi="Arial" w:cs="Arial"/>
          <w:sz w:val="22"/>
          <w:szCs w:val="22"/>
          <w:lang w:eastAsia="zh-Hans"/>
        </w:rPr>
        <w:t>N</w:t>
      </w:r>
      <w:r w:rsidRPr="00271DD5">
        <w:rPr>
          <w:rFonts w:ascii="Arial" w:hAnsi="Arial" w:cs="Arial"/>
          <w:sz w:val="22"/>
          <w:szCs w:val="22"/>
          <w:lang w:eastAsia="zh-Hans"/>
        </w:rPr>
        <w:t>档：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发送退出弹窗信号：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Backtrack_TerminatePopup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=0x2F</w:t>
      </w:r>
      <w:r w:rsidRPr="00271DD5">
        <w:rPr>
          <w:rFonts w:ascii="Arial" w:hAnsi="Arial" w:cs="Arial"/>
          <w:sz w:val="22"/>
          <w:szCs w:val="22"/>
          <w:lang w:eastAsia="zh-Hans"/>
        </w:rPr>
        <w:t>：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Req_Quit_General_Intervetion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；功能终止信号：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Prk_IVIFunc_Req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No req</w:t>
      </w:r>
      <w:r w:rsidRPr="00271DD5">
        <w:rPr>
          <w:rFonts w:ascii="Arial" w:hAnsi="Arial" w:cs="Arial"/>
          <w:sz w:val="22"/>
          <w:szCs w:val="22"/>
          <w:lang w:eastAsia="zh-Hans"/>
        </w:rPr>
        <w:t>；切换到车机首页信号：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OFF</w:t>
      </w:r>
      <w:r w:rsidRPr="00271DD5">
        <w:rPr>
          <w:rFonts w:ascii="Arial" w:hAnsi="Arial" w:cs="Arial"/>
          <w:sz w:val="22"/>
          <w:szCs w:val="22"/>
          <w:lang w:eastAsia="zh-Hans"/>
        </w:rPr>
        <w:t>。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收到后显示终止</w:t>
      </w:r>
      <w:r w:rsidRPr="00271DD5">
        <w:rPr>
          <w:rFonts w:ascii="Arial" w:hAnsi="Arial" w:cs="Arial"/>
          <w:sz w:val="22"/>
          <w:szCs w:val="22"/>
          <w:highlight w:val="yellow"/>
        </w:rPr>
        <w:t>原因弹窗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提醒用户干预，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3S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后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后自行切换回到车机首页，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回到车机首页后发送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OFF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表示车机端倒车页面成功关闭。</w:t>
      </w:r>
    </w:p>
    <w:p w14:paraId="0D328375" w14:textId="77777777" w:rsidR="00271DD5" w:rsidRPr="00271DD5" w:rsidRDefault="00271DD5" w:rsidP="00271DD5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33054A66" w14:textId="77777777" w:rsidR="000744AE" w:rsidRPr="00271DD5" w:rsidRDefault="004D3ADD">
      <w:pPr>
        <w:numPr>
          <w:ilvl w:val="0"/>
          <w:numId w:val="17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R</w:t>
      </w:r>
      <w:r w:rsidRPr="00271DD5">
        <w:rPr>
          <w:rFonts w:ascii="Arial" w:hAnsi="Arial" w:cs="Arial"/>
          <w:sz w:val="22"/>
          <w:szCs w:val="22"/>
          <w:lang w:eastAsia="zh-Hans"/>
        </w:rPr>
        <w:t>档：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发送：页面关闭信号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OFF</w:t>
      </w:r>
      <w:r w:rsidRPr="00271DD5">
        <w:rPr>
          <w:rFonts w:ascii="Arial" w:hAnsi="Arial" w:cs="Arial"/>
          <w:sz w:val="22"/>
          <w:szCs w:val="22"/>
          <w:lang w:eastAsia="zh-Hans"/>
        </w:rPr>
        <w:t>；页面切换到</w:t>
      </w:r>
      <w:r w:rsidRPr="00271DD5">
        <w:rPr>
          <w:rFonts w:ascii="Arial" w:hAnsi="Arial" w:cs="Arial"/>
          <w:sz w:val="22"/>
          <w:szCs w:val="22"/>
          <w:lang w:eastAsia="zh-Hans"/>
        </w:rPr>
        <w:t>AVM</w:t>
      </w:r>
      <w:r w:rsidRPr="00271DD5">
        <w:rPr>
          <w:rFonts w:ascii="Arial" w:hAnsi="Arial" w:cs="Arial"/>
          <w:sz w:val="22"/>
          <w:szCs w:val="22"/>
          <w:lang w:eastAsia="zh-Hans"/>
        </w:rPr>
        <w:t>界面信号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AVM_PageDispReq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=0x1:AVM_Mainpage</w:t>
      </w:r>
      <w:r w:rsidRPr="00271DD5">
        <w:rPr>
          <w:rFonts w:ascii="Arial" w:hAnsi="Arial" w:cs="Arial"/>
          <w:sz w:val="22"/>
          <w:szCs w:val="22"/>
          <w:lang w:eastAsia="zh-Hans"/>
        </w:rPr>
        <w:t>；状态机切</w:t>
      </w:r>
      <w:r w:rsidRPr="00271DD5">
        <w:rPr>
          <w:rFonts w:ascii="Arial" w:hAnsi="Arial" w:cs="Arial"/>
          <w:sz w:val="22"/>
          <w:szCs w:val="22"/>
          <w:lang w:eastAsia="zh-Hans"/>
        </w:rPr>
        <w:lastRenderedPageBreak/>
        <w:t>换到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AVM_Active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信号：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AVM_Sts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=0x2:AVM_Active</w:t>
      </w:r>
      <w:r w:rsidRPr="00271DD5">
        <w:rPr>
          <w:rFonts w:ascii="Arial" w:hAnsi="Arial" w:cs="Arial"/>
          <w:sz w:val="22"/>
          <w:szCs w:val="22"/>
          <w:lang w:eastAsia="zh-Hans"/>
        </w:rPr>
        <w:t>；打开</w:t>
      </w:r>
      <w:r w:rsidRPr="00271DD5">
        <w:rPr>
          <w:rFonts w:ascii="Arial" w:hAnsi="Arial" w:cs="Arial"/>
          <w:sz w:val="22"/>
          <w:szCs w:val="22"/>
          <w:lang w:eastAsia="zh-Hans"/>
        </w:rPr>
        <w:t>AVM</w:t>
      </w:r>
      <w:r w:rsidRPr="00271DD5">
        <w:rPr>
          <w:rFonts w:ascii="Arial" w:hAnsi="Arial" w:cs="Arial"/>
          <w:sz w:val="22"/>
          <w:szCs w:val="22"/>
          <w:lang w:eastAsia="zh-Hans"/>
        </w:rPr>
        <w:t>应用信号标志位：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Prk_IVIFunc_Req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=0x1: AVM ON req</w:t>
      </w:r>
      <w:r w:rsidRPr="00271DD5">
        <w:rPr>
          <w:rFonts w:ascii="Arial" w:hAnsi="Arial" w:cs="Arial"/>
          <w:sz w:val="22"/>
          <w:szCs w:val="22"/>
          <w:lang w:eastAsia="zh-Hans"/>
        </w:rPr>
        <w:t>。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收到后拉起</w:t>
      </w:r>
      <w:r w:rsidRPr="00271DD5">
        <w:rPr>
          <w:rFonts w:ascii="Arial" w:hAnsi="Arial" w:cs="Arial"/>
          <w:sz w:val="22"/>
          <w:szCs w:val="22"/>
          <w:lang w:eastAsia="zh-Hans"/>
        </w:rPr>
        <w:t>AVM</w:t>
      </w:r>
      <w:r w:rsidRPr="00271DD5">
        <w:rPr>
          <w:rFonts w:ascii="Arial" w:hAnsi="Arial" w:cs="Arial"/>
          <w:sz w:val="22"/>
          <w:szCs w:val="22"/>
          <w:lang w:eastAsia="zh-Hans"/>
        </w:rPr>
        <w:t>页面，并反馈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=0x1:AVMactived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表示</w:t>
      </w:r>
      <w:r w:rsidRPr="00271DD5">
        <w:rPr>
          <w:rFonts w:ascii="Arial" w:hAnsi="Arial" w:cs="Arial"/>
          <w:sz w:val="22"/>
          <w:szCs w:val="22"/>
          <w:lang w:eastAsia="zh-Hans"/>
        </w:rPr>
        <w:t>AVM</w:t>
      </w:r>
      <w:r w:rsidRPr="00271DD5">
        <w:rPr>
          <w:rFonts w:ascii="Arial" w:hAnsi="Arial" w:cs="Arial"/>
          <w:sz w:val="22"/>
          <w:szCs w:val="22"/>
          <w:lang w:eastAsia="zh-Hans"/>
        </w:rPr>
        <w:t>在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端已正常打开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271DD5" w14:paraId="4A6862F7" w14:textId="77777777">
        <w:tc>
          <w:tcPr>
            <w:tcW w:w="8720" w:type="dxa"/>
          </w:tcPr>
          <w:p w14:paraId="6D03EB57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90496" behindDoc="0" locked="0" layoutInCell="1" allowOverlap="1" wp14:anchorId="35DF5D75" wp14:editId="551127E5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85090</wp:posOffset>
                  </wp:positionV>
                  <wp:extent cx="3800475" cy="1174115"/>
                  <wp:effectExtent l="0" t="0" r="9525" b="19685"/>
                  <wp:wrapSquare wrapText="bothSides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117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1A96909" w14:textId="77777777" w:rsidR="000744AE" w:rsidRPr="00271DD5" w:rsidRDefault="004D3ADD">
      <w:pPr>
        <w:rPr>
          <w:rFonts w:ascii="Arial" w:hAnsi="Arial" w:cs="Arial"/>
          <w:sz w:val="22"/>
          <w:szCs w:val="22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电子手册</w:t>
      </w:r>
      <w:r w:rsidRPr="00271DD5">
        <w:rPr>
          <w:rFonts w:ascii="Arial" w:hAnsi="Arial" w:cs="Arial"/>
          <w:noProof/>
          <w:sz w:val="22"/>
          <w:szCs w:val="22"/>
        </w:rPr>
        <w:drawing>
          <wp:inline distT="0" distB="0" distL="114300" distR="114300" wp14:anchorId="0E346698" wp14:editId="0B508600">
            <wp:extent cx="161925" cy="190500"/>
            <wp:effectExtent l="0" t="0" r="15875" b="1270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46CC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当用户成功发起循迹倒车使用后，进入循迹倒车中页面，此时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需要取消左侧的电子手册图标的显示（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实现）。</w:t>
      </w:r>
    </w:p>
    <w:p w14:paraId="5FBBF9B7" w14:textId="77777777" w:rsidR="000744AE" w:rsidRPr="00271DD5" w:rsidRDefault="004D3ADD">
      <w:pPr>
        <w:pStyle w:val="Heading2"/>
        <w:ind w:left="0" w:firstLine="0"/>
        <w:rPr>
          <w:rFonts w:cs="Arial"/>
          <w:sz w:val="22"/>
          <w:szCs w:val="22"/>
          <w:lang w:eastAsia="zh-Hans"/>
        </w:rPr>
      </w:pPr>
      <w:bookmarkStart w:id="37" w:name="_Toc127955760"/>
      <w:r w:rsidRPr="00271DD5">
        <w:rPr>
          <w:rFonts w:cs="Arial"/>
          <w:sz w:val="22"/>
          <w:szCs w:val="22"/>
          <w:lang w:eastAsia="zh-Hans"/>
        </w:rPr>
        <w:t>发起循迹倒车（即进入控车阶段）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271DD5" w14:paraId="302A552E" w14:textId="77777777">
        <w:tc>
          <w:tcPr>
            <w:tcW w:w="8720" w:type="dxa"/>
          </w:tcPr>
          <w:p w14:paraId="4967DA31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8992" behindDoc="1" locked="0" layoutInCell="1" allowOverlap="1" wp14:anchorId="2B316AFE" wp14:editId="21E26692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18415</wp:posOffset>
                  </wp:positionV>
                  <wp:extent cx="4495800" cy="1760220"/>
                  <wp:effectExtent l="0" t="0" r="50800" b="68580"/>
                  <wp:wrapTight wrapText="bothSides">
                    <wp:wrapPolygon edited="0">
                      <wp:start x="0" y="0"/>
                      <wp:lineTo x="0" y="21195"/>
                      <wp:lineTo x="21478" y="21195"/>
                      <wp:lineTo x="21478" y="0"/>
                      <wp:lineTo x="0" y="0"/>
                    </wp:wrapPolygon>
                  </wp:wrapTight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8444560" w14:textId="77777777" w:rsidR="000744AE" w:rsidRPr="00271DD5" w:rsidRDefault="004D3ADD">
      <w:pPr>
        <w:widowControl/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触发条件</w:t>
      </w:r>
    </w:p>
    <w:p w14:paraId="5E2632E3" w14:textId="77777777" w:rsidR="000744AE" w:rsidRPr="00271DD5" w:rsidRDefault="004D3ADD">
      <w:pPr>
        <w:widowControl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用户点击</w:t>
      </w:r>
      <w:r w:rsidRPr="00271DD5">
        <w:rPr>
          <w:rFonts w:ascii="Arial" w:hAnsi="Arial" w:cs="Arial"/>
          <w:sz w:val="22"/>
          <w:szCs w:val="22"/>
          <w:lang w:eastAsia="zh-Hans"/>
        </w:rPr>
        <w:t>“</w:t>
      </w:r>
      <w:r w:rsidRPr="00271DD5">
        <w:rPr>
          <w:rFonts w:ascii="Arial" w:hAnsi="Arial" w:cs="Arial"/>
          <w:sz w:val="22"/>
          <w:szCs w:val="22"/>
          <w:lang w:eastAsia="zh-Hans"/>
        </w:rPr>
        <w:t>开始倒车</w:t>
      </w:r>
      <w:r w:rsidRPr="00271DD5">
        <w:rPr>
          <w:rFonts w:ascii="Arial" w:hAnsi="Arial" w:cs="Arial"/>
          <w:sz w:val="22"/>
          <w:szCs w:val="22"/>
          <w:lang w:eastAsia="zh-Hans"/>
        </w:rPr>
        <w:t>”</w:t>
      </w:r>
      <w:r w:rsidRPr="00271DD5">
        <w:rPr>
          <w:rFonts w:ascii="Arial" w:hAnsi="Arial" w:cs="Arial"/>
          <w:sz w:val="22"/>
          <w:szCs w:val="22"/>
          <w:lang w:eastAsia="zh-Hans"/>
        </w:rPr>
        <w:t>后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发送</w:t>
      </w:r>
      <w:r w:rsidRPr="00271DD5">
        <w:rPr>
          <w:rFonts w:ascii="Arial" w:hAnsi="Arial" w:cs="Arial"/>
          <w:sz w:val="22"/>
          <w:szCs w:val="22"/>
          <w:lang w:eastAsia="zh-Hans"/>
        </w:rPr>
        <w:t>3</w:t>
      </w:r>
      <w:r w:rsidRPr="00271DD5">
        <w:rPr>
          <w:rFonts w:ascii="Arial" w:hAnsi="Arial" w:cs="Arial"/>
          <w:sz w:val="22"/>
          <w:szCs w:val="22"/>
          <w:lang w:eastAsia="zh-Hans"/>
        </w:rPr>
        <w:t>帧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Backtrack_ActButton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=0x1: Requested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</w:p>
    <w:p w14:paraId="7A7B2573" w14:textId="77777777" w:rsidR="000744AE" w:rsidRPr="00271DD5" w:rsidRDefault="004D3ADD">
      <w:pPr>
        <w:widowControl/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输出：</w:t>
      </w:r>
    </w:p>
    <w:p w14:paraId="615897B3" w14:textId="77777777" w:rsidR="000744AE" w:rsidRPr="00271DD5" w:rsidRDefault="004D3ADD">
      <w:pPr>
        <w:widowControl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用户点击倒车后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和关联件进行握手</w:t>
      </w:r>
    </w:p>
    <w:p w14:paraId="208B24CF" w14:textId="77777777" w:rsidR="000744AE" w:rsidRPr="00271DD5" w:rsidRDefault="004D3ADD">
      <w:pPr>
        <w:numPr>
          <w:ilvl w:val="0"/>
          <w:numId w:val="19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握手成功：</w:t>
      </w:r>
      <w:r w:rsidRPr="00271DD5">
        <w:rPr>
          <w:rFonts w:ascii="Arial" w:hAnsi="Arial" w:cs="Arial"/>
          <w:sz w:val="22"/>
          <w:szCs w:val="22"/>
        </w:rPr>
        <w:t>Backtrack</w:t>
      </w:r>
      <w:r w:rsidRPr="00271DD5">
        <w:rPr>
          <w:rFonts w:ascii="Arial" w:hAnsi="Arial" w:cs="Arial"/>
          <w:sz w:val="22"/>
          <w:szCs w:val="22"/>
          <w:lang w:eastAsia="zh-Hans"/>
        </w:rPr>
        <w:t>状态置为</w:t>
      </w:r>
      <w:r w:rsidRPr="00271DD5">
        <w:rPr>
          <w:rFonts w:ascii="Arial" w:hAnsi="Arial" w:cs="Arial"/>
          <w:sz w:val="22"/>
          <w:szCs w:val="22"/>
          <w:lang w:eastAsia="zh-Hans"/>
        </w:rPr>
        <w:t>0x4:Maneuvering</w:t>
      </w:r>
      <w:r w:rsidRPr="00271DD5">
        <w:rPr>
          <w:rFonts w:ascii="Arial" w:hAnsi="Arial" w:cs="Arial"/>
          <w:sz w:val="22"/>
          <w:szCs w:val="22"/>
          <w:lang w:eastAsia="zh-Hans"/>
        </w:rPr>
        <w:t>后开始倒车环节</w:t>
      </w:r>
    </w:p>
    <w:p w14:paraId="150FE807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BcktrakMde_D_Stat_IVI</w:t>
      </w:r>
      <w:proofErr w:type="spellEnd"/>
      <w:ins w:id="38" w:author="百度 秋莎" w:date="2022-12-05T16:22:00Z">
        <w:r w:rsidRPr="00271DD5">
          <w:rPr>
            <w:rFonts w:ascii="Arial" w:hAnsi="Arial" w:cs="Arial"/>
            <w:sz w:val="22"/>
            <w:szCs w:val="22"/>
            <w:lang w:eastAsia="zh-Hans"/>
          </w:rPr>
          <w:t>=</w:t>
        </w:r>
      </w:ins>
      <w:r w:rsidRPr="00271DD5">
        <w:rPr>
          <w:rFonts w:ascii="Arial" w:hAnsi="Arial" w:cs="Arial"/>
          <w:sz w:val="22"/>
          <w:szCs w:val="22"/>
          <w:lang w:eastAsia="zh-Hans"/>
        </w:rPr>
        <w:t>0x4:Maneuvering</w:t>
      </w:r>
    </w:p>
    <w:p w14:paraId="1E450B51" w14:textId="77777777" w:rsidR="000744AE" w:rsidRPr="00271DD5" w:rsidRDefault="004D3ADD">
      <w:pPr>
        <w:numPr>
          <w:ilvl w:val="0"/>
          <w:numId w:val="19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握手失败：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发送给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</w:p>
    <w:p w14:paraId="59CFF3CC" w14:textId="77777777" w:rsidR="000744AE" w:rsidRPr="00271DD5" w:rsidRDefault="004D3ADD">
      <w:pPr>
        <w:widowControl/>
        <w:numPr>
          <w:ilvl w:val="0"/>
          <w:numId w:val="20"/>
        </w:numPr>
        <w:ind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功能退出：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Prk_IVIFunc_Req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No req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IVI-</w:t>
      </w:r>
      <w:r w:rsidRPr="00271DD5">
        <w:rPr>
          <w:rFonts w:ascii="Arial" w:hAnsi="Arial" w:cs="Arial"/>
          <w:sz w:val="22"/>
          <w:szCs w:val="22"/>
        </w:rPr>
        <w:t>Backtrack</w:t>
      </w:r>
      <w:r w:rsidRPr="00271DD5">
        <w:rPr>
          <w:rFonts w:ascii="Arial" w:hAnsi="Arial" w:cs="Arial"/>
          <w:sz w:val="22"/>
          <w:szCs w:val="22"/>
          <w:lang w:eastAsia="zh-Hans"/>
        </w:rPr>
        <w:t>功能退出</w:t>
      </w:r>
    </w:p>
    <w:p w14:paraId="19C8BCFE" w14:textId="77777777" w:rsidR="000744AE" w:rsidRPr="00271DD5" w:rsidRDefault="004D3ADD">
      <w:pPr>
        <w:widowControl/>
        <w:numPr>
          <w:ilvl w:val="0"/>
          <w:numId w:val="20"/>
        </w:numPr>
        <w:ind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页面退出：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OFF-</w:t>
      </w:r>
      <w:r w:rsidRPr="00271DD5">
        <w:rPr>
          <w:rFonts w:ascii="Arial" w:hAnsi="Arial" w:cs="Arial"/>
          <w:sz w:val="22"/>
          <w:szCs w:val="22"/>
          <w:lang w:eastAsia="zh-Hans"/>
        </w:rPr>
        <w:t>页面信号置为默认值；</w:t>
      </w:r>
    </w:p>
    <w:p w14:paraId="4507149F" w14:textId="77777777" w:rsidR="000744AE" w:rsidRPr="00271DD5" w:rsidRDefault="004D3ADD">
      <w:pPr>
        <w:numPr>
          <w:ilvl w:val="0"/>
          <w:numId w:val="20"/>
        </w:numPr>
        <w:ind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失败提醒：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Backtrack_TerminatePopup</w:t>
      </w:r>
      <w:proofErr w:type="spellEnd"/>
      <w:ins w:id="39" w:author="百度 秋莎" w:date="2022-12-05T15:59:00Z">
        <w:r w:rsidRPr="00271DD5">
          <w:rPr>
            <w:rFonts w:ascii="Arial" w:hAnsi="Arial" w:cs="Arial"/>
            <w:sz w:val="22"/>
            <w:szCs w:val="22"/>
            <w:lang w:eastAsia="zh-Hans"/>
          </w:rPr>
          <w:t>=</w:t>
        </w:r>
      </w:ins>
      <w:r w:rsidRPr="00271DD5">
        <w:rPr>
          <w:rFonts w:ascii="Arial" w:hAnsi="Arial" w:cs="Arial"/>
          <w:sz w:val="22"/>
          <w:szCs w:val="22"/>
          <w:lang w:eastAsia="zh-Hans"/>
        </w:rPr>
        <w:t xml:space="preserve">0x30: 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Req_Quit_HandshakeFailed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为退出的原因</w:t>
      </w:r>
      <w:r w:rsidRPr="00271DD5">
        <w:rPr>
          <w:rFonts w:ascii="Arial" w:hAnsi="Arial" w:cs="Arial"/>
          <w:sz w:val="22"/>
          <w:szCs w:val="22"/>
          <w:lang w:eastAsia="zh-Hans"/>
        </w:rPr>
        <w:t>“</w:t>
      </w:r>
      <w:r w:rsidRPr="00271DD5">
        <w:rPr>
          <w:rFonts w:ascii="Arial" w:hAnsi="Arial" w:cs="Arial"/>
          <w:sz w:val="22"/>
          <w:szCs w:val="22"/>
          <w:lang w:eastAsia="zh-Hans"/>
        </w:rPr>
        <w:t>握手失败</w:t>
      </w:r>
      <w:r w:rsidRPr="00271DD5">
        <w:rPr>
          <w:rFonts w:ascii="Arial" w:hAnsi="Arial" w:cs="Arial"/>
          <w:sz w:val="22"/>
          <w:szCs w:val="22"/>
          <w:lang w:eastAsia="zh-Hans"/>
        </w:rPr>
        <w:t>”</w:t>
      </w:r>
    </w:p>
    <w:p w14:paraId="3BAEE204" w14:textId="77777777" w:rsidR="000744AE" w:rsidRPr="00271DD5" w:rsidRDefault="004D3ADD">
      <w:pPr>
        <w:numPr>
          <w:ilvl w:val="0"/>
          <w:numId w:val="20"/>
        </w:numPr>
        <w:ind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状态切换为</w:t>
      </w:r>
      <w:r w:rsidRPr="00271DD5">
        <w:rPr>
          <w:rFonts w:ascii="Arial" w:hAnsi="Arial" w:cs="Arial"/>
          <w:sz w:val="22"/>
          <w:szCs w:val="22"/>
          <w:lang w:eastAsia="zh-Hans"/>
        </w:rPr>
        <w:t>Standby</w:t>
      </w:r>
      <w:r w:rsidRPr="00271DD5">
        <w:rPr>
          <w:rFonts w:ascii="Arial" w:hAnsi="Arial" w:cs="Arial"/>
          <w:sz w:val="22"/>
          <w:szCs w:val="22"/>
          <w:lang w:eastAsia="zh-Hans"/>
        </w:rPr>
        <w:t>：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BcktrakMde_D_Stat_IVI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=0x2:Standby</w:t>
      </w:r>
    </w:p>
    <w:p w14:paraId="3F218D84" w14:textId="77777777" w:rsidR="000744AE" w:rsidRPr="00271DD5" w:rsidRDefault="004D3ADD">
      <w:pPr>
        <w:widowControl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lastRenderedPageBreak/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收到以上</w:t>
      </w:r>
      <w:r w:rsidRPr="00271DD5">
        <w:rPr>
          <w:rFonts w:ascii="Cambria Math" w:hAnsi="Cambria Math" w:cs="Cambria Math"/>
          <w:sz w:val="22"/>
          <w:szCs w:val="22"/>
          <w:lang w:eastAsia="zh-Hans"/>
        </w:rPr>
        <w:t>①②③</w:t>
      </w:r>
      <w:r w:rsidRPr="00271DD5">
        <w:rPr>
          <w:rFonts w:ascii="Arial" w:hAnsi="Arial" w:cs="Arial"/>
          <w:sz w:val="22"/>
          <w:szCs w:val="22"/>
          <w:lang w:eastAsia="zh-Hans"/>
        </w:rPr>
        <w:t>信号后显示退出的原因</w:t>
      </w:r>
      <w:r w:rsidRPr="00271DD5">
        <w:rPr>
          <w:rFonts w:ascii="Arial" w:hAnsi="Arial" w:cs="Arial"/>
          <w:sz w:val="22"/>
          <w:szCs w:val="22"/>
          <w:lang w:eastAsia="zh-Hans"/>
        </w:rPr>
        <w:t>3S</w:t>
      </w:r>
      <w:r w:rsidRPr="00271DD5">
        <w:rPr>
          <w:rFonts w:ascii="Arial" w:hAnsi="Arial" w:cs="Arial"/>
          <w:sz w:val="22"/>
          <w:szCs w:val="22"/>
          <w:lang w:eastAsia="zh-Hans"/>
        </w:rPr>
        <w:t>后自行退到车机首页。（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实现），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回到车机首页后发送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OFF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表示车机端倒车页面成功关闭。</w:t>
      </w:r>
    </w:p>
    <w:p w14:paraId="053EE789" w14:textId="77777777" w:rsidR="000744AE" w:rsidRPr="00271DD5" w:rsidRDefault="004D3ADD">
      <w:pPr>
        <w:pStyle w:val="Heading2"/>
        <w:ind w:left="0" w:firstLine="0"/>
        <w:rPr>
          <w:rFonts w:cs="Arial"/>
          <w:sz w:val="22"/>
          <w:szCs w:val="22"/>
          <w:lang w:eastAsia="zh-Hans"/>
        </w:rPr>
      </w:pPr>
      <w:bookmarkStart w:id="40" w:name="_Toc127955761"/>
      <w:r w:rsidRPr="00271DD5">
        <w:rPr>
          <w:rFonts w:cs="Arial"/>
          <w:sz w:val="22"/>
          <w:szCs w:val="22"/>
          <w:lang w:eastAsia="zh-Hans"/>
        </w:rPr>
        <w:t>循迹倒车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271DD5" w14:paraId="4AED86AC" w14:textId="77777777">
        <w:tc>
          <w:tcPr>
            <w:tcW w:w="8720" w:type="dxa"/>
          </w:tcPr>
          <w:p w14:paraId="5945196E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34176" behindDoc="1" locked="0" layoutInCell="1" allowOverlap="1" wp14:anchorId="0585AFC8" wp14:editId="74B53CBB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40640</wp:posOffset>
                  </wp:positionV>
                  <wp:extent cx="3246755" cy="1775460"/>
                  <wp:effectExtent l="0" t="0" r="4445" b="2540"/>
                  <wp:wrapTight wrapText="bothSides">
                    <wp:wrapPolygon edited="0">
                      <wp:start x="0" y="0"/>
                      <wp:lineTo x="0" y="21322"/>
                      <wp:lineTo x="21461" y="21322"/>
                      <wp:lineTo x="21461" y="0"/>
                      <wp:lineTo x="0" y="0"/>
                    </wp:wrapPolygon>
                  </wp:wrapTight>
                  <wp:docPr id="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5545C0A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触发条件：</w:t>
      </w:r>
    </w:p>
    <w:p w14:paraId="605BA028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用户发起循迹倒车并握手成功</w:t>
      </w:r>
    </w:p>
    <w:p w14:paraId="6E8599FC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输出效果：</w:t>
      </w:r>
    </w:p>
    <w:p w14:paraId="16713FE0" w14:textId="77777777" w:rsidR="000744AE" w:rsidRPr="00271DD5" w:rsidRDefault="004D3ADD">
      <w:pPr>
        <w:numPr>
          <w:ilvl w:val="0"/>
          <w:numId w:val="22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倒车提示</w:t>
      </w:r>
    </w:p>
    <w:p w14:paraId="11AC3A70" w14:textId="425E8C7F" w:rsidR="000744AE" w:rsidRPr="00271DD5" w:rsidRDefault="004D3ADD">
      <w:pPr>
        <w:numPr>
          <w:ilvl w:val="0"/>
          <w:numId w:val="23"/>
        </w:numPr>
        <w:ind w:firstLine="0"/>
        <w:rPr>
          <w:rFonts w:ascii="Arial" w:hAnsi="Arial" w:cs="Arial"/>
          <w:sz w:val="22"/>
          <w:szCs w:val="22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默认提醒：</w:t>
      </w:r>
      <w:r w:rsidR="00271DD5" w:rsidRPr="00271DD5">
        <w:rPr>
          <w:rFonts w:ascii="Arial" w:hAnsi="Arial" w:cs="Arial"/>
          <w:sz w:val="22"/>
          <w:szCs w:val="22"/>
          <w:lang w:eastAsia="zh-Hans"/>
        </w:rPr>
        <w:t xml:space="preserve"> 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收到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Backtrack_GuidePopUp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=0xA: reversing</w:t>
      </w:r>
      <w:r w:rsidRPr="00271DD5">
        <w:rPr>
          <w:rFonts w:ascii="Arial" w:hAnsi="Arial" w:cs="Arial"/>
          <w:sz w:val="22"/>
          <w:szCs w:val="22"/>
          <w:lang w:eastAsia="zh-Hans"/>
        </w:rPr>
        <w:t>后实时显示提示语</w:t>
      </w:r>
      <w:r w:rsidRPr="00271DD5">
        <w:rPr>
          <w:rFonts w:ascii="Arial" w:hAnsi="Arial" w:cs="Arial"/>
          <w:sz w:val="22"/>
          <w:szCs w:val="22"/>
          <w:lang w:eastAsia="zh-Hans"/>
        </w:rPr>
        <w:t>“</w:t>
      </w:r>
      <w:r w:rsidRPr="00271DD5">
        <w:rPr>
          <w:rFonts w:ascii="Arial" w:hAnsi="Arial" w:cs="Arial"/>
          <w:sz w:val="22"/>
          <w:szCs w:val="22"/>
          <w:lang w:eastAsia="zh-Hans"/>
        </w:rPr>
        <w:t>正在倒车</w:t>
      </w:r>
      <w:ins w:id="41" w:author="百度 秋莎" w:date="2022-12-05T16:22:00Z">
        <w:r w:rsidRPr="00271DD5">
          <w:rPr>
            <w:rFonts w:ascii="Arial" w:hAnsi="Arial" w:cs="Arial"/>
            <w:sz w:val="22"/>
            <w:szCs w:val="22"/>
            <w:lang w:eastAsia="zh-Hans"/>
          </w:rPr>
          <w:t>”</w:t>
        </w:r>
      </w:ins>
    </w:p>
    <w:p w14:paraId="174A87CC" w14:textId="4040B2BD" w:rsidR="000744AE" w:rsidRPr="00271DD5" w:rsidRDefault="004D3ADD">
      <w:pPr>
        <w:numPr>
          <w:ilvl w:val="0"/>
          <w:numId w:val="23"/>
        </w:numPr>
        <w:ind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踩刹车提醒：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发送提示信号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Backtrack_GuidePopUp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=0x10:Brake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，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提醒</w:t>
      </w:r>
      <w:r w:rsidRPr="00271DD5">
        <w:rPr>
          <w:rFonts w:ascii="Arial" w:hAnsi="Arial" w:cs="Arial"/>
          <w:sz w:val="22"/>
          <w:szCs w:val="22"/>
          <w:lang w:eastAsia="zh-Hans"/>
        </w:rPr>
        <w:t>“</w:t>
      </w:r>
      <w:r w:rsidRPr="00271DD5">
        <w:rPr>
          <w:rFonts w:ascii="Arial" w:hAnsi="Arial" w:cs="Arial"/>
          <w:sz w:val="22"/>
          <w:szCs w:val="22"/>
          <w:lang w:eastAsia="zh-Hans"/>
        </w:rPr>
        <w:t>请松开刹车</w:t>
      </w:r>
      <w:r w:rsidRPr="00271DD5">
        <w:rPr>
          <w:rFonts w:ascii="Arial" w:hAnsi="Arial" w:cs="Arial"/>
          <w:sz w:val="22"/>
          <w:szCs w:val="22"/>
          <w:lang w:eastAsia="zh-Hans"/>
        </w:rPr>
        <w:t>”</w:t>
      </w:r>
      <w:r w:rsidRPr="00271DD5">
        <w:rPr>
          <w:rFonts w:ascii="Arial" w:hAnsi="Arial" w:cs="Arial"/>
          <w:sz w:val="22"/>
          <w:szCs w:val="22"/>
        </w:rPr>
        <w:t>。</w:t>
      </w:r>
    </w:p>
    <w:p w14:paraId="21485DED" w14:textId="172F3C91" w:rsidR="000744AE" w:rsidRPr="00271DD5" w:rsidRDefault="004D3ADD">
      <w:pPr>
        <w:numPr>
          <w:ilvl w:val="0"/>
          <w:numId w:val="23"/>
        </w:numPr>
        <w:ind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踩油门提醒：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发送提示信号</w:t>
      </w:r>
      <w:proofErr w:type="spellStart"/>
      <w:r w:rsidRPr="00271DD5">
        <w:rPr>
          <w:rFonts w:ascii="Arial" w:hAnsi="Arial" w:cs="Arial"/>
          <w:sz w:val="22"/>
          <w:szCs w:val="22"/>
        </w:rPr>
        <w:t>Backtrack_GuidePopUp</w:t>
      </w:r>
      <w:proofErr w:type="spellEnd"/>
      <w:r w:rsidRPr="00271DD5">
        <w:rPr>
          <w:rFonts w:ascii="Arial" w:hAnsi="Arial" w:cs="Arial"/>
          <w:sz w:val="22"/>
          <w:szCs w:val="22"/>
        </w:rPr>
        <w:t xml:space="preserve">=0x3: Release </w:t>
      </w:r>
      <w:proofErr w:type="spellStart"/>
      <w:r w:rsidRPr="00271DD5">
        <w:rPr>
          <w:rFonts w:ascii="Arial" w:hAnsi="Arial" w:cs="Arial"/>
          <w:sz w:val="22"/>
          <w:szCs w:val="22"/>
        </w:rPr>
        <w:t>Acclerato</w:t>
      </w:r>
      <w:proofErr w:type="spellEnd"/>
      <w:r w:rsidRPr="00271DD5">
        <w:rPr>
          <w:rFonts w:ascii="Arial" w:hAnsi="Arial" w:cs="Arial"/>
          <w:sz w:val="22"/>
          <w:szCs w:val="22"/>
        </w:rPr>
        <w:t>给</w:t>
      </w:r>
      <w:r w:rsidRPr="00271DD5">
        <w:rPr>
          <w:rFonts w:ascii="Arial" w:hAnsi="Arial" w:cs="Arial"/>
          <w:sz w:val="22"/>
          <w:szCs w:val="22"/>
        </w:rPr>
        <w:t>IVI</w:t>
      </w:r>
      <w:r w:rsidRPr="00271DD5">
        <w:rPr>
          <w:rFonts w:ascii="Arial" w:hAnsi="Arial" w:cs="Arial"/>
          <w:sz w:val="22"/>
          <w:szCs w:val="22"/>
        </w:rPr>
        <w:t>，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提醒</w:t>
      </w:r>
      <w:r w:rsidRPr="00271DD5">
        <w:rPr>
          <w:rFonts w:ascii="Arial" w:hAnsi="Arial" w:cs="Arial"/>
          <w:sz w:val="22"/>
          <w:szCs w:val="22"/>
          <w:lang w:eastAsia="zh-Hans"/>
        </w:rPr>
        <w:t>“</w:t>
      </w:r>
      <w:r w:rsidRPr="00271DD5">
        <w:rPr>
          <w:rFonts w:ascii="Arial" w:hAnsi="Arial" w:cs="Arial"/>
          <w:sz w:val="22"/>
          <w:szCs w:val="22"/>
          <w:lang w:eastAsia="zh-Hans"/>
        </w:rPr>
        <w:t>请不要踩油门</w:t>
      </w:r>
      <w:r w:rsidRPr="00271DD5">
        <w:rPr>
          <w:rFonts w:ascii="Arial" w:hAnsi="Arial" w:cs="Arial"/>
          <w:sz w:val="22"/>
          <w:szCs w:val="22"/>
          <w:lang w:eastAsia="zh-Hans"/>
        </w:rPr>
        <w:t>”</w:t>
      </w:r>
      <w:r w:rsidRPr="00271DD5">
        <w:rPr>
          <w:rFonts w:ascii="Arial" w:hAnsi="Arial" w:cs="Arial"/>
          <w:sz w:val="22"/>
          <w:szCs w:val="22"/>
          <w:lang w:eastAsia="zh-Hans"/>
        </w:rPr>
        <w:t>。</w:t>
      </w:r>
    </w:p>
    <w:p w14:paraId="70480524" w14:textId="77777777" w:rsidR="000744AE" w:rsidRPr="00271DD5" w:rsidRDefault="004D3ADD">
      <w:pPr>
        <w:numPr>
          <w:ilvl w:val="0"/>
          <w:numId w:val="22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剩余距离：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发送剩余距离信号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Backtrack_RemainDis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，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收到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Backtrack_RemainDi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后实时显示剩余距离</w:t>
      </w:r>
    </w:p>
    <w:p w14:paraId="15FA3130" w14:textId="77777777" w:rsidR="000744AE" w:rsidRPr="00271DD5" w:rsidRDefault="004D3ADD">
      <w:pPr>
        <w:numPr>
          <w:ilvl w:val="0"/>
          <w:numId w:val="22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档位信息：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显示车速和档位信息，显示内容需和仪表保持一致。</w:t>
      </w:r>
    </w:p>
    <w:p w14:paraId="3A3DC2B3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点击退出：</w:t>
      </w:r>
    </w:p>
    <w:p w14:paraId="6E6312B5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用户点击退出按钮，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系统发出</w:t>
      </w:r>
      <w:r w:rsidRPr="00271DD5">
        <w:rPr>
          <w:rFonts w:ascii="Arial" w:hAnsi="Arial" w:cs="Arial"/>
          <w:sz w:val="22"/>
          <w:szCs w:val="22"/>
          <w:lang w:eastAsia="zh-Hans"/>
        </w:rPr>
        <w:t>3</w:t>
      </w:r>
      <w:r w:rsidRPr="00271DD5">
        <w:rPr>
          <w:rFonts w:ascii="Arial" w:hAnsi="Arial" w:cs="Arial"/>
          <w:sz w:val="22"/>
          <w:szCs w:val="22"/>
          <w:lang w:eastAsia="zh-Hans"/>
        </w:rPr>
        <w:t>帧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Prk_ExitButton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=0x1: ON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。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发送</w:t>
      </w:r>
      <w:r w:rsidRPr="00271DD5">
        <w:rPr>
          <w:rFonts w:ascii="Arial" w:hAnsi="Arial" w:cs="Arial"/>
          <w:sz w:val="22"/>
          <w:szCs w:val="22"/>
          <w:lang w:eastAsia="zh-Hans"/>
        </w:rPr>
        <w:t>Backtrack</w:t>
      </w:r>
      <w:r w:rsidRPr="00271DD5">
        <w:rPr>
          <w:rFonts w:ascii="Arial" w:hAnsi="Arial" w:cs="Arial"/>
          <w:sz w:val="22"/>
          <w:szCs w:val="22"/>
          <w:lang w:eastAsia="zh-Hans"/>
        </w:rPr>
        <w:t>功能关闭</w:t>
      </w:r>
      <w:r w:rsidRPr="00271DD5">
        <w:rPr>
          <w:rFonts w:ascii="Arial" w:hAnsi="Arial" w:cs="Arial"/>
          <w:sz w:val="22"/>
          <w:szCs w:val="22"/>
        </w:rPr>
        <w:t>的信号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Prk_IVIFunc_Req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No req</w:t>
      </w:r>
      <w:r w:rsidRPr="00271DD5">
        <w:rPr>
          <w:rFonts w:ascii="Arial" w:hAnsi="Arial" w:cs="Arial"/>
          <w:sz w:val="22"/>
          <w:szCs w:val="22"/>
          <w:lang w:eastAsia="zh-Hans"/>
        </w:rPr>
        <w:t>；终止提示语信号</w:t>
      </w:r>
      <w:proofErr w:type="spellStart"/>
      <w:r w:rsidRPr="00271DD5">
        <w:rPr>
          <w:rFonts w:ascii="Arial" w:hAnsi="Arial" w:cs="Arial"/>
          <w:sz w:val="22"/>
          <w:szCs w:val="22"/>
          <w:lang w:val="en-GB" w:eastAsia="zh-Hans"/>
        </w:rPr>
        <w:t>Backtrack_TerminatePopup</w:t>
      </w:r>
      <w:proofErr w:type="spellEnd"/>
      <w:r w:rsidRPr="00271DD5">
        <w:rPr>
          <w:rFonts w:ascii="Arial" w:hAnsi="Arial" w:cs="Arial"/>
          <w:sz w:val="22"/>
          <w:szCs w:val="22"/>
          <w:lang w:val="en-GB" w:eastAsia="zh-Hans"/>
        </w:rPr>
        <w:t>=</w:t>
      </w:r>
      <w:r w:rsidRPr="00271DD5">
        <w:rPr>
          <w:rFonts w:ascii="Arial" w:hAnsi="Arial" w:cs="Arial"/>
          <w:sz w:val="22"/>
          <w:szCs w:val="22"/>
          <w:lang w:eastAsia="zh-Hans"/>
        </w:rPr>
        <w:t xml:space="preserve"> </w:t>
      </w:r>
      <w:r w:rsidRPr="00271DD5">
        <w:rPr>
          <w:rFonts w:ascii="Arial" w:hAnsi="Arial" w:cs="Arial"/>
          <w:sz w:val="22"/>
          <w:szCs w:val="22"/>
          <w:lang w:val="en-GB" w:eastAsia="zh-Hans"/>
        </w:rPr>
        <w:t>0x21:Req_Quit_UserExitViaButtion/Voice</w:t>
      </w:r>
      <w:r w:rsidRPr="00271DD5">
        <w:rPr>
          <w:rFonts w:ascii="Arial" w:hAnsi="Arial" w:cs="Arial"/>
          <w:sz w:val="22"/>
          <w:szCs w:val="22"/>
          <w:lang w:eastAsia="zh-Hans"/>
        </w:rPr>
        <w:t>；页面切换到车机首页信号：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Backtrack_Page_Display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OFF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。</w:t>
      </w:r>
    </w:p>
    <w:p w14:paraId="69D1A71B" w14:textId="77777777" w:rsidR="000744AE" w:rsidRPr="00271DD5" w:rsidRDefault="004D3ADD">
      <w:pPr>
        <w:rPr>
          <w:rFonts w:ascii="Arial" w:hAnsi="Arial" w:cs="Arial"/>
          <w:sz w:val="22"/>
          <w:szCs w:val="22"/>
          <w:highlight w:val="yellow"/>
          <w:lang w:eastAsia="zh-Hans"/>
        </w:rPr>
      </w:pP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收到后显示原因（用户退出），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3S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后自行切换回到车机首页。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回到车机首页后发送</w:t>
      </w:r>
      <w:proofErr w:type="spellStart"/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IVI_Prk_DispStat</w:t>
      </w:r>
      <w:proofErr w:type="spellEnd"/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=0x0: OFF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表示车机端倒车页面成功关闭。</w:t>
      </w:r>
    </w:p>
    <w:p w14:paraId="2B04B2AB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lastRenderedPageBreak/>
        <w:t>用户点击硬按键</w:t>
      </w: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|P|</w:t>
      </w: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：</w:t>
      </w:r>
    </w:p>
    <w:p w14:paraId="6E470743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当控车后，用户点击硬按键</w:t>
      </w:r>
      <w:r w:rsidRPr="00271DD5">
        <w:rPr>
          <w:rFonts w:ascii="Arial" w:hAnsi="Arial" w:cs="Arial"/>
          <w:sz w:val="22"/>
          <w:szCs w:val="22"/>
          <w:lang w:eastAsia="zh-Hans"/>
        </w:rPr>
        <w:t>|P|,</w:t>
      </w:r>
      <w:r w:rsidRPr="00271DD5">
        <w:rPr>
          <w:rFonts w:ascii="Arial" w:hAnsi="Arial" w:cs="Arial"/>
          <w:sz w:val="22"/>
          <w:szCs w:val="22"/>
          <w:lang w:eastAsia="zh-Hans"/>
        </w:rPr>
        <w:t>为终止条件之一，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处理同上用户点击退出。</w:t>
      </w:r>
    </w:p>
    <w:p w14:paraId="35EE7792" w14:textId="77777777" w:rsidR="000744AE" w:rsidRPr="00271DD5" w:rsidRDefault="004D3ADD">
      <w:pPr>
        <w:pStyle w:val="Heading2"/>
        <w:ind w:left="0" w:firstLine="0"/>
        <w:rPr>
          <w:rFonts w:cs="Arial"/>
          <w:sz w:val="22"/>
          <w:szCs w:val="22"/>
          <w:lang w:eastAsia="zh-Hans"/>
        </w:rPr>
      </w:pPr>
      <w:bookmarkStart w:id="42" w:name="_Toc127955762"/>
      <w:r w:rsidRPr="00271DD5">
        <w:rPr>
          <w:rFonts w:cs="Arial"/>
          <w:sz w:val="22"/>
          <w:szCs w:val="22"/>
          <w:lang w:eastAsia="zh-Hans"/>
        </w:rPr>
        <w:t>循迹倒车完成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271DD5" w14:paraId="4E42019E" w14:textId="77777777">
        <w:tc>
          <w:tcPr>
            <w:tcW w:w="8720" w:type="dxa"/>
          </w:tcPr>
          <w:p w14:paraId="186DFAFA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39296" behindDoc="1" locked="0" layoutInCell="1" allowOverlap="1" wp14:anchorId="67E7D129" wp14:editId="434FFC38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-1254760</wp:posOffset>
                  </wp:positionV>
                  <wp:extent cx="4227195" cy="1589405"/>
                  <wp:effectExtent l="0" t="0" r="14605" b="10795"/>
                  <wp:wrapTight wrapText="bothSides">
                    <wp:wrapPolygon edited="0">
                      <wp:start x="0" y="0"/>
                      <wp:lineTo x="0" y="21402"/>
                      <wp:lineTo x="21415" y="21402"/>
                      <wp:lineTo x="21415" y="0"/>
                      <wp:lineTo x="0" y="0"/>
                    </wp:wrapPolygon>
                  </wp:wrapTight>
                  <wp:docPr id="1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195" cy="158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544D819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触发条件：</w:t>
      </w:r>
    </w:p>
    <w:p w14:paraId="4D231EC8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判断到达终点</w:t>
      </w:r>
    </w:p>
    <w:p w14:paraId="7E9A4BDD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执行：</w:t>
      </w:r>
    </w:p>
    <w:p w14:paraId="005D5B8B" w14:textId="77777777" w:rsidR="000744AE" w:rsidRPr="00620D34" w:rsidRDefault="004D3ADD">
      <w:pPr>
        <w:numPr>
          <w:ilvl w:val="0"/>
          <w:numId w:val="25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620D34">
        <w:rPr>
          <w:rFonts w:ascii="Arial" w:hAnsi="Arial" w:cs="Arial"/>
          <w:sz w:val="22"/>
          <w:szCs w:val="22"/>
          <w:lang w:eastAsia="zh-Hans"/>
        </w:rPr>
        <w:t>切换到完成页：</w:t>
      </w:r>
      <w:r w:rsidRPr="00620D34">
        <w:rPr>
          <w:rFonts w:ascii="Arial" w:hAnsi="Arial" w:cs="Arial"/>
          <w:sz w:val="22"/>
          <w:szCs w:val="22"/>
          <w:lang w:eastAsia="zh-Hans"/>
        </w:rPr>
        <w:t>IVI</w:t>
      </w:r>
      <w:r w:rsidRPr="00620D34">
        <w:rPr>
          <w:rFonts w:ascii="Arial" w:hAnsi="Arial" w:cs="Arial"/>
          <w:sz w:val="22"/>
          <w:szCs w:val="22"/>
          <w:lang w:eastAsia="zh-Hans"/>
        </w:rPr>
        <w:t>收到</w:t>
      </w:r>
      <w:proofErr w:type="spellStart"/>
      <w:r w:rsidRPr="00620D34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620D34">
        <w:rPr>
          <w:rFonts w:ascii="Arial" w:hAnsi="Arial" w:cs="Arial"/>
          <w:sz w:val="22"/>
          <w:szCs w:val="22"/>
          <w:lang w:eastAsia="zh-Hans"/>
        </w:rPr>
        <w:t xml:space="preserve">=0x2: </w:t>
      </w:r>
      <w:proofErr w:type="spellStart"/>
      <w:r w:rsidRPr="00620D34">
        <w:rPr>
          <w:rFonts w:ascii="Arial" w:hAnsi="Arial" w:cs="Arial"/>
          <w:sz w:val="22"/>
          <w:szCs w:val="22"/>
          <w:lang w:eastAsia="zh-Hans"/>
        </w:rPr>
        <w:t>Backtrack_Completed</w:t>
      </w:r>
      <w:proofErr w:type="spellEnd"/>
      <w:r w:rsidRPr="00620D34">
        <w:rPr>
          <w:rFonts w:ascii="Arial" w:hAnsi="Arial" w:cs="Arial"/>
          <w:sz w:val="22"/>
          <w:szCs w:val="22"/>
          <w:lang w:eastAsia="zh-Hans"/>
        </w:rPr>
        <w:t>后</w:t>
      </w:r>
      <w:r w:rsidRPr="00620D34">
        <w:rPr>
          <w:rFonts w:ascii="Arial" w:hAnsi="Arial" w:cs="Arial"/>
          <w:sz w:val="22"/>
          <w:szCs w:val="22"/>
        </w:rPr>
        <w:t>将页面切换成</w:t>
      </w:r>
      <w:r w:rsidRPr="00620D34">
        <w:rPr>
          <w:rFonts w:ascii="Arial" w:hAnsi="Arial" w:cs="Arial"/>
          <w:sz w:val="22"/>
          <w:szCs w:val="22"/>
          <w:lang w:eastAsia="zh-Hans"/>
        </w:rPr>
        <w:t>倒车完成的</w:t>
      </w:r>
      <w:r w:rsidRPr="00620D34">
        <w:rPr>
          <w:rFonts w:ascii="Arial" w:hAnsi="Arial" w:cs="Arial"/>
          <w:sz w:val="22"/>
          <w:szCs w:val="22"/>
        </w:rPr>
        <w:t>页面，</w:t>
      </w:r>
      <w:r w:rsidRPr="00620D34">
        <w:rPr>
          <w:rFonts w:ascii="Arial" w:hAnsi="Arial" w:cs="Arial"/>
          <w:sz w:val="22"/>
          <w:szCs w:val="22"/>
        </w:rPr>
        <w:t>3s</w:t>
      </w:r>
      <w:r w:rsidRPr="00620D34">
        <w:rPr>
          <w:rFonts w:ascii="Arial" w:hAnsi="Arial" w:cs="Arial"/>
          <w:sz w:val="22"/>
          <w:szCs w:val="22"/>
        </w:rPr>
        <w:t>后（</w:t>
      </w:r>
      <w:r w:rsidRPr="00620D34">
        <w:rPr>
          <w:rFonts w:ascii="Arial" w:hAnsi="Arial" w:cs="Arial"/>
          <w:sz w:val="22"/>
          <w:szCs w:val="22"/>
        </w:rPr>
        <w:t>IVI</w:t>
      </w:r>
      <w:r w:rsidRPr="00620D34">
        <w:rPr>
          <w:rFonts w:ascii="Arial" w:hAnsi="Arial" w:cs="Arial"/>
          <w:sz w:val="22"/>
          <w:szCs w:val="22"/>
        </w:rPr>
        <w:t>计时）页面跳转至车机首页</w:t>
      </w:r>
      <w:r w:rsidRPr="00620D34">
        <w:rPr>
          <w:rFonts w:ascii="Arial" w:hAnsi="Arial" w:cs="Arial"/>
          <w:sz w:val="22"/>
          <w:szCs w:val="22"/>
          <w:lang w:eastAsia="zh-Hans"/>
        </w:rPr>
        <w:t>。（</w:t>
      </w:r>
      <w:r w:rsidRPr="00620D34">
        <w:rPr>
          <w:rFonts w:ascii="Arial" w:hAnsi="Arial" w:cs="Arial"/>
          <w:sz w:val="22"/>
          <w:szCs w:val="22"/>
          <w:lang w:eastAsia="zh-Hans"/>
        </w:rPr>
        <w:t>IVI</w:t>
      </w:r>
      <w:r w:rsidRPr="00620D34">
        <w:rPr>
          <w:rFonts w:ascii="Arial" w:hAnsi="Arial" w:cs="Arial"/>
          <w:sz w:val="22"/>
          <w:szCs w:val="22"/>
          <w:lang w:eastAsia="zh-Hans"/>
        </w:rPr>
        <w:t>实现）</w:t>
      </w:r>
    </w:p>
    <w:p w14:paraId="188D9986" w14:textId="77777777" w:rsidR="000744AE" w:rsidRPr="00620D34" w:rsidRDefault="004D3ADD">
      <w:pPr>
        <w:numPr>
          <w:ilvl w:val="0"/>
          <w:numId w:val="25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620D34">
        <w:rPr>
          <w:rFonts w:ascii="Arial" w:hAnsi="Arial" w:cs="Arial"/>
          <w:sz w:val="22"/>
          <w:szCs w:val="22"/>
        </w:rPr>
        <w:t>3s</w:t>
      </w:r>
      <w:r w:rsidRPr="00620D34">
        <w:rPr>
          <w:rFonts w:ascii="Arial" w:hAnsi="Arial" w:cs="Arial"/>
          <w:sz w:val="22"/>
          <w:szCs w:val="22"/>
        </w:rPr>
        <w:t>后</w:t>
      </w:r>
      <w:r w:rsidRPr="00620D34">
        <w:rPr>
          <w:rFonts w:ascii="Arial" w:hAnsi="Arial" w:cs="Arial"/>
          <w:sz w:val="22"/>
          <w:szCs w:val="22"/>
        </w:rPr>
        <w:t>ACU</w:t>
      </w:r>
      <w:r w:rsidRPr="00620D34">
        <w:rPr>
          <w:rFonts w:ascii="Arial" w:hAnsi="Arial" w:cs="Arial"/>
          <w:sz w:val="22"/>
          <w:szCs w:val="22"/>
        </w:rPr>
        <w:t>发送</w:t>
      </w:r>
      <w:proofErr w:type="spellStart"/>
      <w:r w:rsidRPr="00620D34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620D34">
        <w:rPr>
          <w:rFonts w:ascii="Arial" w:hAnsi="Arial" w:cs="Arial"/>
          <w:sz w:val="22"/>
          <w:szCs w:val="22"/>
        </w:rPr>
        <w:t>=</w:t>
      </w:r>
      <w:r w:rsidRPr="00620D34">
        <w:rPr>
          <w:rFonts w:ascii="Arial" w:hAnsi="Arial" w:cs="Arial"/>
          <w:sz w:val="22"/>
          <w:szCs w:val="22"/>
          <w:lang w:eastAsia="zh-Hans"/>
        </w:rPr>
        <w:t>0x0: OFF</w:t>
      </w:r>
      <w:r w:rsidRPr="00620D34">
        <w:rPr>
          <w:rFonts w:ascii="Arial" w:hAnsi="Arial" w:cs="Arial"/>
          <w:sz w:val="22"/>
          <w:szCs w:val="22"/>
        </w:rPr>
        <w:t>，</w:t>
      </w:r>
      <w:r w:rsidRPr="00620D34">
        <w:rPr>
          <w:rFonts w:ascii="Arial" w:hAnsi="Arial" w:cs="Arial"/>
          <w:sz w:val="22"/>
          <w:szCs w:val="22"/>
        </w:rPr>
        <w:t>IVI</w:t>
      </w:r>
      <w:r w:rsidRPr="00620D34">
        <w:rPr>
          <w:rFonts w:ascii="Arial" w:hAnsi="Arial" w:cs="Arial"/>
          <w:sz w:val="22"/>
          <w:szCs w:val="22"/>
        </w:rPr>
        <w:t>不根据以上信号的跳转进行跳转</w:t>
      </w:r>
      <w:r w:rsidRPr="00620D34">
        <w:rPr>
          <w:rFonts w:ascii="Arial" w:hAnsi="Arial" w:cs="Arial"/>
          <w:sz w:val="22"/>
          <w:szCs w:val="22"/>
          <w:lang w:eastAsia="zh-Hans"/>
        </w:rPr>
        <w:t>。（</w:t>
      </w:r>
      <w:r w:rsidRPr="00620D34">
        <w:rPr>
          <w:rFonts w:ascii="Arial" w:hAnsi="Arial" w:cs="Arial"/>
          <w:sz w:val="22"/>
          <w:szCs w:val="22"/>
          <w:lang w:eastAsia="zh-Hans"/>
        </w:rPr>
        <w:t>IVI</w:t>
      </w:r>
      <w:r w:rsidRPr="00620D34">
        <w:rPr>
          <w:rFonts w:ascii="Arial" w:hAnsi="Arial" w:cs="Arial"/>
          <w:sz w:val="22"/>
          <w:szCs w:val="22"/>
          <w:lang w:eastAsia="zh-Hans"/>
        </w:rPr>
        <w:t>实现）</w:t>
      </w:r>
    </w:p>
    <w:p w14:paraId="0B475BBD" w14:textId="77777777" w:rsidR="000744AE" w:rsidRPr="00620D34" w:rsidRDefault="004D3ADD">
      <w:pPr>
        <w:numPr>
          <w:ilvl w:val="0"/>
          <w:numId w:val="25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620D34">
        <w:rPr>
          <w:rFonts w:ascii="Arial" w:hAnsi="Arial" w:cs="Arial"/>
          <w:sz w:val="22"/>
          <w:szCs w:val="22"/>
        </w:rPr>
        <w:t>在页面显示的</w:t>
      </w:r>
      <w:r w:rsidRPr="00620D34">
        <w:rPr>
          <w:rFonts w:ascii="Arial" w:hAnsi="Arial" w:cs="Arial"/>
          <w:sz w:val="22"/>
          <w:szCs w:val="22"/>
        </w:rPr>
        <w:t>3s</w:t>
      </w:r>
      <w:r w:rsidRPr="00620D34">
        <w:rPr>
          <w:rFonts w:ascii="Arial" w:hAnsi="Arial" w:cs="Arial"/>
          <w:sz w:val="22"/>
          <w:szCs w:val="22"/>
        </w:rPr>
        <w:t>过程中，当用户点击左上角退出按钮时，</w:t>
      </w:r>
      <w:r w:rsidRPr="00620D34">
        <w:rPr>
          <w:rFonts w:ascii="Arial" w:hAnsi="Arial" w:cs="Arial"/>
          <w:sz w:val="22"/>
          <w:szCs w:val="22"/>
        </w:rPr>
        <w:t>IVI</w:t>
      </w:r>
      <w:r w:rsidRPr="00620D34">
        <w:rPr>
          <w:rFonts w:ascii="Arial" w:hAnsi="Arial" w:cs="Arial"/>
          <w:sz w:val="22"/>
          <w:szCs w:val="22"/>
        </w:rPr>
        <w:t>立即将页面跳转至车机首页</w:t>
      </w:r>
      <w:r w:rsidRPr="00620D34">
        <w:rPr>
          <w:rFonts w:ascii="Arial" w:hAnsi="Arial" w:cs="Arial"/>
          <w:sz w:val="22"/>
          <w:szCs w:val="22"/>
          <w:lang w:eastAsia="zh-Hans"/>
        </w:rPr>
        <w:t>。（</w:t>
      </w:r>
      <w:r w:rsidRPr="00620D34">
        <w:rPr>
          <w:rFonts w:ascii="Arial" w:hAnsi="Arial" w:cs="Arial"/>
          <w:sz w:val="22"/>
          <w:szCs w:val="22"/>
          <w:lang w:eastAsia="zh-Hans"/>
        </w:rPr>
        <w:t>IVI</w:t>
      </w:r>
      <w:r w:rsidRPr="00620D34">
        <w:rPr>
          <w:rFonts w:ascii="Arial" w:hAnsi="Arial" w:cs="Arial"/>
          <w:sz w:val="22"/>
          <w:szCs w:val="22"/>
          <w:lang w:eastAsia="zh-Hans"/>
        </w:rPr>
        <w:t>实现）</w:t>
      </w:r>
    </w:p>
    <w:p w14:paraId="4B970A07" w14:textId="77777777" w:rsidR="000744AE" w:rsidRPr="00620D34" w:rsidRDefault="004D3ADD">
      <w:pPr>
        <w:numPr>
          <w:ilvl w:val="0"/>
          <w:numId w:val="25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620D34">
        <w:rPr>
          <w:rFonts w:ascii="Arial" w:hAnsi="Arial" w:cs="Arial"/>
          <w:sz w:val="22"/>
          <w:szCs w:val="22"/>
          <w:lang w:eastAsia="zh-Hans"/>
        </w:rPr>
        <w:t>IVI</w:t>
      </w:r>
      <w:r w:rsidRPr="00620D34">
        <w:rPr>
          <w:rFonts w:ascii="Arial" w:hAnsi="Arial" w:cs="Arial"/>
          <w:sz w:val="22"/>
          <w:szCs w:val="22"/>
          <w:lang w:eastAsia="zh-Hans"/>
        </w:rPr>
        <w:t>回到车机首页后发送</w:t>
      </w:r>
      <w:proofErr w:type="spellStart"/>
      <w:r w:rsidRPr="00620D34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620D34">
        <w:rPr>
          <w:rFonts w:ascii="Arial" w:hAnsi="Arial" w:cs="Arial"/>
          <w:sz w:val="22"/>
          <w:szCs w:val="22"/>
          <w:lang w:eastAsia="zh-Hans"/>
        </w:rPr>
        <w:t>=0x0: OFF</w:t>
      </w:r>
      <w:r w:rsidRPr="00620D34">
        <w:rPr>
          <w:rFonts w:ascii="Arial" w:hAnsi="Arial" w:cs="Arial"/>
          <w:sz w:val="22"/>
          <w:szCs w:val="22"/>
          <w:lang w:eastAsia="zh-Hans"/>
        </w:rPr>
        <w:t>给</w:t>
      </w:r>
      <w:r w:rsidRPr="00620D34">
        <w:rPr>
          <w:rFonts w:ascii="Arial" w:hAnsi="Arial" w:cs="Arial"/>
          <w:sz w:val="22"/>
          <w:szCs w:val="22"/>
          <w:lang w:eastAsia="zh-Hans"/>
        </w:rPr>
        <w:t>ACU</w:t>
      </w:r>
      <w:r w:rsidRPr="00620D34">
        <w:rPr>
          <w:rFonts w:ascii="Arial" w:hAnsi="Arial" w:cs="Arial"/>
          <w:sz w:val="22"/>
          <w:szCs w:val="22"/>
          <w:lang w:eastAsia="zh-Hans"/>
        </w:rPr>
        <w:t>表示车机端倒车页面成功关闭。</w:t>
      </w:r>
    </w:p>
    <w:p w14:paraId="7C688C8E" w14:textId="77777777" w:rsidR="000744AE" w:rsidRPr="00271DD5" w:rsidRDefault="004D3ADD">
      <w:pPr>
        <w:pStyle w:val="Heading1"/>
        <w:rPr>
          <w:rFonts w:cs="Arial"/>
          <w:sz w:val="22"/>
          <w:szCs w:val="22"/>
        </w:rPr>
      </w:pPr>
      <w:bookmarkStart w:id="43" w:name="_Toc430986151"/>
      <w:bookmarkStart w:id="44" w:name="_Toc127955763"/>
      <w:r w:rsidRPr="00271DD5">
        <w:rPr>
          <w:rFonts w:cs="Arial"/>
          <w:sz w:val="22"/>
          <w:szCs w:val="22"/>
          <w:lang w:eastAsia="zh-Hans"/>
        </w:rPr>
        <w:lastRenderedPageBreak/>
        <w:t>中断</w:t>
      </w:r>
      <w:bookmarkEnd w:id="43"/>
      <w:bookmarkEnd w:id="44"/>
    </w:p>
    <w:p w14:paraId="51E52A15" w14:textId="77777777" w:rsidR="000744AE" w:rsidRPr="00271DD5" w:rsidRDefault="004D3ADD">
      <w:pPr>
        <w:pStyle w:val="Heading2"/>
        <w:ind w:left="0" w:firstLine="0"/>
        <w:rPr>
          <w:rFonts w:cs="Arial"/>
          <w:sz w:val="22"/>
          <w:szCs w:val="22"/>
        </w:rPr>
      </w:pPr>
      <w:bookmarkStart w:id="45" w:name="_Toc121898526"/>
      <w:bookmarkStart w:id="46" w:name="_Toc127955764"/>
      <w:r w:rsidRPr="00271DD5">
        <w:rPr>
          <w:rFonts w:cs="Arial"/>
          <w:sz w:val="22"/>
          <w:szCs w:val="22"/>
          <w:lang w:eastAsia="zh-Hans"/>
        </w:rPr>
        <w:t>触发中断</w:t>
      </w:r>
      <w:bookmarkEnd w:id="45"/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271DD5" w14:paraId="22FD672A" w14:textId="77777777">
        <w:tc>
          <w:tcPr>
            <w:tcW w:w="8720" w:type="dxa"/>
          </w:tcPr>
          <w:p w14:paraId="5F8C4344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44416" behindDoc="1" locked="0" layoutInCell="1" allowOverlap="1" wp14:anchorId="6E8BC084" wp14:editId="02656F6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180715" cy="2329180"/>
                  <wp:effectExtent l="0" t="0" r="19685" b="7620"/>
                  <wp:wrapTight wrapText="bothSides">
                    <wp:wrapPolygon edited="0">
                      <wp:start x="0" y="0"/>
                      <wp:lineTo x="0" y="21435"/>
                      <wp:lineTo x="21389" y="21435"/>
                      <wp:lineTo x="21389" y="0"/>
                      <wp:lineTo x="0" y="0"/>
                    </wp:wrapPolygon>
                  </wp:wrapTight>
                  <wp:docPr id="1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715" cy="232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E6B7977" w14:textId="77777777" w:rsidR="000744AE" w:rsidRPr="00271DD5" w:rsidRDefault="000744AE">
      <w:pPr>
        <w:rPr>
          <w:rFonts w:ascii="Arial" w:hAnsi="Arial" w:cs="Arial"/>
          <w:sz w:val="22"/>
          <w:szCs w:val="22"/>
        </w:rPr>
      </w:pPr>
    </w:p>
    <w:p w14:paraId="2C1FC7D0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触发条件：</w:t>
      </w:r>
    </w:p>
    <w:p w14:paraId="5A413A85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中断条件触发，见本章中断表。</w:t>
      </w:r>
    </w:p>
    <w:p w14:paraId="761DCA67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输出条件：</w:t>
      </w:r>
    </w:p>
    <w:p w14:paraId="6FEABC0A" w14:textId="77777777" w:rsidR="000744AE" w:rsidRPr="00271DD5" w:rsidRDefault="004D3ADD">
      <w:pPr>
        <w:numPr>
          <w:ilvl w:val="0"/>
          <w:numId w:val="26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进入中断状态：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BcktrakMde_D_Stat_IVI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=0x5:Paused</w:t>
      </w:r>
    </w:p>
    <w:p w14:paraId="1B3CB7C2" w14:textId="77777777" w:rsidR="000744AE" w:rsidRPr="00271DD5" w:rsidRDefault="004D3ADD">
      <w:pPr>
        <w:numPr>
          <w:ilvl w:val="0"/>
          <w:numId w:val="26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发中断提示语信号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Backtrack_SuspendPopup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</w:p>
    <w:p w14:paraId="03624527" w14:textId="77777777" w:rsidR="000744AE" w:rsidRPr="00271DD5" w:rsidRDefault="004D3ADD">
      <w:pPr>
        <w:numPr>
          <w:ilvl w:val="0"/>
          <w:numId w:val="26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提示语信号置为</w:t>
      </w:r>
      <w:r w:rsidRPr="00271DD5">
        <w:rPr>
          <w:rFonts w:ascii="Arial" w:hAnsi="Arial" w:cs="Arial"/>
          <w:sz w:val="22"/>
          <w:szCs w:val="22"/>
          <w:lang w:eastAsia="zh-Hans"/>
        </w:rPr>
        <w:t>0</w:t>
      </w:r>
      <w:r w:rsidRPr="00271DD5">
        <w:rPr>
          <w:rFonts w:ascii="Arial" w:hAnsi="Arial" w:cs="Arial"/>
          <w:sz w:val="22"/>
          <w:szCs w:val="22"/>
          <w:lang w:eastAsia="zh-Hans"/>
        </w:rPr>
        <w:t>：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Backtrack_GuidePopUp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No Popup</w:t>
      </w:r>
    </w:p>
    <w:p w14:paraId="6C039B11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执行条件：</w:t>
      </w:r>
    </w:p>
    <w:p w14:paraId="6160DA54" w14:textId="77777777" w:rsidR="000744AE" w:rsidRPr="00271DD5" w:rsidRDefault="004D3ADD">
      <w:pPr>
        <w:rPr>
          <w:rFonts w:ascii="Arial" w:hAnsi="Arial" w:cs="Arial"/>
          <w:sz w:val="22"/>
          <w:szCs w:val="22"/>
          <w:highlight w:val="yellow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收到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Backtrack_SuspendPopup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后显示中断原因弹窗，弹窗中显示具体中断原因如下表。</w:t>
      </w:r>
    </w:p>
    <w:tbl>
      <w:tblPr>
        <w:tblStyle w:val="TableGrid"/>
        <w:tblW w:w="9373" w:type="dxa"/>
        <w:jc w:val="center"/>
        <w:tblLayout w:type="fixed"/>
        <w:tblLook w:val="04A0" w:firstRow="1" w:lastRow="0" w:firstColumn="1" w:lastColumn="0" w:noHBand="0" w:noVBand="1"/>
      </w:tblPr>
      <w:tblGrid>
        <w:gridCol w:w="1633"/>
        <w:gridCol w:w="790"/>
        <w:gridCol w:w="1671"/>
        <w:gridCol w:w="2448"/>
        <w:gridCol w:w="1302"/>
        <w:gridCol w:w="1529"/>
      </w:tblGrid>
      <w:tr w:rsidR="000744AE" w:rsidRPr="00271DD5" w14:paraId="5451468A" w14:textId="77777777">
        <w:trPr>
          <w:trHeight w:val="774"/>
          <w:jc w:val="center"/>
        </w:trPr>
        <w:tc>
          <w:tcPr>
            <w:tcW w:w="1633" w:type="dxa"/>
            <w:shd w:val="clear" w:color="auto" w:fill="D8D8D8" w:themeFill="background1" w:themeFillShade="D8"/>
            <w:vAlign w:val="center"/>
          </w:tcPr>
          <w:p w14:paraId="5BA4ABCB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触发中断的场景</w:t>
            </w:r>
          </w:p>
        </w:tc>
        <w:tc>
          <w:tcPr>
            <w:tcW w:w="790" w:type="dxa"/>
            <w:shd w:val="clear" w:color="auto" w:fill="D8D8D8" w:themeFill="background1" w:themeFillShade="D8"/>
            <w:vAlign w:val="center"/>
          </w:tcPr>
          <w:p w14:paraId="575F7E6F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接收模块</w:t>
            </w:r>
          </w:p>
        </w:tc>
        <w:tc>
          <w:tcPr>
            <w:tcW w:w="1671" w:type="dxa"/>
            <w:shd w:val="clear" w:color="auto" w:fill="D8D8D8" w:themeFill="background1" w:themeFillShade="D8"/>
            <w:vAlign w:val="center"/>
          </w:tcPr>
          <w:p w14:paraId="0582538D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接收的信号</w:t>
            </w:r>
          </w:p>
        </w:tc>
        <w:tc>
          <w:tcPr>
            <w:tcW w:w="2448" w:type="dxa"/>
            <w:shd w:val="clear" w:color="auto" w:fill="D8D8D8" w:themeFill="background1" w:themeFillShade="D8"/>
            <w:vAlign w:val="center"/>
          </w:tcPr>
          <w:p w14:paraId="73CBF8EC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</w:rPr>
              <w:t>发送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给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</w:rPr>
              <w:t>的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302" w:type="dxa"/>
            <w:shd w:val="clear" w:color="auto" w:fill="D8D8D8" w:themeFill="background1" w:themeFillShade="D8"/>
            <w:vAlign w:val="center"/>
          </w:tcPr>
          <w:p w14:paraId="7319787B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</w:rPr>
              <w:t>显示的弹窗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提示语</w:t>
            </w:r>
          </w:p>
        </w:tc>
        <w:tc>
          <w:tcPr>
            <w:tcW w:w="1529" w:type="dxa"/>
            <w:shd w:val="clear" w:color="auto" w:fill="D8D8D8" w:themeFill="background1" w:themeFillShade="D8"/>
          </w:tcPr>
          <w:p w14:paraId="3330058A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显示优先级</w:t>
            </w:r>
          </w:p>
        </w:tc>
      </w:tr>
      <w:tr w:rsidR="000744AE" w:rsidRPr="00271DD5" w14:paraId="1B8125C0" w14:textId="77777777">
        <w:trPr>
          <w:trHeight w:val="1157"/>
          <w:jc w:val="center"/>
        </w:trPr>
        <w:tc>
          <w:tcPr>
            <w:tcW w:w="1633" w:type="dxa"/>
            <w:vAlign w:val="center"/>
          </w:tcPr>
          <w:p w14:paraId="4D0BF9F1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障碍物阻挡</w:t>
            </w:r>
          </w:p>
        </w:tc>
        <w:tc>
          <w:tcPr>
            <w:tcW w:w="790" w:type="dxa"/>
            <w:vAlign w:val="center"/>
          </w:tcPr>
          <w:p w14:paraId="5F807C46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</w:p>
        </w:tc>
        <w:tc>
          <w:tcPr>
            <w:tcW w:w="1671" w:type="dxa"/>
            <w:vAlign w:val="center"/>
          </w:tcPr>
          <w:p w14:paraId="5F2C6E95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判断</w:t>
            </w:r>
          </w:p>
        </w:tc>
        <w:tc>
          <w:tcPr>
            <w:tcW w:w="2448" w:type="dxa"/>
            <w:vAlign w:val="center"/>
          </w:tcPr>
          <w:p w14:paraId="469B2C36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0x3:Obstacle Blocked</w:t>
            </w:r>
          </w:p>
        </w:tc>
        <w:tc>
          <w:tcPr>
            <w:tcW w:w="1302" w:type="dxa"/>
            <w:vAlign w:val="center"/>
          </w:tcPr>
          <w:p w14:paraId="49FBE48A" w14:textId="77777777" w:rsidR="000744AE" w:rsidRPr="00271DD5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5F7B6290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1</w:t>
            </w:r>
          </w:p>
        </w:tc>
      </w:tr>
      <w:tr w:rsidR="000744AE" w:rsidRPr="00271DD5" w14:paraId="10BC921B" w14:textId="77777777">
        <w:trPr>
          <w:trHeight w:val="392"/>
          <w:jc w:val="center"/>
        </w:trPr>
        <w:tc>
          <w:tcPr>
            <w:tcW w:w="1633" w:type="dxa"/>
            <w:vAlign w:val="center"/>
          </w:tcPr>
          <w:p w14:paraId="4491FEC2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主驾安全带松开</w:t>
            </w:r>
          </w:p>
        </w:tc>
        <w:tc>
          <w:tcPr>
            <w:tcW w:w="790" w:type="dxa"/>
            <w:shd w:val="clear" w:color="auto" w:fill="auto"/>
            <w:vAlign w:val="center"/>
          </w:tcPr>
          <w:p w14:paraId="2FE7214F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BCM</w:t>
            </w:r>
          </w:p>
        </w:tc>
        <w:tc>
          <w:tcPr>
            <w:tcW w:w="1671" w:type="dxa"/>
            <w:shd w:val="clear" w:color="auto" w:fill="auto"/>
            <w:vAlign w:val="center"/>
          </w:tcPr>
          <w:p w14:paraId="50F59C74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FirstRowBuckleDriver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 xml:space="preserve">=0x2: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unbleted</w:t>
            </w:r>
            <w:proofErr w:type="spellEnd"/>
          </w:p>
        </w:tc>
        <w:tc>
          <w:tcPr>
            <w:tcW w:w="2448" w:type="dxa"/>
            <w:vAlign w:val="center"/>
          </w:tcPr>
          <w:p w14:paraId="797FF64A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0x1:Driver Seat Belt</w:t>
            </w:r>
          </w:p>
        </w:tc>
        <w:tc>
          <w:tcPr>
            <w:tcW w:w="1302" w:type="dxa"/>
            <w:vAlign w:val="center"/>
          </w:tcPr>
          <w:p w14:paraId="3D186128" w14:textId="77777777" w:rsidR="000744AE" w:rsidRPr="00271DD5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6B540123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2</w:t>
            </w:r>
          </w:p>
        </w:tc>
      </w:tr>
      <w:tr w:rsidR="000744AE" w:rsidRPr="00271DD5" w14:paraId="1D00FFE9" w14:textId="77777777">
        <w:trPr>
          <w:trHeight w:val="1157"/>
          <w:jc w:val="center"/>
        </w:trPr>
        <w:tc>
          <w:tcPr>
            <w:tcW w:w="1633" w:type="dxa"/>
            <w:vAlign w:val="center"/>
          </w:tcPr>
          <w:p w14:paraId="2D3DC8FC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lastRenderedPageBreak/>
              <w:t>用户打开前舱盖</w:t>
            </w:r>
          </w:p>
        </w:tc>
        <w:tc>
          <w:tcPr>
            <w:tcW w:w="790" w:type="dxa"/>
            <w:vAlign w:val="center"/>
          </w:tcPr>
          <w:p w14:paraId="365447B6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5A4FD4A0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DrStatHood_B_Actl</w:t>
            </w:r>
            <w:proofErr w:type="spellEnd"/>
          </w:p>
        </w:tc>
        <w:tc>
          <w:tcPr>
            <w:tcW w:w="2448" w:type="dxa"/>
            <w:vAlign w:val="center"/>
          </w:tcPr>
          <w:p w14:paraId="439CF137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0x4:Hood</w:t>
            </w:r>
          </w:p>
        </w:tc>
        <w:tc>
          <w:tcPr>
            <w:tcW w:w="1302" w:type="dxa"/>
            <w:vAlign w:val="center"/>
          </w:tcPr>
          <w:p w14:paraId="76DEA4D1" w14:textId="77777777" w:rsidR="000744AE" w:rsidRPr="00271DD5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5665DDF6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3</w:t>
            </w:r>
          </w:p>
        </w:tc>
      </w:tr>
      <w:tr w:rsidR="000744AE" w:rsidRPr="00271DD5" w14:paraId="7556D922" w14:textId="77777777">
        <w:trPr>
          <w:trHeight w:val="1157"/>
          <w:jc w:val="center"/>
        </w:trPr>
        <w:tc>
          <w:tcPr>
            <w:tcW w:w="1633" w:type="dxa"/>
            <w:vAlign w:val="center"/>
          </w:tcPr>
          <w:p w14:paraId="4A664371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用户打开后备箱</w:t>
            </w:r>
          </w:p>
        </w:tc>
        <w:tc>
          <w:tcPr>
            <w:tcW w:w="790" w:type="dxa"/>
            <w:vAlign w:val="center"/>
          </w:tcPr>
          <w:p w14:paraId="50362FEC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49D963D3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DrStatInnrTgate_B_Actl</w:t>
            </w:r>
            <w:proofErr w:type="spellEnd"/>
          </w:p>
        </w:tc>
        <w:tc>
          <w:tcPr>
            <w:tcW w:w="2448" w:type="dxa"/>
            <w:vAlign w:val="center"/>
          </w:tcPr>
          <w:p w14:paraId="33D76F7E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0x5:Trunk</w:t>
            </w:r>
          </w:p>
        </w:tc>
        <w:tc>
          <w:tcPr>
            <w:tcW w:w="1302" w:type="dxa"/>
            <w:vAlign w:val="center"/>
          </w:tcPr>
          <w:p w14:paraId="6ADD0671" w14:textId="77777777" w:rsidR="000744AE" w:rsidRPr="00271DD5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3C4D1CCE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4</w:t>
            </w:r>
          </w:p>
        </w:tc>
      </w:tr>
      <w:tr w:rsidR="000744AE" w:rsidRPr="00271DD5" w14:paraId="2EB44C71" w14:textId="77777777">
        <w:trPr>
          <w:trHeight w:val="774"/>
          <w:jc w:val="center"/>
        </w:trPr>
        <w:tc>
          <w:tcPr>
            <w:tcW w:w="1633" w:type="dxa"/>
            <w:vAlign w:val="center"/>
          </w:tcPr>
          <w:p w14:paraId="1FD4E670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用户打开左前门</w:t>
            </w:r>
          </w:p>
        </w:tc>
        <w:tc>
          <w:tcPr>
            <w:tcW w:w="790" w:type="dxa"/>
            <w:vAlign w:val="center"/>
          </w:tcPr>
          <w:p w14:paraId="45991E8B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1E359BC1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DrStatDrv_B_Actl</w:t>
            </w:r>
            <w:proofErr w:type="spellEnd"/>
          </w:p>
        </w:tc>
        <w:tc>
          <w:tcPr>
            <w:tcW w:w="2448" w:type="dxa"/>
            <w:vAlign w:val="center"/>
          </w:tcPr>
          <w:p w14:paraId="09A50C1D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0x2:Four Doors</w:t>
            </w:r>
          </w:p>
        </w:tc>
        <w:tc>
          <w:tcPr>
            <w:tcW w:w="1302" w:type="dxa"/>
            <w:vAlign w:val="center"/>
          </w:tcPr>
          <w:p w14:paraId="1BCE7593" w14:textId="77777777" w:rsidR="000744AE" w:rsidRPr="00271DD5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5A81555A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5</w:t>
            </w:r>
          </w:p>
        </w:tc>
      </w:tr>
      <w:tr w:rsidR="000744AE" w:rsidRPr="00271DD5" w14:paraId="4F717830" w14:textId="77777777">
        <w:trPr>
          <w:trHeight w:val="774"/>
          <w:jc w:val="center"/>
        </w:trPr>
        <w:tc>
          <w:tcPr>
            <w:tcW w:w="1633" w:type="dxa"/>
            <w:vAlign w:val="center"/>
          </w:tcPr>
          <w:p w14:paraId="55E5505C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用户打开右前门</w:t>
            </w:r>
          </w:p>
        </w:tc>
        <w:tc>
          <w:tcPr>
            <w:tcW w:w="790" w:type="dxa"/>
            <w:vAlign w:val="center"/>
          </w:tcPr>
          <w:p w14:paraId="5948B3EF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552BC1D9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DrStatPsngr_B_Act</w:t>
            </w:r>
            <w:proofErr w:type="spellEnd"/>
          </w:p>
        </w:tc>
        <w:tc>
          <w:tcPr>
            <w:tcW w:w="2448" w:type="dxa"/>
            <w:vAlign w:val="center"/>
          </w:tcPr>
          <w:p w14:paraId="0AB87C80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0x2:Four Doors</w:t>
            </w:r>
          </w:p>
        </w:tc>
        <w:tc>
          <w:tcPr>
            <w:tcW w:w="1302" w:type="dxa"/>
            <w:vAlign w:val="center"/>
          </w:tcPr>
          <w:p w14:paraId="628CE5BB" w14:textId="77777777" w:rsidR="000744AE" w:rsidRPr="00271DD5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52562FB8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6</w:t>
            </w:r>
          </w:p>
        </w:tc>
      </w:tr>
      <w:tr w:rsidR="000744AE" w:rsidRPr="00271DD5" w14:paraId="71071B73" w14:textId="77777777">
        <w:trPr>
          <w:trHeight w:val="774"/>
          <w:jc w:val="center"/>
        </w:trPr>
        <w:tc>
          <w:tcPr>
            <w:tcW w:w="1633" w:type="dxa"/>
            <w:vAlign w:val="center"/>
          </w:tcPr>
          <w:p w14:paraId="4F1CBB2E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用户打开左后门</w:t>
            </w:r>
          </w:p>
        </w:tc>
        <w:tc>
          <w:tcPr>
            <w:tcW w:w="790" w:type="dxa"/>
            <w:vAlign w:val="center"/>
          </w:tcPr>
          <w:p w14:paraId="1C45A336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36931DBE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DrStatRl_B_Actl</w:t>
            </w:r>
            <w:proofErr w:type="spellEnd"/>
          </w:p>
        </w:tc>
        <w:tc>
          <w:tcPr>
            <w:tcW w:w="2448" w:type="dxa"/>
            <w:vAlign w:val="center"/>
          </w:tcPr>
          <w:p w14:paraId="44E8D4AB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0x2:Four Doors</w:t>
            </w:r>
          </w:p>
        </w:tc>
        <w:tc>
          <w:tcPr>
            <w:tcW w:w="1302" w:type="dxa"/>
            <w:vAlign w:val="center"/>
          </w:tcPr>
          <w:p w14:paraId="33338B60" w14:textId="77777777" w:rsidR="000744AE" w:rsidRPr="00271DD5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5B76A0E3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7</w:t>
            </w:r>
          </w:p>
        </w:tc>
      </w:tr>
      <w:tr w:rsidR="000744AE" w:rsidRPr="00271DD5" w14:paraId="443521CC" w14:textId="77777777">
        <w:trPr>
          <w:trHeight w:val="784"/>
          <w:jc w:val="center"/>
        </w:trPr>
        <w:tc>
          <w:tcPr>
            <w:tcW w:w="1633" w:type="dxa"/>
            <w:vAlign w:val="center"/>
          </w:tcPr>
          <w:p w14:paraId="38B4F5B3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用户打开右后门</w:t>
            </w:r>
          </w:p>
        </w:tc>
        <w:tc>
          <w:tcPr>
            <w:tcW w:w="790" w:type="dxa"/>
            <w:vAlign w:val="center"/>
          </w:tcPr>
          <w:p w14:paraId="1142B5A9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473FE1DF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DrStatRr_B_Actl</w:t>
            </w:r>
            <w:proofErr w:type="spellEnd"/>
          </w:p>
        </w:tc>
        <w:tc>
          <w:tcPr>
            <w:tcW w:w="2448" w:type="dxa"/>
            <w:vAlign w:val="center"/>
          </w:tcPr>
          <w:p w14:paraId="78C8FACE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0x2:Four Doors</w:t>
            </w:r>
          </w:p>
        </w:tc>
        <w:tc>
          <w:tcPr>
            <w:tcW w:w="1302" w:type="dxa"/>
            <w:vAlign w:val="center"/>
          </w:tcPr>
          <w:p w14:paraId="514AA606" w14:textId="77777777" w:rsidR="000744AE" w:rsidRPr="00271DD5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37D01151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8</w:t>
            </w:r>
          </w:p>
        </w:tc>
      </w:tr>
      <w:tr w:rsidR="000744AE" w:rsidRPr="00271DD5" w14:paraId="5BC64A09" w14:textId="77777777">
        <w:trPr>
          <w:trHeight w:val="784"/>
          <w:jc w:val="center"/>
        </w:trPr>
        <w:tc>
          <w:tcPr>
            <w:tcW w:w="1633" w:type="dxa"/>
            <w:vAlign w:val="center"/>
          </w:tcPr>
          <w:p w14:paraId="455E72FD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用户打开充电口盖</w:t>
            </w:r>
          </w:p>
        </w:tc>
        <w:tc>
          <w:tcPr>
            <w:tcW w:w="790" w:type="dxa"/>
            <w:vAlign w:val="center"/>
          </w:tcPr>
          <w:p w14:paraId="536E329E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4598C804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ChrgPortDrOpen_B_Stat</w:t>
            </w:r>
            <w:proofErr w:type="spellEnd"/>
          </w:p>
        </w:tc>
        <w:tc>
          <w:tcPr>
            <w:tcW w:w="2448" w:type="dxa"/>
            <w:vAlign w:val="center"/>
          </w:tcPr>
          <w:p w14:paraId="113E1B85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</w:rPr>
              <w:t>=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0x6</w:t>
            </w: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：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ChargerCover</w:t>
            </w:r>
            <w:proofErr w:type="spellEnd"/>
          </w:p>
        </w:tc>
        <w:tc>
          <w:tcPr>
            <w:tcW w:w="1302" w:type="dxa"/>
            <w:vAlign w:val="center"/>
          </w:tcPr>
          <w:p w14:paraId="16B27D88" w14:textId="77777777" w:rsidR="000744AE" w:rsidRPr="00271DD5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5886976E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9</w:t>
            </w:r>
          </w:p>
        </w:tc>
      </w:tr>
    </w:tbl>
    <w:p w14:paraId="61131628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3445E309" w14:textId="77777777" w:rsidR="000744AE" w:rsidRPr="00271DD5" w:rsidRDefault="004D3ADD">
      <w:pPr>
        <w:pStyle w:val="Heading2"/>
        <w:ind w:left="0" w:firstLine="0"/>
        <w:rPr>
          <w:rFonts w:cs="Arial"/>
          <w:sz w:val="22"/>
          <w:szCs w:val="22"/>
          <w:lang w:eastAsia="zh-Hans"/>
        </w:rPr>
      </w:pPr>
      <w:bookmarkStart w:id="47" w:name="_Toc49127244"/>
      <w:bookmarkStart w:id="48" w:name="_Toc127955765"/>
      <w:r w:rsidRPr="00271DD5">
        <w:rPr>
          <w:rFonts w:cs="Arial"/>
          <w:sz w:val="22"/>
          <w:szCs w:val="22"/>
          <w:lang w:eastAsia="zh-Hans"/>
        </w:rPr>
        <w:t>中断</w:t>
      </w:r>
      <w:bookmarkEnd w:id="47"/>
      <w:r w:rsidRPr="00271DD5">
        <w:rPr>
          <w:rFonts w:cs="Arial"/>
          <w:sz w:val="22"/>
          <w:szCs w:val="22"/>
          <w:lang w:eastAsia="zh-Hans"/>
        </w:rPr>
        <w:t>恢复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271DD5" w14:paraId="084AE7FD" w14:textId="77777777">
        <w:tc>
          <w:tcPr>
            <w:tcW w:w="8720" w:type="dxa"/>
          </w:tcPr>
          <w:p w14:paraId="78239653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49536" behindDoc="0" locked="0" layoutInCell="1" allowOverlap="1" wp14:anchorId="0870A2F6" wp14:editId="64285C3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266950" cy="1900555"/>
                  <wp:effectExtent l="0" t="0" r="19050" b="4445"/>
                  <wp:wrapSquare wrapText="bothSides"/>
                  <wp:docPr id="1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90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CB295E0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触发条件</w:t>
      </w:r>
    </w:p>
    <w:p w14:paraId="2A2C785C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lastRenderedPageBreak/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位于中断状态：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BcktrakMde_D_Stat_IVI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=0x5:Paused</w:t>
      </w:r>
    </w:p>
    <w:p w14:paraId="07122DED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使能条件：</w:t>
      </w:r>
    </w:p>
    <w:p w14:paraId="5F78A208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30s</w:t>
      </w:r>
      <w:r w:rsidRPr="00271DD5">
        <w:rPr>
          <w:rFonts w:ascii="Arial" w:hAnsi="Arial" w:cs="Arial"/>
          <w:sz w:val="22"/>
          <w:szCs w:val="22"/>
          <w:lang w:eastAsia="zh-Hans"/>
        </w:rPr>
        <w:t>内中断解除</w:t>
      </w:r>
    </w:p>
    <w:p w14:paraId="4622A64C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执行条件：</w:t>
      </w:r>
    </w:p>
    <w:p w14:paraId="3A527A97" w14:textId="77777777" w:rsidR="000744AE" w:rsidRPr="00271DD5" w:rsidRDefault="004D3ADD">
      <w:pPr>
        <w:numPr>
          <w:ilvl w:val="0"/>
          <w:numId w:val="28"/>
        </w:num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收到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Backtrack_SuspendPopup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No Request</w:t>
      </w:r>
      <w:r w:rsidRPr="00271DD5">
        <w:rPr>
          <w:rFonts w:ascii="Arial" w:hAnsi="Arial" w:cs="Arial"/>
          <w:sz w:val="22"/>
          <w:szCs w:val="22"/>
          <w:lang w:eastAsia="zh-Hans"/>
        </w:rPr>
        <w:t>和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Prk_Resume_Req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=0x1: Request</w:t>
      </w:r>
      <w:r w:rsidRPr="00271DD5">
        <w:rPr>
          <w:rFonts w:ascii="Arial" w:hAnsi="Arial" w:cs="Arial"/>
          <w:sz w:val="22"/>
          <w:szCs w:val="22"/>
        </w:rPr>
        <w:t>后显示</w:t>
      </w:r>
      <w:r w:rsidRPr="00271DD5">
        <w:rPr>
          <w:rFonts w:ascii="Arial" w:hAnsi="Arial" w:cs="Arial"/>
          <w:sz w:val="22"/>
          <w:szCs w:val="22"/>
          <w:lang w:eastAsia="zh-Hans"/>
        </w:rPr>
        <w:t>“</w:t>
      </w:r>
      <w:r w:rsidRPr="00271DD5">
        <w:rPr>
          <w:rFonts w:ascii="Arial" w:hAnsi="Arial" w:cs="Arial"/>
          <w:sz w:val="22"/>
          <w:szCs w:val="22"/>
        </w:rPr>
        <w:t>恢复</w:t>
      </w:r>
      <w:r w:rsidRPr="00271DD5">
        <w:rPr>
          <w:rFonts w:ascii="Arial" w:hAnsi="Arial" w:cs="Arial"/>
          <w:sz w:val="22"/>
          <w:szCs w:val="22"/>
          <w:lang w:eastAsia="zh-Hans"/>
        </w:rPr>
        <w:t>”</w:t>
      </w:r>
      <w:r w:rsidRPr="00271DD5">
        <w:rPr>
          <w:rFonts w:ascii="Arial" w:hAnsi="Arial" w:cs="Arial"/>
          <w:sz w:val="22"/>
          <w:szCs w:val="22"/>
        </w:rPr>
        <w:t>按键</w:t>
      </w:r>
      <w:r w:rsidRPr="00271DD5">
        <w:rPr>
          <w:rFonts w:ascii="Arial" w:hAnsi="Arial" w:cs="Arial"/>
          <w:sz w:val="22"/>
          <w:szCs w:val="22"/>
          <w:lang w:eastAsia="zh-Hans"/>
        </w:rPr>
        <w:t>，并</w:t>
      </w:r>
      <w:r w:rsidRPr="00271DD5">
        <w:rPr>
          <w:rFonts w:ascii="Arial" w:hAnsi="Arial" w:cs="Arial"/>
          <w:sz w:val="22"/>
          <w:szCs w:val="22"/>
        </w:rPr>
        <w:t>在</w:t>
      </w:r>
      <w:r w:rsidRPr="00271DD5">
        <w:rPr>
          <w:rFonts w:ascii="Arial" w:hAnsi="Arial" w:cs="Arial"/>
          <w:sz w:val="22"/>
          <w:szCs w:val="22"/>
          <w:lang w:eastAsia="zh-Hans"/>
        </w:rPr>
        <w:t>“</w:t>
      </w:r>
      <w:r w:rsidRPr="00271DD5">
        <w:rPr>
          <w:rFonts w:ascii="Arial" w:hAnsi="Arial" w:cs="Arial"/>
          <w:sz w:val="22"/>
          <w:szCs w:val="22"/>
          <w:lang w:eastAsia="zh-Hans"/>
        </w:rPr>
        <w:t>恢复</w:t>
      </w:r>
      <w:r w:rsidRPr="00271DD5">
        <w:rPr>
          <w:rFonts w:ascii="Arial" w:hAnsi="Arial" w:cs="Arial"/>
          <w:sz w:val="22"/>
          <w:szCs w:val="22"/>
          <w:lang w:eastAsia="zh-Hans"/>
        </w:rPr>
        <w:t>”</w:t>
      </w:r>
      <w:r w:rsidRPr="00271DD5">
        <w:rPr>
          <w:rFonts w:ascii="Arial" w:hAnsi="Arial" w:cs="Arial"/>
          <w:sz w:val="22"/>
          <w:szCs w:val="22"/>
        </w:rPr>
        <w:t>按键下方显示</w:t>
      </w:r>
      <w:r w:rsidRPr="00271DD5">
        <w:rPr>
          <w:rFonts w:ascii="Arial" w:hAnsi="Arial" w:cs="Arial"/>
          <w:sz w:val="22"/>
          <w:szCs w:val="22"/>
          <w:lang w:eastAsia="zh-Hans"/>
        </w:rPr>
        <w:t>30s</w:t>
      </w:r>
      <w:r w:rsidRPr="00271DD5">
        <w:rPr>
          <w:rFonts w:ascii="Arial" w:hAnsi="Arial" w:cs="Arial"/>
          <w:sz w:val="22"/>
          <w:szCs w:val="22"/>
          <w:lang w:eastAsia="zh-Hans"/>
        </w:rPr>
        <w:t>倒计时（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</w:rPr>
        <w:t>计时</w:t>
      </w:r>
      <w:r w:rsidRPr="00271DD5">
        <w:rPr>
          <w:rFonts w:ascii="Arial" w:hAnsi="Arial" w:cs="Arial"/>
          <w:sz w:val="22"/>
          <w:szCs w:val="22"/>
          <w:lang w:eastAsia="zh-Hans"/>
        </w:rPr>
        <w:t>）</w:t>
      </w:r>
    </w:p>
    <w:p w14:paraId="0935C98D" w14:textId="77777777" w:rsidR="000744AE" w:rsidRPr="00271DD5" w:rsidRDefault="004D3ADD">
      <w:pPr>
        <w:numPr>
          <w:ilvl w:val="0"/>
          <w:numId w:val="28"/>
        </w:num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收到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Backtrack_GuidePopUp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=0xD: Press Resume</w:t>
      </w:r>
      <w:r w:rsidRPr="00271DD5">
        <w:rPr>
          <w:rFonts w:ascii="Arial" w:hAnsi="Arial" w:cs="Arial"/>
          <w:sz w:val="22"/>
          <w:szCs w:val="22"/>
          <w:lang w:eastAsia="zh-Hans"/>
        </w:rPr>
        <w:t>显示提示语</w:t>
      </w:r>
      <w:r w:rsidRPr="00271DD5">
        <w:rPr>
          <w:rFonts w:ascii="Arial" w:hAnsi="Arial" w:cs="Arial"/>
          <w:sz w:val="22"/>
          <w:szCs w:val="22"/>
          <w:lang w:eastAsia="zh-Hans"/>
        </w:rPr>
        <w:t>“</w:t>
      </w:r>
      <w:r w:rsidRPr="00271DD5">
        <w:rPr>
          <w:rFonts w:ascii="Arial" w:hAnsi="Arial" w:cs="Arial"/>
          <w:sz w:val="22"/>
          <w:szCs w:val="22"/>
          <w:lang w:eastAsia="zh-Hans"/>
        </w:rPr>
        <w:t>请点击恢复按钮</w:t>
      </w:r>
      <w:r w:rsidRPr="00271DD5">
        <w:rPr>
          <w:rFonts w:ascii="Arial" w:hAnsi="Arial" w:cs="Arial"/>
          <w:sz w:val="22"/>
          <w:szCs w:val="22"/>
          <w:lang w:eastAsia="zh-Hans"/>
        </w:rPr>
        <w:t>”</w:t>
      </w:r>
    </w:p>
    <w:p w14:paraId="6F81DFC4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备注：</w:t>
      </w:r>
    </w:p>
    <w:p w14:paraId="64724F39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</w:rPr>
        <w:t>若</w:t>
      </w:r>
      <w:r w:rsidRPr="00271DD5">
        <w:rPr>
          <w:rFonts w:ascii="Arial" w:hAnsi="Arial" w:cs="Arial"/>
          <w:sz w:val="22"/>
          <w:szCs w:val="22"/>
        </w:rPr>
        <w:t>ACU</w:t>
      </w:r>
      <w:r w:rsidRPr="00271DD5">
        <w:rPr>
          <w:rFonts w:ascii="Arial" w:hAnsi="Arial" w:cs="Arial"/>
          <w:sz w:val="22"/>
          <w:szCs w:val="22"/>
        </w:rPr>
        <w:t>在判断触发中断的条件解除后</w:t>
      </w:r>
      <w:r w:rsidRPr="00271DD5">
        <w:rPr>
          <w:rFonts w:ascii="Arial" w:hAnsi="Arial" w:cs="Arial"/>
          <w:sz w:val="22"/>
          <w:szCs w:val="22"/>
        </w:rPr>
        <w:t>30s</w:t>
      </w:r>
      <w:r w:rsidRPr="00271DD5">
        <w:rPr>
          <w:rFonts w:ascii="Arial" w:hAnsi="Arial" w:cs="Arial"/>
          <w:sz w:val="22"/>
          <w:szCs w:val="22"/>
        </w:rPr>
        <w:t>内（</w:t>
      </w:r>
      <w:r w:rsidRPr="00271DD5">
        <w:rPr>
          <w:rFonts w:ascii="Arial" w:hAnsi="Arial" w:cs="Arial"/>
          <w:sz w:val="22"/>
          <w:szCs w:val="22"/>
        </w:rPr>
        <w:t>ACU</w:t>
      </w:r>
      <w:r w:rsidRPr="00271DD5">
        <w:rPr>
          <w:rFonts w:ascii="Arial" w:hAnsi="Arial" w:cs="Arial"/>
          <w:sz w:val="22"/>
          <w:szCs w:val="22"/>
        </w:rPr>
        <w:t>计时）判断再次触发中断的条件，</w:t>
      </w:r>
      <w:r w:rsidRPr="00271DD5">
        <w:rPr>
          <w:rFonts w:ascii="Arial" w:hAnsi="Arial" w:cs="Arial"/>
          <w:sz w:val="22"/>
          <w:szCs w:val="22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再次</w:t>
      </w:r>
      <w:r w:rsidRPr="00271DD5">
        <w:rPr>
          <w:rFonts w:ascii="Arial" w:hAnsi="Arial" w:cs="Arial"/>
          <w:sz w:val="22"/>
          <w:szCs w:val="22"/>
        </w:rPr>
        <w:t>发送</w:t>
      </w:r>
      <w:r w:rsidRPr="00271DD5">
        <w:rPr>
          <w:rFonts w:ascii="Arial" w:hAnsi="Arial" w:cs="Arial"/>
          <w:sz w:val="22"/>
          <w:szCs w:val="22"/>
          <w:lang w:eastAsia="zh-Hans"/>
        </w:rPr>
        <w:t>中断原因信号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Backtrack_SuspendPopup</w:t>
      </w:r>
      <w:proofErr w:type="spellEnd"/>
      <w:r w:rsidRPr="00271DD5">
        <w:rPr>
          <w:rFonts w:ascii="Arial" w:hAnsi="Arial" w:cs="Arial"/>
          <w:sz w:val="22"/>
          <w:szCs w:val="22"/>
        </w:rPr>
        <w:t>给</w:t>
      </w:r>
      <w:r w:rsidRPr="00271DD5">
        <w:rPr>
          <w:rFonts w:ascii="Arial" w:hAnsi="Arial" w:cs="Arial"/>
          <w:sz w:val="22"/>
          <w:szCs w:val="22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，进入</w:t>
      </w:r>
      <w:r w:rsidRPr="00271DD5">
        <w:rPr>
          <w:rFonts w:ascii="Arial" w:hAnsi="Arial" w:cs="Arial"/>
          <w:sz w:val="22"/>
          <w:szCs w:val="22"/>
          <w:lang w:eastAsia="zh-Hans"/>
        </w:rPr>
        <w:t>3.1</w:t>
      </w:r>
      <w:r w:rsidRPr="00271DD5">
        <w:rPr>
          <w:rFonts w:ascii="Arial" w:hAnsi="Arial" w:cs="Arial"/>
          <w:sz w:val="22"/>
          <w:szCs w:val="22"/>
          <w:lang w:eastAsia="zh-Hans"/>
        </w:rPr>
        <w:t>章节</w:t>
      </w:r>
    </w:p>
    <w:p w14:paraId="105622A4" w14:textId="77777777" w:rsidR="000744AE" w:rsidRPr="00271DD5" w:rsidRDefault="004D3ADD">
      <w:pPr>
        <w:pStyle w:val="Heading2"/>
        <w:ind w:left="0" w:firstLine="0"/>
        <w:rPr>
          <w:rFonts w:cs="Arial"/>
          <w:sz w:val="22"/>
          <w:szCs w:val="22"/>
        </w:rPr>
      </w:pPr>
      <w:bookmarkStart w:id="49" w:name="_Toc1047869460"/>
      <w:bookmarkStart w:id="50" w:name="_Toc127955766"/>
      <w:r w:rsidRPr="00271DD5">
        <w:rPr>
          <w:rFonts w:cs="Arial"/>
          <w:sz w:val="22"/>
          <w:szCs w:val="22"/>
          <w:lang w:eastAsia="zh-Hans"/>
        </w:rPr>
        <w:t>恢复</w:t>
      </w:r>
      <w:bookmarkEnd w:id="49"/>
      <w:r w:rsidRPr="00271DD5">
        <w:rPr>
          <w:rFonts w:cs="Arial"/>
          <w:sz w:val="22"/>
          <w:szCs w:val="22"/>
          <w:lang w:eastAsia="zh-Hans"/>
        </w:rPr>
        <w:t>倒车</w:t>
      </w:r>
      <w:bookmarkEnd w:id="50"/>
    </w:p>
    <w:p w14:paraId="537B9464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使能条件：</w:t>
      </w:r>
    </w:p>
    <w:p w14:paraId="46F89D9D" w14:textId="77777777" w:rsidR="000744AE" w:rsidRPr="00271DD5" w:rsidRDefault="004D3ADD">
      <w:pPr>
        <w:numPr>
          <w:ilvl w:val="0"/>
          <w:numId w:val="29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位于中断状态：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BcktrakMde_D_Stat_IVI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=0x5:Paused</w:t>
      </w:r>
    </w:p>
    <w:p w14:paraId="4AC36F58" w14:textId="77777777" w:rsidR="000744AE" w:rsidRPr="00271DD5" w:rsidRDefault="004D3ADD">
      <w:pPr>
        <w:numPr>
          <w:ilvl w:val="0"/>
          <w:numId w:val="29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中断条件已恢复且</w:t>
      </w:r>
      <w:r w:rsidRPr="00271DD5">
        <w:rPr>
          <w:rFonts w:ascii="Arial" w:hAnsi="Arial" w:cs="Arial"/>
          <w:sz w:val="22"/>
          <w:szCs w:val="22"/>
          <w:lang w:eastAsia="zh-Hans"/>
        </w:rPr>
        <w:t>“</w:t>
      </w:r>
      <w:r w:rsidRPr="00271DD5">
        <w:rPr>
          <w:rFonts w:ascii="Arial" w:hAnsi="Arial" w:cs="Arial"/>
          <w:sz w:val="22"/>
          <w:szCs w:val="22"/>
          <w:lang w:eastAsia="zh-Hans"/>
        </w:rPr>
        <w:t>恢复按钮</w:t>
      </w:r>
      <w:r w:rsidRPr="00271DD5">
        <w:rPr>
          <w:rFonts w:ascii="Arial" w:hAnsi="Arial" w:cs="Arial"/>
          <w:sz w:val="22"/>
          <w:szCs w:val="22"/>
          <w:lang w:eastAsia="zh-Hans"/>
        </w:rPr>
        <w:t>”</w:t>
      </w:r>
      <w:r w:rsidRPr="00271DD5">
        <w:rPr>
          <w:rFonts w:ascii="Arial" w:hAnsi="Arial" w:cs="Arial"/>
          <w:sz w:val="22"/>
          <w:szCs w:val="22"/>
          <w:lang w:eastAsia="zh-Hans"/>
        </w:rPr>
        <w:t>亮起，</w:t>
      </w:r>
      <w:r w:rsidRPr="00271DD5">
        <w:rPr>
          <w:rFonts w:ascii="Arial" w:hAnsi="Arial" w:cs="Arial"/>
          <w:sz w:val="22"/>
          <w:szCs w:val="22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发送恢复按钮信号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Prk_Resume_Req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=0x1: Request</w:t>
      </w:r>
      <w:r w:rsidRPr="00271DD5">
        <w:rPr>
          <w:rFonts w:ascii="Arial" w:hAnsi="Arial" w:cs="Arial"/>
          <w:sz w:val="22"/>
          <w:szCs w:val="22"/>
        </w:rPr>
        <w:t>给</w:t>
      </w:r>
      <w:r w:rsidRPr="00271DD5">
        <w:rPr>
          <w:rFonts w:ascii="Arial" w:hAnsi="Arial" w:cs="Arial"/>
          <w:sz w:val="22"/>
          <w:szCs w:val="22"/>
        </w:rPr>
        <w:t>IVI</w:t>
      </w:r>
    </w:p>
    <w:p w14:paraId="46935E9B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触发条件：</w:t>
      </w:r>
    </w:p>
    <w:p w14:paraId="1EA13FC5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用户点击恢复按钮，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发送</w:t>
      </w:r>
      <w:r w:rsidRPr="00271DD5">
        <w:rPr>
          <w:rFonts w:ascii="Arial" w:hAnsi="Arial" w:cs="Arial"/>
          <w:sz w:val="22"/>
          <w:szCs w:val="22"/>
          <w:lang w:eastAsia="zh-Hans"/>
        </w:rPr>
        <w:t>3</w:t>
      </w:r>
      <w:r w:rsidRPr="00271DD5">
        <w:rPr>
          <w:rFonts w:ascii="Arial" w:hAnsi="Arial" w:cs="Arial"/>
          <w:sz w:val="22"/>
          <w:szCs w:val="22"/>
          <w:lang w:eastAsia="zh-Hans"/>
        </w:rPr>
        <w:t>帧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Prk_DriverResume_Req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=0x1:Pressed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</w:p>
    <w:p w14:paraId="2B182BC7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输出条件：</w:t>
      </w:r>
    </w:p>
    <w:p w14:paraId="59544882" w14:textId="77777777" w:rsidR="000744AE" w:rsidRPr="00271DD5" w:rsidRDefault="004D3ADD">
      <w:pPr>
        <w:numPr>
          <w:ilvl w:val="0"/>
          <w:numId w:val="30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按键消失：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发送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Prk_Resume_Req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No request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</w:p>
    <w:p w14:paraId="116E8D8E" w14:textId="77777777" w:rsidR="000744AE" w:rsidRPr="00271DD5" w:rsidRDefault="004D3ADD">
      <w:pPr>
        <w:numPr>
          <w:ilvl w:val="0"/>
          <w:numId w:val="30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状态切换为</w:t>
      </w:r>
      <w:r w:rsidRPr="00271DD5">
        <w:rPr>
          <w:rFonts w:ascii="Arial" w:hAnsi="Arial" w:cs="Arial"/>
          <w:sz w:val="22"/>
          <w:szCs w:val="22"/>
          <w:lang w:eastAsia="zh-Hans"/>
        </w:rPr>
        <w:t>Maneuvering</w:t>
      </w:r>
      <w:r w:rsidRPr="00271DD5">
        <w:rPr>
          <w:rFonts w:ascii="Arial" w:hAnsi="Arial" w:cs="Arial"/>
          <w:sz w:val="22"/>
          <w:szCs w:val="22"/>
          <w:lang w:eastAsia="zh-Hans"/>
        </w:rPr>
        <w:t>即：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BcktrakMde_D_Stat_IVI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</w:t>
      </w:r>
    </w:p>
    <w:p w14:paraId="59392A65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0x4:Maneuvering</w:t>
      </w:r>
    </w:p>
    <w:p w14:paraId="011C4C2C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执行条件：</w:t>
      </w:r>
    </w:p>
    <w:p w14:paraId="35A2E18B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</w:rPr>
        <w:t>收到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Prk_Resume_Req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No request</w:t>
      </w:r>
      <w:r w:rsidRPr="00271DD5">
        <w:rPr>
          <w:rFonts w:ascii="Arial" w:hAnsi="Arial" w:cs="Arial"/>
          <w:sz w:val="22"/>
          <w:szCs w:val="22"/>
        </w:rPr>
        <w:t>后</w:t>
      </w:r>
      <w:r w:rsidRPr="00271DD5">
        <w:rPr>
          <w:rFonts w:ascii="Arial" w:hAnsi="Arial" w:cs="Arial"/>
          <w:sz w:val="22"/>
          <w:szCs w:val="22"/>
          <w:lang w:eastAsia="zh-Hans"/>
        </w:rPr>
        <w:t>隐藏恢复按钮，并继续显示倒车状态。（见</w:t>
      </w:r>
      <w:r w:rsidRPr="00271DD5">
        <w:rPr>
          <w:rFonts w:ascii="Arial" w:hAnsi="Arial" w:cs="Arial"/>
          <w:sz w:val="22"/>
          <w:szCs w:val="22"/>
          <w:lang w:eastAsia="zh-Hans"/>
        </w:rPr>
        <w:t>2.3</w:t>
      </w:r>
      <w:r w:rsidRPr="00271DD5">
        <w:rPr>
          <w:rFonts w:ascii="Arial" w:hAnsi="Arial" w:cs="Arial"/>
          <w:sz w:val="22"/>
          <w:szCs w:val="22"/>
          <w:lang w:eastAsia="zh-Hans"/>
        </w:rPr>
        <w:t>章节）</w:t>
      </w:r>
    </w:p>
    <w:p w14:paraId="44B355C2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2EEDC4A0" w14:textId="77777777" w:rsidR="000744AE" w:rsidRPr="00271DD5" w:rsidRDefault="004D3ADD">
      <w:pPr>
        <w:pStyle w:val="Heading1"/>
        <w:rPr>
          <w:rFonts w:cs="Arial"/>
          <w:sz w:val="22"/>
          <w:szCs w:val="22"/>
        </w:rPr>
      </w:pPr>
      <w:bookmarkStart w:id="51" w:name="_Toc28625173"/>
      <w:bookmarkStart w:id="52" w:name="_Toc127955767"/>
      <w:r w:rsidRPr="00271DD5">
        <w:rPr>
          <w:rFonts w:cs="Arial"/>
          <w:sz w:val="22"/>
          <w:szCs w:val="22"/>
          <w:lang w:eastAsia="zh-Hans"/>
        </w:rPr>
        <w:lastRenderedPageBreak/>
        <w:t>终止</w:t>
      </w:r>
      <w:bookmarkEnd w:id="51"/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271DD5" w14:paraId="0BA69328" w14:textId="77777777">
        <w:tc>
          <w:tcPr>
            <w:tcW w:w="8720" w:type="dxa"/>
          </w:tcPr>
          <w:p w14:paraId="729CFD19" w14:textId="77777777" w:rsidR="000744AE" w:rsidRPr="00271DD5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3872" behindDoc="1" locked="0" layoutInCell="1" allowOverlap="1" wp14:anchorId="7B674259" wp14:editId="43695C1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90750" cy="1995805"/>
                  <wp:effectExtent l="0" t="0" r="19050" b="10795"/>
                  <wp:wrapTight wrapText="bothSides">
                    <wp:wrapPolygon edited="0">
                      <wp:start x="0" y="0"/>
                      <wp:lineTo x="0" y="21442"/>
                      <wp:lineTo x="21287" y="21442"/>
                      <wp:lineTo x="21287" y="0"/>
                      <wp:lineTo x="0" y="0"/>
                    </wp:wrapPolygon>
                  </wp:wrapTight>
                  <wp:docPr id="1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99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0682EBD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触发条件：</w:t>
      </w:r>
    </w:p>
    <w:p w14:paraId="07D5CDE6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触发终止条件，见下表</w:t>
      </w:r>
    </w:p>
    <w:p w14:paraId="054C5ECE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输出条件：</w:t>
      </w:r>
    </w:p>
    <w:p w14:paraId="5DDDA61A" w14:textId="77777777" w:rsidR="000744AE" w:rsidRPr="00271DD5" w:rsidRDefault="004D3ADD">
      <w:pPr>
        <w:numPr>
          <w:ilvl w:val="0"/>
          <w:numId w:val="31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终止原因：</w:t>
      </w:r>
      <w:r w:rsidRPr="00271DD5">
        <w:rPr>
          <w:rFonts w:ascii="Arial" w:hAnsi="Arial" w:cs="Arial"/>
          <w:sz w:val="22"/>
          <w:szCs w:val="22"/>
        </w:rPr>
        <w:t>ACU</w:t>
      </w:r>
      <w:r w:rsidRPr="00271DD5">
        <w:rPr>
          <w:rFonts w:ascii="Arial" w:hAnsi="Arial" w:cs="Arial"/>
          <w:sz w:val="22"/>
          <w:szCs w:val="22"/>
        </w:rPr>
        <w:t>发送</w:t>
      </w:r>
      <w:proofErr w:type="spellStart"/>
      <w:r w:rsidRPr="00271DD5">
        <w:rPr>
          <w:rFonts w:ascii="Arial" w:hAnsi="Arial" w:cs="Arial"/>
          <w:sz w:val="22"/>
          <w:szCs w:val="22"/>
        </w:rPr>
        <w:t>Backtrack_TerminatePopup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</w:p>
    <w:p w14:paraId="1B3A262A" w14:textId="77777777" w:rsidR="000744AE" w:rsidRPr="00271DD5" w:rsidRDefault="004D3ADD">
      <w:pPr>
        <w:numPr>
          <w:ilvl w:val="0"/>
          <w:numId w:val="31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提示语信号置为</w:t>
      </w:r>
      <w:r w:rsidRPr="00271DD5">
        <w:rPr>
          <w:rFonts w:ascii="Arial" w:hAnsi="Arial" w:cs="Arial"/>
          <w:sz w:val="22"/>
          <w:szCs w:val="22"/>
          <w:lang w:eastAsia="zh-Hans"/>
        </w:rPr>
        <w:t>0</w:t>
      </w:r>
      <w:r w:rsidRPr="00271DD5">
        <w:rPr>
          <w:rFonts w:ascii="Arial" w:hAnsi="Arial" w:cs="Arial"/>
          <w:sz w:val="22"/>
          <w:szCs w:val="22"/>
          <w:lang w:eastAsia="zh-Hans"/>
        </w:rPr>
        <w:t>：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发送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Backtrack_GuidePopUp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No Popup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</w:p>
    <w:p w14:paraId="20D6D042" w14:textId="77777777" w:rsidR="000744AE" w:rsidRPr="00271DD5" w:rsidRDefault="004D3ADD">
      <w:pPr>
        <w:numPr>
          <w:ilvl w:val="0"/>
          <w:numId w:val="31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中断提示语信号置为</w:t>
      </w:r>
      <w:r w:rsidRPr="00271DD5">
        <w:rPr>
          <w:rFonts w:ascii="Arial" w:hAnsi="Arial" w:cs="Arial"/>
          <w:sz w:val="22"/>
          <w:szCs w:val="22"/>
          <w:lang w:eastAsia="zh-Hans"/>
        </w:rPr>
        <w:t>0</w:t>
      </w:r>
      <w:r w:rsidRPr="00271DD5">
        <w:rPr>
          <w:rFonts w:ascii="Arial" w:hAnsi="Arial" w:cs="Arial"/>
          <w:sz w:val="22"/>
          <w:szCs w:val="22"/>
          <w:lang w:eastAsia="zh-Hans"/>
        </w:rPr>
        <w:t>：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发送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Backtrack_SuspendPopup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=0x0:Default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</w:p>
    <w:p w14:paraId="6C0033E3" w14:textId="77777777" w:rsidR="000744AE" w:rsidRPr="00271DD5" w:rsidRDefault="004D3ADD">
      <w:pPr>
        <w:numPr>
          <w:ilvl w:val="0"/>
          <w:numId w:val="31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发送功能关闭信号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Prk_IVIFunc_Req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No req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</w:p>
    <w:p w14:paraId="5ED38958" w14:textId="77777777" w:rsidR="000744AE" w:rsidRPr="00271DD5" w:rsidRDefault="004D3ADD">
      <w:pPr>
        <w:numPr>
          <w:ilvl w:val="0"/>
          <w:numId w:val="31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发送页面切换到车机首页信号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OFF</w:t>
      </w:r>
    </w:p>
    <w:p w14:paraId="7448D4CD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执行条件：</w:t>
      </w:r>
    </w:p>
    <w:p w14:paraId="2918A287" w14:textId="77777777" w:rsidR="000744AE" w:rsidRPr="00271DD5" w:rsidRDefault="004D3ADD">
      <w:pPr>
        <w:numPr>
          <w:ilvl w:val="0"/>
          <w:numId w:val="32"/>
        </w:numPr>
        <w:ind w:left="0" w:firstLine="0"/>
        <w:rPr>
          <w:rFonts w:ascii="Arial" w:hAnsi="Arial" w:cs="Arial"/>
          <w:sz w:val="22"/>
          <w:szCs w:val="22"/>
          <w:highlight w:val="yellow"/>
        </w:rPr>
      </w:pPr>
      <w:r w:rsidRPr="00271DD5">
        <w:rPr>
          <w:rFonts w:ascii="Arial" w:hAnsi="Arial" w:cs="Arial"/>
          <w:sz w:val="22"/>
          <w:szCs w:val="22"/>
          <w:highlight w:val="yellow"/>
        </w:rPr>
        <w:t>IVI</w:t>
      </w:r>
      <w:r w:rsidRPr="00271DD5">
        <w:rPr>
          <w:rFonts w:ascii="Arial" w:hAnsi="Arial" w:cs="Arial"/>
          <w:sz w:val="22"/>
          <w:szCs w:val="22"/>
          <w:highlight w:val="yellow"/>
        </w:rPr>
        <w:t>收到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Backtrack_GuidePopUp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No Popup</w:t>
      </w:r>
      <w:r w:rsidRPr="00271DD5">
        <w:rPr>
          <w:rFonts w:ascii="Arial" w:hAnsi="Arial" w:cs="Arial"/>
          <w:sz w:val="22"/>
          <w:szCs w:val="22"/>
          <w:highlight w:val="yellow"/>
        </w:rPr>
        <w:t>后，不显示任何提示语。</w:t>
      </w:r>
    </w:p>
    <w:p w14:paraId="311FD7CE" w14:textId="77777777" w:rsidR="000744AE" w:rsidRPr="00271DD5" w:rsidRDefault="004D3ADD">
      <w:pPr>
        <w:numPr>
          <w:ilvl w:val="0"/>
          <w:numId w:val="32"/>
        </w:numPr>
        <w:ind w:left="0" w:firstLine="0"/>
        <w:rPr>
          <w:rFonts w:ascii="Arial" w:hAnsi="Arial" w:cs="Arial"/>
          <w:sz w:val="22"/>
          <w:szCs w:val="22"/>
          <w:highlight w:val="yellow"/>
        </w:rPr>
      </w:pPr>
      <w:r w:rsidRPr="00271DD5">
        <w:rPr>
          <w:rFonts w:ascii="Arial" w:hAnsi="Arial" w:cs="Arial"/>
          <w:sz w:val="22"/>
          <w:szCs w:val="22"/>
          <w:highlight w:val="yellow"/>
        </w:rPr>
        <w:t>IVI</w:t>
      </w:r>
      <w:r w:rsidRPr="00271DD5">
        <w:rPr>
          <w:rFonts w:ascii="Arial" w:hAnsi="Arial" w:cs="Arial"/>
          <w:sz w:val="22"/>
          <w:szCs w:val="22"/>
          <w:highlight w:val="yellow"/>
        </w:rPr>
        <w:t>收到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Backtrack_SuspendPopup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=0x0:Default</w:t>
      </w:r>
      <w:r w:rsidRPr="00271DD5">
        <w:rPr>
          <w:rFonts w:ascii="Arial" w:hAnsi="Arial" w:cs="Arial"/>
          <w:sz w:val="22"/>
          <w:szCs w:val="22"/>
          <w:highlight w:val="yellow"/>
        </w:rPr>
        <w:t>后，不显示中断弹窗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，</w:t>
      </w:r>
      <w:r w:rsidRPr="00271DD5">
        <w:rPr>
          <w:rFonts w:ascii="Arial" w:hAnsi="Arial" w:cs="Arial"/>
          <w:sz w:val="22"/>
          <w:szCs w:val="22"/>
          <w:highlight w:val="yellow"/>
        </w:rPr>
        <w:t>IVI</w:t>
      </w:r>
      <w:r w:rsidRPr="00271DD5">
        <w:rPr>
          <w:rFonts w:ascii="Arial" w:hAnsi="Arial" w:cs="Arial"/>
          <w:sz w:val="22"/>
          <w:szCs w:val="22"/>
          <w:highlight w:val="yellow"/>
        </w:rPr>
        <w:t>需保证中断弹窗先消失，终止弹窗后出现的显示顺序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（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实现）</w:t>
      </w:r>
    </w:p>
    <w:p w14:paraId="2DA6CD9B" w14:textId="77777777" w:rsidR="000744AE" w:rsidRPr="00271DD5" w:rsidRDefault="004D3ADD">
      <w:pPr>
        <w:numPr>
          <w:ilvl w:val="0"/>
          <w:numId w:val="32"/>
        </w:numPr>
        <w:ind w:left="0" w:firstLine="0"/>
        <w:rPr>
          <w:rFonts w:ascii="Arial" w:hAnsi="Arial" w:cs="Arial"/>
          <w:sz w:val="22"/>
          <w:szCs w:val="22"/>
          <w:highlight w:val="yellow"/>
        </w:rPr>
      </w:pPr>
      <w:r w:rsidRPr="00271DD5">
        <w:rPr>
          <w:rFonts w:ascii="Arial" w:hAnsi="Arial" w:cs="Arial"/>
          <w:sz w:val="22"/>
          <w:szCs w:val="22"/>
          <w:highlight w:val="yellow"/>
        </w:rPr>
        <w:t>IVI</w:t>
      </w:r>
      <w:r w:rsidRPr="00271DD5">
        <w:rPr>
          <w:rFonts w:ascii="Arial" w:hAnsi="Arial" w:cs="Arial"/>
          <w:sz w:val="22"/>
          <w:szCs w:val="22"/>
          <w:highlight w:val="yellow"/>
        </w:rPr>
        <w:t>收到</w:t>
      </w:r>
      <w:proofErr w:type="spellStart"/>
      <w:r w:rsidRPr="00271DD5">
        <w:rPr>
          <w:rFonts w:ascii="Arial" w:hAnsi="Arial" w:cs="Arial"/>
          <w:sz w:val="22"/>
          <w:szCs w:val="22"/>
          <w:highlight w:val="yellow"/>
        </w:rPr>
        <w:t>Backtrack_TerminatePopup</w:t>
      </w:r>
      <w:proofErr w:type="spellEnd"/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、</w:t>
      </w:r>
      <w:proofErr w:type="spellStart"/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Prk_IVIFunc_Req</w:t>
      </w:r>
      <w:proofErr w:type="spellEnd"/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=0x0: No req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和</w:t>
      </w:r>
      <w:proofErr w:type="spellStart"/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Backtrack_PageDisplay</w:t>
      </w:r>
      <w:proofErr w:type="spellEnd"/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=0x0: OFF</w:t>
      </w:r>
      <w:r w:rsidRPr="00271DD5">
        <w:rPr>
          <w:rFonts w:ascii="Arial" w:hAnsi="Arial" w:cs="Arial"/>
          <w:sz w:val="22"/>
          <w:szCs w:val="22"/>
          <w:highlight w:val="yellow"/>
        </w:rPr>
        <w:t>后显示终止原因弹窗，弹窗中显示具体终止原因如下表</w:t>
      </w:r>
      <w:r w:rsidRPr="00271DD5">
        <w:rPr>
          <w:rFonts w:ascii="Arial" w:hAnsi="Arial" w:cs="Arial"/>
          <w:sz w:val="22"/>
          <w:szCs w:val="22"/>
          <w:highlight w:val="yellow"/>
          <w:lang w:eastAsia="zh-Hans"/>
        </w:rPr>
        <w:t>，应显示终</w:t>
      </w:r>
      <w:r w:rsidRPr="00271DD5">
        <w:rPr>
          <w:rFonts w:ascii="Arial" w:hAnsi="Arial" w:cs="Arial"/>
          <w:sz w:val="22"/>
          <w:szCs w:val="22"/>
          <w:lang w:eastAsia="zh-Hans"/>
        </w:rPr>
        <w:t>止退出的弹窗</w:t>
      </w:r>
      <w:r w:rsidRPr="00271DD5">
        <w:rPr>
          <w:rFonts w:ascii="Arial" w:hAnsi="Arial" w:cs="Arial"/>
          <w:sz w:val="22"/>
          <w:szCs w:val="22"/>
          <w:lang w:eastAsia="zh-Hans"/>
        </w:rPr>
        <w:t>3S</w:t>
      </w:r>
      <w:r w:rsidRPr="00271DD5">
        <w:rPr>
          <w:rFonts w:ascii="Arial" w:hAnsi="Arial" w:cs="Arial"/>
          <w:sz w:val="22"/>
          <w:szCs w:val="22"/>
          <w:lang w:eastAsia="zh-Hans"/>
        </w:rPr>
        <w:t>后自行切换回到车机首页，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回到车机首页后发送</w:t>
      </w:r>
      <w:proofErr w:type="spellStart"/>
      <w:r w:rsidRPr="00271DD5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=0x0: OFF</w:t>
      </w:r>
      <w:r w:rsidRPr="00271DD5">
        <w:rPr>
          <w:rFonts w:ascii="Arial" w:hAnsi="Arial" w:cs="Arial"/>
          <w:sz w:val="22"/>
          <w:szCs w:val="22"/>
          <w:lang w:eastAsia="zh-Hans"/>
        </w:rPr>
        <w:t>给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表示车机端倒车页面成功关闭。</w:t>
      </w:r>
    </w:p>
    <w:p w14:paraId="42E2F790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1840258F" w14:textId="77777777" w:rsidR="000744AE" w:rsidRPr="00271DD5" w:rsidRDefault="004D3ADD">
      <w:pPr>
        <w:rPr>
          <w:rFonts w:ascii="Arial" w:hAnsi="Arial" w:cs="Arial"/>
          <w:sz w:val="22"/>
          <w:szCs w:val="22"/>
        </w:rPr>
      </w:pPr>
      <w:r w:rsidRPr="00271DD5">
        <w:rPr>
          <w:rFonts w:ascii="Arial" w:hAnsi="Arial" w:cs="Arial"/>
          <w:sz w:val="22"/>
          <w:szCs w:val="22"/>
        </w:rPr>
        <w:t>终止条件</w:t>
      </w:r>
      <w:proofErr w:type="spellStart"/>
      <w:r w:rsidRPr="00271DD5">
        <w:rPr>
          <w:rFonts w:ascii="Arial" w:hAnsi="Arial" w:cs="Arial"/>
          <w:sz w:val="22"/>
          <w:szCs w:val="22"/>
        </w:rPr>
        <w:t>Backtrack_TerminatePopup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信号</w:t>
      </w:r>
      <w:r w:rsidRPr="00271DD5">
        <w:rPr>
          <w:rFonts w:ascii="Arial" w:hAnsi="Arial" w:cs="Arial"/>
          <w:sz w:val="22"/>
          <w:szCs w:val="22"/>
        </w:rPr>
        <w:t>列表：</w:t>
      </w:r>
    </w:p>
    <w:p w14:paraId="6FED950B" w14:textId="77777777" w:rsidR="000744AE" w:rsidRPr="00271DD5" w:rsidRDefault="000744AE">
      <w:pPr>
        <w:rPr>
          <w:rFonts w:ascii="Arial" w:hAnsi="Arial" w:cs="Arial"/>
          <w:sz w:val="22"/>
          <w:szCs w:val="22"/>
          <w:highlight w:val="yellow"/>
        </w:rPr>
      </w:pPr>
    </w:p>
    <w:tbl>
      <w:tblPr>
        <w:tblW w:w="8292" w:type="dxa"/>
        <w:tblInd w:w="88" w:type="dxa"/>
        <w:tblLayout w:type="fixed"/>
        <w:tblLook w:val="04A0" w:firstRow="1" w:lastRow="0" w:firstColumn="1" w:lastColumn="0" w:noHBand="0" w:noVBand="1"/>
      </w:tblPr>
      <w:tblGrid>
        <w:gridCol w:w="2036"/>
        <w:gridCol w:w="2698"/>
        <w:gridCol w:w="1300"/>
        <w:gridCol w:w="2258"/>
      </w:tblGrid>
      <w:tr w:rsidR="000744AE" w:rsidRPr="00271DD5" w14:paraId="103205D9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  <w:vAlign w:val="center"/>
          </w:tcPr>
          <w:p w14:paraId="087BCCB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触发终止的场景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  <w:vAlign w:val="center"/>
          </w:tcPr>
          <w:p w14:paraId="106A77B5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发送的信号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  <w:vAlign w:val="center"/>
          </w:tcPr>
          <w:p w14:paraId="5F7F16B2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显示的弹窗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  <w:vAlign w:val="center"/>
          </w:tcPr>
          <w:p w14:paraId="2996907E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显示优先级</w:t>
            </w:r>
          </w:p>
        </w:tc>
      </w:tr>
      <w:tr w:rsidR="000744AE" w:rsidRPr="00271DD5" w14:paraId="172BE18F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1701A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 w:bidi="ar"/>
              </w:rPr>
              <w:lastRenderedPageBreak/>
              <w:t>车辆电源模式非</w:t>
            </w:r>
            <w:r w:rsidRPr="00271DD5">
              <w:rPr>
                <w:rFonts w:ascii="Arial" w:hAnsi="Arial" w:cs="Arial"/>
                <w:sz w:val="22"/>
                <w:szCs w:val="22"/>
                <w:lang w:eastAsia="zh-Hans" w:bidi="ar"/>
              </w:rPr>
              <w:t>Normal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A7BA91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Req_Quit_CarModeInvalid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ACFE0E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9B2D7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5E9A0712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78EEC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OTA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功能激活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6C711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Req_Quit_OTA_Active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3AD59E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22080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449CA9A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0E2F47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ADAS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被激活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38ACA7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Req_Quit_ADAS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44782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C2692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FF1D16E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EE351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TCS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激活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7851B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0x5: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Req_Quit_TCSActive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E4559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B54A5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792DE8FA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FC6365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ESC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激活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7DEC0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0x6: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Req_Quit_ESCActive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D50704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7ACD96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214CA36B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4FB7D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紧急呼叫功能开启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4C275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0x7: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Req_Quit_eCALL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8E2106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95DD0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2D089580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2605D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摄像头遮挡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BB6F1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0x8: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Req_Quit_CameraBlockage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A07DB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04E66C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EC8488F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5C284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超声波雷达遮挡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（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Baidu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暂不支持）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828217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0x9: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Req_Quit_USS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Blockage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C572B7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CE9F77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5727BF5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9475D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坡度过大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（大于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12% 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7A56A9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0xA: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Req_Quit_SlopeTooLarge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5B4DC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C4014C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5430EB1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0A141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车速过高（大于</w:t>
            </w:r>
            <w:r w:rsidRPr="00271DD5">
              <w:rPr>
                <w:rFonts w:ascii="Arial" w:hAnsi="Arial" w:cs="Arial"/>
                <w:sz w:val="22"/>
                <w:szCs w:val="22"/>
                <w:highlight w:val="yellow"/>
                <w:lang w:bidi="ar"/>
              </w:rPr>
              <w:t>6kph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，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可标定）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899551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0xB: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Req_Quit_SpeedHigh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324466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77068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93B23A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974A01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胎压过低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（暂定无）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FF00E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0xC: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Req_Quit_TirePressureTooLow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D3419C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8902BE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1C25467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D324B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READY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失败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346E0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0xE: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Req_Quit_PT_Ready_Failed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6DCB7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22CA9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1BA4937D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CB595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车辆低电量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/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续航低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3ED785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0xF: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Req_Quit_VehicleLowBattery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DED13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0E461E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51581135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BAEAC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牵引力控制系统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lastRenderedPageBreak/>
              <w:t>关闭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E3E8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lastRenderedPageBreak/>
              <w:t xml:space="preserve">0x11: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lastRenderedPageBreak/>
              <w:t>Req_Quit_TractionControlSystemOff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42B6B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69A7D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231937C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990A0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扭矩不可用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21837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BDEB96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03B48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9CA9A7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F3B9D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电源模块故障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2E2782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AE7700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180D7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CE011F9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941B6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低速控制系统故障（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LSC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EBE7E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2D6111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F1874B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268834BB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1E7377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转向控制系统故障（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EPAS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409FB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3C9A61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FB661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4AB65771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5BC29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防抱死制动系统故障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(ABS)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4456A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BDD31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57BB3A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776FB4BF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456CCE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车身控制系统故障（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BCM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6C041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E687E1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F7972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3B93D7C8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75F8F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低速控制系统意外退出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DC5BF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C0FCD4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B032A7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D0E37B2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C9E67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防抱死制动系统意外退出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9ABEF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9CE6DE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51A406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52C05EBD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7B865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转向控制系统意外退出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DEDB2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895B0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76E874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3B949406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FF6622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其他关联系统故障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FDE84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C532B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37ED3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4B05678C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FF8EB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泊车控制系统故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lastRenderedPageBreak/>
              <w:t>障（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1392FE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lastRenderedPageBreak/>
              <w:t xml:space="preserve">0x1E: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lastRenderedPageBreak/>
              <w:t>Req_Quit_Sys_Failure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FB0C2A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0E84B1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4F02FB1A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623942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CAN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通信故障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3B52D2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ECU failure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E524D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C260A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B09C5F0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67E7C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用户退出功能（按键、语音）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332371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0x21: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_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UserExitViaButtion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/Voice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E38CB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99A98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5EF4B801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B41A9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用户踩刹车超过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2mins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12B01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0x22: BrakeExceed_2min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F9FE9A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A9462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70FBB69B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43F1E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挡位干预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A4083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0x23: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Req_Quit_GearIntervention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DB9246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876A0A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33010A76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99424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用户干预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EPB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8FB1D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0x24: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Req_Quit_EPB_Apply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A5A8F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4F15B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E26E709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FB29C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用户干预方向盘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7FB4F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0x25:Req_Quit_SteeringWheel_Intervention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4EBF4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0DB6B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71EFB1C1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7A47B1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用户折叠后视镜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1D423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0X26: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Req_Quit_MirrorFold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822DEB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286676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4A5E1000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8320BE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不安全行为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(P+EPB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没反馈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)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8BD49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0x27: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Req_Quit_Unsafe_Behavior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678E3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74990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42335317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989F0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充电枪插着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1A8167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0x28: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Req_Quit_Vehcle_Charging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E3116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20679A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3F5AE63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077285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车辆下电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C1380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0x29: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Req_PowerOFF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8E301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D8B9C1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415F3B0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3DF82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不可逾越的障碍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6526B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0x2A:Req_Quit_InsurmountableObstacle Detected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8BFA3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0A52C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27157972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32492E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等待点击开始超时（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2min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2E4F6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0x20:Req_Quit_FunctionOnCheckOvertime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A9B76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EEBEAC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5B43AEF9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E0C8C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功能激活大于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10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分钟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83E2A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0x2C: Req_Quit_MatimeOvertime_10min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9C2804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B8167E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745AFAA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9C6012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lastRenderedPageBreak/>
              <w:t>恢复超时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1E75A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0x2D:Req_Quit_RecoveryTimeout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9506E1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358C7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49A364A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4E22A5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中断次数超限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(8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次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)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93EF4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0x2E: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Req_Quit_InterruptTimesOverflow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4F60B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3F2CB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5AE44611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589A3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用户干预移动超过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1m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219B2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0x2F: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Req_Quit_RemoteMoveDistanceOut_Of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Range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4B141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4DC0A4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2C8D0995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60E90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关联系统握手失败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D74AE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0x30: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Req_Quit_HandshakeFailed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61C96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784F7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2AC12F09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B556F2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转向超过线控范围即方向盘角度超限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D55621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0x31: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Req_Quit_SteeringAngle_Out_of_Limit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56367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750EA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129ABE20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362F7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换挡失败（无有效换挡）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C858E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0x32: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Req_Quit_Shift_Operate_Failed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0759E1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0FDCEA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DAC2707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7C7F2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偏离轨迹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280957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0x33: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Req_Quit_TrajectoryDeviation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FB0B3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EA618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CA191DF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61E6D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trike/>
                <w:sz w:val="22"/>
                <w:szCs w:val="22"/>
              </w:rPr>
            </w:pPr>
            <w:r w:rsidRPr="00271DD5">
              <w:rPr>
                <w:rFonts w:ascii="Arial" w:hAnsi="Arial" w:cs="Arial"/>
                <w:strike/>
                <w:sz w:val="22"/>
                <w:szCs w:val="22"/>
                <w:lang w:bidi="ar"/>
              </w:rPr>
              <w:t>充电盖未关闭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E0F7B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trike/>
                <w:sz w:val="22"/>
                <w:szCs w:val="22"/>
              </w:rPr>
            </w:pPr>
            <w:r w:rsidRPr="00271DD5">
              <w:rPr>
                <w:rFonts w:ascii="Arial" w:hAnsi="Arial" w:cs="Arial"/>
                <w:strike/>
                <w:sz w:val="22"/>
                <w:szCs w:val="22"/>
                <w:lang w:bidi="ar"/>
              </w:rPr>
              <w:t xml:space="preserve">0x34: </w:t>
            </w:r>
            <w:proofErr w:type="spellStart"/>
            <w:r w:rsidRPr="00271DD5">
              <w:rPr>
                <w:rFonts w:ascii="Arial" w:hAnsi="Arial" w:cs="Arial"/>
                <w:strike/>
                <w:sz w:val="22"/>
                <w:szCs w:val="22"/>
                <w:lang w:bidi="ar"/>
              </w:rPr>
              <w:t>Req_Quit_ChargeCover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202F5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C5141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24EB46C0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66031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空间受限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912C3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0x35: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Req_Quit_SpaceLimit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5965C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A1BD6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233774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05E7A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车轮卡住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95ACF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0x37: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Req_Quit_WheelStuck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1966C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87F0F4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9B5E0BD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732F2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挡位不响应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E43DD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0x38: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Req_Quit_Actuator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feedback abnormal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2518C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34628E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20A10FA6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7B95F2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车外温度监控不可用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340BE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lastRenderedPageBreak/>
              <w:t>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B87B9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6A7F4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581CEB04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E212C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驻车系统故障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F6E3A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87B66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6DBDF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B7A3067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70ED3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轮速信号故障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484A7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5E878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8167DB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7507F8B4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9F8C0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EBD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激活有故障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CAB8C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1EE5B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602F6B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34AA0A1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DD139E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用户点击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APA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硬开关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46628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0x39: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Req_Quit_APA_active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732B2A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4B9BF0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7A51441B" w14:textId="77777777" w:rsidR="000744AE" w:rsidRPr="00271DD5" w:rsidRDefault="000744AE">
      <w:pPr>
        <w:rPr>
          <w:rFonts w:ascii="Arial" w:hAnsi="Arial" w:cs="Arial"/>
          <w:sz w:val="22"/>
          <w:szCs w:val="22"/>
          <w:highlight w:val="yellow"/>
          <w:lang w:eastAsia="zh-Hans"/>
        </w:rPr>
      </w:pPr>
    </w:p>
    <w:bookmarkEnd w:id="14"/>
    <w:bookmarkEnd w:id="15"/>
    <w:p w14:paraId="1AAEAB69" w14:textId="77777777" w:rsidR="000744AE" w:rsidRPr="00271DD5" w:rsidRDefault="000744AE">
      <w:pPr>
        <w:rPr>
          <w:rFonts w:ascii="Arial" w:hAnsi="Arial" w:cs="Arial"/>
          <w:b/>
          <w:bCs/>
          <w:sz w:val="22"/>
          <w:szCs w:val="22"/>
          <w:lang w:eastAsia="zh-Hans"/>
        </w:rPr>
      </w:pPr>
    </w:p>
    <w:p w14:paraId="39F28854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2864C64C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3D182BE6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6358EBAC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65560C82" w14:textId="77777777" w:rsidR="000744AE" w:rsidRPr="00271DD5" w:rsidRDefault="004D3ADD">
      <w:pPr>
        <w:pStyle w:val="Heading1"/>
        <w:rPr>
          <w:rFonts w:cs="Arial"/>
          <w:sz w:val="22"/>
          <w:szCs w:val="22"/>
          <w:lang w:eastAsia="zh-Hans"/>
        </w:rPr>
      </w:pPr>
      <w:bookmarkStart w:id="53" w:name="_Toc127955768"/>
      <w:r w:rsidRPr="00271DD5">
        <w:rPr>
          <w:rFonts w:cs="Arial"/>
          <w:sz w:val="22"/>
          <w:szCs w:val="22"/>
          <w:lang w:eastAsia="zh-Hans"/>
        </w:rPr>
        <w:lastRenderedPageBreak/>
        <w:t>信号列表</w:t>
      </w:r>
      <w:bookmarkEnd w:id="53"/>
    </w:p>
    <w:p w14:paraId="312ACE10" w14:textId="77777777" w:rsidR="000744AE" w:rsidRPr="00271DD5" w:rsidRDefault="004D3ADD">
      <w:pPr>
        <w:pStyle w:val="Heading2"/>
        <w:ind w:left="0" w:firstLine="0"/>
        <w:rPr>
          <w:rFonts w:cs="Arial"/>
          <w:sz w:val="22"/>
          <w:szCs w:val="22"/>
        </w:rPr>
      </w:pPr>
      <w:bookmarkStart w:id="54" w:name="_Toc127955769"/>
      <w:r w:rsidRPr="00271DD5">
        <w:rPr>
          <w:rFonts w:cs="Arial"/>
          <w:sz w:val="22"/>
          <w:szCs w:val="22"/>
          <w:lang w:eastAsia="zh-Hans"/>
        </w:rPr>
        <w:t>IVI</w:t>
      </w:r>
      <w:r w:rsidRPr="00271DD5">
        <w:rPr>
          <w:rFonts w:cs="Arial"/>
          <w:sz w:val="22"/>
          <w:szCs w:val="22"/>
          <w:lang w:eastAsia="zh-Hans"/>
        </w:rPr>
        <w:t>发给</w:t>
      </w:r>
      <w:r w:rsidRPr="00271DD5">
        <w:rPr>
          <w:rFonts w:cs="Arial"/>
          <w:sz w:val="22"/>
          <w:szCs w:val="22"/>
          <w:lang w:eastAsia="zh-Hans"/>
        </w:rPr>
        <w:t>ACU (CAN)</w:t>
      </w:r>
      <w:bookmarkEnd w:id="54"/>
    </w:p>
    <w:tbl>
      <w:tblPr>
        <w:tblW w:w="8708" w:type="dxa"/>
        <w:tblInd w:w="12" w:type="dxa"/>
        <w:tblLook w:val="04A0" w:firstRow="1" w:lastRow="0" w:firstColumn="1" w:lastColumn="0" w:noHBand="0" w:noVBand="1"/>
      </w:tblPr>
      <w:tblGrid>
        <w:gridCol w:w="2584"/>
        <w:gridCol w:w="4651"/>
        <w:gridCol w:w="1473"/>
      </w:tblGrid>
      <w:tr w:rsidR="000744AE" w:rsidRPr="00271DD5" w14:paraId="39324861" w14:textId="77777777">
        <w:trPr>
          <w:trHeight w:val="248"/>
        </w:trPr>
        <w:tc>
          <w:tcPr>
            <w:tcW w:w="25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523018C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信号</w:t>
            </w:r>
          </w:p>
        </w:tc>
        <w:tc>
          <w:tcPr>
            <w:tcW w:w="46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1A3433E9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信号说明</w:t>
            </w:r>
          </w:p>
        </w:tc>
        <w:tc>
          <w:tcPr>
            <w:tcW w:w="148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5FB83767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枚举值</w:t>
            </w:r>
          </w:p>
        </w:tc>
      </w:tr>
      <w:tr w:rsidR="000744AE" w:rsidRPr="00271DD5" w14:paraId="51A2DBE0" w14:textId="77777777">
        <w:trPr>
          <w:trHeight w:val="96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0F828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IVI_Backtrack_AVMSoftButton 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0F9EA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This signal indicates the soft button of Backtrack on APIM screen( in AVM), if user click this button, APIM will sent pressed status to IPMB.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475C0B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OFF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 ON</w:t>
            </w:r>
          </w:p>
        </w:tc>
      </w:tr>
      <w:tr w:rsidR="000744AE" w:rsidRPr="00271DD5" w14:paraId="4526C0D0" w14:textId="77777777">
        <w:trPr>
          <w:trHeight w:val="96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D9FDF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 xml:space="preserve">IVI_Bktrk_Launch_SoftButton 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F09B30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This signal indicates the soft button of Backtrack on APIM launcher page, if user click this button, APIM will sent pressed status to IPMB.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7E4B9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OFF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 ON</w:t>
            </w:r>
          </w:p>
        </w:tc>
      </w:tr>
      <w:tr w:rsidR="000744AE" w:rsidRPr="00271DD5" w14:paraId="5E987312" w14:textId="77777777">
        <w:trPr>
          <w:trHeight w:val="72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BFC70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IVI_Bktrak_VoiceActivButton 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440F3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This signal indicates the voice activation of Backtrack, if user requests Backtrack ON by voice, APIM will sent this signal to IPMB.  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09AF5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request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 ON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0x2: OFF</w:t>
            </w:r>
          </w:p>
        </w:tc>
      </w:tr>
      <w:tr w:rsidR="000744AE" w:rsidRPr="00271DD5" w14:paraId="3F6F042A" w14:textId="77777777">
        <w:trPr>
          <w:trHeight w:val="120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836AE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Backtrack_ActButton</w:t>
            </w:r>
            <w:proofErr w:type="spellEnd"/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A9194D" w14:textId="77777777" w:rsidR="000744AE" w:rsidRPr="00271DD5" w:rsidRDefault="004D3ADD">
            <w:pPr>
              <w:widowControl/>
              <w:textAlignment w:val="top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The driver needs to press the backtrack activation button once prep-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condtion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met (after driver press the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Backtrack_SoftButton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/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AVMButton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/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VoiceActivationButton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)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3C82B4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request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 Requested</w:t>
            </w:r>
          </w:p>
        </w:tc>
      </w:tr>
      <w:tr w:rsidR="000744AE" w:rsidRPr="00271DD5" w14:paraId="432B0D38" w14:textId="77777777">
        <w:trPr>
          <w:trHeight w:val="48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FF91C2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Prk_DriverResume_Req</w:t>
            </w:r>
            <w:proofErr w:type="spellEnd"/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87726E" w14:textId="77777777" w:rsidR="000744AE" w:rsidRPr="00271DD5" w:rsidRDefault="004D3ADD">
            <w:pPr>
              <w:widowControl/>
              <w:textAlignment w:val="top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用户点击恢复按键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3DAD3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0x0:No Pressed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0x1:Pressed</w:t>
            </w:r>
          </w:p>
        </w:tc>
      </w:tr>
      <w:tr w:rsidR="000744AE" w:rsidRPr="00271DD5" w14:paraId="473EE166" w14:textId="77777777">
        <w:trPr>
          <w:trHeight w:val="96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A6E91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IVI_Backtrack_Act_Flag</w:t>
            </w:r>
            <w:proofErr w:type="spellEnd"/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49300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This signal indicates whether the IVI related precondition be satisfied so that ACU shall transit state of Backtrack from OFF to Standby.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C5905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0x0:Unactivated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0x1:Activated</w:t>
            </w:r>
          </w:p>
        </w:tc>
      </w:tr>
      <w:tr w:rsidR="000744AE" w:rsidRPr="00271DD5" w14:paraId="35E6F7B8" w14:textId="77777777">
        <w:trPr>
          <w:trHeight w:val="192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259DBB2" w14:textId="77777777" w:rsidR="000744AE" w:rsidRPr="00271DD5" w:rsidRDefault="004D3ADD">
            <w:pPr>
              <w:widowControl/>
              <w:textAlignment w:val="bottom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IVI_Prk_DispStat</w:t>
            </w:r>
            <w:proofErr w:type="spellEnd"/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4E2D1B" w14:textId="77777777" w:rsidR="000744AE" w:rsidRPr="00271DD5" w:rsidRDefault="004D3ADD">
            <w:pPr>
              <w:widowControl/>
              <w:textAlignment w:val="bottom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This signal indicates which parking feature is displayed on APIM, include APA/AVM/Backtrack/HAVP.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253ECC" w14:textId="77777777" w:rsidR="000744AE" w:rsidRPr="00271DD5" w:rsidRDefault="004D3ADD">
            <w:pPr>
              <w:widowControl/>
              <w:textAlignment w:val="bottom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OFF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0x1: AVM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actived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0x2: APA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actived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0x3: Backtrack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actived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0x4: HAVP active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0x5: Reserved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0x6: Reserved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0x7: Reserved</w:t>
            </w:r>
          </w:p>
        </w:tc>
      </w:tr>
      <w:tr w:rsidR="000744AE" w:rsidRPr="00271DD5" w14:paraId="770B8546" w14:textId="77777777">
        <w:trPr>
          <w:trHeight w:val="192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8BA1EFD" w14:textId="77777777" w:rsidR="000744AE" w:rsidRPr="00271DD5" w:rsidRDefault="004D3ADD">
            <w:pPr>
              <w:widowControl/>
              <w:textAlignment w:val="bottom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Prk_ExitButton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1743C540" w14:textId="77777777" w:rsidR="000744AE" w:rsidRPr="00271DD5" w:rsidRDefault="000744AE">
            <w:pPr>
              <w:widowControl/>
              <w:textAlignment w:val="bottom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F2ED1D" w14:textId="77777777" w:rsidR="000744AE" w:rsidRPr="00271DD5" w:rsidRDefault="004D3ADD">
            <w:pPr>
              <w:widowControl/>
              <w:textAlignment w:val="bottom"/>
              <w:rPr>
                <w:rFonts w:ascii="Arial" w:eastAsia="等线" w:hAnsi="Arial" w:cs="Arial"/>
                <w:sz w:val="22"/>
                <w:szCs w:val="22"/>
                <w:lang w:eastAsia="zh-Hans"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eastAsia="zh-Hans" w:bidi="ar"/>
              </w:rPr>
              <w:t>用户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退出</w:t>
            </w:r>
            <w:r w:rsidRPr="00271DD5">
              <w:rPr>
                <w:rFonts w:ascii="Arial" w:eastAsia="等线" w:hAnsi="Arial" w:cs="Arial"/>
                <w:sz w:val="22"/>
                <w:szCs w:val="22"/>
                <w:lang w:eastAsia="zh-Hans" w:bidi="ar"/>
              </w:rPr>
              <w:t>按钮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7F223E" w14:textId="77777777" w:rsidR="000744AE" w:rsidRPr="00271DD5" w:rsidRDefault="004D3ADD">
            <w:pPr>
              <w:widowControl/>
              <w:textAlignment w:val="bottom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Pressed</w:t>
            </w:r>
          </w:p>
          <w:p w14:paraId="27515A8C" w14:textId="77777777" w:rsidR="000744AE" w:rsidRPr="00271DD5" w:rsidRDefault="004D3ADD">
            <w:pPr>
              <w:widowControl/>
              <w:textAlignment w:val="bottom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0x1: Pressed</w:t>
            </w:r>
          </w:p>
        </w:tc>
      </w:tr>
    </w:tbl>
    <w:p w14:paraId="1004B529" w14:textId="77777777" w:rsidR="000744AE" w:rsidRPr="00271DD5" w:rsidRDefault="000744AE">
      <w:pPr>
        <w:rPr>
          <w:rFonts w:ascii="Arial" w:hAnsi="Arial" w:cs="Arial"/>
          <w:sz w:val="22"/>
          <w:szCs w:val="22"/>
        </w:rPr>
      </w:pPr>
    </w:p>
    <w:p w14:paraId="1FA69A92" w14:textId="77777777" w:rsidR="000744AE" w:rsidRPr="00271DD5" w:rsidRDefault="004D3ADD">
      <w:pPr>
        <w:pStyle w:val="Heading2"/>
        <w:ind w:left="0" w:firstLine="0"/>
        <w:rPr>
          <w:rFonts w:cs="Arial"/>
          <w:sz w:val="22"/>
          <w:szCs w:val="22"/>
        </w:rPr>
      </w:pPr>
      <w:bookmarkStart w:id="55" w:name="_Toc127955770"/>
      <w:r w:rsidRPr="00271DD5">
        <w:rPr>
          <w:rFonts w:cs="Arial"/>
          <w:sz w:val="22"/>
          <w:szCs w:val="22"/>
          <w:lang w:eastAsia="zh-Hans"/>
        </w:rPr>
        <w:t>ACU</w:t>
      </w:r>
      <w:r w:rsidRPr="00271DD5">
        <w:rPr>
          <w:rFonts w:cs="Arial"/>
          <w:sz w:val="22"/>
          <w:szCs w:val="22"/>
          <w:lang w:eastAsia="zh-Hans"/>
        </w:rPr>
        <w:t>发给</w:t>
      </w:r>
      <w:r w:rsidRPr="00271DD5">
        <w:rPr>
          <w:rFonts w:cs="Arial"/>
          <w:sz w:val="22"/>
          <w:szCs w:val="22"/>
          <w:lang w:eastAsia="zh-Hans"/>
        </w:rPr>
        <w:t>IVI(CAN)</w:t>
      </w:r>
      <w:bookmarkEnd w:id="55"/>
    </w:p>
    <w:tbl>
      <w:tblPr>
        <w:tblW w:w="6940" w:type="dxa"/>
        <w:tblInd w:w="88" w:type="dxa"/>
        <w:tblLook w:val="04A0" w:firstRow="1" w:lastRow="0" w:firstColumn="1" w:lastColumn="0" w:noHBand="0" w:noVBand="1"/>
      </w:tblPr>
      <w:tblGrid>
        <w:gridCol w:w="2394"/>
        <w:gridCol w:w="2542"/>
        <w:gridCol w:w="3696"/>
      </w:tblGrid>
      <w:tr w:rsidR="000744AE" w:rsidRPr="00271DD5" w14:paraId="2C7A3429" w14:textId="77777777">
        <w:trPr>
          <w:trHeight w:val="263"/>
        </w:trPr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5584A11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信号</w:t>
            </w:r>
          </w:p>
        </w:tc>
        <w:tc>
          <w:tcPr>
            <w:tcW w:w="24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5C25B9B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信号说明</w:t>
            </w:r>
          </w:p>
        </w:tc>
        <w:tc>
          <w:tcPr>
            <w:tcW w:w="24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2E5275B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枚举值</w:t>
            </w:r>
          </w:p>
        </w:tc>
      </w:tr>
      <w:tr w:rsidR="000744AE" w:rsidRPr="00271DD5" w14:paraId="400EBDF0" w14:textId="77777777">
        <w:trPr>
          <w:trHeight w:val="216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2FE474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 _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ActiveType_Indicate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5C34F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This signal indicates  the different activation ways of the Backtrack. 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69E1F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OFF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0x1: Backtrack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actived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by IVI soft button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0x2: Backtrack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actived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by voice button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0x3: Backtrack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actived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by AVM soft button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0x4: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QuickPanel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0x5: Reserved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0x6: Reserved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0x7: Reserved</w:t>
            </w:r>
          </w:p>
        </w:tc>
      </w:tr>
      <w:tr w:rsidR="000744AE" w:rsidRPr="00271DD5" w14:paraId="538AA443" w14:textId="77777777">
        <w:trPr>
          <w:trHeight w:val="48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9967B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Prk_Resume_Req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2DCFC5" w14:textId="77777777" w:rsidR="000744AE" w:rsidRPr="00271DD5" w:rsidRDefault="004D3ADD">
            <w:pPr>
              <w:widowControl/>
              <w:textAlignment w:val="top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中断条件满足，提示</w:t>
            </w:r>
            <w:r w:rsidRPr="00271DD5">
              <w:rPr>
                <w:rStyle w:val="font11"/>
                <w:sz w:val="22"/>
                <w:szCs w:val="22"/>
                <w:lang w:bidi="ar"/>
              </w:rPr>
              <w:t>HMI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切用户确认恢复弹窗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889A0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request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 Request</w:t>
            </w:r>
          </w:p>
        </w:tc>
      </w:tr>
      <w:tr w:rsidR="000744AE" w:rsidRPr="00271DD5" w14:paraId="2ABE87BF" w14:textId="77777777">
        <w:trPr>
          <w:trHeight w:val="96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CC7962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Backtrack_Start_Sta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594C51" w14:textId="77777777" w:rsidR="000744AE" w:rsidRPr="00271DD5" w:rsidRDefault="004D3ADD">
            <w:pPr>
              <w:widowControl/>
              <w:textAlignment w:val="top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This signal indicates driver the status, if backtrack is ready to control the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vehilce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and the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buttion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is highlighted.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D17D3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display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 Highlighted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0x2: Grey</w:t>
            </w:r>
          </w:p>
        </w:tc>
      </w:tr>
      <w:tr w:rsidR="000744AE" w:rsidRPr="00271DD5" w14:paraId="51C709F3" w14:textId="77777777">
        <w:trPr>
          <w:trHeight w:val="48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6A642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Backtrack_RemainDis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912E1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remaining valid distance of Backtrack feature in m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A2273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0-50m</w:t>
            </w:r>
          </w:p>
        </w:tc>
      </w:tr>
      <w:tr w:rsidR="000744AE" w:rsidRPr="00271DD5" w14:paraId="5C45D113" w14:textId="77777777">
        <w:trPr>
          <w:trHeight w:val="96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D5861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Backtrack_PageDisplay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871AB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RA main page display req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19CFCD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OFF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0x1: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Backtrack_Reversing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（倒车界面）</w:t>
            </w:r>
            <w:r w:rsidRPr="00271DD5">
              <w:rPr>
                <w:rStyle w:val="font11"/>
                <w:rFonts w:eastAsia="等线"/>
                <w:sz w:val="22"/>
                <w:szCs w:val="22"/>
                <w:lang w:bidi="ar"/>
              </w:rPr>
              <w:br/>
              <w:t xml:space="preserve">0x2: </w:t>
            </w:r>
            <w:proofErr w:type="spellStart"/>
            <w:r w:rsidRPr="00271DD5">
              <w:rPr>
                <w:rStyle w:val="font11"/>
                <w:rFonts w:eastAsia="等线"/>
                <w:sz w:val="22"/>
                <w:szCs w:val="22"/>
                <w:lang w:bidi="ar"/>
              </w:rPr>
              <w:t>Backtrack_Completed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（倒车完成）</w:t>
            </w:r>
            <w:r w:rsidRPr="00271DD5">
              <w:rPr>
                <w:rStyle w:val="font11"/>
                <w:rFonts w:eastAsia="等线"/>
                <w:sz w:val="22"/>
                <w:szCs w:val="22"/>
                <w:lang w:bidi="ar"/>
              </w:rPr>
              <w:br/>
              <w:t>0x3: Invalid</w:t>
            </w:r>
          </w:p>
        </w:tc>
      </w:tr>
      <w:tr w:rsidR="000744AE" w:rsidRPr="00271DD5" w14:paraId="6A5769AF" w14:textId="77777777">
        <w:trPr>
          <w:trHeight w:val="312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72AB6D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BcktrakMde_D_Stat_IVI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277986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This signal indicates the state machine defined for Backtrack feature in ACU.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6DC626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OFF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0x1:Initialization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0x2:Standby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0x3:Checking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0x4:Maneuvering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0x5:Paused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0x6:Terminated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0x7:Disable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0x8:Failure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0x9: Completed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0xA: Reserved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0xB~0xf:Not used</w:t>
            </w:r>
          </w:p>
        </w:tc>
      </w:tr>
      <w:tr w:rsidR="000744AE" w:rsidRPr="00271DD5" w14:paraId="1EFCCFD0" w14:textId="77777777">
        <w:trPr>
          <w:trHeight w:val="480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7E3C2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Backtrack_GuidePopUp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D6C5B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This signal indicates the guide prompt once Backtrack ON via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SoftButton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/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MainButton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/Voice, which is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dispalyed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on IVI screen.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E,g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  <w:proofErr w:type="gram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remind</w:t>
            </w:r>
            <w:proofErr w:type="gram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the driver to shift to gear N so handshake among ECU will execute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6BC8A3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Popup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 Gear N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0x2: Release Brake Pedal </w:t>
            </w:r>
            <w:proofErr w:type="gram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Or</w:t>
            </w:r>
            <w:proofErr w:type="gram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Choose Exit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0x3: Release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Acclerator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0x4: Doors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0x5: Hood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0x6: Trunk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0x7: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Safty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Belt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0x8: Press Start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0x9: Keep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Vehilce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Standstill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0xA: Reversing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0xB: Charging Gun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0xC: Charger Cover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0xD: Press Resume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0xE: Rear mirror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0xF: Release EPB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0x10:Brake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0x11: Reserved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0x12~0x1F: Not used</w:t>
            </w:r>
          </w:p>
        </w:tc>
      </w:tr>
      <w:tr w:rsidR="000744AE" w:rsidRPr="00271DD5" w14:paraId="5069336E" w14:textId="77777777">
        <w:trPr>
          <w:trHeight w:val="552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BD13B0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Backtrack_CheckPopUp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A923F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This signal indicates the pre-condition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prompt,which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is not met  displayed on IVI screen once Backtrack ON via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SoftButton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/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MainButton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/Voice, 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E,g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  <w:proofErr w:type="gram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remind</w:t>
            </w:r>
            <w:proofErr w:type="gram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the driver to closed the door so the feature could be activated.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This signal is differ from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Backtrack_MainEntryPopUp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. Once all the condition met in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Backtrack_MainEntry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, driver has the right to resolve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isse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e.g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safey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belt or doors issue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D56E6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Req</w:t>
            </w:r>
          </w:p>
          <w:p w14:paraId="3CFA588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0x1: ACU Failure</w:t>
            </w:r>
          </w:p>
          <w:p w14:paraId="6B23732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0x2: Valid Stored Routine</w:t>
            </w:r>
          </w:p>
          <w:p w14:paraId="4A05BB3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0x3:Velocity</w:t>
            </w:r>
          </w:p>
          <w:p w14:paraId="58ED2126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0x4:Slope</w:t>
            </w:r>
          </w:p>
          <w:p w14:paraId="1C1D90A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0x5:Motion Ready</w:t>
            </w:r>
          </w:p>
          <w:p w14:paraId="354385C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0x6: Emergency Call</w:t>
            </w:r>
          </w:p>
          <w:p w14:paraId="7A6FE9B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0x7:ECU failure</w:t>
            </w:r>
          </w:p>
          <w:p w14:paraId="3266548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0x8:Normal Mode</w:t>
            </w:r>
          </w:p>
          <w:p w14:paraId="1AC544F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0x9: Other ADAS Feature Active</w:t>
            </w:r>
          </w:p>
          <w:p w14:paraId="1CF3789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0xA: Mobile control</w:t>
            </w:r>
          </w:p>
          <w:p w14:paraId="43672AC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0xB: SW is updating</w:t>
            </w:r>
          </w:p>
          <w:p w14:paraId="67E0E4E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0xC: Space is enough</w:t>
            </w:r>
          </w:p>
          <w:p w14:paraId="39BACFE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0xD: Passed exam</w:t>
            </w:r>
          </w:p>
          <w:p w14:paraId="4EC7BF04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0xE: Authorization</w:t>
            </w:r>
          </w:p>
          <w:p w14:paraId="5FF7E953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0xF: Backtrack SW Avail</w:t>
            </w:r>
          </w:p>
          <w:p w14:paraId="44BEEC12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0x10: Wake up</w:t>
            </w:r>
          </w:p>
          <w:p w14:paraId="6B733CFD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0x11: Log-in</w:t>
            </w:r>
          </w:p>
          <w:p w14:paraId="3EF79691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0x12: In Progress</w:t>
            </w:r>
          </w:p>
          <w:p w14:paraId="3B581EC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0x13:Rear Mirror</w:t>
            </w:r>
          </w:p>
          <w:p w14:paraId="3EA28E6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0x14:HAVP learning</w:t>
            </w:r>
          </w:p>
          <w:p w14:paraId="7D3E6094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0x15:Reserved</w:t>
            </w:r>
          </w:p>
          <w:p w14:paraId="5D0C196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0x16:not_used1</w:t>
            </w:r>
          </w:p>
          <w:p w14:paraId="343880FB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0x17:not_used2</w:t>
            </w:r>
          </w:p>
          <w:p w14:paraId="76B8E5D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0x18:not_used3</w:t>
            </w:r>
          </w:p>
          <w:p w14:paraId="2E57307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0x19:not_used4</w:t>
            </w:r>
          </w:p>
          <w:p w14:paraId="61EB35B2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0x1A:not_used5</w:t>
            </w:r>
          </w:p>
          <w:p w14:paraId="1777E02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0x1B:not_used6</w:t>
            </w:r>
          </w:p>
          <w:p w14:paraId="6CDF26F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0x1C:not_used7</w:t>
            </w:r>
          </w:p>
          <w:p w14:paraId="47E78430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0x1D:not_used8</w:t>
            </w:r>
          </w:p>
          <w:p w14:paraId="17C6FBF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0x1E:not_used9</w:t>
            </w:r>
          </w:p>
          <w:p w14:paraId="47BD9E2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0x1F: not_used10</w:t>
            </w:r>
          </w:p>
        </w:tc>
      </w:tr>
      <w:tr w:rsidR="000744AE" w:rsidRPr="00271DD5" w14:paraId="3A007F41" w14:textId="77777777">
        <w:trPr>
          <w:trHeight w:val="264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E6E710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Backtrack_SuspendPopup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3B446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This signal indicates the pause condition of Backtrack feature. Driver has the right to eliminate the issue within 30s so the feature  could be resumed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noramlly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.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e.g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once doors is open, </w:t>
            </w:r>
            <w:proofErr w:type="gram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</w:t>
            </w:r>
            <w:proofErr w:type="gram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will help driver to stop the vehicle safely and the feature remind driver to close the door before resume.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BCEDEE" w14:textId="3F3E6DF4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0x0:Default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0x1:Driver Seat Belt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0x2:Four Doors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0x3:Obstacle Blocked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0x4:Hood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0x5:Trunk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0x6:</w:t>
            </w:r>
            <w:r w:rsidR="00F00B2E">
              <w:rPr>
                <w:rFonts w:ascii="Arial" w:eastAsia="等线" w:hAnsi="Arial" w:cs="Arial"/>
                <w:sz w:val="22"/>
                <w:szCs w:val="22"/>
                <w:lang w:bidi="ar"/>
              </w:rPr>
              <w:t>C</w:t>
            </w:r>
            <w:r w:rsidR="00F00B2E">
              <w:rPr>
                <w:rFonts w:ascii="Arial" w:eastAsia="等线" w:hAnsi="Arial" w:cs="Arial" w:hint="eastAsia"/>
                <w:sz w:val="22"/>
                <w:szCs w:val="22"/>
                <w:lang w:bidi="ar"/>
              </w:rPr>
              <w:t>har</w:t>
            </w:r>
            <w:r w:rsidR="00F00B2E">
              <w:rPr>
                <w:rFonts w:ascii="Arial" w:eastAsia="等线" w:hAnsi="Arial" w:cs="Arial"/>
                <w:sz w:val="22"/>
                <w:szCs w:val="22"/>
                <w:lang w:bidi="ar"/>
              </w:rPr>
              <w:t>gerCover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0x7:Reserved</w:t>
            </w:r>
          </w:p>
        </w:tc>
      </w:tr>
      <w:tr w:rsidR="000744AE" w:rsidRPr="00271DD5" w14:paraId="3EF7D87A" w14:textId="77777777">
        <w:trPr>
          <w:trHeight w:val="819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01EB881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Backtrack_TerminatePopup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599092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This signal indicates the terminated  condition of Backtrack feature. The feature will be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deactived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in a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safet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manner and driver will receive a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rootcause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via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PopUp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window last for 3 seconds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.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e.g. If the driver </w:t>
            </w:r>
            <w:proofErr w:type="gram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don't</w:t>
            </w:r>
            <w:proofErr w:type="gram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close the door within 30 second in pause phase, the feature will be terminated and a popup window with root case will be given to driver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B01D4C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Request</w:t>
            </w:r>
          </w:p>
          <w:p w14:paraId="604D5AAB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Req_Quit_CarModeInvalid</w:t>
            </w:r>
            <w:proofErr w:type="spellEnd"/>
          </w:p>
          <w:p w14:paraId="129C33A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Req_Quit_OTA_Active</w:t>
            </w:r>
            <w:proofErr w:type="spellEnd"/>
          </w:p>
          <w:p w14:paraId="0D7760B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Req_Quit_ADAS</w:t>
            </w:r>
            <w:proofErr w:type="spellEnd"/>
          </w:p>
          <w:p w14:paraId="37C649C3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0x4: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Req_Quit_ABSActvie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4D088C4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0x5: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Req_Quit_TCSActive</w:t>
            </w:r>
            <w:proofErr w:type="spellEnd"/>
          </w:p>
          <w:p w14:paraId="5BFAD38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0x6: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Req_Quit_ESCActive</w:t>
            </w:r>
            <w:proofErr w:type="spellEnd"/>
          </w:p>
          <w:p w14:paraId="40923B1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0x7: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Req_Quit_eCALL</w:t>
            </w:r>
            <w:proofErr w:type="spellEnd"/>
          </w:p>
          <w:p w14:paraId="44F2832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0x8: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Req_Quit_CameraBlockage</w:t>
            </w:r>
            <w:proofErr w:type="spellEnd"/>
          </w:p>
          <w:p w14:paraId="269F45AB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0x9: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Req_Quit_USS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Blockage</w:t>
            </w:r>
          </w:p>
          <w:p w14:paraId="47406F50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0xA: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Req_Quit_SlopeTooLarge</w:t>
            </w:r>
            <w:proofErr w:type="spellEnd"/>
          </w:p>
          <w:p w14:paraId="0DFB20C3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0xB: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Req_Quit_SpeedHigh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7624A45D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0xC: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Req_Quit_TirePressureTooLow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76C2879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0xD: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Req_Quit_RemoteStartForbid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1FD84C74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0xE: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Req_Quit_PT_Ready_Failed</w:t>
            </w:r>
            <w:proofErr w:type="spellEnd"/>
          </w:p>
          <w:p w14:paraId="47F9B23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0xF: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Req_Quit_VehicleLowBattery</w:t>
            </w:r>
            <w:proofErr w:type="spellEnd"/>
          </w:p>
          <w:p w14:paraId="5136CB0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0x10: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Req_Quit_TrailerConnected</w:t>
            </w:r>
            <w:proofErr w:type="spellEnd"/>
          </w:p>
          <w:p w14:paraId="3E17F70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0x11: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Req_Quit_TractionControlSystemOff</w:t>
            </w:r>
            <w:proofErr w:type="spellEnd"/>
          </w:p>
          <w:p w14:paraId="386DA54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0x12: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Req_Quit_PowerpackTorqueStatus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ChangesToNotAvailable</w:t>
            </w:r>
            <w:proofErr w:type="spellEnd"/>
          </w:p>
          <w:p w14:paraId="616B9DA4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0x13: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Req_Quit_PowerManagementFailure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788B838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0x14:Req_Quit_LSC_Error </w:t>
            </w:r>
          </w:p>
          <w:p w14:paraId="1B41C1E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 xml:space="preserve">0x15:Req_Quit_EPAS_Error </w:t>
            </w:r>
          </w:p>
          <w:p w14:paraId="44B8E8D4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0x16:Req_Quit_ABS_Error</w:t>
            </w:r>
          </w:p>
          <w:p w14:paraId="04C8D70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0x17:Req_Quit_BCM_Error </w:t>
            </w:r>
          </w:p>
          <w:p w14:paraId="27EEAC8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0x18: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Req_Quit_BLEM_Failure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0A5D36E6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0x19: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Req_Quit_Remote_Device_Error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350FBB1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0x1A: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Req_Quit_UnexpectedDeactivation_Of_LSC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378961A2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0x1B: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Req_Quit_Unexpected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Deactivation_Of_ABS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2C735C7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0x1C: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Req_Quit_UnexpectedDeactivation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of EPAS</w:t>
            </w:r>
          </w:p>
          <w:p w14:paraId="60B0230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603D2B9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0x1E: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Req_Quit_Sys_Failure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25BE54D1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0x1F: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Req_Quit_CAN_Communication_Failure</w:t>
            </w:r>
            <w:proofErr w:type="spellEnd"/>
          </w:p>
          <w:p w14:paraId="11C88D4D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0x20: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Req_Quit_FunctionOnCheckOvertime</w:t>
            </w:r>
            <w:proofErr w:type="spellEnd"/>
          </w:p>
          <w:p w14:paraId="55E17F5D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0x21: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_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UserExitViaButtion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/Voice</w:t>
            </w:r>
          </w:p>
          <w:p w14:paraId="46DFFC0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0x22: BrakeExceed_2min</w:t>
            </w:r>
          </w:p>
          <w:p w14:paraId="19D5AD2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0x23: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Req_Quit_GearIntervention</w:t>
            </w:r>
            <w:proofErr w:type="spellEnd"/>
          </w:p>
          <w:p w14:paraId="3560ABF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0x24: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Req_Quit_EPB_Apply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58B2647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0x25: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Req_Quit_SteeringWheel_Intervention</w:t>
            </w:r>
            <w:proofErr w:type="spellEnd"/>
          </w:p>
          <w:p w14:paraId="4EC62B56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 xml:space="preserve">0X26: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Req_Quit_MirrorFold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23795BD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0x27: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Req_Quit_Unsafe_Behavior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01C5C3B1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0x28: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Req_Quit_Vehcle_Charging</w:t>
            </w:r>
            <w:proofErr w:type="spellEnd"/>
          </w:p>
          <w:p w14:paraId="1AF11CB1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0x29: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Req_PowerOFF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2EE67F6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0x2A: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Req_Quit_InsurmountableObstacle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Detected </w:t>
            </w:r>
          </w:p>
          <w:p w14:paraId="5BB27FBD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0x2B: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Req_Quit_TimingOvertime</w:t>
            </w:r>
            <w:proofErr w:type="spellEnd"/>
          </w:p>
          <w:p w14:paraId="69DB500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0x2C: Req_Quit_MatimeOvertime_10min</w:t>
            </w:r>
          </w:p>
          <w:p w14:paraId="1D99D24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0x2D:Req_Quit_RecoveryTimeout</w:t>
            </w:r>
          </w:p>
          <w:p w14:paraId="31245D9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0x2E: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Req_Quit_InterruptTimesOverflow</w:t>
            </w:r>
            <w:proofErr w:type="spellEnd"/>
          </w:p>
          <w:p w14:paraId="5B27FA8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0x2F: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Req_Quit_General_Intervention</w:t>
            </w:r>
            <w:proofErr w:type="spellEnd"/>
          </w:p>
          <w:p w14:paraId="27C299C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0x30: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Req_Quit_HandshakeFailed</w:t>
            </w:r>
            <w:proofErr w:type="spellEnd"/>
          </w:p>
          <w:p w14:paraId="6F9262D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0x31: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Req_Quit_SteeringAngle_Out_of_Limit</w:t>
            </w:r>
            <w:proofErr w:type="spellEnd"/>
          </w:p>
          <w:p w14:paraId="5DE70CD3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0x32: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Req_Quit_Shift_Operate_Failed</w:t>
            </w:r>
            <w:proofErr w:type="spellEnd"/>
          </w:p>
          <w:p w14:paraId="03E3ED5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0x33: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Req_Quit_TrajectoryDeviation</w:t>
            </w:r>
            <w:proofErr w:type="spellEnd"/>
          </w:p>
          <w:p w14:paraId="5A160C82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0x34: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Req_Quit_ChargeCover</w:t>
            </w:r>
            <w:proofErr w:type="spellEnd"/>
          </w:p>
          <w:p w14:paraId="1AEABD82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0x35: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Req_Quit_SpaceLimit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3A74D561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0x36: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ParkingSucceed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2F2ACA13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 xml:space="preserve">0x37: 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Req_Quit_Wheelstuck</w:t>
            </w:r>
            <w:proofErr w:type="spellEnd"/>
          </w:p>
          <w:p w14:paraId="1796FA9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0X38: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Req_Quit_Actuator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feedback abnormal</w:t>
            </w:r>
          </w:p>
          <w:p w14:paraId="16185BD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highlight w:val="yellow"/>
                <w:lang w:bidi="ar"/>
              </w:rPr>
              <w:t xml:space="preserve">0x39: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highlight w:val="yellow"/>
                <w:lang w:bidi="ar"/>
              </w:rPr>
              <w:t>Req_Quit_APA_active</w:t>
            </w:r>
            <w:proofErr w:type="spellEnd"/>
          </w:p>
          <w:p w14:paraId="697F140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highlight w:val="yellow"/>
                <w:lang w:bidi="ar"/>
              </w:rPr>
              <w:t>0x3A</w:t>
            </w:r>
            <w:r w:rsidRPr="00271DD5">
              <w:rPr>
                <w:rFonts w:ascii="Arial" w:eastAsia="等线" w:hAnsi="Arial" w:cs="Arial"/>
                <w:sz w:val="22"/>
                <w:szCs w:val="22"/>
                <w:highlight w:val="yellow"/>
                <w:lang w:bidi="ar"/>
              </w:rPr>
              <w:t>：</w:t>
            </w:r>
            <w:r w:rsidRPr="00271DD5">
              <w:rPr>
                <w:rFonts w:ascii="Arial" w:eastAsia="等线" w:hAnsi="Arial" w:cs="Arial"/>
                <w:sz w:val="22"/>
                <w:szCs w:val="22"/>
                <w:highlight w:val="yellow"/>
                <w:lang w:bidi="ar"/>
              </w:rPr>
              <w:t xml:space="preserve">Not in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highlight w:val="yellow"/>
                <w:lang w:bidi="ar"/>
              </w:rPr>
              <w:t>SafetyMode</w:t>
            </w:r>
            <w:proofErr w:type="spellEnd"/>
          </w:p>
          <w:p w14:paraId="615CC4D4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0x3B-0x3F: Not used</w:t>
            </w:r>
          </w:p>
        </w:tc>
      </w:tr>
      <w:tr w:rsidR="000744AE" w:rsidRPr="00271DD5" w14:paraId="007CA92B" w14:textId="77777777">
        <w:trPr>
          <w:trHeight w:val="192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38838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Prk_IVIFunc_Req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1ACFA0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This signal indicates parking feature request for IVI to have function ON, include APA/AVM/Backtrack/HAVP.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9BF116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req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 AVM ON req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0x2: APA ON req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0x3: Backtrack ON req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0x4: HAVP ON req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0x5: Reserved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0x6: Reserved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0x7: Reserved</w:t>
            </w:r>
          </w:p>
        </w:tc>
      </w:tr>
    </w:tbl>
    <w:p w14:paraId="497297BC" w14:textId="77777777" w:rsidR="000744AE" w:rsidRPr="00271DD5" w:rsidRDefault="000744AE">
      <w:pPr>
        <w:rPr>
          <w:rFonts w:ascii="Arial" w:hAnsi="Arial" w:cs="Arial"/>
          <w:sz w:val="22"/>
          <w:szCs w:val="22"/>
        </w:rPr>
      </w:pPr>
    </w:p>
    <w:p w14:paraId="4C33DB38" w14:textId="77777777" w:rsidR="000744AE" w:rsidRPr="00271DD5" w:rsidRDefault="000744AE">
      <w:pPr>
        <w:rPr>
          <w:rFonts w:ascii="Arial" w:hAnsi="Arial" w:cs="Arial"/>
          <w:sz w:val="22"/>
          <w:szCs w:val="22"/>
        </w:rPr>
      </w:pPr>
    </w:p>
    <w:p w14:paraId="7C6DC310" w14:textId="77777777" w:rsidR="000744AE" w:rsidRPr="00271DD5" w:rsidRDefault="004D3ADD">
      <w:pPr>
        <w:pStyle w:val="Heading2"/>
        <w:ind w:left="0" w:firstLine="0"/>
        <w:rPr>
          <w:rFonts w:cs="Arial"/>
          <w:sz w:val="22"/>
          <w:szCs w:val="22"/>
        </w:rPr>
      </w:pPr>
      <w:bookmarkStart w:id="56" w:name="_Toc127955771"/>
      <w:r w:rsidRPr="00271DD5">
        <w:rPr>
          <w:rFonts w:cs="Arial"/>
          <w:sz w:val="22"/>
          <w:szCs w:val="22"/>
          <w:lang w:eastAsia="zh-Hans"/>
        </w:rPr>
        <w:lastRenderedPageBreak/>
        <w:t>ACU</w:t>
      </w:r>
      <w:r w:rsidRPr="00271DD5">
        <w:rPr>
          <w:rFonts w:cs="Arial"/>
          <w:sz w:val="22"/>
          <w:szCs w:val="22"/>
          <w:lang w:eastAsia="zh-Hans"/>
        </w:rPr>
        <w:t>发给</w:t>
      </w:r>
      <w:r w:rsidRPr="00271DD5">
        <w:rPr>
          <w:rFonts w:cs="Arial"/>
          <w:sz w:val="22"/>
          <w:szCs w:val="22"/>
          <w:lang w:eastAsia="zh-Hans"/>
        </w:rPr>
        <w:t>IVI(E</w:t>
      </w:r>
      <w:r w:rsidRPr="00271DD5">
        <w:rPr>
          <w:rFonts w:cs="Arial"/>
          <w:sz w:val="22"/>
          <w:szCs w:val="22"/>
        </w:rPr>
        <w:t>thernet</w:t>
      </w:r>
      <w:r w:rsidRPr="00271DD5">
        <w:rPr>
          <w:rFonts w:cs="Arial"/>
          <w:sz w:val="22"/>
          <w:szCs w:val="22"/>
          <w:lang w:eastAsia="zh-Hans"/>
        </w:rPr>
        <w:t>)</w:t>
      </w:r>
      <w:bookmarkEnd w:id="56"/>
    </w:p>
    <w:tbl>
      <w:tblPr>
        <w:tblW w:w="8632" w:type="dxa"/>
        <w:tblInd w:w="88" w:type="dxa"/>
        <w:tblLook w:val="04A0" w:firstRow="1" w:lastRow="0" w:firstColumn="1" w:lastColumn="0" w:noHBand="0" w:noVBand="1"/>
      </w:tblPr>
      <w:tblGrid>
        <w:gridCol w:w="1151"/>
        <w:gridCol w:w="1226"/>
        <w:gridCol w:w="2748"/>
        <w:gridCol w:w="3507"/>
      </w:tblGrid>
      <w:tr w:rsidR="000744AE" w:rsidRPr="00271DD5" w14:paraId="21208A04" w14:textId="77777777">
        <w:trPr>
          <w:trHeight w:val="286"/>
        </w:trPr>
        <w:tc>
          <w:tcPr>
            <w:tcW w:w="51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E14735" w14:textId="77777777" w:rsidR="000744AE" w:rsidRPr="00271DD5" w:rsidRDefault="004D3ADD">
            <w:pPr>
              <w:widowControl/>
              <w:jc w:val="center"/>
              <w:textAlignment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271DD5">
              <w:rPr>
                <w:rFonts w:ascii="Arial" w:hAnsi="Arial" w:cs="Arial"/>
                <w:b/>
                <w:bCs/>
                <w:sz w:val="22"/>
                <w:szCs w:val="22"/>
                <w:lang w:bidi="ar"/>
              </w:rPr>
              <w:t>信号名称</w:t>
            </w:r>
          </w:p>
        </w:tc>
        <w:tc>
          <w:tcPr>
            <w:tcW w:w="3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275829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271DD5">
              <w:rPr>
                <w:rFonts w:ascii="Arial" w:hAnsi="Arial" w:cs="Arial"/>
                <w:b/>
                <w:bCs/>
                <w:sz w:val="22"/>
                <w:szCs w:val="22"/>
                <w:lang w:bidi="ar"/>
              </w:rPr>
              <w:t>信号描述</w:t>
            </w:r>
          </w:p>
        </w:tc>
      </w:tr>
      <w:tr w:rsidR="000744AE" w:rsidRPr="00271DD5" w14:paraId="4983F5C5" w14:textId="77777777">
        <w:trPr>
          <w:trHeight w:val="28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85B924B" w14:textId="77777777" w:rsidR="000744AE" w:rsidRPr="00271DD5" w:rsidRDefault="004D3ADD">
            <w:pPr>
              <w:widowControl/>
              <w:jc w:val="center"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类别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C083517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信号各字段名称</w:t>
            </w:r>
          </w:p>
        </w:tc>
        <w:tc>
          <w:tcPr>
            <w:tcW w:w="350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1E99849" w14:textId="77777777" w:rsidR="000744AE" w:rsidRPr="00271DD5" w:rsidRDefault="000744AE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0744AE" w:rsidRPr="00271DD5" w14:paraId="51B9CBF8" w14:textId="77777777">
        <w:trPr>
          <w:trHeight w:val="27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6786AD2" w14:textId="77777777" w:rsidR="000744AE" w:rsidRPr="00271DD5" w:rsidRDefault="000744A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4A6D57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子字段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58855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子字段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1FFE9D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7FDD9EB1" w14:textId="77777777">
        <w:trPr>
          <w:trHeight w:val="286"/>
        </w:trPr>
        <w:tc>
          <w:tcPr>
            <w:tcW w:w="11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D2C927" w14:textId="77777777" w:rsidR="000744AE" w:rsidRPr="00271DD5" w:rsidRDefault="004D3ADD">
            <w:pPr>
              <w:widowControl/>
              <w:jc w:val="center"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RA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倒车循迹的路线信息</w:t>
            </w:r>
          </w:p>
        </w:tc>
        <w:tc>
          <w:tcPr>
            <w:tcW w:w="12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BC8C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Planing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D1DAC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trajectory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C1BF89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泊车箭头的轨迹点集合</w:t>
            </w:r>
          </w:p>
        </w:tc>
      </w:tr>
      <w:tr w:rsidR="000744AE" w:rsidRPr="00271DD5" w14:paraId="2C3BB4CF" w14:textId="77777777">
        <w:trPr>
          <w:trHeight w:val="271"/>
        </w:trPr>
        <w:tc>
          <w:tcPr>
            <w:tcW w:w="11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1DE7C8" w14:textId="77777777" w:rsidR="000744AE" w:rsidRPr="00271DD5" w:rsidRDefault="000744A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51CAAF" w14:textId="77777777" w:rsidR="000744AE" w:rsidRPr="00271DD5" w:rsidRDefault="000744A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D96C1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trajectoryDir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15C53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泊车箭头的轨迹点的方向集合</w:t>
            </w:r>
          </w:p>
        </w:tc>
      </w:tr>
      <w:tr w:rsidR="000744AE" w:rsidRPr="00271DD5" w14:paraId="71374872" w14:textId="77777777">
        <w:trPr>
          <w:trHeight w:val="795"/>
        </w:trPr>
        <w:tc>
          <w:tcPr>
            <w:tcW w:w="11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943D46" w14:textId="77777777" w:rsidR="000744AE" w:rsidRPr="00271DD5" w:rsidRDefault="000744A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FF5244" w14:textId="77777777" w:rsidR="000744AE" w:rsidRPr="00271DD5" w:rsidRDefault="004D3ADD">
            <w:pPr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03B825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trajectory-backtrack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BC3B2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历史走过的轨迹点的集合</w:t>
            </w:r>
          </w:p>
        </w:tc>
      </w:tr>
    </w:tbl>
    <w:p w14:paraId="70E33D77" w14:textId="77777777" w:rsidR="000744AE" w:rsidRPr="00271DD5" w:rsidRDefault="000744AE">
      <w:pPr>
        <w:rPr>
          <w:rFonts w:ascii="Arial" w:hAnsi="Arial" w:cs="Arial"/>
          <w:sz w:val="22"/>
          <w:szCs w:val="22"/>
        </w:rPr>
      </w:pPr>
    </w:p>
    <w:p w14:paraId="58B9E867" w14:textId="77777777" w:rsidR="000744AE" w:rsidRPr="00271DD5" w:rsidRDefault="000744AE">
      <w:pPr>
        <w:rPr>
          <w:rFonts w:ascii="Arial" w:hAnsi="Arial" w:cs="Arial"/>
          <w:sz w:val="22"/>
          <w:szCs w:val="22"/>
        </w:rPr>
      </w:pPr>
    </w:p>
    <w:p w14:paraId="6F15A017" w14:textId="77777777" w:rsidR="000744AE" w:rsidRPr="00271DD5" w:rsidRDefault="004D3ADD">
      <w:pPr>
        <w:pStyle w:val="Heading1"/>
        <w:rPr>
          <w:rFonts w:cs="Arial"/>
          <w:sz w:val="22"/>
          <w:szCs w:val="22"/>
          <w:lang w:eastAsia="zh-Hans"/>
        </w:rPr>
      </w:pPr>
      <w:bookmarkStart w:id="57" w:name="_Toc127955772"/>
      <w:r w:rsidRPr="00271DD5">
        <w:rPr>
          <w:rFonts w:cs="Arial"/>
          <w:sz w:val="22"/>
          <w:szCs w:val="22"/>
          <w:lang w:eastAsia="zh-Hans"/>
        </w:rPr>
        <w:lastRenderedPageBreak/>
        <w:t>渲染元素</w:t>
      </w:r>
      <w:bookmarkEnd w:id="57"/>
    </w:p>
    <w:p w14:paraId="2BAB890B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轨迹线：</w:t>
      </w:r>
    </w:p>
    <w:p w14:paraId="6EB53A0B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当满足</w:t>
      </w:r>
      <w:r w:rsidRPr="00271DD5">
        <w:rPr>
          <w:rFonts w:ascii="Arial" w:hAnsi="Arial" w:cs="Arial"/>
          <w:sz w:val="22"/>
          <w:szCs w:val="22"/>
          <w:lang w:eastAsia="zh-Hans"/>
        </w:rPr>
        <w:t>1.1</w:t>
      </w:r>
      <w:r w:rsidRPr="00271DD5">
        <w:rPr>
          <w:rFonts w:ascii="Arial" w:hAnsi="Arial" w:cs="Arial"/>
          <w:sz w:val="22"/>
          <w:szCs w:val="22"/>
          <w:lang w:eastAsia="zh-Hans"/>
        </w:rPr>
        <w:t>章节所列的条件，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开始通过和车机的以太网链路输出路径的轨迹信息给到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，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进行渲染显示。</w:t>
      </w:r>
    </w:p>
    <w:tbl>
      <w:tblPr>
        <w:tblW w:w="8756" w:type="dxa"/>
        <w:tblInd w:w="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0"/>
        <w:gridCol w:w="1409"/>
        <w:gridCol w:w="1727"/>
        <w:gridCol w:w="2546"/>
        <w:gridCol w:w="1954"/>
      </w:tblGrid>
      <w:tr w:rsidR="000744AE" w:rsidRPr="00271DD5" w14:paraId="28D74A0E" w14:textId="77777777">
        <w:trPr>
          <w:trHeight w:val="256"/>
        </w:trPr>
        <w:tc>
          <w:tcPr>
            <w:tcW w:w="4256" w:type="dxa"/>
            <w:gridSpan w:val="3"/>
            <w:shd w:val="clear" w:color="auto" w:fill="FFFFFF"/>
            <w:vAlign w:val="center"/>
          </w:tcPr>
          <w:p w14:paraId="3980AA0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信号名称</w:t>
            </w:r>
          </w:p>
        </w:tc>
        <w:tc>
          <w:tcPr>
            <w:tcW w:w="2546" w:type="dxa"/>
            <w:vMerge w:val="restart"/>
            <w:shd w:val="clear" w:color="auto" w:fill="FFFFFF"/>
            <w:vAlign w:val="center"/>
          </w:tcPr>
          <w:p w14:paraId="180806C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信号描述</w:t>
            </w:r>
          </w:p>
        </w:tc>
        <w:tc>
          <w:tcPr>
            <w:tcW w:w="1954" w:type="dxa"/>
            <w:vMerge w:val="restart"/>
            <w:shd w:val="clear" w:color="auto" w:fill="FFFFFF"/>
            <w:vAlign w:val="center"/>
          </w:tcPr>
          <w:p w14:paraId="06F9665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枚举值</w:t>
            </w:r>
          </w:p>
        </w:tc>
      </w:tr>
      <w:tr w:rsidR="000744AE" w:rsidRPr="00271DD5" w14:paraId="03AE568F" w14:textId="77777777">
        <w:trPr>
          <w:trHeight w:val="256"/>
        </w:trPr>
        <w:tc>
          <w:tcPr>
            <w:tcW w:w="1120" w:type="dxa"/>
            <w:vMerge w:val="restart"/>
            <w:shd w:val="clear" w:color="auto" w:fill="FFFFFF"/>
            <w:vAlign w:val="center"/>
          </w:tcPr>
          <w:p w14:paraId="6640D4F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类别</w:t>
            </w:r>
          </w:p>
        </w:tc>
        <w:tc>
          <w:tcPr>
            <w:tcW w:w="3136" w:type="dxa"/>
            <w:gridSpan w:val="2"/>
            <w:shd w:val="clear" w:color="auto" w:fill="FFFFFF"/>
            <w:vAlign w:val="center"/>
          </w:tcPr>
          <w:p w14:paraId="603839A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信号各字段名称</w:t>
            </w:r>
          </w:p>
        </w:tc>
        <w:tc>
          <w:tcPr>
            <w:tcW w:w="2546" w:type="dxa"/>
            <w:vMerge/>
            <w:shd w:val="clear" w:color="auto" w:fill="FFFFFF"/>
            <w:vAlign w:val="center"/>
          </w:tcPr>
          <w:p w14:paraId="68081DD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54" w:type="dxa"/>
            <w:vMerge/>
            <w:shd w:val="clear" w:color="auto" w:fill="FFFFFF"/>
            <w:vAlign w:val="center"/>
          </w:tcPr>
          <w:p w14:paraId="1A6DDC6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5642F00C" w14:textId="77777777">
        <w:trPr>
          <w:trHeight w:val="260"/>
        </w:trPr>
        <w:tc>
          <w:tcPr>
            <w:tcW w:w="1120" w:type="dxa"/>
            <w:vMerge/>
            <w:shd w:val="clear" w:color="auto" w:fill="FFFFFF"/>
            <w:vAlign w:val="center"/>
          </w:tcPr>
          <w:p w14:paraId="523B635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09" w:type="dxa"/>
            <w:shd w:val="clear" w:color="auto" w:fill="FFFFFF"/>
            <w:vAlign w:val="center"/>
          </w:tcPr>
          <w:p w14:paraId="4B5E238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子字段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1</w:t>
            </w:r>
          </w:p>
        </w:tc>
        <w:tc>
          <w:tcPr>
            <w:tcW w:w="1727" w:type="dxa"/>
            <w:shd w:val="clear" w:color="auto" w:fill="FFFFFF"/>
            <w:vAlign w:val="center"/>
          </w:tcPr>
          <w:p w14:paraId="758674C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子字段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2</w:t>
            </w:r>
          </w:p>
        </w:tc>
        <w:tc>
          <w:tcPr>
            <w:tcW w:w="2546" w:type="dxa"/>
            <w:shd w:val="clear" w:color="auto" w:fill="FFFFFF"/>
            <w:vAlign w:val="center"/>
          </w:tcPr>
          <w:p w14:paraId="423A8B46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54" w:type="dxa"/>
            <w:shd w:val="clear" w:color="auto" w:fill="FFFFFF"/>
            <w:vAlign w:val="center"/>
          </w:tcPr>
          <w:p w14:paraId="5AFDD0D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38F9699A" w14:textId="77777777">
        <w:trPr>
          <w:trHeight w:val="260"/>
        </w:trPr>
        <w:tc>
          <w:tcPr>
            <w:tcW w:w="1120" w:type="dxa"/>
            <w:vMerge w:val="restart"/>
            <w:shd w:val="clear" w:color="auto" w:fill="auto"/>
            <w:vAlign w:val="center"/>
          </w:tcPr>
          <w:p w14:paraId="60FFF1E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轨迹线</w:t>
            </w:r>
          </w:p>
        </w:tc>
        <w:tc>
          <w:tcPr>
            <w:tcW w:w="1409" w:type="dxa"/>
            <w:vMerge w:val="restart"/>
            <w:shd w:val="clear" w:color="auto" w:fill="auto"/>
            <w:vAlign w:val="center"/>
          </w:tcPr>
          <w:p w14:paraId="55F0C459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highlight w:val="yellow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highlight w:val="yellow"/>
                <w:lang w:bidi="ar"/>
              </w:rPr>
              <w:t>Planing</w:t>
            </w:r>
            <w:proofErr w:type="spellEnd"/>
          </w:p>
        </w:tc>
        <w:tc>
          <w:tcPr>
            <w:tcW w:w="1727" w:type="dxa"/>
            <w:shd w:val="clear" w:color="auto" w:fill="auto"/>
            <w:vAlign w:val="center"/>
          </w:tcPr>
          <w:p w14:paraId="10A96D77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highlight w:val="yellow"/>
              </w:rPr>
            </w:pPr>
            <w:r w:rsidRPr="00271DD5">
              <w:rPr>
                <w:rFonts w:ascii="Arial" w:hAnsi="Arial" w:cs="Arial"/>
                <w:sz w:val="22"/>
                <w:szCs w:val="22"/>
                <w:highlight w:val="yellow"/>
                <w:lang w:bidi="ar"/>
              </w:rPr>
              <w:t>trajectory</w:t>
            </w:r>
          </w:p>
        </w:tc>
        <w:tc>
          <w:tcPr>
            <w:tcW w:w="2546" w:type="dxa"/>
            <w:shd w:val="clear" w:color="auto" w:fill="auto"/>
            <w:vAlign w:val="center"/>
          </w:tcPr>
          <w:p w14:paraId="4ED92D9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循迹倒车箭头轨迹点集合</w:t>
            </w:r>
          </w:p>
        </w:tc>
        <w:tc>
          <w:tcPr>
            <w:tcW w:w="1954" w:type="dxa"/>
            <w:shd w:val="clear" w:color="auto" w:fill="FFFFFF"/>
            <w:vAlign w:val="center"/>
          </w:tcPr>
          <w:p w14:paraId="7CB7F9DC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11BE190" w14:textId="77777777">
        <w:trPr>
          <w:trHeight w:val="260"/>
        </w:trPr>
        <w:tc>
          <w:tcPr>
            <w:tcW w:w="1120" w:type="dxa"/>
            <w:vMerge/>
            <w:shd w:val="clear" w:color="auto" w:fill="auto"/>
            <w:vAlign w:val="center"/>
          </w:tcPr>
          <w:p w14:paraId="53551C60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09" w:type="dxa"/>
            <w:vMerge/>
            <w:shd w:val="clear" w:color="auto" w:fill="auto"/>
            <w:vAlign w:val="center"/>
          </w:tcPr>
          <w:p w14:paraId="032E6A24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  <w:highlight w:val="yellow"/>
              </w:rPr>
            </w:pPr>
          </w:p>
        </w:tc>
        <w:tc>
          <w:tcPr>
            <w:tcW w:w="1727" w:type="dxa"/>
            <w:shd w:val="clear" w:color="auto" w:fill="auto"/>
            <w:vAlign w:val="center"/>
          </w:tcPr>
          <w:p w14:paraId="26AAA3B2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highlight w:val="yellow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highlight w:val="yellow"/>
                <w:lang w:bidi="ar"/>
              </w:rPr>
              <w:t>trajectoryDir</w:t>
            </w:r>
            <w:proofErr w:type="spellEnd"/>
          </w:p>
        </w:tc>
        <w:tc>
          <w:tcPr>
            <w:tcW w:w="2546" w:type="dxa"/>
            <w:shd w:val="clear" w:color="auto" w:fill="auto"/>
            <w:vAlign w:val="center"/>
          </w:tcPr>
          <w:p w14:paraId="7B56BB7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循迹倒车箭头轨迹点的方向集合</w:t>
            </w:r>
          </w:p>
        </w:tc>
        <w:tc>
          <w:tcPr>
            <w:tcW w:w="1954" w:type="dxa"/>
            <w:shd w:val="clear" w:color="auto" w:fill="FFFFFF"/>
            <w:vAlign w:val="center"/>
          </w:tcPr>
          <w:p w14:paraId="49634A0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1B9E4FE5" w14:textId="77777777">
        <w:trPr>
          <w:trHeight w:val="260"/>
        </w:trPr>
        <w:tc>
          <w:tcPr>
            <w:tcW w:w="1120" w:type="dxa"/>
            <w:vMerge/>
            <w:shd w:val="clear" w:color="auto" w:fill="auto"/>
            <w:vAlign w:val="center"/>
          </w:tcPr>
          <w:p w14:paraId="25A8FDD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09" w:type="dxa"/>
            <w:shd w:val="clear" w:color="auto" w:fill="auto"/>
            <w:vAlign w:val="center"/>
          </w:tcPr>
          <w:p w14:paraId="5F1E3715" w14:textId="77777777" w:rsidR="000744AE" w:rsidRPr="00271DD5" w:rsidRDefault="004D3ADD">
            <w:pPr>
              <w:rPr>
                <w:rFonts w:ascii="Arial" w:hAnsi="Arial" w:cs="Arial"/>
                <w:sz w:val="22"/>
                <w:szCs w:val="22"/>
                <w:highlight w:val="yellow"/>
              </w:rPr>
            </w:pPr>
            <w:r w:rsidRPr="00271DD5">
              <w:rPr>
                <w:rFonts w:ascii="Arial" w:hAnsi="Arial" w:cs="Arial"/>
                <w:sz w:val="22"/>
                <w:szCs w:val="22"/>
                <w:highlight w:val="yellow"/>
              </w:rPr>
              <w:t>-</w:t>
            </w:r>
          </w:p>
        </w:tc>
        <w:tc>
          <w:tcPr>
            <w:tcW w:w="1727" w:type="dxa"/>
            <w:shd w:val="clear" w:color="auto" w:fill="auto"/>
            <w:vAlign w:val="center"/>
          </w:tcPr>
          <w:p w14:paraId="2534052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highlight w:val="yellow"/>
                <w:lang w:bidi="ar"/>
              </w:rPr>
            </w:pPr>
            <w:r w:rsidRPr="00271DD5">
              <w:rPr>
                <w:rFonts w:ascii="Arial" w:hAnsi="Arial" w:cs="Arial"/>
                <w:sz w:val="22"/>
                <w:szCs w:val="22"/>
                <w:highlight w:val="yellow"/>
                <w:lang w:bidi="ar"/>
              </w:rPr>
              <w:t>trajectory-backtrack</w:t>
            </w:r>
          </w:p>
        </w:tc>
        <w:tc>
          <w:tcPr>
            <w:tcW w:w="2546" w:type="dxa"/>
            <w:shd w:val="clear" w:color="auto" w:fill="auto"/>
            <w:vAlign w:val="center"/>
          </w:tcPr>
          <w:p w14:paraId="57B63CC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历史走过的轨迹点的集合</w:t>
            </w:r>
          </w:p>
        </w:tc>
        <w:tc>
          <w:tcPr>
            <w:tcW w:w="1954" w:type="dxa"/>
            <w:shd w:val="clear" w:color="auto" w:fill="FFFFFF"/>
            <w:vAlign w:val="center"/>
          </w:tcPr>
          <w:p w14:paraId="05474E9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236BCCA6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7996C894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noProof/>
          <w:sz w:val="22"/>
          <w:szCs w:val="22"/>
        </w:rPr>
        <w:drawing>
          <wp:anchor distT="0" distB="0" distL="114300" distR="114300" simplePos="0" relativeHeight="251653632" behindDoc="0" locked="0" layoutInCell="1" allowOverlap="1" wp14:anchorId="3BFE159A" wp14:editId="1D8F807A">
            <wp:simplePos x="0" y="0"/>
            <wp:positionH relativeFrom="column">
              <wp:posOffset>15240</wp:posOffset>
            </wp:positionH>
            <wp:positionV relativeFrom="paragraph">
              <wp:posOffset>457835</wp:posOffset>
            </wp:positionV>
            <wp:extent cx="5329555" cy="1566545"/>
            <wp:effectExtent l="0" t="0" r="4445" b="0"/>
            <wp:wrapThrough wrapText="bothSides">
              <wp:wrapPolygon edited="0">
                <wp:start x="0" y="0"/>
                <wp:lineTo x="0" y="21276"/>
                <wp:lineTo x="21541" y="21276"/>
                <wp:lineTo x="2154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图示：</w:t>
      </w:r>
    </w:p>
    <w:p w14:paraId="2899D286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Style w:val="CommentReference"/>
          <w:rFonts w:ascii="Arial" w:hAnsi="Arial" w:cs="Arial"/>
          <w:b/>
          <w:bCs/>
          <w:sz w:val="22"/>
          <w:szCs w:val="22"/>
        </w:rPr>
        <w:t>1</w:t>
      </w:r>
      <w:r w:rsidRPr="00271DD5">
        <w:rPr>
          <w:rStyle w:val="CommentReference"/>
          <w:rFonts w:ascii="Arial" w:hAnsi="Arial" w:cs="Arial"/>
          <w:b/>
          <w:bCs/>
          <w:sz w:val="22"/>
          <w:szCs w:val="22"/>
          <w:lang w:eastAsia="zh-Hans"/>
        </w:rPr>
        <w:t>、</w:t>
      </w: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历史走过的轨迹信息：</w:t>
      </w:r>
    </w:p>
    <w:p w14:paraId="302E22CA" w14:textId="77777777" w:rsidR="000744AE" w:rsidRPr="00271DD5" w:rsidRDefault="004D3ADD">
      <w:pPr>
        <w:numPr>
          <w:ilvl w:val="0"/>
          <w:numId w:val="33"/>
        </w:num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轨迹长度：长度最长为</w:t>
      </w:r>
      <w:r w:rsidRPr="00271DD5">
        <w:rPr>
          <w:rFonts w:ascii="Arial" w:hAnsi="Arial" w:cs="Arial"/>
          <w:sz w:val="22"/>
          <w:szCs w:val="22"/>
          <w:lang w:eastAsia="zh-Hans"/>
        </w:rPr>
        <w:t>50</w:t>
      </w:r>
      <w:r w:rsidRPr="00271DD5">
        <w:rPr>
          <w:rFonts w:ascii="Arial" w:hAnsi="Arial" w:cs="Arial"/>
          <w:sz w:val="22"/>
          <w:szCs w:val="22"/>
        </w:rPr>
        <w:t>m</w:t>
      </w:r>
      <w:r w:rsidRPr="00271DD5">
        <w:rPr>
          <w:rFonts w:ascii="Arial" w:hAnsi="Arial" w:cs="Arial"/>
          <w:sz w:val="22"/>
          <w:szCs w:val="22"/>
          <w:lang w:eastAsia="zh-Hans"/>
        </w:rPr>
        <w:t>的轨迹点集合</w:t>
      </w:r>
    </w:p>
    <w:p w14:paraId="74F97D7D" w14:textId="77777777" w:rsidR="000744AE" w:rsidRPr="00271DD5" w:rsidRDefault="004D3ADD">
      <w:pPr>
        <w:numPr>
          <w:ilvl w:val="0"/>
          <w:numId w:val="33"/>
        </w:num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轨迹定义和间隔：路线发送的形式为轨迹点的集合，其中每</w:t>
      </w:r>
      <w:r w:rsidRPr="00271DD5">
        <w:rPr>
          <w:rFonts w:ascii="Arial" w:hAnsi="Arial" w:cs="Arial"/>
          <w:sz w:val="22"/>
          <w:szCs w:val="22"/>
          <w:lang w:eastAsia="zh-Hans"/>
        </w:rPr>
        <w:t>30cm</w:t>
      </w:r>
      <w:r w:rsidRPr="00271DD5">
        <w:rPr>
          <w:rFonts w:ascii="Arial" w:hAnsi="Arial" w:cs="Arial"/>
          <w:sz w:val="22"/>
          <w:szCs w:val="22"/>
          <w:lang w:eastAsia="zh-Hans"/>
        </w:rPr>
        <w:t>间隔一个点；</w:t>
      </w:r>
    </w:p>
    <w:p w14:paraId="22502A02" w14:textId="77777777" w:rsidR="000744AE" w:rsidRPr="00271DD5" w:rsidRDefault="004D3ADD">
      <w:pPr>
        <w:numPr>
          <w:ilvl w:val="0"/>
          <w:numId w:val="33"/>
        </w:num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坐标原点：坐标原点按照车辆里程计坐标系，即每次上电后时刻的点；</w:t>
      </w:r>
    </w:p>
    <w:p w14:paraId="78686378" w14:textId="77777777" w:rsidR="000744AE" w:rsidRPr="00271DD5" w:rsidRDefault="004D3ADD">
      <w:pPr>
        <w:numPr>
          <w:ilvl w:val="0"/>
          <w:numId w:val="33"/>
        </w:num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下电记忆：车辆正常下电后，</w:t>
      </w:r>
      <w:r w:rsidRPr="00271DD5">
        <w:rPr>
          <w:rFonts w:ascii="Arial" w:hAnsi="Arial" w:cs="Arial"/>
          <w:sz w:val="22"/>
          <w:szCs w:val="22"/>
          <w:lang w:eastAsia="zh-Hans"/>
        </w:rPr>
        <w:t>backtrack</w:t>
      </w:r>
      <w:r w:rsidRPr="00271DD5">
        <w:rPr>
          <w:rFonts w:ascii="Arial" w:hAnsi="Arial" w:cs="Arial"/>
          <w:sz w:val="22"/>
          <w:szCs w:val="22"/>
          <w:lang w:eastAsia="zh-Hans"/>
        </w:rPr>
        <w:t>可以记录下电前的路径，车辆上电后，轨迹的坐标原点需重置为最新上电时刻的点；</w:t>
      </w:r>
    </w:p>
    <w:p w14:paraId="57BCDD24" w14:textId="77777777" w:rsidR="000744AE" w:rsidRPr="00271DD5" w:rsidRDefault="004D3ADD">
      <w:pPr>
        <w:ind w:firstLine="419"/>
        <w:rPr>
          <w:rFonts w:ascii="Arial" w:hAnsi="Arial" w:cs="Arial"/>
          <w:sz w:val="22"/>
          <w:szCs w:val="22"/>
        </w:rPr>
      </w:pPr>
      <w:r w:rsidRPr="00271DD5">
        <w:rPr>
          <w:rFonts w:ascii="Arial" w:hAnsi="Arial" w:cs="Arial"/>
          <w:sz w:val="22"/>
          <w:szCs w:val="22"/>
        </w:rPr>
        <w:t>整车异常下电时（如直接切断蓄电池电源</w:t>
      </w:r>
      <w:r w:rsidRPr="00271DD5">
        <w:rPr>
          <w:rFonts w:ascii="Arial" w:hAnsi="Arial" w:cs="Arial"/>
          <w:sz w:val="22"/>
          <w:szCs w:val="22"/>
          <w:lang w:eastAsia="zh-Hans"/>
        </w:rPr>
        <w:t>，电源系统故障导致下电等</w:t>
      </w:r>
      <w:r w:rsidRPr="00271DD5">
        <w:rPr>
          <w:rFonts w:ascii="Arial" w:hAnsi="Arial" w:cs="Arial"/>
          <w:sz w:val="22"/>
          <w:szCs w:val="22"/>
        </w:rPr>
        <w:t>），</w:t>
      </w:r>
      <w:r w:rsidRPr="00271DD5">
        <w:rPr>
          <w:rFonts w:ascii="Arial" w:hAnsi="Arial" w:cs="Arial"/>
          <w:sz w:val="22"/>
          <w:szCs w:val="22"/>
        </w:rPr>
        <w:tab/>
      </w:r>
      <w:r w:rsidRPr="00271DD5">
        <w:rPr>
          <w:rFonts w:ascii="Arial" w:hAnsi="Arial" w:cs="Arial"/>
          <w:sz w:val="22"/>
          <w:szCs w:val="22"/>
        </w:rPr>
        <w:t>记录轨迹丢失</w:t>
      </w:r>
    </w:p>
    <w:p w14:paraId="037C934F" w14:textId="77777777" w:rsidR="000744AE" w:rsidRPr="00271DD5" w:rsidRDefault="004D3ADD">
      <w:pPr>
        <w:numPr>
          <w:ilvl w:val="0"/>
          <w:numId w:val="33"/>
        </w:num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轨迹点的发送顺序：轨迹点在功能成功打开（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收到打开</w:t>
      </w:r>
      <w:r w:rsidRPr="00271DD5">
        <w:rPr>
          <w:rFonts w:ascii="Arial" w:hAnsi="Arial" w:cs="Arial"/>
          <w:sz w:val="22"/>
          <w:szCs w:val="22"/>
          <w:lang w:eastAsia="zh-Hans"/>
        </w:rPr>
        <w:t>backtrack</w:t>
      </w:r>
      <w:r w:rsidRPr="00271DD5">
        <w:rPr>
          <w:rFonts w:ascii="Arial" w:hAnsi="Arial" w:cs="Arial"/>
          <w:sz w:val="22"/>
          <w:szCs w:val="22"/>
          <w:lang w:eastAsia="zh-Hans"/>
        </w:rPr>
        <w:t>命令</w:t>
      </w:r>
      <w:r w:rsidRPr="00271DD5">
        <w:rPr>
          <w:rFonts w:ascii="Arial" w:hAnsi="Arial" w:cs="Arial"/>
          <w:sz w:val="22"/>
          <w:szCs w:val="22"/>
          <w:lang w:eastAsia="zh-Hans"/>
        </w:rPr>
        <w:lastRenderedPageBreak/>
        <w:t>信号并通过</w:t>
      </w:r>
      <w:r w:rsidRPr="00271DD5">
        <w:rPr>
          <w:rFonts w:ascii="Arial" w:hAnsi="Arial" w:cs="Arial"/>
          <w:sz w:val="22"/>
          <w:szCs w:val="22"/>
          <w:lang w:eastAsia="zh-Hans"/>
        </w:rPr>
        <w:t>1.1</w:t>
      </w:r>
      <w:r w:rsidRPr="00271DD5">
        <w:rPr>
          <w:rFonts w:ascii="Arial" w:hAnsi="Arial" w:cs="Arial"/>
          <w:sz w:val="22"/>
          <w:szCs w:val="22"/>
          <w:lang w:eastAsia="zh-Hans"/>
        </w:rPr>
        <w:t>章节的开启条件后），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通过以太网一次性发送历史走过的轨迹点信息给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，轨迹点的顺序为</w:t>
      </w:r>
      <w:r w:rsidRPr="00271DD5">
        <w:rPr>
          <w:rFonts w:ascii="Arial" w:hAnsi="Arial" w:cs="Arial"/>
          <w:sz w:val="22"/>
          <w:szCs w:val="22"/>
        </w:rPr>
        <w:t>从使用功能的那一点开始</w:t>
      </w:r>
      <w:r w:rsidRPr="00271DD5">
        <w:rPr>
          <w:rFonts w:ascii="Arial" w:hAnsi="Arial" w:cs="Arial"/>
          <w:sz w:val="22"/>
          <w:szCs w:val="22"/>
          <w:lang w:eastAsia="zh-Hans"/>
        </w:rPr>
        <w:t>，即如果</w:t>
      </w:r>
      <w:r w:rsidRPr="00271DD5">
        <w:rPr>
          <w:rFonts w:ascii="Arial" w:hAnsi="Arial" w:cs="Arial"/>
          <w:sz w:val="22"/>
          <w:szCs w:val="22"/>
        </w:rPr>
        <w:t>如果是</w:t>
      </w:r>
      <w:r w:rsidRPr="00271DD5">
        <w:rPr>
          <w:rFonts w:ascii="Arial" w:hAnsi="Arial" w:cs="Arial"/>
          <w:sz w:val="22"/>
          <w:szCs w:val="22"/>
        </w:rPr>
        <w:t>A</w:t>
      </w:r>
      <w:r w:rsidRPr="00271DD5">
        <w:rPr>
          <w:rFonts w:ascii="Arial" w:hAnsi="Arial" w:cs="Arial"/>
          <w:sz w:val="22"/>
          <w:szCs w:val="22"/>
        </w:rPr>
        <w:t>到</w:t>
      </w:r>
      <w:r w:rsidRPr="00271DD5">
        <w:rPr>
          <w:rFonts w:ascii="Arial" w:hAnsi="Arial" w:cs="Arial"/>
          <w:sz w:val="22"/>
          <w:szCs w:val="22"/>
        </w:rPr>
        <w:t>B</w:t>
      </w:r>
      <w:r w:rsidRPr="00271DD5">
        <w:rPr>
          <w:rFonts w:ascii="Arial" w:hAnsi="Arial" w:cs="Arial"/>
          <w:sz w:val="22"/>
          <w:szCs w:val="22"/>
        </w:rPr>
        <w:t>的路线，那么轨迹点发送顺序是</w:t>
      </w:r>
      <w:r w:rsidRPr="00271DD5">
        <w:rPr>
          <w:rFonts w:ascii="Arial" w:hAnsi="Arial" w:cs="Arial"/>
          <w:sz w:val="22"/>
          <w:szCs w:val="22"/>
        </w:rPr>
        <w:t>B</w:t>
      </w:r>
      <w:r w:rsidRPr="00271DD5">
        <w:rPr>
          <w:rFonts w:ascii="Arial" w:hAnsi="Arial" w:cs="Arial"/>
          <w:sz w:val="22"/>
          <w:szCs w:val="22"/>
        </w:rPr>
        <w:t>到</w:t>
      </w:r>
      <w:r w:rsidRPr="00271DD5">
        <w:rPr>
          <w:rFonts w:ascii="Arial" w:hAnsi="Arial" w:cs="Arial"/>
          <w:sz w:val="22"/>
          <w:szCs w:val="22"/>
        </w:rPr>
        <w:t>A</w:t>
      </w:r>
      <w:r w:rsidRPr="00271DD5">
        <w:rPr>
          <w:rFonts w:ascii="Arial" w:hAnsi="Arial" w:cs="Arial"/>
          <w:sz w:val="22"/>
          <w:szCs w:val="22"/>
          <w:lang w:eastAsia="zh-Hans"/>
        </w:rPr>
        <w:t>。</w:t>
      </w:r>
    </w:p>
    <w:p w14:paraId="5D2C0062" w14:textId="77777777" w:rsidR="000744AE" w:rsidRPr="00271DD5" w:rsidRDefault="004D3ADD">
      <w:pPr>
        <w:numPr>
          <w:ilvl w:val="0"/>
          <w:numId w:val="34"/>
        </w:num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箭头信息：</w:t>
      </w:r>
    </w:p>
    <w:p w14:paraId="7C17A2C3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箭头信息和其他功能下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传输的信息一致，包括</w:t>
      </w:r>
      <w:r w:rsidRPr="00271DD5">
        <w:rPr>
          <w:rFonts w:ascii="Arial" w:hAnsi="Arial" w:cs="Arial"/>
          <w:sz w:val="22"/>
          <w:szCs w:val="22"/>
          <w:lang w:bidi="ar"/>
        </w:rPr>
        <w:t>箭头轨迹点</w:t>
      </w:r>
      <w:r w:rsidRPr="00271DD5">
        <w:rPr>
          <w:rFonts w:ascii="Arial" w:hAnsi="Arial" w:cs="Arial"/>
          <w:sz w:val="22"/>
          <w:szCs w:val="22"/>
          <w:lang w:eastAsia="zh-Hans" w:bidi="ar"/>
        </w:rPr>
        <w:t>和箭头方向集合。</w:t>
      </w:r>
    </w:p>
    <w:p w14:paraId="31CC1A03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7E0EB2A3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14E81758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26D455D3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sectPr w:rsidR="000744AE" w:rsidRPr="00271DD5">
      <w:headerReference w:type="default" r:id="rId26"/>
      <w:footerReference w:type="default" r:id="rId27"/>
      <w:endnotePr>
        <w:numFmt w:val="decimal"/>
      </w:endnotePr>
      <w:pgSz w:w="11906" w:h="16838"/>
      <w:pgMar w:top="1701" w:right="1701" w:bottom="1701" w:left="1701" w:header="1247" w:footer="1304" w:gutter="0"/>
      <w:pgNumType w:start="1"/>
      <w:cols w:space="720"/>
      <w:docGrid w:type="linesAndChars" w:linePitch="33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375BF" w14:textId="77777777" w:rsidR="0031766C" w:rsidRDefault="0031766C">
      <w:pPr>
        <w:spacing w:line="240" w:lineRule="auto"/>
      </w:pPr>
    </w:p>
  </w:endnote>
  <w:endnote w:type="continuationSeparator" w:id="0">
    <w:p w14:paraId="6DCB1191" w14:textId="77777777" w:rsidR="0031766C" w:rsidRDefault="0031766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微软雅黑"/>
    <w:charset w:val="86"/>
    <w:family w:val="modern"/>
    <w:pitch w:val="fixed"/>
    <w:sig w:usb0="800002BF" w:usb1="38CF7CFA" w:usb2="00000016" w:usb3="00000000" w:csb0="00040001" w:csb1="00000000"/>
  </w:font>
  <w:font w:name="仿宋体">
    <w:altName w:val="宋体"/>
    <w:charset w:val="00"/>
    <w:family w:val="roman"/>
    <w:pitch w:val="default"/>
    <w:sig w:usb0="00000000" w:usb1="00000000" w:usb2="00000010" w:usb3="00000000" w:csb0="00040000" w:csb1="00000000"/>
  </w:font>
  <w:font w:name="微软雅黑">
    <w:altName w:val="汉仪旗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4E583" w14:textId="77777777" w:rsidR="005A6ED3" w:rsidRDefault="005A6E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7DBFC" w14:textId="77777777" w:rsidR="000744AE" w:rsidRDefault="000744AE">
    <w:pPr>
      <w:pStyle w:val="af1"/>
      <w:jc w:val="both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EFCD0" w14:textId="77777777" w:rsidR="005A6ED3" w:rsidRDefault="005A6ED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1A2E6" w14:textId="77777777" w:rsidR="000744AE" w:rsidRDefault="000744AE">
    <w:pPr>
      <w:pStyle w:val="Footer"/>
      <w:ind w:firstLine="360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A5698" w14:textId="77777777" w:rsidR="0031766C" w:rsidRDefault="0031766C">
      <w:pPr>
        <w:spacing w:line="240" w:lineRule="auto"/>
      </w:pPr>
    </w:p>
  </w:footnote>
  <w:footnote w:type="continuationSeparator" w:id="0">
    <w:p w14:paraId="5CBDA428" w14:textId="77777777" w:rsidR="0031766C" w:rsidRDefault="0031766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2C10B" w14:textId="77777777" w:rsidR="005A6ED3" w:rsidRDefault="005A6E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89B70" w14:textId="6795FCC3" w:rsidR="000744AE" w:rsidRDefault="005A6ED3" w:rsidP="005A6ED3">
    <w:pPr>
      <w:pStyle w:val="af"/>
      <w:rPr>
        <w:rFonts w:hint="eastAsia"/>
      </w:rPr>
    </w:pPr>
    <w:r>
      <w:t>CX 821 B</w:t>
    </w:r>
    <w:r>
      <w:rPr>
        <w:rFonts w:hint="eastAsia"/>
      </w:rPr>
      <w:t>acktrack</w:t>
    </w:r>
    <w:r>
      <w:t xml:space="preserve"> </w:t>
    </w:r>
    <w:r>
      <w:rPr>
        <w:rFonts w:hint="eastAsia"/>
      </w:rPr>
      <w:t>功能交互文档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2FD7A" w14:textId="77777777" w:rsidR="005A6ED3" w:rsidRDefault="005A6ED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2CC45" w14:textId="77777777" w:rsidR="000744AE" w:rsidRDefault="000744AE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575EE0"/>
    <w:multiLevelType w:val="singleLevel"/>
    <w:tmpl w:val="8D575EE0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8EFF58E2"/>
    <w:multiLevelType w:val="singleLevel"/>
    <w:tmpl w:val="8EFF58E2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BBFCBB7D"/>
    <w:multiLevelType w:val="singleLevel"/>
    <w:tmpl w:val="BBFCBB7D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BDBEA1D0"/>
    <w:multiLevelType w:val="singleLevel"/>
    <w:tmpl w:val="BDBEA1D0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 w15:restartNumberingAfterBreak="0">
    <w:nsid w:val="BE7A979B"/>
    <w:multiLevelType w:val="singleLevel"/>
    <w:tmpl w:val="BE7A979B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EDE0C4DC"/>
    <w:multiLevelType w:val="multilevel"/>
    <w:tmpl w:val="EDE0C4DC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EE36442C"/>
    <w:multiLevelType w:val="singleLevel"/>
    <w:tmpl w:val="EE36442C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EF7F3D2E"/>
    <w:multiLevelType w:val="singleLevel"/>
    <w:tmpl w:val="EF7F3D2E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FDE6A293"/>
    <w:multiLevelType w:val="singleLevel"/>
    <w:tmpl w:val="FDE6A293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FF06B96D"/>
    <w:multiLevelType w:val="singleLevel"/>
    <w:tmpl w:val="FF06B96D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FF669895"/>
    <w:multiLevelType w:val="singleLevel"/>
    <w:tmpl w:val="FF669895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FFFCB1A4"/>
    <w:multiLevelType w:val="singleLevel"/>
    <w:tmpl w:val="FFFCB1A4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0064317D"/>
    <w:multiLevelType w:val="multilevel"/>
    <w:tmpl w:val="0064317D"/>
    <w:lvl w:ilvl="0">
      <w:start w:val="1"/>
      <w:numFmt w:val="decimal"/>
      <w:pStyle w:val="a"/>
      <w:lvlText w:val="[%1]"/>
      <w:lvlJc w:val="left"/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 w15:restartNumberingAfterBreak="0">
    <w:nsid w:val="09703FC8"/>
    <w:multiLevelType w:val="multilevel"/>
    <w:tmpl w:val="09703F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6393DB6"/>
    <w:multiLevelType w:val="multilevel"/>
    <w:tmpl w:val="16393DB6"/>
    <w:lvl w:ilvl="0">
      <w:start w:val="1"/>
      <w:numFmt w:val="decimal"/>
      <w:pStyle w:val="a0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F68E4D2"/>
    <w:multiLevelType w:val="singleLevel"/>
    <w:tmpl w:val="4F68E4D2"/>
    <w:lvl w:ilvl="0">
      <w:start w:val="2"/>
      <w:numFmt w:val="decimal"/>
      <w:suff w:val="nothing"/>
      <w:lvlText w:val="%1、"/>
      <w:lvlJc w:val="left"/>
    </w:lvl>
  </w:abstractNum>
  <w:abstractNum w:abstractNumId="16" w15:restartNumberingAfterBreak="0">
    <w:nsid w:val="59FCD89A"/>
    <w:multiLevelType w:val="singleLevel"/>
    <w:tmpl w:val="59FCD89A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7" w15:restartNumberingAfterBreak="0">
    <w:nsid w:val="63A06D91"/>
    <w:multiLevelType w:val="multilevel"/>
    <w:tmpl w:val="63A06D91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 w15:restartNumberingAfterBreak="0">
    <w:nsid w:val="63A0700D"/>
    <w:multiLevelType w:val="singleLevel"/>
    <w:tmpl w:val="63A0700D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9" w15:restartNumberingAfterBreak="0">
    <w:nsid w:val="63A0719C"/>
    <w:multiLevelType w:val="singleLevel"/>
    <w:tmpl w:val="63A0719C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0" w15:restartNumberingAfterBreak="0">
    <w:nsid w:val="63A07299"/>
    <w:multiLevelType w:val="singleLevel"/>
    <w:tmpl w:val="63A07299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1" w15:restartNumberingAfterBreak="0">
    <w:nsid w:val="63A2E254"/>
    <w:multiLevelType w:val="singleLevel"/>
    <w:tmpl w:val="63A2E254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2" w15:restartNumberingAfterBreak="0">
    <w:nsid w:val="63A30706"/>
    <w:multiLevelType w:val="singleLevel"/>
    <w:tmpl w:val="63A30706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3" w15:restartNumberingAfterBreak="0">
    <w:nsid w:val="63A30816"/>
    <w:multiLevelType w:val="singleLevel"/>
    <w:tmpl w:val="63A308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63A30829"/>
    <w:multiLevelType w:val="singleLevel"/>
    <w:tmpl w:val="63A3082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63A30851"/>
    <w:multiLevelType w:val="singleLevel"/>
    <w:tmpl w:val="63A30851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6" w15:restartNumberingAfterBreak="0">
    <w:nsid w:val="63A30A36"/>
    <w:multiLevelType w:val="singleLevel"/>
    <w:tmpl w:val="63A30A3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7" w15:restartNumberingAfterBreak="0">
    <w:nsid w:val="63A316C1"/>
    <w:multiLevelType w:val="singleLevel"/>
    <w:tmpl w:val="63A316C1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8" w15:restartNumberingAfterBreak="0">
    <w:nsid w:val="63A31751"/>
    <w:multiLevelType w:val="singleLevel"/>
    <w:tmpl w:val="63A31751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9" w15:restartNumberingAfterBreak="0">
    <w:nsid w:val="63A31B4D"/>
    <w:multiLevelType w:val="singleLevel"/>
    <w:tmpl w:val="63A31B4D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0" w15:restartNumberingAfterBreak="0">
    <w:nsid w:val="63A31CE6"/>
    <w:multiLevelType w:val="singleLevel"/>
    <w:tmpl w:val="63A31CE6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1" w15:restartNumberingAfterBreak="0">
    <w:nsid w:val="63A31D6B"/>
    <w:multiLevelType w:val="singleLevel"/>
    <w:tmpl w:val="63A31D6B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2" w15:restartNumberingAfterBreak="0">
    <w:nsid w:val="6EA399CC"/>
    <w:multiLevelType w:val="multilevel"/>
    <w:tmpl w:val="6EA399CC"/>
    <w:lvl w:ilvl="0">
      <w:start w:val="1"/>
      <w:numFmt w:val="decimal"/>
      <w:pStyle w:val="Heading1"/>
      <w:suff w:val="nothing"/>
      <w:lvlText w:val="第%1章  "/>
      <w:lvlJc w:val="left"/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Heading2"/>
      <w:isLgl/>
      <w:suff w:val="space"/>
      <w:lvlText w:val="%1.%2  "/>
      <w:lvlJc w:val="left"/>
      <w:pPr>
        <w:ind w:left="575" w:hanging="575"/>
      </w:pPr>
      <w:rPr>
        <w:rFonts w:ascii="Arial" w:eastAsia="黑体" w:hAnsi="Arial" w:cs="宋体" w:hint="default"/>
        <w:sz w:val="28"/>
      </w:rPr>
    </w:lvl>
    <w:lvl w:ilvl="2">
      <w:start w:val="1"/>
      <w:numFmt w:val="decimal"/>
      <w:pStyle w:val="Heading3"/>
      <w:isLgl/>
      <w:suff w:val="nothing"/>
      <w:lvlText w:val="%1.%2.%3  "/>
      <w:lvlJc w:val="left"/>
      <w:pPr>
        <w:ind w:left="720" w:hanging="720"/>
      </w:pPr>
      <w:rPr>
        <w:rFonts w:ascii="Arial" w:eastAsia="黑体" w:hAnsi="Arial" w:cs="宋体" w:hint="default"/>
        <w:sz w:val="26"/>
      </w:rPr>
    </w:lvl>
    <w:lvl w:ilvl="3">
      <w:start w:val="1"/>
      <w:numFmt w:val="decimal"/>
      <w:pStyle w:val="Heading4"/>
      <w:isLgl/>
      <w:lvlText w:val="%1.%2.%3.%4."/>
      <w:lvlJc w:val="left"/>
      <w:pPr>
        <w:ind w:left="864" w:hanging="864"/>
      </w:pPr>
      <w:rPr>
        <w:rFonts w:ascii="宋体" w:eastAsia="宋体" w:hAnsi="宋体" w:cs="宋体" w:hint="default"/>
      </w:rPr>
    </w:lvl>
    <w:lvl w:ilvl="4">
      <w:start w:val="1"/>
      <w:numFmt w:val="decimal"/>
      <w:pStyle w:val="Heading5"/>
      <w:isLgl/>
      <w:lvlText w:val="%1.%2.%3.%4.%5.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Heading6"/>
      <w:isLgl/>
      <w:lvlText w:val="%1.%2.%3.%4.%5.%6."/>
      <w:lvlJc w:val="left"/>
      <w:pPr>
        <w:ind w:left="1151" w:hanging="1151"/>
      </w:pPr>
      <w:rPr>
        <w:rFonts w:hint="eastAsia"/>
      </w:rPr>
    </w:lvl>
    <w:lvl w:ilvl="6">
      <w:start w:val="1"/>
      <w:numFmt w:val="decimal"/>
      <w:pStyle w:val="Heading7"/>
      <w:isLgl/>
      <w:lvlText w:val="%1.%2.%3.%4.%5.%6.%7.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Heading8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Heading9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33" w15:restartNumberingAfterBreak="0">
    <w:nsid w:val="7FB877F8"/>
    <w:multiLevelType w:val="singleLevel"/>
    <w:tmpl w:val="7FB877F8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2"/>
  </w:num>
  <w:num w:numId="2">
    <w:abstractNumId w:val="14"/>
  </w:num>
  <w:num w:numId="3">
    <w:abstractNumId w:val="12"/>
  </w:num>
  <w:num w:numId="4">
    <w:abstractNumId w:val="13"/>
  </w:num>
  <w:num w:numId="5">
    <w:abstractNumId w:val="18"/>
  </w:num>
  <w:num w:numId="6">
    <w:abstractNumId w:val="4"/>
  </w:num>
  <w:num w:numId="7">
    <w:abstractNumId w:val="17"/>
  </w:num>
  <w:num w:numId="8">
    <w:abstractNumId w:val="19"/>
  </w:num>
  <w:num w:numId="9">
    <w:abstractNumId w:val="21"/>
  </w:num>
  <w:num w:numId="10">
    <w:abstractNumId w:val="20"/>
  </w:num>
  <w:num w:numId="11">
    <w:abstractNumId w:val="22"/>
  </w:num>
  <w:num w:numId="12">
    <w:abstractNumId w:val="16"/>
  </w:num>
  <w:num w:numId="13">
    <w:abstractNumId w:val="5"/>
  </w:num>
  <w:num w:numId="14">
    <w:abstractNumId w:val="23"/>
  </w:num>
  <w:num w:numId="15">
    <w:abstractNumId w:val="24"/>
  </w:num>
  <w:num w:numId="16">
    <w:abstractNumId w:val="25"/>
  </w:num>
  <w:num w:numId="17">
    <w:abstractNumId w:val="26"/>
  </w:num>
  <w:num w:numId="18">
    <w:abstractNumId w:val="1"/>
  </w:num>
  <w:num w:numId="19">
    <w:abstractNumId w:val="8"/>
  </w:num>
  <w:num w:numId="20">
    <w:abstractNumId w:val="3"/>
  </w:num>
  <w:num w:numId="21">
    <w:abstractNumId w:val="27"/>
  </w:num>
  <w:num w:numId="22">
    <w:abstractNumId w:val="10"/>
  </w:num>
  <w:num w:numId="23">
    <w:abstractNumId w:val="28"/>
  </w:num>
  <w:num w:numId="24">
    <w:abstractNumId w:val="33"/>
  </w:num>
  <w:num w:numId="25">
    <w:abstractNumId w:val="11"/>
  </w:num>
  <w:num w:numId="26">
    <w:abstractNumId w:val="29"/>
  </w:num>
  <w:num w:numId="27">
    <w:abstractNumId w:val="30"/>
  </w:num>
  <w:num w:numId="28">
    <w:abstractNumId w:val="9"/>
  </w:num>
  <w:num w:numId="29">
    <w:abstractNumId w:val="0"/>
  </w:num>
  <w:num w:numId="30">
    <w:abstractNumId w:val="31"/>
  </w:num>
  <w:num w:numId="31">
    <w:abstractNumId w:val="6"/>
  </w:num>
  <w:num w:numId="32">
    <w:abstractNumId w:val="7"/>
  </w:num>
  <w:num w:numId="33">
    <w:abstractNumId w:val="2"/>
  </w:num>
  <w:num w:numId="34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百度 秋莎">
    <w15:presenceInfo w15:providerId="None" w15:userId="百度 秋莎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419"/>
  <w:drawingGridHorizontalSpacing w:val="132"/>
  <w:drawingGridVerticalSpacing w:val="167"/>
  <w:noPunctuationKerning/>
  <w:characterSpacingControl w:val="compressPunctuation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614F"/>
    <w:rsid w:val="86F732D6"/>
    <w:rsid w:val="8BBF2064"/>
    <w:rsid w:val="8EFF063D"/>
    <w:rsid w:val="8FF71D39"/>
    <w:rsid w:val="9137C1FC"/>
    <w:rsid w:val="93FFE673"/>
    <w:rsid w:val="96C9F56C"/>
    <w:rsid w:val="96DD5BB4"/>
    <w:rsid w:val="97CD72E3"/>
    <w:rsid w:val="98F1A2A3"/>
    <w:rsid w:val="9BFE45A2"/>
    <w:rsid w:val="9D3754D9"/>
    <w:rsid w:val="9DF6C8C7"/>
    <w:rsid w:val="9F6E6C3B"/>
    <w:rsid w:val="9F736A40"/>
    <w:rsid w:val="9F7EBE0A"/>
    <w:rsid w:val="9FBF48F0"/>
    <w:rsid w:val="A2DB8725"/>
    <w:rsid w:val="A3DBE3E4"/>
    <w:rsid w:val="A47F8EE6"/>
    <w:rsid w:val="A63FB404"/>
    <w:rsid w:val="A67F71B7"/>
    <w:rsid w:val="A719D43F"/>
    <w:rsid w:val="A7FFDB9B"/>
    <w:rsid w:val="A8FB5B24"/>
    <w:rsid w:val="A8FFE18F"/>
    <w:rsid w:val="ABFB7C51"/>
    <w:rsid w:val="ABFE21B3"/>
    <w:rsid w:val="ABFEA9AD"/>
    <w:rsid w:val="AD183DA7"/>
    <w:rsid w:val="ADEE92C0"/>
    <w:rsid w:val="ADF62A9D"/>
    <w:rsid w:val="ADFF2B12"/>
    <w:rsid w:val="AE2D518B"/>
    <w:rsid w:val="AEFFBC94"/>
    <w:rsid w:val="AF16AABE"/>
    <w:rsid w:val="AF3BB472"/>
    <w:rsid w:val="AF4FF7A5"/>
    <w:rsid w:val="AF654070"/>
    <w:rsid w:val="AF739335"/>
    <w:rsid w:val="AF7F27A0"/>
    <w:rsid w:val="AFBC9D6A"/>
    <w:rsid w:val="AFDF0E82"/>
    <w:rsid w:val="AFEEBC75"/>
    <w:rsid w:val="B4B73CE0"/>
    <w:rsid w:val="B5E7E4C2"/>
    <w:rsid w:val="B67B40B2"/>
    <w:rsid w:val="B67E5797"/>
    <w:rsid w:val="B6B7709E"/>
    <w:rsid w:val="B77DD39B"/>
    <w:rsid w:val="B7F71A4D"/>
    <w:rsid w:val="B7F79DE3"/>
    <w:rsid w:val="B9EF94F2"/>
    <w:rsid w:val="BA7E2DD4"/>
    <w:rsid w:val="BAD79D28"/>
    <w:rsid w:val="BB470FCE"/>
    <w:rsid w:val="BB5DDB9B"/>
    <w:rsid w:val="BBCD9AF2"/>
    <w:rsid w:val="BBDB8637"/>
    <w:rsid w:val="BBF7CD3A"/>
    <w:rsid w:val="BBFA4E49"/>
    <w:rsid w:val="BBFEE18B"/>
    <w:rsid w:val="BCDF75AC"/>
    <w:rsid w:val="BCFF03C6"/>
    <w:rsid w:val="BD5FE1D6"/>
    <w:rsid w:val="BD8FB29E"/>
    <w:rsid w:val="BD9FDFEB"/>
    <w:rsid w:val="BDB7350C"/>
    <w:rsid w:val="BDBF4A3F"/>
    <w:rsid w:val="BDFE51DD"/>
    <w:rsid w:val="BE9E63E2"/>
    <w:rsid w:val="BEDB4E6C"/>
    <w:rsid w:val="BEEBF8C2"/>
    <w:rsid w:val="BF240D20"/>
    <w:rsid w:val="BF3E445F"/>
    <w:rsid w:val="BF53F45F"/>
    <w:rsid w:val="BF7DEE6A"/>
    <w:rsid w:val="BFD5D240"/>
    <w:rsid w:val="BFDB89BC"/>
    <w:rsid w:val="BFE3EA33"/>
    <w:rsid w:val="BFEE73BA"/>
    <w:rsid w:val="BFF5C3A5"/>
    <w:rsid w:val="BFF60EE8"/>
    <w:rsid w:val="BFFBD4FF"/>
    <w:rsid w:val="BFFF073E"/>
    <w:rsid w:val="BFFF58AC"/>
    <w:rsid w:val="BFFFDA5B"/>
    <w:rsid w:val="C37E379B"/>
    <w:rsid w:val="C4FE0D7A"/>
    <w:rsid w:val="C6DFB798"/>
    <w:rsid w:val="C7BE37C2"/>
    <w:rsid w:val="C7D7E986"/>
    <w:rsid w:val="CA5EDD9A"/>
    <w:rsid w:val="CDDDB6D9"/>
    <w:rsid w:val="CEBD0B6F"/>
    <w:rsid w:val="CED7B486"/>
    <w:rsid w:val="CFAE5FF1"/>
    <w:rsid w:val="CFB76E4A"/>
    <w:rsid w:val="CFBF96E2"/>
    <w:rsid w:val="CFCF24C4"/>
    <w:rsid w:val="D27DF21F"/>
    <w:rsid w:val="D3BFF53E"/>
    <w:rsid w:val="D5FF6EA7"/>
    <w:rsid w:val="D7D4BFE6"/>
    <w:rsid w:val="D7FD875B"/>
    <w:rsid w:val="D9DFA2BB"/>
    <w:rsid w:val="DB5F5899"/>
    <w:rsid w:val="DB6F6B4E"/>
    <w:rsid w:val="DB76EB92"/>
    <w:rsid w:val="DB7934E9"/>
    <w:rsid w:val="DB7C77FA"/>
    <w:rsid w:val="DB7F6988"/>
    <w:rsid w:val="DBCC03BE"/>
    <w:rsid w:val="DBEF48BD"/>
    <w:rsid w:val="DBF3C8DA"/>
    <w:rsid w:val="DBF7A5C2"/>
    <w:rsid w:val="DBFD2CC2"/>
    <w:rsid w:val="DBFFF4CD"/>
    <w:rsid w:val="DCDDCDEE"/>
    <w:rsid w:val="DD5F653E"/>
    <w:rsid w:val="DD9F73A5"/>
    <w:rsid w:val="DE7E0DE2"/>
    <w:rsid w:val="DED7524F"/>
    <w:rsid w:val="DEF5CAB3"/>
    <w:rsid w:val="DEFDD3B8"/>
    <w:rsid w:val="DEFEC5DB"/>
    <w:rsid w:val="DEFF656F"/>
    <w:rsid w:val="DF57D26B"/>
    <w:rsid w:val="DF6DF45C"/>
    <w:rsid w:val="DFB5EFBA"/>
    <w:rsid w:val="DFB9E769"/>
    <w:rsid w:val="DFBF427C"/>
    <w:rsid w:val="DFDFACB4"/>
    <w:rsid w:val="DFF447E0"/>
    <w:rsid w:val="DFF75629"/>
    <w:rsid w:val="DFF7BACB"/>
    <w:rsid w:val="DFFE381B"/>
    <w:rsid w:val="E4DF8015"/>
    <w:rsid w:val="E7344F53"/>
    <w:rsid w:val="E75B1DAF"/>
    <w:rsid w:val="E7B951B7"/>
    <w:rsid w:val="E7EBE44A"/>
    <w:rsid w:val="E7EF9BB2"/>
    <w:rsid w:val="E7F6443F"/>
    <w:rsid w:val="E7F74A72"/>
    <w:rsid w:val="E9EF8F08"/>
    <w:rsid w:val="EAEFDC90"/>
    <w:rsid w:val="EB7D3146"/>
    <w:rsid w:val="EB9D02A1"/>
    <w:rsid w:val="EBDB119F"/>
    <w:rsid w:val="EBE9E4F8"/>
    <w:rsid w:val="EBF3F671"/>
    <w:rsid w:val="EC312453"/>
    <w:rsid w:val="ECB63E98"/>
    <w:rsid w:val="ECD62A6A"/>
    <w:rsid w:val="ECEED293"/>
    <w:rsid w:val="ED5F6B8C"/>
    <w:rsid w:val="EDF315C3"/>
    <w:rsid w:val="EDF7D2DC"/>
    <w:rsid w:val="EDFCA265"/>
    <w:rsid w:val="EEDADB59"/>
    <w:rsid w:val="EF5EDE69"/>
    <w:rsid w:val="EF74F630"/>
    <w:rsid w:val="EF798334"/>
    <w:rsid w:val="EF7EDE8B"/>
    <w:rsid w:val="EFAFFA03"/>
    <w:rsid w:val="EFBE7621"/>
    <w:rsid w:val="EFBEC8FA"/>
    <w:rsid w:val="EFBF0331"/>
    <w:rsid w:val="EFC595E1"/>
    <w:rsid w:val="EFDFE4C3"/>
    <w:rsid w:val="EFE7EFED"/>
    <w:rsid w:val="EFEFCE63"/>
    <w:rsid w:val="EFFC0275"/>
    <w:rsid w:val="EFFF12C3"/>
    <w:rsid w:val="F11771E9"/>
    <w:rsid w:val="F1BB2D25"/>
    <w:rsid w:val="F1CD7EDD"/>
    <w:rsid w:val="F1E8F3D7"/>
    <w:rsid w:val="F1FB38BC"/>
    <w:rsid w:val="F2DFC338"/>
    <w:rsid w:val="F2F7EF0A"/>
    <w:rsid w:val="F2FF653D"/>
    <w:rsid w:val="F36A16D7"/>
    <w:rsid w:val="F3785005"/>
    <w:rsid w:val="F3EFF690"/>
    <w:rsid w:val="F3F8213B"/>
    <w:rsid w:val="F53F89DC"/>
    <w:rsid w:val="F67CA05B"/>
    <w:rsid w:val="F6DB5490"/>
    <w:rsid w:val="F6E492AC"/>
    <w:rsid w:val="F6FE7797"/>
    <w:rsid w:val="F73B40B3"/>
    <w:rsid w:val="F76F5456"/>
    <w:rsid w:val="F77F7575"/>
    <w:rsid w:val="F7B3B423"/>
    <w:rsid w:val="F7BAC515"/>
    <w:rsid w:val="F7BF5922"/>
    <w:rsid w:val="F7C6C8B4"/>
    <w:rsid w:val="F7D587FF"/>
    <w:rsid w:val="F7DFFBC6"/>
    <w:rsid w:val="F7E9AFE8"/>
    <w:rsid w:val="F7F58297"/>
    <w:rsid w:val="F7FBB52D"/>
    <w:rsid w:val="F7FBD33F"/>
    <w:rsid w:val="F7FD6D26"/>
    <w:rsid w:val="F7FF2821"/>
    <w:rsid w:val="F7FF8FF3"/>
    <w:rsid w:val="F966E907"/>
    <w:rsid w:val="F9A841BF"/>
    <w:rsid w:val="F9FD9F08"/>
    <w:rsid w:val="F9FF5A81"/>
    <w:rsid w:val="FA795A7D"/>
    <w:rsid w:val="FAB7E4B4"/>
    <w:rsid w:val="FAD77EA1"/>
    <w:rsid w:val="FAF6CB82"/>
    <w:rsid w:val="FAFE3DBE"/>
    <w:rsid w:val="FB5734C3"/>
    <w:rsid w:val="FB5B35FD"/>
    <w:rsid w:val="FB5D140D"/>
    <w:rsid w:val="FB67D3BC"/>
    <w:rsid w:val="FB9B4545"/>
    <w:rsid w:val="FBAF06B3"/>
    <w:rsid w:val="FBBFFBFA"/>
    <w:rsid w:val="FBECA9DF"/>
    <w:rsid w:val="FBEEEF08"/>
    <w:rsid w:val="FBEF3AA2"/>
    <w:rsid w:val="FBF1CBFD"/>
    <w:rsid w:val="FBF7A9F3"/>
    <w:rsid w:val="FBFBF305"/>
    <w:rsid w:val="FBFE6D87"/>
    <w:rsid w:val="FBFF69E4"/>
    <w:rsid w:val="FBFFBDA9"/>
    <w:rsid w:val="FBFFBFEE"/>
    <w:rsid w:val="FC6A6AAA"/>
    <w:rsid w:val="FCA5D215"/>
    <w:rsid w:val="FCA6788D"/>
    <w:rsid w:val="FCF363DA"/>
    <w:rsid w:val="FD531160"/>
    <w:rsid w:val="FD7F9E73"/>
    <w:rsid w:val="FDCD4D02"/>
    <w:rsid w:val="FDF9323F"/>
    <w:rsid w:val="FDF9B4D7"/>
    <w:rsid w:val="FDFAEDF2"/>
    <w:rsid w:val="FDFD8412"/>
    <w:rsid w:val="FDFE1D80"/>
    <w:rsid w:val="FDFFDCBB"/>
    <w:rsid w:val="FE2308D1"/>
    <w:rsid w:val="FE586D77"/>
    <w:rsid w:val="FE776C90"/>
    <w:rsid w:val="FE7787D1"/>
    <w:rsid w:val="FEB70B31"/>
    <w:rsid w:val="FEBB2CD1"/>
    <w:rsid w:val="FEEFD6BC"/>
    <w:rsid w:val="FEF919E4"/>
    <w:rsid w:val="FEFD0152"/>
    <w:rsid w:val="FEFEA144"/>
    <w:rsid w:val="FEFFFF9A"/>
    <w:rsid w:val="FF1EB66A"/>
    <w:rsid w:val="FF374476"/>
    <w:rsid w:val="FF6D446A"/>
    <w:rsid w:val="FF6D7848"/>
    <w:rsid w:val="FF73FD4D"/>
    <w:rsid w:val="FF742B19"/>
    <w:rsid w:val="FF7B0CB7"/>
    <w:rsid w:val="FF7E6D6F"/>
    <w:rsid w:val="FF9716F0"/>
    <w:rsid w:val="FF973C6C"/>
    <w:rsid w:val="FF9B4933"/>
    <w:rsid w:val="FF9F63CB"/>
    <w:rsid w:val="FFA743FA"/>
    <w:rsid w:val="FFAFBBD9"/>
    <w:rsid w:val="FFB219EE"/>
    <w:rsid w:val="FFB915B0"/>
    <w:rsid w:val="FFBB7FAB"/>
    <w:rsid w:val="FFBD34D4"/>
    <w:rsid w:val="FFBDEFF8"/>
    <w:rsid w:val="FFBF6966"/>
    <w:rsid w:val="FFC6C518"/>
    <w:rsid w:val="FFD3CA54"/>
    <w:rsid w:val="FFD785C7"/>
    <w:rsid w:val="FFD9D166"/>
    <w:rsid w:val="FFD9D332"/>
    <w:rsid w:val="FFDB66B0"/>
    <w:rsid w:val="FFDD8DEC"/>
    <w:rsid w:val="FFDDCD68"/>
    <w:rsid w:val="FFDE0A53"/>
    <w:rsid w:val="FFDF1C35"/>
    <w:rsid w:val="FFDF967D"/>
    <w:rsid w:val="FFE38FF7"/>
    <w:rsid w:val="FFEB1ED0"/>
    <w:rsid w:val="FFEB5AB4"/>
    <w:rsid w:val="FFED9E93"/>
    <w:rsid w:val="FFF50084"/>
    <w:rsid w:val="FFF7A654"/>
    <w:rsid w:val="FFFAB0B6"/>
    <w:rsid w:val="FFFD4966"/>
    <w:rsid w:val="FFFEDE32"/>
    <w:rsid w:val="FFFFD118"/>
    <w:rsid w:val="00001F25"/>
    <w:rsid w:val="0001340E"/>
    <w:rsid w:val="000156D8"/>
    <w:rsid w:val="0002004E"/>
    <w:rsid w:val="00020178"/>
    <w:rsid w:val="00023C4B"/>
    <w:rsid w:val="00026670"/>
    <w:rsid w:val="00027D4F"/>
    <w:rsid w:val="00031B89"/>
    <w:rsid w:val="00035550"/>
    <w:rsid w:val="00040AC4"/>
    <w:rsid w:val="0004123E"/>
    <w:rsid w:val="00044B19"/>
    <w:rsid w:val="00044EEF"/>
    <w:rsid w:val="00053748"/>
    <w:rsid w:val="000564AA"/>
    <w:rsid w:val="000628C5"/>
    <w:rsid w:val="00070080"/>
    <w:rsid w:val="000744AE"/>
    <w:rsid w:val="0007655A"/>
    <w:rsid w:val="00080F77"/>
    <w:rsid w:val="0008127E"/>
    <w:rsid w:val="000819AE"/>
    <w:rsid w:val="000831FF"/>
    <w:rsid w:val="00086627"/>
    <w:rsid w:val="00091B16"/>
    <w:rsid w:val="0009614F"/>
    <w:rsid w:val="00096419"/>
    <w:rsid w:val="000A60C8"/>
    <w:rsid w:val="000B1CEA"/>
    <w:rsid w:val="000C1029"/>
    <w:rsid w:val="000C1FB8"/>
    <w:rsid w:val="000C7966"/>
    <w:rsid w:val="000D008F"/>
    <w:rsid w:val="000E6FA5"/>
    <w:rsid w:val="000F0FAE"/>
    <w:rsid w:val="000F3506"/>
    <w:rsid w:val="000F7582"/>
    <w:rsid w:val="0010064D"/>
    <w:rsid w:val="00101FBF"/>
    <w:rsid w:val="00103747"/>
    <w:rsid w:val="0012194F"/>
    <w:rsid w:val="001220A9"/>
    <w:rsid w:val="0012312A"/>
    <w:rsid w:val="00124CDD"/>
    <w:rsid w:val="001357EB"/>
    <w:rsid w:val="00137093"/>
    <w:rsid w:val="00146581"/>
    <w:rsid w:val="0015095A"/>
    <w:rsid w:val="001548EE"/>
    <w:rsid w:val="00156AF7"/>
    <w:rsid w:val="00156B3C"/>
    <w:rsid w:val="001709E9"/>
    <w:rsid w:val="00170C12"/>
    <w:rsid w:val="00171B25"/>
    <w:rsid w:val="001779D7"/>
    <w:rsid w:val="001802AC"/>
    <w:rsid w:val="001872D0"/>
    <w:rsid w:val="001941D3"/>
    <w:rsid w:val="00196964"/>
    <w:rsid w:val="001A1BAD"/>
    <w:rsid w:val="001A602D"/>
    <w:rsid w:val="001C0198"/>
    <w:rsid w:val="001C7BF4"/>
    <w:rsid w:val="001D0D7F"/>
    <w:rsid w:val="001D32A0"/>
    <w:rsid w:val="001E0CF7"/>
    <w:rsid w:val="001E2E2B"/>
    <w:rsid w:val="001E75D2"/>
    <w:rsid w:val="001E7F6B"/>
    <w:rsid w:val="001F1219"/>
    <w:rsid w:val="001F443A"/>
    <w:rsid w:val="001F6446"/>
    <w:rsid w:val="001F6C98"/>
    <w:rsid w:val="002007E5"/>
    <w:rsid w:val="0020152E"/>
    <w:rsid w:val="00204FAE"/>
    <w:rsid w:val="00220D49"/>
    <w:rsid w:val="00221E9E"/>
    <w:rsid w:val="0026332C"/>
    <w:rsid w:val="00263430"/>
    <w:rsid w:val="00271DD5"/>
    <w:rsid w:val="002915C4"/>
    <w:rsid w:val="00291715"/>
    <w:rsid w:val="0029399E"/>
    <w:rsid w:val="002942B3"/>
    <w:rsid w:val="002A0D90"/>
    <w:rsid w:val="002A246D"/>
    <w:rsid w:val="002A43F9"/>
    <w:rsid w:val="002A7522"/>
    <w:rsid w:val="002C1FAF"/>
    <w:rsid w:val="002C3AB8"/>
    <w:rsid w:val="002C4443"/>
    <w:rsid w:val="002D11BA"/>
    <w:rsid w:val="002D2E68"/>
    <w:rsid w:val="002E56BF"/>
    <w:rsid w:val="002E6DDB"/>
    <w:rsid w:val="002E76DB"/>
    <w:rsid w:val="002F688C"/>
    <w:rsid w:val="002F7A08"/>
    <w:rsid w:val="003007E5"/>
    <w:rsid w:val="0031226D"/>
    <w:rsid w:val="00316C0A"/>
    <w:rsid w:val="0031766C"/>
    <w:rsid w:val="00320ED2"/>
    <w:rsid w:val="0033029D"/>
    <w:rsid w:val="0033094D"/>
    <w:rsid w:val="00333D2F"/>
    <w:rsid w:val="00340DD6"/>
    <w:rsid w:val="003417B5"/>
    <w:rsid w:val="00354254"/>
    <w:rsid w:val="00354907"/>
    <w:rsid w:val="00360C16"/>
    <w:rsid w:val="00360C23"/>
    <w:rsid w:val="00376ACB"/>
    <w:rsid w:val="00386203"/>
    <w:rsid w:val="00387ECC"/>
    <w:rsid w:val="00391127"/>
    <w:rsid w:val="00392E11"/>
    <w:rsid w:val="0039512D"/>
    <w:rsid w:val="003A7A8B"/>
    <w:rsid w:val="003B0C49"/>
    <w:rsid w:val="003C6C7E"/>
    <w:rsid w:val="003D5584"/>
    <w:rsid w:val="003E0806"/>
    <w:rsid w:val="003E0814"/>
    <w:rsid w:val="00404D18"/>
    <w:rsid w:val="0041113C"/>
    <w:rsid w:val="00412495"/>
    <w:rsid w:val="00415467"/>
    <w:rsid w:val="0042024C"/>
    <w:rsid w:val="0042315F"/>
    <w:rsid w:val="00424FFF"/>
    <w:rsid w:val="00447D9F"/>
    <w:rsid w:val="00466A4E"/>
    <w:rsid w:val="00472E8F"/>
    <w:rsid w:val="0047428D"/>
    <w:rsid w:val="00475C89"/>
    <w:rsid w:val="00475FC4"/>
    <w:rsid w:val="00475FCE"/>
    <w:rsid w:val="00476F0F"/>
    <w:rsid w:val="00487473"/>
    <w:rsid w:val="004A1640"/>
    <w:rsid w:val="004A4758"/>
    <w:rsid w:val="004A6AE6"/>
    <w:rsid w:val="004B2E4A"/>
    <w:rsid w:val="004B6D70"/>
    <w:rsid w:val="004C3238"/>
    <w:rsid w:val="004C4750"/>
    <w:rsid w:val="004C4C58"/>
    <w:rsid w:val="004D3ADD"/>
    <w:rsid w:val="00504662"/>
    <w:rsid w:val="00505D29"/>
    <w:rsid w:val="005114A8"/>
    <w:rsid w:val="00545106"/>
    <w:rsid w:val="005537FA"/>
    <w:rsid w:val="00554189"/>
    <w:rsid w:val="00571052"/>
    <w:rsid w:val="005737D4"/>
    <w:rsid w:val="005818F5"/>
    <w:rsid w:val="00583991"/>
    <w:rsid w:val="005A259F"/>
    <w:rsid w:val="005A338E"/>
    <w:rsid w:val="005A5A2E"/>
    <w:rsid w:val="005A6ED3"/>
    <w:rsid w:val="005B282F"/>
    <w:rsid w:val="005C7589"/>
    <w:rsid w:val="005E6DF6"/>
    <w:rsid w:val="005F5A5C"/>
    <w:rsid w:val="00601AC0"/>
    <w:rsid w:val="00603942"/>
    <w:rsid w:val="00605FAC"/>
    <w:rsid w:val="006135BF"/>
    <w:rsid w:val="00620D34"/>
    <w:rsid w:val="006302A1"/>
    <w:rsid w:val="00645295"/>
    <w:rsid w:val="006760CB"/>
    <w:rsid w:val="006A2443"/>
    <w:rsid w:val="006C3A0F"/>
    <w:rsid w:val="006C52FA"/>
    <w:rsid w:val="006D505E"/>
    <w:rsid w:val="006F2B3D"/>
    <w:rsid w:val="007067D7"/>
    <w:rsid w:val="00713F9D"/>
    <w:rsid w:val="00720575"/>
    <w:rsid w:val="00724D7D"/>
    <w:rsid w:val="007325CA"/>
    <w:rsid w:val="00734FDF"/>
    <w:rsid w:val="00741A62"/>
    <w:rsid w:val="00742E0F"/>
    <w:rsid w:val="00744BEB"/>
    <w:rsid w:val="00745634"/>
    <w:rsid w:val="00746B0F"/>
    <w:rsid w:val="00747767"/>
    <w:rsid w:val="00747879"/>
    <w:rsid w:val="007518ED"/>
    <w:rsid w:val="00754012"/>
    <w:rsid w:val="0076581C"/>
    <w:rsid w:val="007805B8"/>
    <w:rsid w:val="00795FFB"/>
    <w:rsid w:val="0079619A"/>
    <w:rsid w:val="007A01A0"/>
    <w:rsid w:val="007A6C33"/>
    <w:rsid w:val="007B0D1E"/>
    <w:rsid w:val="007B1E91"/>
    <w:rsid w:val="007C3210"/>
    <w:rsid w:val="007E3B65"/>
    <w:rsid w:val="007F5F3A"/>
    <w:rsid w:val="00811613"/>
    <w:rsid w:val="008201E8"/>
    <w:rsid w:val="00831285"/>
    <w:rsid w:val="00860911"/>
    <w:rsid w:val="0087613C"/>
    <w:rsid w:val="0087665C"/>
    <w:rsid w:val="0088515E"/>
    <w:rsid w:val="008A3205"/>
    <w:rsid w:val="008B2624"/>
    <w:rsid w:val="008B2C50"/>
    <w:rsid w:val="008C2F86"/>
    <w:rsid w:val="008C60CD"/>
    <w:rsid w:val="008D32D5"/>
    <w:rsid w:val="008E59B3"/>
    <w:rsid w:val="008F5010"/>
    <w:rsid w:val="008F6415"/>
    <w:rsid w:val="00901D62"/>
    <w:rsid w:val="00905D2A"/>
    <w:rsid w:val="00905DBD"/>
    <w:rsid w:val="0091303E"/>
    <w:rsid w:val="00921F5D"/>
    <w:rsid w:val="00924C1F"/>
    <w:rsid w:val="00924C38"/>
    <w:rsid w:val="00934E88"/>
    <w:rsid w:val="009421B7"/>
    <w:rsid w:val="009454C1"/>
    <w:rsid w:val="009549C3"/>
    <w:rsid w:val="00957C81"/>
    <w:rsid w:val="00961B51"/>
    <w:rsid w:val="00961E1D"/>
    <w:rsid w:val="00972682"/>
    <w:rsid w:val="00976388"/>
    <w:rsid w:val="00997C1F"/>
    <w:rsid w:val="009A2134"/>
    <w:rsid w:val="009A4EDD"/>
    <w:rsid w:val="009B34C2"/>
    <w:rsid w:val="009C207B"/>
    <w:rsid w:val="009C427C"/>
    <w:rsid w:val="009D10F2"/>
    <w:rsid w:val="009D325B"/>
    <w:rsid w:val="009D5B96"/>
    <w:rsid w:val="009D73E0"/>
    <w:rsid w:val="009E1C4B"/>
    <w:rsid w:val="009E5D8B"/>
    <w:rsid w:val="00A0365B"/>
    <w:rsid w:val="00A03D6C"/>
    <w:rsid w:val="00A1496C"/>
    <w:rsid w:val="00A46034"/>
    <w:rsid w:val="00A554A5"/>
    <w:rsid w:val="00A950CA"/>
    <w:rsid w:val="00AA06B6"/>
    <w:rsid w:val="00AD13CB"/>
    <w:rsid w:val="00AD5F7A"/>
    <w:rsid w:val="00AD78E2"/>
    <w:rsid w:val="00B10DB7"/>
    <w:rsid w:val="00B20F47"/>
    <w:rsid w:val="00B26459"/>
    <w:rsid w:val="00B35848"/>
    <w:rsid w:val="00B36345"/>
    <w:rsid w:val="00B461A6"/>
    <w:rsid w:val="00B550DA"/>
    <w:rsid w:val="00B66D13"/>
    <w:rsid w:val="00B66D8C"/>
    <w:rsid w:val="00B67BA1"/>
    <w:rsid w:val="00B71D36"/>
    <w:rsid w:val="00B747B3"/>
    <w:rsid w:val="00B81B1B"/>
    <w:rsid w:val="00BA4991"/>
    <w:rsid w:val="00BC41D5"/>
    <w:rsid w:val="00BE0D16"/>
    <w:rsid w:val="00BF7F5E"/>
    <w:rsid w:val="00C04912"/>
    <w:rsid w:val="00C12B3D"/>
    <w:rsid w:val="00C242FF"/>
    <w:rsid w:val="00C36AE3"/>
    <w:rsid w:val="00C47CED"/>
    <w:rsid w:val="00C5530C"/>
    <w:rsid w:val="00C601CB"/>
    <w:rsid w:val="00C61BFC"/>
    <w:rsid w:val="00C624DB"/>
    <w:rsid w:val="00C661F1"/>
    <w:rsid w:val="00C76CF2"/>
    <w:rsid w:val="00C77E9F"/>
    <w:rsid w:val="00C8398B"/>
    <w:rsid w:val="00C94899"/>
    <w:rsid w:val="00C94D0D"/>
    <w:rsid w:val="00CA0EF5"/>
    <w:rsid w:val="00CB1BC8"/>
    <w:rsid w:val="00CB4B8A"/>
    <w:rsid w:val="00CC0A7F"/>
    <w:rsid w:val="00CC1EEB"/>
    <w:rsid w:val="00CC4B37"/>
    <w:rsid w:val="00CD3DD0"/>
    <w:rsid w:val="00CE55D1"/>
    <w:rsid w:val="00CE5A44"/>
    <w:rsid w:val="00CE7A4D"/>
    <w:rsid w:val="00D06303"/>
    <w:rsid w:val="00D07C2A"/>
    <w:rsid w:val="00D12D79"/>
    <w:rsid w:val="00D15F53"/>
    <w:rsid w:val="00D221F5"/>
    <w:rsid w:val="00D2308E"/>
    <w:rsid w:val="00D268EE"/>
    <w:rsid w:val="00D402E3"/>
    <w:rsid w:val="00D41693"/>
    <w:rsid w:val="00D42310"/>
    <w:rsid w:val="00D427A8"/>
    <w:rsid w:val="00D543B1"/>
    <w:rsid w:val="00D6307D"/>
    <w:rsid w:val="00D666F1"/>
    <w:rsid w:val="00D7044D"/>
    <w:rsid w:val="00D71CE6"/>
    <w:rsid w:val="00D72702"/>
    <w:rsid w:val="00D75229"/>
    <w:rsid w:val="00D83388"/>
    <w:rsid w:val="00D961F0"/>
    <w:rsid w:val="00D97792"/>
    <w:rsid w:val="00DA473D"/>
    <w:rsid w:val="00DB15D3"/>
    <w:rsid w:val="00DB7262"/>
    <w:rsid w:val="00DD3CDF"/>
    <w:rsid w:val="00DE2A02"/>
    <w:rsid w:val="00E00B6B"/>
    <w:rsid w:val="00E00D84"/>
    <w:rsid w:val="00E01527"/>
    <w:rsid w:val="00E047E4"/>
    <w:rsid w:val="00E21AE8"/>
    <w:rsid w:val="00E252FF"/>
    <w:rsid w:val="00E264AA"/>
    <w:rsid w:val="00E27C9B"/>
    <w:rsid w:val="00E3088D"/>
    <w:rsid w:val="00E31804"/>
    <w:rsid w:val="00E32FFD"/>
    <w:rsid w:val="00E402F5"/>
    <w:rsid w:val="00E61AC9"/>
    <w:rsid w:val="00E61C17"/>
    <w:rsid w:val="00E62B1B"/>
    <w:rsid w:val="00E7366F"/>
    <w:rsid w:val="00E74876"/>
    <w:rsid w:val="00E867C5"/>
    <w:rsid w:val="00E86C15"/>
    <w:rsid w:val="00E944D1"/>
    <w:rsid w:val="00EA226B"/>
    <w:rsid w:val="00EA7818"/>
    <w:rsid w:val="00EC2FF9"/>
    <w:rsid w:val="00ED7D08"/>
    <w:rsid w:val="00EF6E2D"/>
    <w:rsid w:val="00F00B2E"/>
    <w:rsid w:val="00F06088"/>
    <w:rsid w:val="00F11F83"/>
    <w:rsid w:val="00F15CE1"/>
    <w:rsid w:val="00F16A7C"/>
    <w:rsid w:val="00F20E63"/>
    <w:rsid w:val="00F26859"/>
    <w:rsid w:val="00F32C1C"/>
    <w:rsid w:val="00F44413"/>
    <w:rsid w:val="00F476AD"/>
    <w:rsid w:val="00F558DD"/>
    <w:rsid w:val="00F74641"/>
    <w:rsid w:val="00F8075E"/>
    <w:rsid w:val="00F86101"/>
    <w:rsid w:val="00F90769"/>
    <w:rsid w:val="00FA030E"/>
    <w:rsid w:val="00FA1FE7"/>
    <w:rsid w:val="00FB1AA3"/>
    <w:rsid w:val="00FB7C10"/>
    <w:rsid w:val="00FE00A8"/>
    <w:rsid w:val="00FE2689"/>
    <w:rsid w:val="00FF0B20"/>
    <w:rsid w:val="00FF2FBB"/>
    <w:rsid w:val="00FF6D9C"/>
    <w:rsid w:val="00FF7B31"/>
    <w:rsid w:val="022F45D7"/>
    <w:rsid w:val="02721297"/>
    <w:rsid w:val="048D4C9F"/>
    <w:rsid w:val="05F6610B"/>
    <w:rsid w:val="06F17091"/>
    <w:rsid w:val="076E3F65"/>
    <w:rsid w:val="07B20C1C"/>
    <w:rsid w:val="08393200"/>
    <w:rsid w:val="0B520FDE"/>
    <w:rsid w:val="0C2A2445"/>
    <w:rsid w:val="0C8127A9"/>
    <w:rsid w:val="0D1A6923"/>
    <w:rsid w:val="0DFC21D4"/>
    <w:rsid w:val="0E770075"/>
    <w:rsid w:val="0EDD7438"/>
    <w:rsid w:val="0F9165B9"/>
    <w:rsid w:val="0FCB8446"/>
    <w:rsid w:val="0FCBD7E9"/>
    <w:rsid w:val="11F03EF9"/>
    <w:rsid w:val="130F6F4A"/>
    <w:rsid w:val="13683F0A"/>
    <w:rsid w:val="138B51B0"/>
    <w:rsid w:val="13B057FA"/>
    <w:rsid w:val="13D5567E"/>
    <w:rsid w:val="140656EE"/>
    <w:rsid w:val="14132CD1"/>
    <w:rsid w:val="143F6137"/>
    <w:rsid w:val="159C6163"/>
    <w:rsid w:val="15A36C5A"/>
    <w:rsid w:val="15A50E7B"/>
    <w:rsid w:val="160649FB"/>
    <w:rsid w:val="1652D2CF"/>
    <w:rsid w:val="16B3A1CB"/>
    <w:rsid w:val="16DD11E6"/>
    <w:rsid w:val="175FAA89"/>
    <w:rsid w:val="176D57F3"/>
    <w:rsid w:val="192A2D4D"/>
    <w:rsid w:val="19B70E8A"/>
    <w:rsid w:val="1A462421"/>
    <w:rsid w:val="1B4F0880"/>
    <w:rsid w:val="1B7DD25A"/>
    <w:rsid w:val="1B9D5C9C"/>
    <w:rsid w:val="1BBFD1D5"/>
    <w:rsid w:val="1BDA4160"/>
    <w:rsid w:val="1BF3416C"/>
    <w:rsid w:val="1BFD7C85"/>
    <w:rsid w:val="1CF86138"/>
    <w:rsid w:val="1E2EE482"/>
    <w:rsid w:val="1EE76DBF"/>
    <w:rsid w:val="1EFF2580"/>
    <w:rsid w:val="1F636F6A"/>
    <w:rsid w:val="1F9C5162"/>
    <w:rsid w:val="1FBFBA68"/>
    <w:rsid w:val="1FD33E7F"/>
    <w:rsid w:val="1FE7B284"/>
    <w:rsid w:val="204B70FC"/>
    <w:rsid w:val="21AB6A65"/>
    <w:rsid w:val="22A7049C"/>
    <w:rsid w:val="23CE13B6"/>
    <w:rsid w:val="23E77DD0"/>
    <w:rsid w:val="249157E5"/>
    <w:rsid w:val="24C172BC"/>
    <w:rsid w:val="266E1D84"/>
    <w:rsid w:val="270E1A7C"/>
    <w:rsid w:val="28E83B54"/>
    <w:rsid w:val="296B2674"/>
    <w:rsid w:val="29772FC8"/>
    <w:rsid w:val="29BE7EF1"/>
    <w:rsid w:val="2A943CDC"/>
    <w:rsid w:val="2BAF273D"/>
    <w:rsid w:val="2C8DD289"/>
    <w:rsid w:val="2D4E5F93"/>
    <w:rsid w:val="2D8717F7"/>
    <w:rsid w:val="2E1F3B4C"/>
    <w:rsid w:val="2E241CF6"/>
    <w:rsid w:val="2EF75ABD"/>
    <w:rsid w:val="2EFB8E7E"/>
    <w:rsid w:val="2EFF3198"/>
    <w:rsid w:val="2F063808"/>
    <w:rsid w:val="2F2C8FC2"/>
    <w:rsid w:val="2F434629"/>
    <w:rsid w:val="2FC829D8"/>
    <w:rsid w:val="2FDD8DB7"/>
    <w:rsid w:val="2FFD4FA2"/>
    <w:rsid w:val="30794593"/>
    <w:rsid w:val="30A0779E"/>
    <w:rsid w:val="31F7E836"/>
    <w:rsid w:val="31FD25BB"/>
    <w:rsid w:val="333D78AB"/>
    <w:rsid w:val="333FCBF0"/>
    <w:rsid w:val="35D407BA"/>
    <w:rsid w:val="35DF52C1"/>
    <w:rsid w:val="35FD9924"/>
    <w:rsid w:val="36FE0D16"/>
    <w:rsid w:val="3735F3F8"/>
    <w:rsid w:val="373D8968"/>
    <w:rsid w:val="37792BB6"/>
    <w:rsid w:val="37BF27F4"/>
    <w:rsid w:val="37FF6170"/>
    <w:rsid w:val="383CB6E0"/>
    <w:rsid w:val="38750E24"/>
    <w:rsid w:val="39735D4C"/>
    <w:rsid w:val="3A091C56"/>
    <w:rsid w:val="3A1E4575"/>
    <w:rsid w:val="3A274930"/>
    <w:rsid w:val="3B3F8B8A"/>
    <w:rsid w:val="3B3FB784"/>
    <w:rsid w:val="3BCF1303"/>
    <w:rsid w:val="3BE7F834"/>
    <w:rsid w:val="3BFD3E06"/>
    <w:rsid w:val="3BFDB5F2"/>
    <w:rsid w:val="3BFDCBD5"/>
    <w:rsid w:val="3C50362E"/>
    <w:rsid w:val="3CA3025C"/>
    <w:rsid w:val="3CEA4159"/>
    <w:rsid w:val="3CFFE88B"/>
    <w:rsid w:val="3DDF415C"/>
    <w:rsid w:val="3DEDE4A9"/>
    <w:rsid w:val="3DF748BF"/>
    <w:rsid w:val="3DF7E385"/>
    <w:rsid w:val="3E3D7813"/>
    <w:rsid w:val="3EB24FA3"/>
    <w:rsid w:val="3EDD325B"/>
    <w:rsid w:val="3F2F9A22"/>
    <w:rsid w:val="3F505A92"/>
    <w:rsid w:val="3F966CA2"/>
    <w:rsid w:val="3FA7AFAF"/>
    <w:rsid w:val="3FA808F2"/>
    <w:rsid w:val="3FCF54D8"/>
    <w:rsid w:val="3FDED634"/>
    <w:rsid w:val="3FEBC3DE"/>
    <w:rsid w:val="3FECA68F"/>
    <w:rsid w:val="3FF47CFE"/>
    <w:rsid w:val="3FF580FC"/>
    <w:rsid w:val="3FFDABE4"/>
    <w:rsid w:val="3FFDB1B2"/>
    <w:rsid w:val="3FFE75B6"/>
    <w:rsid w:val="3FFF55BE"/>
    <w:rsid w:val="3FFF6237"/>
    <w:rsid w:val="3FFF6BFE"/>
    <w:rsid w:val="3FFF92F1"/>
    <w:rsid w:val="3FFFF948"/>
    <w:rsid w:val="40B24889"/>
    <w:rsid w:val="4602665D"/>
    <w:rsid w:val="463E1048"/>
    <w:rsid w:val="4715465F"/>
    <w:rsid w:val="477B55A3"/>
    <w:rsid w:val="47851305"/>
    <w:rsid w:val="47D78F83"/>
    <w:rsid w:val="47DB62CC"/>
    <w:rsid w:val="47ECC515"/>
    <w:rsid w:val="47FC752E"/>
    <w:rsid w:val="49F33811"/>
    <w:rsid w:val="49FEC304"/>
    <w:rsid w:val="4A4D66C8"/>
    <w:rsid w:val="4A670517"/>
    <w:rsid w:val="4A88684F"/>
    <w:rsid w:val="4ABF427D"/>
    <w:rsid w:val="4BE5FFC9"/>
    <w:rsid w:val="4BF992AE"/>
    <w:rsid w:val="4C1F515F"/>
    <w:rsid w:val="4CDBD0BC"/>
    <w:rsid w:val="4D574C94"/>
    <w:rsid w:val="4D9344FF"/>
    <w:rsid w:val="4EF25F3F"/>
    <w:rsid w:val="4F804039"/>
    <w:rsid w:val="4FED41FD"/>
    <w:rsid w:val="4FF9D2B4"/>
    <w:rsid w:val="50167F26"/>
    <w:rsid w:val="50CB6986"/>
    <w:rsid w:val="50F35648"/>
    <w:rsid w:val="512DC0A0"/>
    <w:rsid w:val="515A44D8"/>
    <w:rsid w:val="51BC32E4"/>
    <w:rsid w:val="520453A9"/>
    <w:rsid w:val="520B138D"/>
    <w:rsid w:val="522BFAF2"/>
    <w:rsid w:val="52AD3E5B"/>
    <w:rsid w:val="55EB2D74"/>
    <w:rsid w:val="56FF8EBC"/>
    <w:rsid w:val="573EEDB6"/>
    <w:rsid w:val="57A720E9"/>
    <w:rsid w:val="57FF41E9"/>
    <w:rsid w:val="57FFB6D4"/>
    <w:rsid w:val="59E74A3B"/>
    <w:rsid w:val="59FAC8A7"/>
    <w:rsid w:val="5B7D8FA0"/>
    <w:rsid w:val="5B9F36A8"/>
    <w:rsid w:val="5CFF2681"/>
    <w:rsid w:val="5D16D853"/>
    <w:rsid w:val="5D3C0412"/>
    <w:rsid w:val="5DB3120A"/>
    <w:rsid w:val="5DDF4834"/>
    <w:rsid w:val="5DF7B70E"/>
    <w:rsid w:val="5DF92C12"/>
    <w:rsid w:val="5DFF24F9"/>
    <w:rsid w:val="5E7D4288"/>
    <w:rsid w:val="5E873CF2"/>
    <w:rsid w:val="5EA36984"/>
    <w:rsid w:val="5EAFBE75"/>
    <w:rsid w:val="5EDF6BE0"/>
    <w:rsid w:val="5EEED64D"/>
    <w:rsid w:val="5EF6EBB2"/>
    <w:rsid w:val="5F062FBB"/>
    <w:rsid w:val="5F5744DA"/>
    <w:rsid w:val="5F5BCD6B"/>
    <w:rsid w:val="5F66F149"/>
    <w:rsid w:val="5F6FF030"/>
    <w:rsid w:val="5F9F2DA7"/>
    <w:rsid w:val="5F9F62F7"/>
    <w:rsid w:val="5F9FFD56"/>
    <w:rsid w:val="5FA60A55"/>
    <w:rsid w:val="5FBF3593"/>
    <w:rsid w:val="5FEBDE5F"/>
    <w:rsid w:val="5FEDC860"/>
    <w:rsid w:val="5FEF4CEF"/>
    <w:rsid w:val="5FFCA14F"/>
    <w:rsid w:val="5FFD9AE9"/>
    <w:rsid w:val="5FFF1648"/>
    <w:rsid w:val="600A3F03"/>
    <w:rsid w:val="6037CBA6"/>
    <w:rsid w:val="60DC2713"/>
    <w:rsid w:val="61870045"/>
    <w:rsid w:val="61A569F1"/>
    <w:rsid w:val="61EE19BE"/>
    <w:rsid w:val="637E83F8"/>
    <w:rsid w:val="63A909F2"/>
    <w:rsid w:val="64E13CB1"/>
    <w:rsid w:val="653D4BFC"/>
    <w:rsid w:val="65C7516F"/>
    <w:rsid w:val="6614CE32"/>
    <w:rsid w:val="665E7382"/>
    <w:rsid w:val="66FFE764"/>
    <w:rsid w:val="677F6D6E"/>
    <w:rsid w:val="67EF1E68"/>
    <w:rsid w:val="67F7D775"/>
    <w:rsid w:val="69FB4601"/>
    <w:rsid w:val="69FD6BE8"/>
    <w:rsid w:val="6A7F5278"/>
    <w:rsid w:val="6A995326"/>
    <w:rsid w:val="6AC77C8A"/>
    <w:rsid w:val="6B5F1BF8"/>
    <w:rsid w:val="6B7D7F9A"/>
    <w:rsid w:val="6B962905"/>
    <w:rsid w:val="6BAD0047"/>
    <w:rsid w:val="6BE69C3F"/>
    <w:rsid w:val="6BF60554"/>
    <w:rsid w:val="6C7BDA3F"/>
    <w:rsid w:val="6CD1CF5F"/>
    <w:rsid w:val="6D1F1E28"/>
    <w:rsid w:val="6D3F7F25"/>
    <w:rsid w:val="6D5D0783"/>
    <w:rsid w:val="6D8364BB"/>
    <w:rsid w:val="6DEAEF57"/>
    <w:rsid w:val="6DEF04C6"/>
    <w:rsid w:val="6DFD1FD3"/>
    <w:rsid w:val="6DFE24F1"/>
    <w:rsid w:val="6DFF66DD"/>
    <w:rsid w:val="6E6F20E3"/>
    <w:rsid w:val="6E9E4804"/>
    <w:rsid w:val="6ED613CE"/>
    <w:rsid w:val="6EDD2311"/>
    <w:rsid w:val="6EF20FB4"/>
    <w:rsid w:val="6F754EBB"/>
    <w:rsid w:val="6F7A88E8"/>
    <w:rsid w:val="6F7F0DEC"/>
    <w:rsid w:val="6F9A56C0"/>
    <w:rsid w:val="6F9F4B8C"/>
    <w:rsid w:val="6F9F96C9"/>
    <w:rsid w:val="6FBF1ABB"/>
    <w:rsid w:val="6FEDA4C0"/>
    <w:rsid w:val="6FEE1B8F"/>
    <w:rsid w:val="6FEFBA84"/>
    <w:rsid w:val="6FF71197"/>
    <w:rsid w:val="6FF74CCE"/>
    <w:rsid w:val="6FFF5E42"/>
    <w:rsid w:val="700C3E81"/>
    <w:rsid w:val="71A05B0E"/>
    <w:rsid w:val="71CC6C43"/>
    <w:rsid w:val="71EC729F"/>
    <w:rsid w:val="725F01C5"/>
    <w:rsid w:val="738FD315"/>
    <w:rsid w:val="73F305CB"/>
    <w:rsid w:val="73FB0B45"/>
    <w:rsid w:val="73FE680E"/>
    <w:rsid w:val="754E73A0"/>
    <w:rsid w:val="75779C87"/>
    <w:rsid w:val="757B1EC1"/>
    <w:rsid w:val="75A5953F"/>
    <w:rsid w:val="75BF11AD"/>
    <w:rsid w:val="75E74BFA"/>
    <w:rsid w:val="75FA4A4D"/>
    <w:rsid w:val="76BFF3CD"/>
    <w:rsid w:val="76FAF2F7"/>
    <w:rsid w:val="773F9F19"/>
    <w:rsid w:val="7767D75E"/>
    <w:rsid w:val="776FC2CE"/>
    <w:rsid w:val="777BE8B6"/>
    <w:rsid w:val="777E28F7"/>
    <w:rsid w:val="777FC6CE"/>
    <w:rsid w:val="77C003E8"/>
    <w:rsid w:val="77CDF427"/>
    <w:rsid w:val="77DF3B88"/>
    <w:rsid w:val="77DFC1CF"/>
    <w:rsid w:val="77EA3FEF"/>
    <w:rsid w:val="77EC5A5B"/>
    <w:rsid w:val="77EE57EB"/>
    <w:rsid w:val="77F51CDB"/>
    <w:rsid w:val="77F757F6"/>
    <w:rsid w:val="77F9FD4A"/>
    <w:rsid w:val="77FCB0B1"/>
    <w:rsid w:val="77FFAC2B"/>
    <w:rsid w:val="77FFF654"/>
    <w:rsid w:val="78737ACE"/>
    <w:rsid w:val="788603C8"/>
    <w:rsid w:val="797FEE8F"/>
    <w:rsid w:val="79BDE7A6"/>
    <w:rsid w:val="79BF5FBD"/>
    <w:rsid w:val="79F03C3E"/>
    <w:rsid w:val="79FA60FC"/>
    <w:rsid w:val="79FF006A"/>
    <w:rsid w:val="7A3A1110"/>
    <w:rsid w:val="7AF92724"/>
    <w:rsid w:val="7AFD5776"/>
    <w:rsid w:val="7AFFEF94"/>
    <w:rsid w:val="7B0F409E"/>
    <w:rsid w:val="7B3B591F"/>
    <w:rsid w:val="7B677177"/>
    <w:rsid w:val="7B777058"/>
    <w:rsid w:val="7B7CF62D"/>
    <w:rsid w:val="7B7EE1A2"/>
    <w:rsid w:val="7B998474"/>
    <w:rsid w:val="7B9DE9CE"/>
    <w:rsid w:val="7BB85F46"/>
    <w:rsid w:val="7BBB1322"/>
    <w:rsid w:val="7BBFC320"/>
    <w:rsid w:val="7BDEC1FA"/>
    <w:rsid w:val="7BDF0983"/>
    <w:rsid w:val="7BEDD9FB"/>
    <w:rsid w:val="7BF2A14B"/>
    <w:rsid w:val="7BFB7E14"/>
    <w:rsid w:val="7BFEC681"/>
    <w:rsid w:val="7BFF5753"/>
    <w:rsid w:val="7BFF8428"/>
    <w:rsid w:val="7C40151C"/>
    <w:rsid w:val="7C8D6F94"/>
    <w:rsid w:val="7CBD1313"/>
    <w:rsid w:val="7CCBEB1B"/>
    <w:rsid w:val="7D676BBC"/>
    <w:rsid w:val="7DBF7DF8"/>
    <w:rsid w:val="7DDB8368"/>
    <w:rsid w:val="7DEF23C0"/>
    <w:rsid w:val="7DFB6230"/>
    <w:rsid w:val="7DFBE975"/>
    <w:rsid w:val="7DFD23B9"/>
    <w:rsid w:val="7DFF8418"/>
    <w:rsid w:val="7E358225"/>
    <w:rsid w:val="7E79323C"/>
    <w:rsid w:val="7E7EB337"/>
    <w:rsid w:val="7ECD9717"/>
    <w:rsid w:val="7ECF1A47"/>
    <w:rsid w:val="7EDB435F"/>
    <w:rsid w:val="7EDECA50"/>
    <w:rsid w:val="7EE7EA2C"/>
    <w:rsid w:val="7EE9E1D3"/>
    <w:rsid w:val="7EED3887"/>
    <w:rsid w:val="7EEF02C7"/>
    <w:rsid w:val="7EF78F37"/>
    <w:rsid w:val="7EF9581A"/>
    <w:rsid w:val="7EF99B53"/>
    <w:rsid w:val="7EFB712D"/>
    <w:rsid w:val="7EFC51E4"/>
    <w:rsid w:val="7EFD8A1B"/>
    <w:rsid w:val="7F6FAD44"/>
    <w:rsid w:val="7F756AF9"/>
    <w:rsid w:val="7F7707BD"/>
    <w:rsid w:val="7F7BABE5"/>
    <w:rsid w:val="7F7F21BE"/>
    <w:rsid w:val="7F7F3408"/>
    <w:rsid w:val="7F90FF04"/>
    <w:rsid w:val="7F9FB8A7"/>
    <w:rsid w:val="7FAF09B4"/>
    <w:rsid w:val="7FAFAF0F"/>
    <w:rsid w:val="7FB87851"/>
    <w:rsid w:val="7FB9E915"/>
    <w:rsid w:val="7FBF08C3"/>
    <w:rsid w:val="7FBFD8C5"/>
    <w:rsid w:val="7FCBB0A6"/>
    <w:rsid w:val="7FDF0793"/>
    <w:rsid w:val="7FE7D6D9"/>
    <w:rsid w:val="7FE92AD9"/>
    <w:rsid w:val="7FEDA7C4"/>
    <w:rsid w:val="7FEF6E57"/>
    <w:rsid w:val="7FEFF6AB"/>
    <w:rsid w:val="7FF283A2"/>
    <w:rsid w:val="7FF34B82"/>
    <w:rsid w:val="7FF514E9"/>
    <w:rsid w:val="7FF66577"/>
    <w:rsid w:val="7FF75E75"/>
    <w:rsid w:val="7FF87E0B"/>
    <w:rsid w:val="7FFAE56B"/>
    <w:rsid w:val="7FFBE137"/>
    <w:rsid w:val="7FFCB7D6"/>
    <w:rsid w:val="7FFD358B"/>
    <w:rsid w:val="7FFF2BA4"/>
    <w:rsid w:val="7FFF3E22"/>
    <w:rsid w:val="7FFF9DAB"/>
    <w:rsid w:val="7FFFD4FE"/>
    <w:rsid w:val="7FFFD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5C09877"/>
  <w15:docId w15:val="{017C4591-14B2-4778-B44F-429E4B45F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qFormat="1"/>
    <w:lsdException w:name="footnote text" w:semiHidden="1" w:qFormat="1"/>
    <w:lsdException w:name="annotation text" w:uiPriority="99" w:qFormat="1"/>
    <w:lsdException w:name="header" w:uiPriority="99" w:qFormat="1"/>
    <w:lsdException w:name="footer" w:uiPriority="99" w:qFormat="1"/>
    <w:lsdException w:name="caption" w:unhideWhenUsed="1" w:qFormat="1"/>
    <w:lsdException w:name="table of figures" w:uiPriority="99" w:unhideWhenUsed="1" w:qFormat="1"/>
    <w:lsdException w:name="footnote reference" w:semiHidden="1" w:qFormat="1"/>
    <w:lsdException w:name="annotation reference" w:uiPriority="99" w:qFormat="1"/>
    <w:lsdException w:name="page number" w:qFormat="1"/>
    <w:lsdException w:name="endnote reference" w:qFormat="1"/>
    <w:lsdException w:name="endnote text" w:qFormat="1"/>
    <w:lsdException w:name="Title" w:uiPriority="10" w:qFormat="1"/>
    <w:lsdException w:name="Default Paragraph Font" w:semiHidden="1" w:uiPriority="1" w:unhideWhenUsed="1" w:qFormat="1"/>
    <w:lsdException w:name="Body Text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djustRightInd w:val="0"/>
      <w:spacing w:line="400" w:lineRule="exact"/>
      <w:textAlignment w:val="baseline"/>
    </w:pPr>
    <w:rPr>
      <w:color w:val="000000"/>
      <w:spacing w:val="11"/>
      <w:sz w:val="24"/>
    </w:rPr>
  </w:style>
  <w:style w:type="paragraph" w:styleId="Heading1">
    <w:name w:val="heading 1"/>
    <w:basedOn w:val="Normal"/>
    <w:next w:val="Normal"/>
    <w:link w:val="Heading1Char"/>
    <w:qFormat/>
    <w:pPr>
      <w:keepNext/>
      <w:pageBreakBefore/>
      <w:widowControl/>
      <w:numPr>
        <w:numId w:val="1"/>
      </w:numPr>
      <w:tabs>
        <w:tab w:val="left" w:pos="0"/>
      </w:tabs>
      <w:overflowPunct w:val="0"/>
      <w:autoSpaceDE w:val="0"/>
      <w:autoSpaceDN w:val="0"/>
      <w:snapToGrid w:val="0"/>
      <w:spacing w:before="480" w:after="360" w:line="240" w:lineRule="auto"/>
      <w:outlineLvl w:val="0"/>
    </w:pPr>
    <w:rPr>
      <w:rFonts w:ascii="Arial" w:eastAsia="黑体" w:hAnsi="Arial"/>
      <w:color w:val="auto"/>
      <w:kern w:val="28"/>
      <w:sz w:val="32"/>
    </w:rPr>
  </w:style>
  <w:style w:type="paragraph" w:styleId="Heading2">
    <w:name w:val="heading 2"/>
    <w:basedOn w:val="Normal"/>
    <w:next w:val="Normal"/>
    <w:link w:val="Heading2Char"/>
    <w:qFormat/>
    <w:pPr>
      <w:keepNext/>
      <w:widowControl/>
      <w:numPr>
        <w:ilvl w:val="1"/>
        <w:numId w:val="1"/>
      </w:numPr>
      <w:tabs>
        <w:tab w:val="left" w:pos="420"/>
      </w:tabs>
      <w:overflowPunct w:val="0"/>
      <w:autoSpaceDE w:val="0"/>
      <w:autoSpaceDN w:val="0"/>
      <w:spacing w:before="480" w:after="120"/>
      <w:outlineLvl w:val="1"/>
    </w:pPr>
    <w:rPr>
      <w:rFonts w:ascii="Arial" w:eastAsia="黑体" w:hAnsi="Arial"/>
      <w:color w:val="auto"/>
      <w:sz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widowControl/>
      <w:numPr>
        <w:ilvl w:val="2"/>
        <w:numId w:val="1"/>
      </w:numPr>
      <w:overflowPunct w:val="0"/>
      <w:autoSpaceDE w:val="0"/>
      <w:autoSpaceDN w:val="0"/>
      <w:spacing w:before="240" w:after="120"/>
      <w:outlineLvl w:val="2"/>
    </w:pPr>
    <w:rPr>
      <w:rFonts w:ascii="Arial" w:eastAsia="黑体" w:hAnsi="Arial"/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pPr>
      <w:numPr>
        <w:ilvl w:val="3"/>
        <w:numId w:val="1"/>
      </w:numPr>
      <w:spacing w:before="240" w:after="120"/>
      <w:outlineLvl w:val="3"/>
    </w:pPr>
    <w:rPr>
      <w:rFonts w:ascii="Arial" w:eastAsia="黑体" w:hAnsi="Arial" w:cs="Arial"/>
      <w:lang w:eastAsia="en-US"/>
    </w:rPr>
  </w:style>
  <w:style w:type="paragraph" w:styleId="Heading5">
    <w:name w:val="heading 5"/>
    <w:basedOn w:val="Normal"/>
    <w:next w:val="Normal"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Heading6">
    <w:name w:val="heading 6"/>
    <w:basedOn w:val="Normal"/>
    <w:next w:val="Normal"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Heading7">
    <w:name w:val="heading 7"/>
    <w:basedOn w:val="Normal"/>
    <w:next w:val="Normal"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</w:rPr>
  </w:style>
  <w:style w:type="paragraph" w:styleId="Heading8">
    <w:name w:val="heading 8"/>
    <w:basedOn w:val="Normal"/>
    <w:next w:val="Normal"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Heading9">
    <w:name w:val="heading 9"/>
    <w:basedOn w:val="Normal"/>
    <w:next w:val="Normal"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7">
    <w:name w:val="toc 7"/>
    <w:basedOn w:val="Normal"/>
    <w:next w:val="Normal"/>
    <w:uiPriority w:val="39"/>
    <w:unhideWhenUsed/>
    <w:qFormat/>
    <w:pPr>
      <w:adjustRightInd/>
      <w:spacing w:line="240" w:lineRule="auto"/>
      <w:ind w:leftChars="1200" w:left="2520"/>
      <w:jc w:val="both"/>
      <w:textAlignment w:val="auto"/>
    </w:pPr>
    <w:rPr>
      <w:rFonts w:ascii="Calibri" w:hAnsi="Calibri"/>
      <w:color w:val="auto"/>
      <w:spacing w:val="0"/>
      <w:kern w:val="2"/>
      <w:sz w:val="21"/>
      <w:szCs w:val="22"/>
    </w:rPr>
  </w:style>
  <w:style w:type="paragraph" w:styleId="NormalIndent">
    <w:name w:val="Normal Indent"/>
    <w:basedOn w:val="Normal"/>
    <w:qFormat/>
    <w:pPr>
      <w:adjustRightInd/>
      <w:spacing w:line="240" w:lineRule="auto"/>
      <w:ind w:firstLine="420"/>
      <w:jc w:val="both"/>
      <w:textAlignment w:val="auto"/>
    </w:pPr>
    <w:rPr>
      <w:color w:val="auto"/>
      <w:spacing w:val="0"/>
      <w:kern w:val="2"/>
      <w:sz w:val="21"/>
    </w:rPr>
  </w:style>
  <w:style w:type="paragraph" w:styleId="Caption">
    <w:name w:val="caption"/>
    <w:basedOn w:val="Normal"/>
    <w:next w:val="Normal"/>
    <w:unhideWhenUsed/>
    <w:qFormat/>
    <w:pPr>
      <w:spacing w:before="120" w:after="120" w:line="240" w:lineRule="auto"/>
      <w:jc w:val="center"/>
    </w:pPr>
    <w:rPr>
      <w:sz w:val="22"/>
    </w:rPr>
  </w:style>
  <w:style w:type="paragraph" w:styleId="CommentText">
    <w:name w:val="annotation text"/>
    <w:basedOn w:val="Normal"/>
    <w:link w:val="CommentTextChar"/>
    <w:uiPriority w:val="99"/>
    <w:qFormat/>
  </w:style>
  <w:style w:type="paragraph" w:styleId="BodyText">
    <w:name w:val="Body Text"/>
    <w:basedOn w:val="Normal"/>
    <w:link w:val="BodyTextChar"/>
    <w:qFormat/>
    <w:pPr>
      <w:spacing w:after="120"/>
    </w:pPr>
  </w:style>
  <w:style w:type="paragraph" w:styleId="TOC5">
    <w:name w:val="toc 5"/>
    <w:basedOn w:val="Normal"/>
    <w:next w:val="Normal"/>
    <w:uiPriority w:val="39"/>
    <w:unhideWhenUsed/>
    <w:qFormat/>
    <w:pPr>
      <w:adjustRightInd/>
      <w:spacing w:line="240" w:lineRule="auto"/>
      <w:ind w:leftChars="800" w:left="1680"/>
      <w:jc w:val="both"/>
      <w:textAlignment w:val="auto"/>
    </w:pPr>
    <w:rPr>
      <w:rFonts w:ascii="Calibri" w:hAnsi="Calibri"/>
      <w:color w:val="auto"/>
      <w:spacing w:val="0"/>
      <w:kern w:val="2"/>
      <w:sz w:val="21"/>
      <w:szCs w:val="22"/>
    </w:rPr>
  </w:style>
  <w:style w:type="paragraph" w:styleId="TOC3">
    <w:name w:val="toc 3"/>
    <w:basedOn w:val="Normal"/>
    <w:next w:val="Normal"/>
    <w:uiPriority w:val="39"/>
    <w:qFormat/>
    <w:pPr>
      <w:tabs>
        <w:tab w:val="left" w:pos="1700"/>
        <w:tab w:val="right" w:leader="dot" w:pos="8494"/>
      </w:tabs>
      <w:ind w:leftChars="400" w:left="400"/>
    </w:pPr>
  </w:style>
  <w:style w:type="paragraph" w:styleId="TOC8">
    <w:name w:val="toc 8"/>
    <w:basedOn w:val="Normal"/>
    <w:next w:val="Normal"/>
    <w:uiPriority w:val="39"/>
    <w:unhideWhenUsed/>
    <w:qFormat/>
    <w:pPr>
      <w:adjustRightInd/>
      <w:spacing w:line="240" w:lineRule="auto"/>
      <w:ind w:leftChars="1400" w:left="2940"/>
      <w:jc w:val="both"/>
      <w:textAlignment w:val="auto"/>
    </w:pPr>
    <w:rPr>
      <w:rFonts w:ascii="Calibri" w:hAnsi="Calibri"/>
      <w:color w:val="auto"/>
      <w:spacing w:val="0"/>
      <w:kern w:val="2"/>
      <w:sz w:val="21"/>
      <w:szCs w:val="22"/>
    </w:rPr>
  </w:style>
  <w:style w:type="paragraph" w:styleId="EndnoteText">
    <w:name w:val="endnote text"/>
    <w:basedOn w:val="Normal"/>
    <w:qFormat/>
    <w:pPr>
      <w:snapToGrid w:val="0"/>
      <w:spacing w:before="60" w:line="320" w:lineRule="exact"/>
    </w:pPr>
    <w:rPr>
      <w:sz w:val="21"/>
    </w:rPr>
  </w:style>
  <w:style w:type="paragraph" w:styleId="BalloonText">
    <w:name w:val="Balloon Text"/>
    <w:basedOn w:val="Normal"/>
    <w:link w:val="BalloonTextChar"/>
    <w:uiPriority w:val="99"/>
    <w:qFormat/>
    <w:pPr>
      <w:spacing w:line="240" w:lineRule="auto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Normal"/>
    <w:next w:val="Normal"/>
    <w:link w:val="TOC1Char"/>
    <w:uiPriority w:val="39"/>
    <w:qFormat/>
    <w:pPr>
      <w:jc w:val="both"/>
    </w:pPr>
    <w:rPr>
      <w:rFonts w:ascii="Arial" w:eastAsia="黑体" w:hAnsi="Arial"/>
    </w:rPr>
  </w:style>
  <w:style w:type="paragraph" w:styleId="TOC4">
    <w:name w:val="toc 4"/>
    <w:basedOn w:val="Normal"/>
    <w:next w:val="Normal"/>
    <w:uiPriority w:val="39"/>
    <w:unhideWhenUsed/>
    <w:qFormat/>
    <w:pPr>
      <w:adjustRightInd/>
      <w:spacing w:line="240" w:lineRule="auto"/>
      <w:ind w:leftChars="600" w:left="1260"/>
      <w:jc w:val="both"/>
      <w:textAlignment w:val="auto"/>
    </w:pPr>
    <w:rPr>
      <w:rFonts w:ascii="Calibri" w:hAnsi="Calibri"/>
      <w:color w:val="auto"/>
      <w:spacing w:val="0"/>
      <w:kern w:val="2"/>
      <w:sz w:val="21"/>
      <w:szCs w:val="22"/>
    </w:rPr>
  </w:style>
  <w:style w:type="paragraph" w:styleId="FootnoteText">
    <w:name w:val="footnote text"/>
    <w:basedOn w:val="Normal"/>
    <w:semiHidden/>
    <w:qFormat/>
    <w:pPr>
      <w:snapToGrid w:val="0"/>
    </w:pPr>
    <w:rPr>
      <w:sz w:val="18"/>
      <w:szCs w:val="18"/>
    </w:rPr>
  </w:style>
  <w:style w:type="paragraph" w:styleId="TOC6">
    <w:name w:val="toc 6"/>
    <w:basedOn w:val="Normal"/>
    <w:next w:val="Normal"/>
    <w:uiPriority w:val="39"/>
    <w:unhideWhenUsed/>
    <w:qFormat/>
    <w:pPr>
      <w:adjustRightInd/>
      <w:spacing w:line="240" w:lineRule="auto"/>
      <w:ind w:leftChars="1000" w:left="2100"/>
      <w:jc w:val="both"/>
      <w:textAlignment w:val="auto"/>
    </w:pPr>
    <w:rPr>
      <w:rFonts w:ascii="Calibri" w:hAnsi="Calibri"/>
      <w:color w:val="auto"/>
      <w:spacing w:val="0"/>
      <w:kern w:val="2"/>
      <w:sz w:val="21"/>
      <w:szCs w:val="22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adjustRightInd/>
      <w:jc w:val="both"/>
      <w:textAlignment w:val="auto"/>
    </w:pPr>
    <w:rPr>
      <w:color w:val="auto"/>
      <w:spacing w:val="0"/>
      <w:kern w:val="2"/>
      <w:szCs w:val="22"/>
    </w:rPr>
  </w:style>
  <w:style w:type="paragraph" w:styleId="TOC2">
    <w:name w:val="toc 2"/>
    <w:basedOn w:val="Normal"/>
    <w:next w:val="Normal"/>
    <w:uiPriority w:val="39"/>
    <w:qFormat/>
    <w:pPr>
      <w:ind w:leftChars="200" w:left="200"/>
    </w:pPr>
  </w:style>
  <w:style w:type="paragraph" w:styleId="TOC9">
    <w:name w:val="toc 9"/>
    <w:basedOn w:val="Normal"/>
    <w:next w:val="Normal"/>
    <w:uiPriority w:val="39"/>
    <w:unhideWhenUsed/>
    <w:qFormat/>
    <w:pPr>
      <w:adjustRightInd/>
      <w:spacing w:line="240" w:lineRule="auto"/>
      <w:ind w:leftChars="1600" w:left="3360"/>
      <w:jc w:val="both"/>
      <w:textAlignment w:val="auto"/>
    </w:pPr>
    <w:rPr>
      <w:rFonts w:ascii="Calibri" w:hAnsi="Calibri"/>
      <w:color w:val="auto"/>
      <w:spacing w:val="0"/>
      <w:kern w:val="2"/>
      <w:sz w:val="21"/>
      <w:szCs w:val="22"/>
    </w:rPr>
  </w:style>
  <w:style w:type="paragraph" w:styleId="NormalWeb">
    <w:name w:val="Normal (Web)"/>
    <w:basedOn w:val="Normal"/>
    <w:uiPriority w:val="99"/>
    <w:unhideWhenUsed/>
    <w:qFormat/>
    <w:pPr>
      <w:widowControl/>
      <w:adjustRightInd/>
      <w:spacing w:before="100" w:beforeAutospacing="1" w:after="100" w:afterAutospacing="1" w:line="240" w:lineRule="auto"/>
      <w:textAlignment w:val="auto"/>
    </w:pPr>
    <w:rPr>
      <w:rFonts w:ascii="宋体" w:hAnsi="宋体" w:cs="宋体"/>
      <w:color w:val="auto"/>
      <w:spacing w:val="0"/>
      <w:szCs w:val="24"/>
    </w:rPr>
  </w:style>
  <w:style w:type="paragraph" w:styleId="Title">
    <w:name w:val="Title"/>
    <w:basedOn w:val="Normal"/>
    <w:link w:val="TitleChar"/>
    <w:uiPriority w:val="10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CommentSubject">
    <w:name w:val="annotation subject"/>
    <w:basedOn w:val="CommentText"/>
    <w:next w:val="CommentText"/>
    <w:link w:val="CommentSubjectChar"/>
    <w:qFormat/>
    <w:rPr>
      <w:b/>
      <w:bCs/>
    </w:rPr>
  </w:style>
  <w:style w:type="table" w:styleId="TableGrid">
    <w:name w:val="Table Grid"/>
    <w:basedOn w:val="TableNormal"/>
    <w:uiPriority w:val="59"/>
    <w:qFormat/>
    <w:pPr>
      <w:widowControl w:val="0"/>
      <w:adjustRightInd w:val="0"/>
      <w:spacing w:line="420" w:lineRule="atLeast"/>
      <w:ind w:firstLine="522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Pr>
      <w:b/>
    </w:rPr>
  </w:style>
  <w:style w:type="character" w:styleId="EndnoteReference">
    <w:name w:val="endnote reference"/>
    <w:qFormat/>
    <w:rPr>
      <w:rFonts w:ascii="Times New Roman" w:eastAsia="宋体" w:hAnsi="Times New Roman"/>
      <w:sz w:val="21"/>
      <w:vertAlign w:val="superscript"/>
    </w:rPr>
  </w:style>
  <w:style w:type="character" w:styleId="PageNumber">
    <w:name w:val="page number"/>
    <w:basedOn w:val="DefaultParagraphFont"/>
    <w:qFormat/>
  </w:style>
  <w:style w:type="character" w:styleId="FollowedHyperlink">
    <w:name w:val="FollowedHyperlink"/>
    <w:qFormat/>
    <w:rPr>
      <w:color w:val="666666"/>
      <w:u w:val="none"/>
    </w:rPr>
  </w:style>
  <w:style w:type="character" w:styleId="Emphasis">
    <w:name w:val="Emphasis"/>
    <w:qFormat/>
  </w:style>
  <w:style w:type="character" w:styleId="Hyperlink">
    <w:name w:val="Hyperlink"/>
    <w:uiPriority w:val="99"/>
    <w:qFormat/>
    <w:rPr>
      <w:color w:val="666666"/>
      <w:u w:val="none"/>
    </w:rPr>
  </w:style>
  <w:style w:type="character" w:styleId="CommentReference">
    <w:name w:val="annotation reference"/>
    <w:uiPriority w:val="99"/>
    <w:qFormat/>
    <w:rPr>
      <w:sz w:val="21"/>
      <w:szCs w:val="21"/>
    </w:rPr>
  </w:style>
  <w:style w:type="character" w:styleId="FootnoteReference">
    <w:name w:val="footnote reference"/>
    <w:semiHidden/>
    <w:qFormat/>
    <w:rPr>
      <w:vertAlign w:val="superscript"/>
    </w:rPr>
  </w:style>
  <w:style w:type="character" w:customStyle="1" w:styleId="Heading1Char">
    <w:name w:val="Heading 1 Char"/>
    <w:link w:val="Heading1"/>
    <w:qFormat/>
    <w:rPr>
      <w:rFonts w:ascii="Arial" w:eastAsia="黑体" w:hAnsi="Arial"/>
      <w:spacing w:val="11"/>
      <w:kern w:val="28"/>
      <w:sz w:val="32"/>
    </w:rPr>
  </w:style>
  <w:style w:type="character" w:customStyle="1" w:styleId="Heading2Char">
    <w:name w:val="Heading 2 Char"/>
    <w:link w:val="Heading2"/>
    <w:qFormat/>
    <w:rPr>
      <w:rFonts w:ascii="Arial" w:eastAsia="黑体" w:hAnsi="Arial"/>
      <w:spacing w:val="11"/>
      <w:sz w:val="28"/>
    </w:rPr>
  </w:style>
  <w:style w:type="character" w:customStyle="1" w:styleId="Heading3Char">
    <w:name w:val="Heading 3 Char"/>
    <w:link w:val="Heading3"/>
    <w:uiPriority w:val="9"/>
    <w:qFormat/>
    <w:rPr>
      <w:rFonts w:ascii="Arial" w:eastAsia="黑体" w:hAnsi="Arial"/>
      <w:color w:val="000000"/>
      <w:spacing w:val="11"/>
      <w:sz w:val="26"/>
    </w:rPr>
  </w:style>
  <w:style w:type="character" w:customStyle="1" w:styleId="Heading4Char">
    <w:name w:val="Heading 4 Char"/>
    <w:link w:val="Heading4"/>
    <w:uiPriority w:val="9"/>
    <w:qFormat/>
    <w:rPr>
      <w:rFonts w:ascii="Arial" w:eastAsia="黑体" w:hAnsi="Arial" w:cs="Arial"/>
      <w:color w:val="000000"/>
      <w:spacing w:val="11"/>
      <w:sz w:val="24"/>
      <w:lang w:eastAsia="en-US"/>
    </w:rPr>
  </w:style>
  <w:style w:type="character" w:customStyle="1" w:styleId="CommentTextChar">
    <w:name w:val="Comment Text Char"/>
    <w:link w:val="CommentText"/>
    <w:qFormat/>
    <w:rPr>
      <w:color w:val="000000"/>
      <w:spacing w:val="11"/>
      <w:sz w:val="24"/>
    </w:rPr>
  </w:style>
  <w:style w:type="character" w:customStyle="1" w:styleId="BalloonTextChar">
    <w:name w:val="Balloon Text Char"/>
    <w:link w:val="BalloonText"/>
    <w:qFormat/>
    <w:rPr>
      <w:color w:val="000000"/>
      <w:spacing w:val="11"/>
      <w:sz w:val="18"/>
      <w:szCs w:val="18"/>
    </w:rPr>
  </w:style>
  <w:style w:type="character" w:customStyle="1" w:styleId="FooterChar">
    <w:name w:val="Footer Char"/>
    <w:link w:val="Footer"/>
    <w:uiPriority w:val="99"/>
    <w:qFormat/>
    <w:rPr>
      <w:color w:val="000000"/>
      <w:spacing w:val="11"/>
      <w:sz w:val="18"/>
      <w:szCs w:val="18"/>
    </w:rPr>
  </w:style>
  <w:style w:type="character" w:customStyle="1" w:styleId="HeaderChar">
    <w:name w:val="Header Char"/>
    <w:link w:val="Header"/>
    <w:uiPriority w:val="99"/>
    <w:qFormat/>
    <w:rPr>
      <w:color w:val="000000"/>
      <w:spacing w:val="11"/>
      <w:sz w:val="18"/>
      <w:szCs w:val="18"/>
    </w:rPr>
  </w:style>
  <w:style w:type="character" w:customStyle="1" w:styleId="TOC1Char">
    <w:name w:val="TOC 1 Char"/>
    <w:link w:val="TOC1"/>
    <w:uiPriority w:val="39"/>
    <w:qFormat/>
    <w:rPr>
      <w:rFonts w:ascii="Arial" w:eastAsia="黑体" w:hAnsi="Arial"/>
      <w:color w:val="000000"/>
      <w:spacing w:val="11"/>
      <w:sz w:val="24"/>
    </w:rPr>
  </w:style>
  <w:style w:type="character" w:customStyle="1" w:styleId="TitleChar">
    <w:name w:val="Title Char"/>
    <w:link w:val="Title"/>
    <w:uiPriority w:val="10"/>
    <w:qFormat/>
    <w:rPr>
      <w:rFonts w:ascii="Arial" w:hAnsi="Arial" w:cs="Arial"/>
      <w:b/>
      <w:bCs/>
      <w:color w:val="000000"/>
      <w:spacing w:val="11"/>
      <w:sz w:val="32"/>
      <w:szCs w:val="32"/>
    </w:rPr>
  </w:style>
  <w:style w:type="character" w:customStyle="1" w:styleId="CommentSubjectChar">
    <w:name w:val="Comment Subject Char"/>
    <w:link w:val="CommentSubject"/>
    <w:qFormat/>
    <w:rPr>
      <w:b/>
      <w:bCs/>
      <w:color w:val="000000"/>
      <w:spacing w:val="11"/>
      <w:sz w:val="24"/>
    </w:rPr>
  </w:style>
  <w:style w:type="paragraph" w:customStyle="1" w:styleId="a1">
    <w:name w:val="段落"/>
    <w:basedOn w:val="Normal"/>
    <w:qFormat/>
    <w:pPr>
      <w:widowControl/>
      <w:spacing w:line="420" w:lineRule="exact"/>
      <w:ind w:firstLine="520"/>
    </w:pPr>
    <w:rPr>
      <w:spacing w:val="10"/>
    </w:rPr>
  </w:style>
  <w:style w:type="paragraph" w:customStyle="1" w:styleId="1">
    <w:name w:val="标题1"/>
    <w:basedOn w:val="Title"/>
    <w:qFormat/>
    <w:pPr>
      <w:widowControl/>
      <w:spacing w:after="360" w:line="420" w:lineRule="exact"/>
      <w:outlineLvl w:val="9"/>
    </w:pPr>
    <w:rPr>
      <w:rFonts w:cs="Times New Roman"/>
      <w:b w:val="0"/>
      <w:bCs w:val="0"/>
      <w:sz w:val="30"/>
      <w:szCs w:val="20"/>
    </w:rPr>
  </w:style>
  <w:style w:type="paragraph" w:customStyle="1" w:styleId="a2">
    <w:name w:val="图题论文"/>
    <w:basedOn w:val="Normal"/>
    <w:link w:val="Char"/>
    <w:qFormat/>
    <w:pPr>
      <w:spacing w:before="120" w:after="240" w:line="240" w:lineRule="auto"/>
      <w:jc w:val="center"/>
    </w:pPr>
    <w:rPr>
      <w:color w:val="auto"/>
      <w:sz w:val="22"/>
    </w:rPr>
  </w:style>
  <w:style w:type="paragraph" w:customStyle="1" w:styleId="a3">
    <w:name w:val="公式"/>
    <w:basedOn w:val="Normal"/>
    <w:link w:val="a4"/>
    <w:qFormat/>
    <w:pPr>
      <w:spacing w:before="120" w:after="120" w:line="240" w:lineRule="auto"/>
      <w:jc w:val="center"/>
    </w:pPr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a5">
    <w:name w:val="中文表题"/>
    <w:basedOn w:val="Normal"/>
    <w:qFormat/>
    <w:pPr>
      <w:widowControl/>
      <w:overflowPunct w:val="0"/>
      <w:autoSpaceDE w:val="0"/>
      <w:autoSpaceDN w:val="0"/>
      <w:spacing w:before="120" w:line="380" w:lineRule="exact"/>
      <w:ind w:left="227" w:right="227"/>
      <w:jc w:val="both"/>
    </w:pPr>
    <w:rPr>
      <w:spacing w:val="6"/>
      <w:sz w:val="22"/>
    </w:rPr>
  </w:style>
  <w:style w:type="paragraph" w:customStyle="1" w:styleId="WPSOffice1">
    <w:name w:val="WPSOffice手动目录 1"/>
    <w:qFormat/>
  </w:style>
  <w:style w:type="paragraph" w:customStyle="1" w:styleId="10">
    <w:name w:val="标 1"/>
    <w:basedOn w:val="Normal"/>
    <w:qFormat/>
    <w:pPr>
      <w:widowControl/>
      <w:spacing w:before="240" w:after="360" w:line="420" w:lineRule="exact"/>
      <w:jc w:val="center"/>
    </w:pPr>
    <w:rPr>
      <w:rFonts w:eastAsia="黑体"/>
      <w:color w:val="auto"/>
      <w:sz w:val="30"/>
    </w:rPr>
  </w:style>
  <w:style w:type="paragraph" w:customStyle="1" w:styleId="Quote1">
    <w:name w:val="Quote1"/>
    <w:basedOn w:val="Normal"/>
    <w:next w:val="Normal"/>
    <w:link w:val="a6"/>
    <w:uiPriority w:val="99"/>
    <w:qFormat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a6">
    <w:name w:val="引用 字符"/>
    <w:link w:val="Quote1"/>
    <w:uiPriority w:val="99"/>
    <w:qFormat/>
    <w:rPr>
      <w:i/>
      <w:iCs/>
      <w:color w:val="404040"/>
      <w:spacing w:val="11"/>
      <w:sz w:val="24"/>
    </w:rPr>
  </w:style>
  <w:style w:type="character" w:customStyle="1" w:styleId="Style64">
    <w:name w:val="_Style 64"/>
    <w:uiPriority w:val="32"/>
    <w:qFormat/>
    <w:rPr>
      <w:b/>
      <w:bCs/>
      <w:smallCaps/>
      <w:color w:val="5B9BD5"/>
      <w:spacing w:val="5"/>
    </w:rPr>
  </w:style>
  <w:style w:type="character" w:customStyle="1" w:styleId="sl">
    <w:name w:val="s_l"/>
    <w:qFormat/>
  </w:style>
  <w:style w:type="paragraph" w:customStyle="1" w:styleId="a0">
    <w:name w:val="参考文献"/>
    <w:basedOn w:val="Normal"/>
    <w:link w:val="a7"/>
    <w:qFormat/>
    <w:pPr>
      <w:numPr>
        <w:numId w:val="2"/>
      </w:numPr>
      <w:spacing w:before="60" w:line="320" w:lineRule="exact"/>
      <w:ind w:left="200" w:hangingChars="200" w:hanging="200"/>
    </w:pPr>
    <w:rPr>
      <w:color w:val="333333"/>
      <w:sz w:val="21"/>
      <w:szCs w:val="18"/>
      <w:shd w:val="clear" w:color="auto" w:fill="FFFFFF"/>
    </w:rPr>
  </w:style>
  <w:style w:type="character" w:customStyle="1" w:styleId="a7">
    <w:name w:val="参考文献 字符"/>
    <w:link w:val="a0"/>
    <w:qFormat/>
    <w:rPr>
      <w:color w:val="333333"/>
      <w:spacing w:val="11"/>
      <w:sz w:val="21"/>
      <w:szCs w:val="18"/>
    </w:rPr>
  </w:style>
  <w:style w:type="paragraph" w:customStyle="1" w:styleId="Style68">
    <w:name w:val="_Style 68"/>
    <w:basedOn w:val="Heading1"/>
    <w:next w:val="Normal"/>
    <w:uiPriority w:val="39"/>
    <w:unhideWhenUsed/>
    <w:qFormat/>
    <w:pPr>
      <w:keepLines/>
      <w:pageBreakBefore w:val="0"/>
      <w:tabs>
        <w:tab w:val="clear" w:pos="0"/>
      </w:tabs>
      <w:overflowPunct/>
      <w:autoSpaceDE/>
      <w:autoSpaceDN/>
      <w:adjustRightInd/>
      <w:snapToGrid/>
      <w:spacing w:before="240" w:after="0" w:line="259" w:lineRule="auto"/>
      <w:textAlignment w:val="auto"/>
      <w:outlineLvl w:val="9"/>
    </w:pPr>
    <w:rPr>
      <w:rFonts w:ascii="Calibri Light" w:eastAsia="宋体" w:hAnsi="Calibri Light"/>
      <w:b/>
      <w:color w:val="2E74B5"/>
      <w:spacing w:val="0"/>
      <w:kern w:val="0"/>
      <w:szCs w:val="32"/>
    </w:rPr>
  </w:style>
  <w:style w:type="paragraph" w:customStyle="1" w:styleId="ListParagraph1">
    <w:name w:val="List Paragraph1"/>
    <w:basedOn w:val="Normal"/>
    <w:uiPriority w:val="34"/>
    <w:qFormat/>
    <w:pPr>
      <w:adjustRightInd/>
      <w:ind w:firstLine="420"/>
      <w:jc w:val="both"/>
      <w:textAlignment w:val="auto"/>
    </w:pPr>
    <w:rPr>
      <w:color w:val="auto"/>
      <w:spacing w:val="0"/>
      <w:kern w:val="2"/>
      <w:szCs w:val="22"/>
    </w:rPr>
  </w:style>
  <w:style w:type="character" w:customStyle="1" w:styleId="Char0">
    <w:name w:val="页脚 Char"/>
    <w:uiPriority w:val="99"/>
    <w:qFormat/>
    <w:rPr>
      <w:color w:val="000000"/>
      <w:spacing w:val="10"/>
      <w:sz w:val="18"/>
      <w:szCs w:val="18"/>
    </w:rPr>
  </w:style>
  <w:style w:type="character" w:customStyle="1" w:styleId="Char1">
    <w:name w:val="批注框文本 Char"/>
    <w:uiPriority w:val="99"/>
    <w:semiHidden/>
    <w:qFormat/>
    <w:rPr>
      <w:color w:val="000000"/>
      <w:spacing w:val="10"/>
      <w:sz w:val="18"/>
      <w:szCs w:val="18"/>
    </w:rPr>
  </w:style>
  <w:style w:type="paragraph" w:customStyle="1" w:styleId="Equation">
    <w:name w:val="Equation"/>
    <w:basedOn w:val="Normal"/>
    <w:qFormat/>
    <w:pPr>
      <w:adjustRightInd/>
      <w:spacing w:before="120" w:after="120" w:line="240" w:lineRule="auto"/>
      <w:jc w:val="center"/>
      <w:textAlignment w:val="auto"/>
    </w:pPr>
    <w:rPr>
      <w:rFonts w:cs="宋体"/>
      <w:color w:val="auto"/>
      <w:spacing w:val="0"/>
      <w:kern w:val="2"/>
    </w:rPr>
  </w:style>
  <w:style w:type="paragraph" w:customStyle="1" w:styleId="Char1CharCharChar">
    <w:name w:val="Char1 Char Char Char"/>
    <w:basedOn w:val="Normal"/>
    <w:qFormat/>
    <w:pPr>
      <w:adjustRightInd/>
      <w:spacing w:line="360" w:lineRule="auto"/>
      <w:jc w:val="both"/>
      <w:textAlignment w:val="auto"/>
    </w:pPr>
    <w:rPr>
      <w:rFonts w:eastAsia="楷体_GB2312"/>
      <w:color w:val="auto"/>
      <w:spacing w:val="0"/>
      <w:kern w:val="2"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paragraph" w:customStyle="1" w:styleId="Equationnumber">
    <w:name w:val="Equation number"/>
    <w:basedOn w:val="Normal"/>
    <w:qFormat/>
    <w:pPr>
      <w:adjustRightInd/>
      <w:spacing w:before="120" w:after="120"/>
      <w:jc w:val="right"/>
      <w:textAlignment w:val="auto"/>
    </w:pPr>
    <w:rPr>
      <w:rFonts w:cs="宋体"/>
      <w:color w:val="auto"/>
      <w:spacing w:val="0"/>
      <w:kern w:val="2"/>
    </w:rPr>
  </w:style>
  <w:style w:type="character" w:customStyle="1" w:styleId="PlaceholderText1">
    <w:name w:val="Placeholder Text1"/>
    <w:uiPriority w:val="99"/>
    <w:semiHidden/>
    <w:qFormat/>
    <w:rPr>
      <w:color w:val="808080"/>
    </w:rPr>
  </w:style>
  <w:style w:type="paragraph" w:customStyle="1" w:styleId="a8">
    <w:name w:val="!论文表格文字"/>
    <w:basedOn w:val="Normal"/>
    <w:qFormat/>
    <w:pPr>
      <w:widowControl/>
      <w:adjustRightInd/>
      <w:spacing w:before="60" w:after="60" w:line="240" w:lineRule="auto"/>
      <w:jc w:val="both"/>
      <w:textAlignment w:val="auto"/>
    </w:pPr>
    <w:rPr>
      <w:rFonts w:cs="宋体"/>
      <w:color w:val="auto"/>
      <w:spacing w:val="0"/>
      <w:sz w:val="22"/>
      <w:szCs w:val="22"/>
    </w:rPr>
  </w:style>
  <w:style w:type="paragraph" w:customStyle="1" w:styleId="NoSpacing1">
    <w:name w:val="No Spacing1"/>
    <w:uiPriority w:val="1"/>
    <w:qFormat/>
    <w:pPr>
      <w:widowControl w:val="0"/>
      <w:ind w:firstLineChars="200" w:firstLine="200"/>
      <w:jc w:val="both"/>
    </w:pPr>
    <w:rPr>
      <w:kern w:val="2"/>
      <w:sz w:val="24"/>
      <w:szCs w:val="22"/>
    </w:rPr>
  </w:style>
  <w:style w:type="table" w:customStyle="1" w:styleId="Style79">
    <w:name w:val="_Style 79"/>
    <w:basedOn w:val="TableNormal"/>
    <w:uiPriority w:val="40"/>
    <w:qFormat/>
    <w:rPr>
      <w:rFonts w:ascii="Calibri" w:hAnsi="Calibri"/>
      <w:kern w:val="2"/>
      <w:sz w:val="21"/>
      <w:szCs w:val="22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">
    <w:name w:val="例程"/>
    <w:basedOn w:val="Normal"/>
    <w:qFormat/>
    <w:pPr>
      <w:widowControl/>
      <w:numPr>
        <w:numId w:val="3"/>
      </w:numPr>
      <w:topLinePunct/>
      <w:autoSpaceDE w:val="0"/>
      <w:autoSpaceDN w:val="0"/>
      <w:snapToGrid w:val="0"/>
      <w:spacing w:line="300" w:lineRule="auto"/>
      <w:ind w:right="567"/>
    </w:pPr>
    <w:rPr>
      <w:snapToGrid w:val="0"/>
      <w:color w:val="auto"/>
      <w:spacing w:val="0"/>
      <w:sz w:val="21"/>
      <w:szCs w:val="21"/>
    </w:rPr>
  </w:style>
  <w:style w:type="paragraph" w:customStyle="1" w:styleId="Title1">
    <w:name w:val="Title1"/>
    <w:basedOn w:val="Title"/>
    <w:qFormat/>
    <w:pPr>
      <w:widowControl/>
      <w:spacing w:after="360" w:line="420" w:lineRule="exact"/>
      <w:outlineLvl w:val="9"/>
    </w:pPr>
    <w:rPr>
      <w:rFonts w:cs="Times New Roman"/>
      <w:b w:val="0"/>
      <w:bCs w:val="0"/>
      <w:color w:val="auto"/>
      <w:spacing w:val="0"/>
      <w:sz w:val="30"/>
      <w:szCs w:val="20"/>
    </w:rPr>
  </w:style>
  <w:style w:type="paragraph" w:customStyle="1" w:styleId="5">
    <w:name w:val="标题5"/>
    <w:basedOn w:val="Title"/>
    <w:qFormat/>
    <w:pPr>
      <w:widowControl/>
      <w:spacing w:after="360" w:line="420" w:lineRule="exact"/>
      <w:outlineLvl w:val="9"/>
    </w:pPr>
    <w:rPr>
      <w:rFonts w:cs="Times New Roman"/>
      <w:b w:val="0"/>
      <w:bCs w:val="0"/>
      <w:color w:val="auto"/>
      <w:spacing w:val="0"/>
      <w:sz w:val="30"/>
      <w:szCs w:val="20"/>
    </w:rPr>
  </w:style>
  <w:style w:type="paragraph" w:customStyle="1" w:styleId="a9">
    <w:name w:val="表"/>
    <w:basedOn w:val="Caption"/>
    <w:qFormat/>
    <w:pPr>
      <w:adjustRightInd/>
      <w:spacing w:before="240"/>
      <w:textAlignment w:val="auto"/>
    </w:pPr>
    <w:rPr>
      <w:color w:val="auto"/>
      <w:spacing w:val="0"/>
      <w:kern w:val="2"/>
    </w:rPr>
  </w:style>
  <w:style w:type="character" w:customStyle="1" w:styleId="Char2">
    <w:name w:val="批注文字 Char"/>
    <w:uiPriority w:val="99"/>
    <w:qFormat/>
    <w:rPr>
      <w:kern w:val="2"/>
    </w:rPr>
  </w:style>
  <w:style w:type="paragraph" w:customStyle="1" w:styleId="aa">
    <w:name w:val="缩写表"/>
    <w:basedOn w:val="TOC1"/>
    <w:qFormat/>
    <w:pPr>
      <w:spacing w:after="120"/>
      <w:jc w:val="left"/>
    </w:pPr>
    <w:rPr>
      <w:rFonts w:ascii="Times New Roman" w:eastAsia="宋体" w:hAnsi="Times New Roman"/>
      <w:color w:val="auto"/>
      <w:spacing w:val="10"/>
    </w:rPr>
  </w:style>
  <w:style w:type="paragraph" w:customStyle="1" w:styleId="ab">
    <w:name w:val="论文标题"/>
    <w:basedOn w:val="Normal"/>
    <w:link w:val="ac"/>
    <w:qFormat/>
    <w:pPr>
      <w:widowControl/>
      <w:spacing w:line="300" w:lineRule="auto"/>
      <w:jc w:val="center"/>
    </w:pPr>
    <w:rPr>
      <w:rFonts w:ascii="黑体" w:eastAsia="黑体"/>
      <w:sz w:val="52"/>
      <w:szCs w:val="52"/>
    </w:rPr>
  </w:style>
  <w:style w:type="character" w:customStyle="1" w:styleId="ac">
    <w:name w:val="论文标题 字符"/>
    <w:link w:val="ab"/>
    <w:qFormat/>
    <w:rPr>
      <w:rFonts w:ascii="黑体" w:eastAsia="黑体"/>
      <w:color w:val="000000"/>
      <w:spacing w:val="11"/>
      <w:sz w:val="52"/>
      <w:szCs w:val="52"/>
    </w:rPr>
  </w:style>
  <w:style w:type="paragraph" w:customStyle="1" w:styleId="ad">
    <w:name w:val="非缩进正文"/>
    <w:basedOn w:val="Normal"/>
    <w:link w:val="ae"/>
    <w:qFormat/>
    <w:pPr>
      <w:widowControl/>
      <w:spacing w:line="420" w:lineRule="exact"/>
    </w:pPr>
    <w:rPr>
      <w:rFonts w:ascii="宋体"/>
      <w:spacing w:val="10"/>
      <w:sz w:val="36"/>
    </w:rPr>
  </w:style>
  <w:style w:type="character" w:customStyle="1" w:styleId="ae">
    <w:name w:val="非缩进正文 字符"/>
    <w:link w:val="ad"/>
    <w:qFormat/>
    <w:rPr>
      <w:rFonts w:ascii="宋体"/>
      <w:color w:val="000000"/>
      <w:spacing w:val="10"/>
      <w:sz w:val="36"/>
    </w:rPr>
  </w:style>
  <w:style w:type="paragraph" w:customStyle="1" w:styleId="af">
    <w:name w:val="页眉论文"/>
    <w:basedOn w:val="Header"/>
    <w:link w:val="af0"/>
    <w:qFormat/>
    <w:pPr>
      <w:pBdr>
        <w:bottom w:val="single" w:sz="4" w:space="1" w:color="auto"/>
      </w:pBdr>
    </w:pPr>
    <w:rPr>
      <w:rFonts w:cs="宋体"/>
      <w:sz w:val="21"/>
      <w:szCs w:val="21"/>
    </w:rPr>
  </w:style>
  <w:style w:type="character" w:customStyle="1" w:styleId="af0">
    <w:name w:val="页眉论文 字符"/>
    <w:link w:val="af"/>
    <w:qFormat/>
    <w:rPr>
      <w:rFonts w:cs="宋体"/>
      <w:color w:val="000000"/>
      <w:spacing w:val="11"/>
      <w:sz w:val="21"/>
      <w:szCs w:val="21"/>
    </w:rPr>
  </w:style>
  <w:style w:type="paragraph" w:customStyle="1" w:styleId="af1">
    <w:name w:val="页脚论文"/>
    <w:basedOn w:val="Footer"/>
    <w:link w:val="af2"/>
    <w:qFormat/>
    <w:pPr>
      <w:ind w:firstLine="360"/>
      <w:jc w:val="center"/>
    </w:pPr>
    <w:rPr>
      <w:sz w:val="21"/>
    </w:rPr>
  </w:style>
  <w:style w:type="character" w:customStyle="1" w:styleId="af2">
    <w:name w:val="页脚论文 字符"/>
    <w:link w:val="af1"/>
    <w:qFormat/>
    <w:rPr>
      <w:color w:val="000000"/>
      <w:spacing w:val="11"/>
      <w:sz w:val="21"/>
      <w:szCs w:val="18"/>
    </w:rPr>
  </w:style>
  <w:style w:type="paragraph" w:customStyle="1" w:styleId="af3">
    <w:name w:val="目录"/>
    <w:basedOn w:val="TOC1"/>
    <w:link w:val="af4"/>
    <w:qFormat/>
    <w:pPr>
      <w:tabs>
        <w:tab w:val="right" w:leader="dot" w:pos="8494"/>
      </w:tabs>
      <w:jc w:val="left"/>
    </w:pPr>
  </w:style>
  <w:style w:type="character" w:customStyle="1" w:styleId="af4">
    <w:name w:val="目录 字符"/>
    <w:link w:val="af3"/>
    <w:qFormat/>
    <w:rPr>
      <w:rFonts w:ascii="Arial" w:eastAsia="黑体" w:hAnsi="Arial"/>
      <w:color w:val="000000"/>
      <w:spacing w:val="11"/>
      <w:sz w:val="24"/>
    </w:rPr>
  </w:style>
  <w:style w:type="character" w:customStyle="1" w:styleId="Style96">
    <w:name w:val="_Style 96"/>
    <w:uiPriority w:val="19"/>
    <w:qFormat/>
    <w:rPr>
      <w:i/>
      <w:iCs/>
      <w:color w:val="404040"/>
    </w:rPr>
  </w:style>
  <w:style w:type="paragraph" w:customStyle="1" w:styleId="af5">
    <w:name w:val="公式论文"/>
    <w:basedOn w:val="Normal"/>
    <w:link w:val="Char3"/>
    <w:qFormat/>
    <w:pPr>
      <w:spacing w:before="120" w:after="120"/>
    </w:pPr>
    <w:rPr>
      <w:szCs w:val="24"/>
      <w:lang w:eastAsia="zh-Hans"/>
    </w:rPr>
  </w:style>
  <w:style w:type="character" w:customStyle="1" w:styleId="Char">
    <w:name w:val="图题 Char"/>
    <w:link w:val="a2"/>
    <w:qFormat/>
    <w:rPr>
      <w:rFonts w:eastAsia="宋体"/>
      <w:color w:val="auto"/>
      <w:sz w:val="22"/>
    </w:rPr>
  </w:style>
  <w:style w:type="character" w:customStyle="1" w:styleId="Char3">
    <w:name w:val="公式论文 Char"/>
    <w:link w:val="af5"/>
    <w:qFormat/>
    <w:rPr>
      <w:rFonts w:eastAsia="宋体"/>
      <w:szCs w:val="24"/>
      <w:lang w:eastAsia="zh-Hans"/>
    </w:rPr>
  </w:style>
  <w:style w:type="paragraph" w:customStyle="1" w:styleId="11">
    <w:name w:val="样式1"/>
    <w:basedOn w:val="Normal"/>
    <w:next w:val="Normal"/>
    <w:link w:val="12"/>
    <w:qFormat/>
  </w:style>
  <w:style w:type="paragraph" w:customStyle="1" w:styleId="CambriaMath">
    <w:name w:val="样式 公式 + Cambria Math"/>
    <w:basedOn w:val="a3"/>
    <w:qFormat/>
    <w:rPr>
      <w:rFonts w:eastAsia="Times New Roman"/>
    </w:rPr>
  </w:style>
  <w:style w:type="character" w:customStyle="1" w:styleId="12">
    <w:name w:val="样式1 字符"/>
    <w:basedOn w:val="Heading1Char"/>
    <w:link w:val="11"/>
    <w:qFormat/>
    <w:rPr>
      <w:rFonts w:ascii="Arial" w:eastAsia="黑体" w:hAnsi="Arial"/>
      <w:color w:val="000000"/>
      <w:spacing w:val="11"/>
      <w:kern w:val="28"/>
      <w:sz w:val="24"/>
    </w:rPr>
  </w:style>
  <w:style w:type="character" w:customStyle="1" w:styleId="BodyTextChar">
    <w:name w:val="Body Text Char"/>
    <w:basedOn w:val="DefaultParagraphFont"/>
    <w:link w:val="BodyText"/>
    <w:qFormat/>
    <w:rPr>
      <w:color w:val="000000"/>
      <w:spacing w:val="11"/>
      <w:sz w:val="24"/>
    </w:rPr>
  </w:style>
  <w:style w:type="character" w:customStyle="1" w:styleId="MTEquationSection">
    <w:name w:val="MTEquationSection"/>
    <w:basedOn w:val="DefaultParagraphFont"/>
    <w:qFormat/>
    <w:rPr>
      <w:rFonts w:ascii="仿宋体" w:eastAsia="仿宋体"/>
      <w:vanish/>
      <w:color w:val="FF0000"/>
      <w:spacing w:val="20"/>
      <w:sz w:val="4"/>
    </w:rPr>
  </w:style>
  <w:style w:type="paragraph" w:customStyle="1" w:styleId="MTDisplayEquation">
    <w:name w:val="MTDisplayEquation"/>
    <w:basedOn w:val="a3"/>
    <w:next w:val="Normal"/>
    <w:link w:val="MTDisplayEquation0"/>
    <w:qFormat/>
    <w:pPr>
      <w:tabs>
        <w:tab w:val="center" w:pos="4240"/>
        <w:tab w:val="right" w:pos="8500"/>
      </w:tabs>
    </w:pPr>
  </w:style>
  <w:style w:type="character" w:customStyle="1" w:styleId="a4">
    <w:name w:val="公式 字符"/>
    <w:basedOn w:val="DefaultParagraphFont"/>
    <w:link w:val="a3"/>
    <w:qFormat/>
    <w:rPr>
      <w:color w:val="000000"/>
      <w:spacing w:val="11"/>
      <w:sz w:val="24"/>
    </w:rPr>
  </w:style>
  <w:style w:type="character" w:customStyle="1" w:styleId="MTDisplayEquation0">
    <w:name w:val="MTDisplayEquation 字符"/>
    <w:basedOn w:val="a4"/>
    <w:link w:val="MTDisplayEquation"/>
    <w:qFormat/>
    <w:rPr>
      <w:color w:val="000000"/>
      <w:spacing w:val="11"/>
      <w:sz w:val="24"/>
    </w:rPr>
  </w:style>
  <w:style w:type="paragraph" w:customStyle="1" w:styleId="p5">
    <w:name w:val="p5"/>
    <w:basedOn w:val="Normal"/>
    <w:qFormat/>
    <w:rPr>
      <w:rFonts w:ascii="宋体" w:hAnsi="宋体"/>
      <w:sz w:val="22"/>
      <w:szCs w:val="22"/>
    </w:rPr>
  </w:style>
  <w:style w:type="paragraph" w:customStyle="1" w:styleId="p3">
    <w:name w:val="p3"/>
    <w:basedOn w:val="Normal"/>
    <w:qFormat/>
    <w:pPr>
      <w:spacing w:after="198"/>
    </w:pPr>
    <w:rPr>
      <w:sz w:val="22"/>
      <w:szCs w:val="22"/>
    </w:rPr>
  </w:style>
  <w:style w:type="character" w:customStyle="1" w:styleId="s1">
    <w:name w:val="s1"/>
    <w:basedOn w:val="DefaultParagraphFont"/>
    <w:qFormat/>
    <w:rPr>
      <w:rFonts w:ascii="宋体" w:eastAsia="宋体" w:hAnsi="宋体" w:cs="宋体" w:hint="eastAsia"/>
      <w:sz w:val="22"/>
      <w:szCs w:val="22"/>
    </w:rPr>
  </w:style>
  <w:style w:type="character" w:customStyle="1" w:styleId="s2">
    <w:name w:val="s2"/>
    <w:basedOn w:val="DefaultParagraphFont"/>
    <w:qFormat/>
    <w:rPr>
      <w:rFonts w:ascii="Times New Roman" w:hAnsi="Times New Roman" w:cs="Times New Roman" w:hint="default"/>
      <w:sz w:val="22"/>
      <w:szCs w:val="22"/>
    </w:rPr>
  </w:style>
  <w:style w:type="paragraph" w:customStyle="1" w:styleId="p1">
    <w:name w:val="p1"/>
    <w:basedOn w:val="Normal"/>
    <w:qFormat/>
    <w:rPr>
      <w:sz w:val="22"/>
      <w:szCs w:val="22"/>
    </w:rPr>
  </w:style>
  <w:style w:type="paragraph" w:customStyle="1" w:styleId="p4">
    <w:name w:val="p4"/>
    <w:basedOn w:val="Normal"/>
    <w:qFormat/>
    <w:pPr>
      <w:spacing w:after="198"/>
    </w:pPr>
    <w:rPr>
      <w:rFonts w:ascii="宋体" w:hAnsi="宋体" w:hint="eastAsia"/>
      <w:sz w:val="22"/>
      <w:szCs w:val="22"/>
    </w:rPr>
  </w:style>
  <w:style w:type="paragraph" w:customStyle="1" w:styleId="p2">
    <w:name w:val="p2"/>
    <w:basedOn w:val="Normal"/>
    <w:qFormat/>
    <w:rPr>
      <w:rFonts w:ascii="宋体" w:hAnsi="宋体" w:hint="eastAsia"/>
      <w:sz w:val="22"/>
      <w:szCs w:val="22"/>
    </w:rPr>
  </w:style>
  <w:style w:type="paragraph" w:customStyle="1" w:styleId="Char4">
    <w:name w:val="Char"/>
    <w:basedOn w:val="Normal"/>
    <w:qFormat/>
    <w:pPr>
      <w:spacing w:line="360" w:lineRule="atLeast"/>
      <w:jc w:val="both"/>
    </w:pPr>
    <w:rPr>
      <w:rFonts w:ascii="Arial" w:hAnsi="Arial" w:cs="Arial"/>
      <w:kern w:val="2"/>
      <w:sz w:val="20"/>
    </w:rPr>
  </w:style>
  <w:style w:type="table" w:customStyle="1" w:styleId="TableNormal1">
    <w:name w:val="Table Normal1"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3">
    <w:name w:val="列表段落1"/>
    <w:basedOn w:val="Normal"/>
    <w:uiPriority w:val="34"/>
    <w:qFormat/>
    <w:pPr>
      <w:spacing w:before="100" w:beforeAutospacing="1" w:after="100" w:afterAutospacing="1"/>
    </w:pPr>
  </w:style>
  <w:style w:type="paragraph" w:customStyle="1" w:styleId="0Tableft">
    <w:name w:val="0_Tab_left"/>
    <w:basedOn w:val="Normal"/>
    <w:qFormat/>
    <w:pPr>
      <w:ind w:leftChars="100" w:left="720" w:rightChars="100" w:right="100"/>
    </w:pPr>
    <w:rPr>
      <w:rFonts w:eastAsia="微软雅黑"/>
      <w:sz w:val="20"/>
    </w:rPr>
  </w:style>
  <w:style w:type="paragraph" w:customStyle="1" w:styleId="HR">
    <w:name w:val="HR正文"/>
    <w:basedOn w:val="Normal"/>
    <w:qFormat/>
    <w:pPr>
      <w:spacing w:line="300" w:lineRule="auto"/>
    </w:pPr>
  </w:style>
  <w:style w:type="character" w:customStyle="1" w:styleId="font01">
    <w:name w:val="font01"/>
    <w:basedOn w:val="DefaultParagraphFont"/>
    <w:qFormat/>
    <w:rPr>
      <w:rFonts w:ascii="宋体" w:eastAsia="宋体" w:hAnsi="宋体" w:cs="宋体" w:hint="eastAsia"/>
      <w:color w:val="000000"/>
      <w:sz w:val="13"/>
      <w:szCs w:val="13"/>
      <w:u w:val="none"/>
    </w:rPr>
  </w:style>
  <w:style w:type="character" w:customStyle="1" w:styleId="font11">
    <w:name w:val="font11"/>
    <w:basedOn w:val="DefaultParagraphFont"/>
    <w:qFormat/>
    <w:rPr>
      <w:rFonts w:ascii="Arial" w:hAnsi="Arial" w:cs="Arial" w:hint="default"/>
      <w:color w:val="000000"/>
      <w:sz w:val="20"/>
      <w:szCs w:val="20"/>
      <w:u w:val="none"/>
    </w:rPr>
  </w:style>
  <w:style w:type="paragraph" w:customStyle="1" w:styleId="ListParagraph11">
    <w:name w:val="List Paragraph11"/>
    <w:basedOn w:val="Normal"/>
    <w:uiPriority w:val="34"/>
    <w:qFormat/>
    <w:pPr>
      <w:ind w:firstLine="420"/>
    </w:pPr>
    <w:rPr>
      <w:rFonts w:eastAsiaTheme="minorEastAsia"/>
    </w:rPr>
  </w:style>
  <w:style w:type="character" w:customStyle="1" w:styleId="emailstyle15">
    <w:name w:val="emailstyle15"/>
    <w:basedOn w:val="DefaultParagraphFont"/>
    <w:qFormat/>
    <w:rPr>
      <w:rFonts w:ascii="等线" w:eastAsia="等线" w:hAnsi="等线" w:cs="Times New Roman"/>
      <w:color w:val="auto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36</Pages>
  <Words>3056</Words>
  <Characters>17420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摘  要</vt:lpstr>
    </vt:vector>
  </TitlesOfParts>
  <Company>Legend (Beijing) Limited</Company>
  <LinksUpToDate>false</LinksUpToDate>
  <CharactersWithSpaces>20436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摘  要</dc:title>
  <dc:creator>Legend User</dc:creator>
  <cp:lastModifiedBy>Chen, Xiaoda (X.)</cp:lastModifiedBy>
  <cp:revision>6</cp:revision>
  <cp:lastPrinted>2021-11-22T21:14:00Z</cp:lastPrinted>
  <dcterms:created xsi:type="dcterms:W3CDTF">2023-02-17T14:11:00Z</dcterms:created>
  <dcterms:modified xsi:type="dcterms:W3CDTF">2023-02-22T02:55:00Z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297F36813F78CD1997E1F26359CC4480</vt:lpwstr>
  </property>
  <property fmtid="{D5CDD505-2E9C-101B-9397-08002B2CF9AE}" pid="4" name="MTWinEqns">
    <vt:bool>true</vt:bool>
  </property>
  <property fmtid="{D5CDD505-2E9C-101B-9397-08002B2CF9AE}" pid="5" name="MTEqnNumsOnRight">
    <vt:bool>true</vt:bool>
  </property>
  <property fmtid="{D5CDD505-2E9C-101B-9397-08002B2CF9AE}" pid="6" name="MTEquationNumber2">
    <vt:lpwstr>(#C1-#E1)</vt:lpwstr>
  </property>
  <property fmtid="{D5CDD505-2E9C-101B-9397-08002B2CF9AE}" pid="7" name="MTEquationSection">
    <vt:lpwstr>1</vt:lpwstr>
  </property>
</Properties>
</file>