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Toc85918417"/>
    <w:bookmarkStart w:id="1" w:name="_Toc84062263"/>
    <w:bookmarkStart w:id="2" w:name="_Toc84062137"/>
    <w:bookmarkStart w:id="3" w:name="_Toc84060749"/>
    <w:bookmarkStart w:id="4" w:name="_Toc4564"/>
    <w:bookmarkStart w:id="5" w:name="_Toc83983799"/>
    <w:bookmarkStart w:id="6" w:name="_Toc83983712"/>
    <w:p w14:paraId="053C47A6" w14:textId="77777777" w:rsidR="004454D4" w:rsidRDefault="001F6651">
      <w:r>
        <w:rPr>
          <w:rFonts w:ascii="仿宋体" w:eastAsia="仿宋体"/>
          <w:spacing w:val="20"/>
          <w:sz w:val="4"/>
        </w:rPr>
        <w:fldChar w:fldCharType="begin"/>
      </w:r>
      <w:r>
        <w:rPr>
          <w:rFonts w:ascii="仿宋体" w:eastAsia="仿宋体"/>
          <w:spacing w:val="20"/>
          <w:sz w:val="4"/>
        </w:rPr>
        <w:instrText xml:space="preserve"> MACROBUTTON MTEditEquationSection2 </w:instrText>
      </w:r>
      <w:r>
        <w:rPr>
          <w:rStyle w:val="MTEquationSection"/>
        </w:rPr>
        <w:instrText>Equation Chapter 1 Section 1</w:instrText>
      </w:r>
      <w:r>
        <w:rPr>
          <w:rFonts w:ascii="仿宋体" w:eastAsia="仿宋体"/>
          <w:spacing w:val="20"/>
          <w:sz w:val="4"/>
        </w:rPr>
        <w:fldChar w:fldCharType="begin"/>
      </w:r>
      <w:r>
        <w:rPr>
          <w:rFonts w:ascii="仿宋体" w:eastAsia="仿宋体"/>
          <w:spacing w:val="20"/>
          <w:sz w:val="4"/>
        </w:rPr>
        <w:instrText xml:space="preserve"> SEQ MTEqn \r \h \* MERGEFORMAT </w:instrText>
      </w:r>
      <w:r w:rsidR="008348B0">
        <w:rPr>
          <w:rFonts w:ascii="仿宋体" w:eastAsia="仿宋体"/>
          <w:spacing w:val="20"/>
          <w:sz w:val="4"/>
        </w:rPr>
        <w:fldChar w:fldCharType="separate"/>
      </w:r>
      <w:r>
        <w:rPr>
          <w:rFonts w:ascii="仿宋体" w:eastAsia="仿宋体"/>
          <w:spacing w:val="20"/>
          <w:sz w:val="4"/>
        </w:rPr>
        <w:fldChar w:fldCharType="end"/>
      </w:r>
      <w:r>
        <w:rPr>
          <w:rFonts w:ascii="仿宋体" w:eastAsia="仿宋体"/>
          <w:spacing w:val="20"/>
          <w:sz w:val="4"/>
        </w:rPr>
        <w:fldChar w:fldCharType="begin"/>
      </w:r>
      <w:r>
        <w:rPr>
          <w:rFonts w:ascii="仿宋体" w:eastAsia="仿宋体"/>
          <w:spacing w:val="20"/>
          <w:sz w:val="4"/>
        </w:rPr>
        <w:instrText xml:space="preserve"> SEQ MTSec \r 1 \h \* MERGEFORMAT </w:instrText>
      </w:r>
      <w:r w:rsidR="008348B0">
        <w:rPr>
          <w:rFonts w:ascii="仿宋体" w:eastAsia="仿宋体"/>
          <w:spacing w:val="20"/>
          <w:sz w:val="4"/>
        </w:rPr>
        <w:fldChar w:fldCharType="separate"/>
      </w:r>
      <w:r>
        <w:rPr>
          <w:rFonts w:ascii="仿宋体" w:eastAsia="仿宋体"/>
          <w:spacing w:val="20"/>
          <w:sz w:val="4"/>
        </w:rPr>
        <w:fldChar w:fldCharType="end"/>
      </w:r>
      <w:r>
        <w:rPr>
          <w:rFonts w:ascii="仿宋体" w:eastAsia="仿宋体"/>
          <w:spacing w:val="20"/>
          <w:sz w:val="4"/>
        </w:rPr>
        <w:fldChar w:fldCharType="begin"/>
      </w:r>
      <w:r>
        <w:rPr>
          <w:rFonts w:ascii="仿宋体" w:eastAsia="仿宋体"/>
          <w:spacing w:val="20"/>
          <w:sz w:val="4"/>
        </w:rPr>
        <w:instrText xml:space="preserve"> SEQ MTChap \r 1 \h \* MERGEFORMAT </w:instrText>
      </w:r>
      <w:r w:rsidR="008348B0">
        <w:rPr>
          <w:rFonts w:ascii="仿宋体" w:eastAsia="仿宋体"/>
          <w:spacing w:val="20"/>
          <w:sz w:val="4"/>
        </w:rPr>
        <w:fldChar w:fldCharType="separate"/>
      </w:r>
      <w:r>
        <w:rPr>
          <w:rFonts w:ascii="仿宋体" w:eastAsia="仿宋体"/>
          <w:spacing w:val="20"/>
          <w:sz w:val="4"/>
        </w:rPr>
        <w:fldChar w:fldCharType="end"/>
      </w:r>
      <w:r>
        <w:rPr>
          <w:rFonts w:ascii="仿宋体" w:eastAsia="仿宋体"/>
          <w:spacing w:val="20"/>
          <w:sz w:val="4"/>
        </w:rPr>
        <w:fldChar w:fldCharType="end"/>
      </w:r>
      <w:bookmarkStart w:id="7" w:name="_Toc15945"/>
      <w:bookmarkStart w:id="8" w:name="_Toc26866"/>
      <w:bookmarkStart w:id="9" w:name="_Toc16691"/>
      <w:bookmarkStart w:id="10" w:name="_Toc1854"/>
      <w:bookmarkStart w:id="11" w:name="_Toc29202"/>
      <w:bookmarkStart w:id="12" w:name="_Toc8217"/>
    </w:p>
    <w:p w14:paraId="74955423" w14:textId="77777777" w:rsidR="004454D4" w:rsidRDefault="001F6651">
      <w:pPr>
        <w:pStyle w:val="Heading1"/>
      </w:pPr>
      <w:bookmarkStart w:id="13" w:name="_Toc20790839"/>
      <w:r>
        <w:rPr>
          <w:rFonts w:hint="eastAsia"/>
        </w:rPr>
        <w:t>目录</w:t>
      </w:r>
      <w:bookmarkEnd w:id="7"/>
      <w:bookmarkEnd w:id="8"/>
      <w:bookmarkEnd w:id="9"/>
      <w:bookmarkEnd w:id="10"/>
      <w:bookmarkEnd w:id="11"/>
      <w:bookmarkEnd w:id="12"/>
      <w:bookmarkEnd w:id="13"/>
    </w:p>
    <w:p w14:paraId="1FC9C2B2" w14:textId="77777777" w:rsidR="004454D4" w:rsidRDefault="001F6651">
      <w:pPr>
        <w:pStyle w:val="TOC1"/>
        <w:tabs>
          <w:tab w:val="right" w:leader="dot" w:pos="8504"/>
        </w:tabs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20790839" w:history="1">
        <w:r>
          <w:rPr>
            <w:rFonts w:hint="eastAsia"/>
          </w:rPr>
          <w:t>目录</w:t>
        </w:r>
        <w:r>
          <w:tab/>
        </w:r>
        <w:r w:rsidR="008348B0">
          <w:fldChar w:fldCharType="begin"/>
        </w:r>
        <w:r w:rsidR="008348B0">
          <w:instrText xml:space="preserve"> PAGEREF _Toc20790839 </w:instrText>
        </w:r>
        <w:r w:rsidR="008348B0">
          <w:fldChar w:fldCharType="separate"/>
        </w:r>
        <w:r>
          <w:t>II</w:t>
        </w:r>
        <w:r w:rsidR="008348B0">
          <w:fldChar w:fldCharType="end"/>
        </w:r>
      </w:hyperlink>
    </w:p>
    <w:p w14:paraId="1A3EE36F" w14:textId="77777777" w:rsidR="004454D4" w:rsidRDefault="008348B0">
      <w:pPr>
        <w:pStyle w:val="TOC1"/>
        <w:tabs>
          <w:tab w:val="right" w:leader="dot" w:pos="8504"/>
        </w:tabs>
      </w:pPr>
      <w:hyperlink w:anchor="_Toc1539280259" w:history="1">
        <w:r w:rsidR="001F6651">
          <w:rPr>
            <w:rFonts w:hint="eastAsia"/>
          </w:rPr>
          <w:t>第</w:t>
        </w:r>
        <w:r w:rsidR="001F6651">
          <w:rPr>
            <w:rFonts w:hint="eastAsia"/>
          </w:rPr>
          <w:t>1</w:t>
        </w:r>
        <w:r w:rsidR="001F6651">
          <w:rPr>
            <w:rFonts w:hint="eastAsia"/>
          </w:rPr>
          <w:t>章</w:t>
        </w:r>
        <w:r w:rsidR="001F6651">
          <w:rPr>
            <w:rFonts w:hint="eastAsia"/>
          </w:rPr>
          <w:t xml:space="preserve"> </w:t>
        </w:r>
        <w:r w:rsidR="001F6651">
          <w:rPr>
            <w:rFonts w:hint="eastAsia"/>
            <w:lang w:eastAsia="zh-Hans"/>
          </w:rPr>
          <w:t>Backtrack</w:t>
        </w:r>
        <w:r w:rsidR="001F6651">
          <w:rPr>
            <w:rFonts w:hint="eastAsia"/>
            <w:lang w:eastAsia="zh-Hans"/>
          </w:rPr>
          <w:t>开启</w:t>
        </w:r>
        <w:r w:rsidR="001F6651">
          <w:tab/>
        </w:r>
        <w:r>
          <w:fldChar w:fldCharType="begin"/>
        </w:r>
        <w:r>
          <w:instrText xml:space="preserve"> PAGEREF _Toc1539280259 </w:instrText>
        </w:r>
        <w:r>
          <w:fldChar w:fldCharType="separate"/>
        </w:r>
        <w:r w:rsidR="001F6651">
          <w:t>2</w:t>
        </w:r>
        <w:r>
          <w:fldChar w:fldCharType="end"/>
        </w:r>
      </w:hyperlink>
    </w:p>
    <w:p w14:paraId="79A7D8B6" w14:textId="77777777" w:rsidR="004454D4" w:rsidRDefault="008348B0">
      <w:pPr>
        <w:pStyle w:val="TOC2"/>
        <w:tabs>
          <w:tab w:val="right" w:leader="dot" w:pos="8504"/>
        </w:tabs>
        <w:ind w:leftChars="0" w:left="0"/>
      </w:pPr>
      <w:hyperlink w:anchor="_Toc2095301251" w:history="1">
        <w:r w:rsidR="001F6651">
          <w:rPr>
            <w:rFonts w:ascii="Arial" w:eastAsia="黑体" w:hAnsi="Arial" w:cs="宋体"/>
            <w:lang w:eastAsia="zh-Hans"/>
          </w:rPr>
          <w:t xml:space="preserve">1.1 </w:t>
        </w:r>
        <w:r w:rsidR="001F6651">
          <w:rPr>
            <w:rFonts w:hint="eastAsia"/>
            <w:lang w:eastAsia="zh-Hans"/>
          </w:rPr>
          <w:t>开启条件</w:t>
        </w:r>
        <w:r w:rsidR="001F6651">
          <w:tab/>
        </w:r>
        <w:r>
          <w:fldChar w:fldCharType="begin"/>
        </w:r>
        <w:r>
          <w:instrText xml:space="preserve"> PAGEREF _Toc2095301251 </w:instrText>
        </w:r>
        <w:r>
          <w:fldChar w:fldCharType="separate"/>
        </w:r>
        <w:r w:rsidR="001F6651">
          <w:t>2</w:t>
        </w:r>
        <w:r>
          <w:fldChar w:fldCharType="end"/>
        </w:r>
      </w:hyperlink>
    </w:p>
    <w:p w14:paraId="3731B195" w14:textId="77777777" w:rsidR="004454D4" w:rsidRDefault="008348B0">
      <w:pPr>
        <w:pStyle w:val="TOC3"/>
        <w:tabs>
          <w:tab w:val="clear" w:pos="1700"/>
          <w:tab w:val="clear" w:pos="8494"/>
          <w:tab w:val="right" w:leader="dot" w:pos="8504"/>
        </w:tabs>
        <w:ind w:leftChars="0" w:left="0"/>
      </w:pPr>
      <w:hyperlink w:anchor="_Toc1291282051" w:history="1">
        <w:r w:rsidR="001F6651">
          <w:rPr>
            <w:rFonts w:ascii="Arial" w:eastAsia="黑体" w:hAnsi="Arial" w:cs="宋体"/>
            <w:lang w:eastAsia="zh-Hans"/>
          </w:rPr>
          <w:t xml:space="preserve">1.1.1 </w:t>
        </w:r>
        <w:r w:rsidR="001F6651">
          <w:rPr>
            <w:lang w:eastAsia="zh-Hans"/>
          </w:rPr>
          <w:t>IVI</w:t>
        </w:r>
        <w:r w:rsidR="001F6651">
          <w:rPr>
            <w:rFonts w:hint="eastAsia"/>
            <w:lang w:eastAsia="zh-Hans"/>
          </w:rPr>
          <w:t>条件检查</w:t>
        </w:r>
        <w:r w:rsidR="001F6651">
          <w:tab/>
        </w:r>
        <w:r>
          <w:fldChar w:fldCharType="begin"/>
        </w:r>
        <w:r>
          <w:instrText xml:space="preserve"> PAGEREF _Toc1291282051 </w:instrText>
        </w:r>
        <w:r>
          <w:fldChar w:fldCharType="separate"/>
        </w:r>
        <w:r w:rsidR="001F6651">
          <w:t>2</w:t>
        </w:r>
        <w:r>
          <w:fldChar w:fldCharType="end"/>
        </w:r>
      </w:hyperlink>
    </w:p>
    <w:p w14:paraId="08767786" w14:textId="77777777" w:rsidR="004454D4" w:rsidRDefault="008348B0">
      <w:pPr>
        <w:pStyle w:val="TOC3"/>
        <w:tabs>
          <w:tab w:val="clear" w:pos="1700"/>
          <w:tab w:val="clear" w:pos="8494"/>
          <w:tab w:val="right" w:leader="dot" w:pos="8504"/>
        </w:tabs>
        <w:ind w:leftChars="0" w:left="0"/>
      </w:pPr>
      <w:hyperlink w:anchor="_Toc107694575" w:history="1">
        <w:r w:rsidR="001F6651">
          <w:rPr>
            <w:rFonts w:ascii="Arial" w:eastAsia="黑体" w:hAnsi="Arial" w:cs="宋体"/>
            <w:lang w:eastAsia="zh-Hans"/>
          </w:rPr>
          <w:t xml:space="preserve">1.1.2 </w:t>
        </w:r>
        <w:r w:rsidR="001F6651">
          <w:t>ACU</w:t>
        </w:r>
        <w:r w:rsidR="001F6651">
          <w:rPr>
            <w:rFonts w:hint="eastAsia"/>
            <w:lang w:eastAsia="zh-Hans"/>
          </w:rPr>
          <w:t>条件检查</w:t>
        </w:r>
        <w:r w:rsidR="001F6651">
          <w:tab/>
        </w:r>
        <w:r>
          <w:fldChar w:fldCharType="begin"/>
        </w:r>
        <w:r>
          <w:instrText xml:space="preserve"> PAGEREF _Toc107694575 </w:instrText>
        </w:r>
        <w:r>
          <w:fldChar w:fldCharType="separate"/>
        </w:r>
        <w:r w:rsidR="001F6651">
          <w:t>3</w:t>
        </w:r>
        <w:r>
          <w:fldChar w:fldCharType="end"/>
        </w:r>
      </w:hyperlink>
    </w:p>
    <w:p w14:paraId="43D413B7" w14:textId="77777777" w:rsidR="004454D4" w:rsidRDefault="008348B0">
      <w:pPr>
        <w:pStyle w:val="TOC2"/>
        <w:tabs>
          <w:tab w:val="right" w:leader="dot" w:pos="8504"/>
        </w:tabs>
        <w:ind w:leftChars="0" w:left="0"/>
      </w:pPr>
      <w:hyperlink w:anchor="_Toc1841491251" w:history="1">
        <w:r w:rsidR="001F6651">
          <w:rPr>
            <w:rFonts w:ascii="Arial" w:eastAsia="黑体" w:hAnsi="Arial" w:cs="宋体"/>
          </w:rPr>
          <w:t xml:space="preserve">1.2 </w:t>
        </w:r>
        <w:r w:rsidR="001F6651">
          <w:rPr>
            <w:rFonts w:hint="eastAsia"/>
            <w:lang w:eastAsia="zh-Hans"/>
          </w:rPr>
          <w:t>开启方式</w:t>
        </w:r>
        <w:r w:rsidR="001F6651">
          <w:tab/>
        </w:r>
        <w:r>
          <w:fldChar w:fldCharType="begin"/>
        </w:r>
        <w:r>
          <w:instrText xml:space="preserve"> PAGEREF _Toc1841491251 </w:instrText>
        </w:r>
        <w:r>
          <w:fldChar w:fldCharType="separate"/>
        </w:r>
        <w:r w:rsidR="001F6651">
          <w:t>5</w:t>
        </w:r>
        <w:r>
          <w:fldChar w:fldCharType="end"/>
        </w:r>
      </w:hyperlink>
    </w:p>
    <w:p w14:paraId="3A052A9F" w14:textId="77777777" w:rsidR="004454D4" w:rsidRDefault="008348B0">
      <w:pPr>
        <w:pStyle w:val="TOC1"/>
        <w:tabs>
          <w:tab w:val="right" w:leader="dot" w:pos="8504"/>
        </w:tabs>
      </w:pPr>
      <w:hyperlink w:anchor="_Toc409134993" w:history="1">
        <w:r w:rsidR="001F6651">
          <w:rPr>
            <w:rFonts w:hint="eastAsia"/>
            <w:lang w:eastAsia="zh-Hans"/>
          </w:rPr>
          <w:t>第</w:t>
        </w:r>
        <w:r w:rsidR="001F6651">
          <w:rPr>
            <w:rFonts w:hint="eastAsia"/>
            <w:lang w:eastAsia="zh-Hans"/>
          </w:rPr>
          <w:t>2</w:t>
        </w:r>
        <w:r w:rsidR="001F6651">
          <w:rPr>
            <w:rFonts w:hint="eastAsia"/>
            <w:lang w:eastAsia="zh-Hans"/>
          </w:rPr>
          <w:t>章</w:t>
        </w:r>
        <w:r w:rsidR="001F6651">
          <w:rPr>
            <w:rFonts w:hint="eastAsia"/>
            <w:lang w:eastAsia="zh-Hans"/>
          </w:rPr>
          <w:t xml:space="preserve"> </w:t>
        </w:r>
        <w:r w:rsidR="001F6651">
          <w:rPr>
            <w:rFonts w:hint="eastAsia"/>
            <w:lang w:eastAsia="zh-Hans"/>
          </w:rPr>
          <w:t>倒车界面</w:t>
        </w:r>
        <w:r w:rsidR="001F6651">
          <w:tab/>
        </w:r>
        <w:r>
          <w:fldChar w:fldCharType="begin"/>
        </w:r>
        <w:r>
          <w:instrText xml:space="preserve"> PAGEREF _Toc409134993 </w:instrText>
        </w:r>
        <w:r>
          <w:fldChar w:fldCharType="separate"/>
        </w:r>
        <w:r w:rsidR="001F6651">
          <w:t>7</w:t>
        </w:r>
        <w:r>
          <w:fldChar w:fldCharType="end"/>
        </w:r>
      </w:hyperlink>
    </w:p>
    <w:p w14:paraId="7340F91D" w14:textId="77777777" w:rsidR="004454D4" w:rsidRDefault="008348B0">
      <w:pPr>
        <w:pStyle w:val="TOC2"/>
        <w:tabs>
          <w:tab w:val="right" w:leader="dot" w:pos="8504"/>
        </w:tabs>
        <w:ind w:leftChars="0" w:left="0"/>
      </w:pPr>
      <w:hyperlink w:anchor="_Toc89189657" w:history="1">
        <w:r w:rsidR="001F6651">
          <w:rPr>
            <w:rFonts w:ascii="Arial" w:eastAsia="黑体" w:hAnsi="Arial" w:cs="宋体"/>
            <w:lang w:eastAsia="zh-Hans"/>
          </w:rPr>
          <w:t xml:space="preserve">2.1 </w:t>
        </w:r>
        <w:r w:rsidR="001F6651">
          <w:rPr>
            <w:rFonts w:hint="eastAsia"/>
            <w:lang w:eastAsia="zh-Hans"/>
          </w:rPr>
          <w:t>循迹可用判断</w:t>
        </w:r>
        <w:r w:rsidR="001F6651">
          <w:tab/>
        </w:r>
        <w:r>
          <w:fldChar w:fldCharType="begin"/>
        </w:r>
        <w:r>
          <w:instrText xml:space="preserve"> PAGEREF _Toc89189657 </w:instrText>
        </w:r>
        <w:r>
          <w:fldChar w:fldCharType="separate"/>
        </w:r>
        <w:r w:rsidR="001F6651">
          <w:t>7</w:t>
        </w:r>
        <w:r>
          <w:fldChar w:fldCharType="end"/>
        </w:r>
      </w:hyperlink>
    </w:p>
    <w:p w14:paraId="1EA1C832" w14:textId="77777777" w:rsidR="004454D4" w:rsidRDefault="008348B0">
      <w:pPr>
        <w:pStyle w:val="TOC2"/>
        <w:tabs>
          <w:tab w:val="right" w:leader="dot" w:pos="8504"/>
        </w:tabs>
        <w:ind w:leftChars="0" w:left="0"/>
      </w:pPr>
      <w:hyperlink w:anchor="_Toc66979593" w:history="1">
        <w:r w:rsidR="001F6651">
          <w:rPr>
            <w:rFonts w:ascii="Arial" w:eastAsia="黑体" w:hAnsi="Arial" w:cs="宋体"/>
            <w:lang w:eastAsia="zh-Hans"/>
          </w:rPr>
          <w:t xml:space="preserve">2.2 </w:t>
        </w:r>
        <w:r w:rsidR="001F6651">
          <w:rPr>
            <w:rFonts w:hint="eastAsia"/>
            <w:lang w:eastAsia="zh-Hans"/>
          </w:rPr>
          <w:t>发起循迹倒车</w:t>
        </w:r>
        <w:r w:rsidR="001F6651">
          <w:tab/>
        </w:r>
        <w:r>
          <w:fldChar w:fldCharType="begin"/>
        </w:r>
        <w:r>
          <w:instrText xml:space="preserve"> PAGEREF _Toc66979593 </w:instrText>
        </w:r>
        <w:r>
          <w:fldChar w:fldCharType="separate"/>
        </w:r>
        <w:r w:rsidR="001F6651">
          <w:t>10</w:t>
        </w:r>
        <w:r>
          <w:fldChar w:fldCharType="end"/>
        </w:r>
      </w:hyperlink>
    </w:p>
    <w:p w14:paraId="3F89E6FA" w14:textId="77777777" w:rsidR="004454D4" w:rsidRDefault="008348B0">
      <w:pPr>
        <w:pStyle w:val="TOC2"/>
        <w:tabs>
          <w:tab w:val="right" w:leader="dot" w:pos="8504"/>
        </w:tabs>
        <w:ind w:leftChars="0" w:left="0"/>
      </w:pPr>
      <w:hyperlink w:anchor="_Toc444588523" w:history="1">
        <w:r w:rsidR="001F6651">
          <w:rPr>
            <w:rFonts w:ascii="Arial" w:eastAsia="黑体" w:hAnsi="Arial" w:cs="宋体"/>
            <w:lang w:eastAsia="zh-Hans"/>
          </w:rPr>
          <w:t xml:space="preserve">2.3 </w:t>
        </w:r>
        <w:r w:rsidR="001F6651">
          <w:rPr>
            <w:rFonts w:hint="eastAsia"/>
            <w:lang w:eastAsia="zh-Hans"/>
          </w:rPr>
          <w:t>循迹倒车</w:t>
        </w:r>
        <w:r w:rsidR="001F6651">
          <w:tab/>
        </w:r>
        <w:r>
          <w:fldChar w:fldCharType="begin"/>
        </w:r>
        <w:r>
          <w:instrText xml:space="preserve"> PAGEREF _Toc444588523 </w:instrText>
        </w:r>
        <w:r>
          <w:fldChar w:fldCharType="separate"/>
        </w:r>
        <w:r w:rsidR="001F6651">
          <w:t>11</w:t>
        </w:r>
        <w:r>
          <w:fldChar w:fldCharType="end"/>
        </w:r>
      </w:hyperlink>
    </w:p>
    <w:p w14:paraId="286EE33B" w14:textId="77777777" w:rsidR="004454D4" w:rsidRDefault="008348B0">
      <w:pPr>
        <w:pStyle w:val="TOC2"/>
        <w:tabs>
          <w:tab w:val="right" w:leader="dot" w:pos="8504"/>
        </w:tabs>
        <w:ind w:leftChars="0" w:left="0"/>
      </w:pPr>
      <w:hyperlink w:anchor="_Toc1103698148" w:history="1">
        <w:r w:rsidR="001F6651">
          <w:rPr>
            <w:rFonts w:ascii="Arial" w:eastAsia="黑体" w:hAnsi="Arial" w:cs="宋体"/>
            <w:lang w:eastAsia="zh-Hans"/>
          </w:rPr>
          <w:t xml:space="preserve">2.4 </w:t>
        </w:r>
        <w:r w:rsidR="001F6651">
          <w:rPr>
            <w:rFonts w:hint="eastAsia"/>
            <w:lang w:eastAsia="zh-Hans"/>
          </w:rPr>
          <w:t>循迹倒车完成</w:t>
        </w:r>
        <w:r w:rsidR="001F6651">
          <w:tab/>
        </w:r>
        <w:r>
          <w:fldChar w:fldCharType="begin"/>
        </w:r>
        <w:r>
          <w:instrText xml:space="preserve"> PAGEREF _Toc1103698148 </w:instrText>
        </w:r>
        <w:r>
          <w:fldChar w:fldCharType="separate"/>
        </w:r>
        <w:r w:rsidR="001F6651">
          <w:t>12</w:t>
        </w:r>
        <w:r>
          <w:fldChar w:fldCharType="end"/>
        </w:r>
      </w:hyperlink>
    </w:p>
    <w:p w14:paraId="4110232E" w14:textId="77777777" w:rsidR="004454D4" w:rsidRDefault="008348B0">
      <w:pPr>
        <w:pStyle w:val="TOC1"/>
        <w:tabs>
          <w:tab w:val="right" w:leader="dot" w:pos="8504"/>
        </w:tabs>
      </w:pPr>
      <w:hyperlink w:anchor="_Toc2038514297" w:history="1">
        <w:r w:rsidR="001F6651">
          <w:rPr>
            <w:rFonts w:hint="eastAsia"/>
          </w:rPr>
          <w:t>第</w:t>
        </w:r>
        <w:r w:rsidR="001F6651">
          <w:rPr>
            <w:rFonts w:hint="eastAsia"/>
          </w:rPr>
          <w:t>3</w:t>
        </w:r>
        <w:r w:rsidR="001F6651">
          <w:rPr>
            <w:rFonts w:hint="eastAsia"/>
          </w:rPr>
          <w:t>章</w:t>
        </w:r>
        <w:r w:rsidR="001F6651">
          <w:rPr>
            <w:rFonts w:hint="eastAsia"/>
          </w:rPr>
          <w:t xml:space="preserve"> </w:t>
        </w:r>
        <w:r w:rsidR="001F6651">
          <w:rPr>
            <w:rFonts w:hint="eastAsia"/>
            <w:lang w:eastAsia="zh-Hans"/>
          </w:rPr>
          <w:t>中断</w:t>
        </w:r>
        <w:r w:rsidR="001F6651">
          <w:tab/>
        </w:r>
        <w:r>
          <w:fldChar w:fldCharType="begin"/>
        </w:r>
        <w:r>
          <w:instrText xml:space="preserve"> PAGEREF _Toc2038514297 </w:instrText>
        </w:r>
        <w:r>
          <w:fldChar w:fldCharType="separate"/>
        </w:r>
        <w:r w:rsidR="001F6651">
          <w:t>14</w:t>
        </w:r>
        <w:r>
          <w:fldChar w:fldCharType="end"/>
        </w:r>
      </w:hyperlink>
    </w:p>
    <w:p w14:paraId="23225FE6" w14:textId="77777777" w:rsidR="004454D4" w:rsidRDefault="008348B0">
      <w:pPr>
        <w:pStyle w:val="TOC2"/>
        <w:tabs>
          <w:tab w:val="right" w:leader="dot" w:pos="8504"/>
        </w:tabs>
        <w:ind w:leftChars="0" w:left="0"/>
      </w:pPr>
      <w:hyperlink w:anchor="_Toc355685441" w:history="1">
        <w:r w:rsidR="001F6651">
          <w:rPr>
            <w:rFonts w:ascii="Arial" w:eastAsia="黑体" w:hAnsi="Arial" w:cs="宋体"/>
          </w:rPr>
          <w:t xml:space="preserve">3.1 </w:t>
        </w:r>
        <w:r w:rsidR="001F6651">
          <w:rPr>
            <w:rFonts w:hint="eastAsia"/>
            <w:lang w:eastAsia="zh-Hans"/>
          </w:rPr>
          <w:t>触发中断</w:t>
        </w:r>
        <w:r w:rsidR="001F6651">
          <w:tab/>
        </w:r>
        <w:r>
          <w:fldChar w:fldCharType="begin"/>
        </w:r>
        <w:r>
          <w:instrText xml:space="preserve"> PAGEREF _Toc355685441 </w:instrText>
        </w:r>
        <w:r>
          <w:fldChar w:fldCharType="separate"/>
        </w:r>
        <w:r w:rsidR="001F6651">
          <w:t>14</w:t>
        </w:r>
        <w:r>
          <w:fldChar w:fldCharType="end"/>
        </w:r>
      </w:hyperlink>
    </w:p>
    <w:p w14:paraId="78C5B944" w14:textId="77777777" w:rsidR="004454D4" w:rsidRDefault="008348B0">
      <w:pPr>
        <w:pStyle w:val="TOC2"/>
        <w:tabs>
          <w:tab w:val="right" w:leader="dot" w:pos="8504"/>
        </w:tabs>
        <w:ind w:leftChars="0" w:left="0"/>
      </w:pPr>
      <w:hyperlink w:anchor="_Toc1558217286" w:history="1">
        <w:r w:rsidR="001F6651">
          <w:rPr>
            <w:rFonts w:ascii="Arial" w:eastAsia="黑体" w:hAnsi="Arial" w:cs="宋体"/>
            <w:lang w:eastAsia="zh-Hans"/>
          </w:rPr>
          <w:t xml:space="preserve">3.2 </w:t>
        </w:r>
        <w:r w:rsidR="001F6651">
          <w:rPr>
            <w:rFonts w:hint="eastAsia"/>
            <w:lang w:eastAsia="zh-Hans"/>
          </w:rPr>
          <w:t>中断恢复</w:t>
        </w:r>
        <w:r w:rsidR="001F6651">
          <w:tab/>
        </w:r>
        <w:r>
          <w:fldChar w:fldCharType="begin"/>
        </w:r>
        <w:r>
          <w:instrText xml:space="preserve"> PAGEREF _Toc1558217286 </w:instrText>
        </w:r>
        <w:r>
          <w:fldChar w:fldCharType="separate"/>
        </w:r>
        <w:r w:rsidR="001F6651">
          <w:t>15</w:t>
        </w:r>
        <w:r>
          <w:fldChar w:fldCharType="end"/>
        </w:r>
      </w:hyperlink>
    </w:p>
    <w:p w14:paraId="5461672E" w14:textId="77777777" w:rsidR="004454D4" w:rsidRDefault="008348B0">
      <w:pPr>
        <w:pStyle w:val="TOC2"/>
        <w:tabs>
          <w:tab w:val="right" w:leader="dot" w:pos="8504"/>
        </w:tabs>
        <w:ind w:leftChars="0" w:left="0"/>
      </w:pPr>
      <w:hyperlink w:anchor="_Toc394850637" w:history="1">
        <w:r w:rsidR="001F6651">
          <w:rPr>
            <w:rFonts w:ascii="Arial" w:eastAsia="黑体" w:hAnsi="Arial" w:cs="宋体"/>
          </w:rPr>
          <w:t xml:space="preserve">3.3 </w:t>
        </w:r>
        <w:r w:rsidR="001F6651">
          <w:rPr>
            <w:rFonts w:hint="eastAsia"/>
            <w:lang w:eastAsia="zh-Hans"/>
          </w:rPr>
          <w:t>恢复倒车</w:t>
        </w:r>
        <w:r w:rsidR="001F6651">
          <w:tab/>
        </w:r>
        <w:r>
          <w:fldChar w:fldCharType="begin"/>
        </w:r>
        <w:r>
          <w:instrText xml:space="preserve"> PAGEREF _Toc394850637 </w:instrText>
        </w:r>
        <w:r>
          <w:fldChar w:fldCharType="separate"/>
        </w:r>
        <w:r w:rsidR="001F6651">
          <w:t>16</w:t>
        </w:r>
        <w:r>
          <w:fldChar w:fldCharType="end"/>
        </w:r>
      </w:hyperlink>
    </w:p>
    <w:p w14:paraId="37C024C1" w14:textId="77777777" w:rsidR="004454D4" w:rsidRDefault="008348B0">
      <w:pPr>
        <w:pStyle w:val="TOC1"/>
        <w:tabs>
          <w:tab w:val="right" w:leader="dot" w:pos="8504"/>
        </w:tabs>
      </w:pPr>
      <w:hyperlink w:anchor="_Toc530186829" w:history="1">
        <w:r w:rsidR="001F6651">
          <w:rPr>
            <w:rFonts w:hint="eastAsia"/>
          </w:rPr>
          <w:t>第</w:t>
        </w:r>
        <w:r w:rsidR="001F6651">
          <w:rPr>
            <w:rFonts w:hint="eastAsia"/>
          </w:rPr>
          <w:t>4</w:t>
        </w:r>
        <w:r w:rsidR="001F6651">
          <w:rPr>
            <w:rFonts w:hint="eastAsia"/>
          </w:rPr>
          <w:t>章</w:t>
        </w:r>
        <w:r w:rsidR="001F6651">
          <w:rPr>
            <w:rFonts w:hint="eastAsia"/>
          </w:rPr>
          <w:t xml:space="preserve"> </w:t>
        </w:r>
        <w:r w:rsidR="001F6651">
          <w:rPr>
            <w:rFonts w:hint="eastAsia"/>
            <w:lang w:eastAsia="zh-Hans"/>
          </w:rPr>
          <w:t>终止</w:t>
        </w:r>
        <w:r w:rsidR="001F6651">
          <w:tab/>
        </w:r>
        <w:r>
          <w:fldChar w:fldCharType="begin"/>
        </w:r>
        <w:r>
          <w:instrText xml:space="preserve"> PAGEREF _Toc530186829 </w:instrText>
        </w:r>
        <w:r>
          <w:fldChar w:fldCharType="separate"/>
        </w:r>
        <w:r w:rsidR="001F6651">
          <w:t>17</w:t>
        </w:r>
        <w:r>
          <w:fldChar w:fldCharType="end"/>
        </w:r>
      </w:hyperlink>
    </w:p>
    <w:p w14:paraId="614EE02B" w14:textId="77777777" w:rsidR="004454D4" w:rsidRDefault="008348B0">
      <w:pPr>
        <w:pStyle w:val="TOC1"/>
        <w:tabs>
          <w:tab w:val="right" w:leader="dot" w:pos="8504"/>
        </w:tabs>
      </w:pPr>
      <w:hyperlink w:anchor="_Toc940383600" w:history="1">
        <w:r w:rsidR="001F6651">
          <w:rPr>
            <w:rFonts w:hint="eastAsia"/>
          </w:rPr>
          <w:t>第</w:t>
        </w:r>
        <w:r w:rsidR="001F6651">
          <w:rPr>
            <w:rFonts w:hint="eastAsia"/>
          </w:rPr>
          <w:t>5</w:t>
        </w:r>
        <w:r w:rsidR="001F6651">
          <w:rPr>
            <w:rFonts w:hint="eastAsia"/>
          </w:rPr>
          <w:t>章</w:t>
        </w:r>
        <w:r w:rsidR="001F6651">
          <w:rPr>
            <w:rFonts w:hint="eastAsia"/>
          </w:rPr>
          <w:t xml:space="preserve"> </w:t>
        </w:r>
        <w:r w:rsidR="001F6651">
          <w:rPr>
            <w:rFonts w:hint="eastAsia"/>
            <w:lang w:eastAsia="zh-Hans"/>
          </w:rPr>
          <w:t>信号列表</w:t>
        </w:r>
        <w:r w:rsidR="001F6651">
          <w:tab/>
        </w:r>
        <w:r>
          <w:fldChar w:fldCharType="begin"/>
        </w:r>
        <w:r>
          <w:instrText xml:space="preserve"> </w:instrText>
        </w:r>
        <w:r>
          <w:instrText xml:space="preserve">PAGEREF _Toc940383600 </w:instrText>
        </w:r>
        <w:r>
          <w:fldChar w:fldCharType="separate"/>
        </w:r>
        <w:r w:rsidR="001F6651">
          <w:t>22</w:t>
        </w:r>
        <w:r>
          <w:fldChar w:fldCharType="end"/>
        </w:r>
      </w:hyperlink>
    </w:p>
    <w:p w14:paraId="29FACC95" w14:textId="77777777" w:rsidR="004454D4" w:rsidRDefault="008348B0">
      <w:pPr>
        <w:pStyle w:val="TOC2"/>
        <w:tabs>
          <w:tab w:val="right" w:leader="dot" w:pos="8504"/>
        </w:tabs>
        <w:ind w:leftChars="0" w:left="0"/>
      </w:pPr>
      <w:hyperlink w:anchor="_Toc1695006927" w:history="1">
        <w:r w:rsidR="001F6651">
          <w:rPr>
            <w:rFonts w:ascii="Arial" w:eastAsia="黑体" w:hAnsi="Arial" w:cs="宋体"/>
          </w:rPr>
          <w:t xml:space="preserve">5.1 </w:t>
        </w:r>
        <w:r w:rsidR="001F6651">
          <w:rPr>
            <w:lang w:eastAsia="zh-Hans"/>
          </w:rPr>
          <w:t>IVI</w:t>
        </w:r>
        <w:r w:rsidR="001F6651">
          <w:rPr>
            <w:rFonts w:hint="eastAsia"/>
            <w:lang w:eastAsia="zh-Hans"/>
          </w:rPr>
          <w:t>发给</w:t>
        </w:r>
        <w:r w:rsidR="001F6651">
          <w:rPr>
            <w:lang w:eastAsia="zh-Hans"/>
          </w:rPr>
          <w:t>ACU</w:t>
        </w:r>
        <w:r w:rsidR="001F6651">
          <w:tab/>
        </w:r>
        <w:r>
          <w:fldChar w:fldCharType="begin"/>
        </w:r>
        <w:r>
          <w:instrText xml:space="preserve"> PAGEREF _Toc1695006927 </w:instrText>
        </w:r>
        <w:r>
          <w:fldChar w:fldCharType="separate"/>
        </w:r>
        <w:r w:rsidR="001F6651">
          <w:t>22</w:t>
        </w:r>
        <w:r>
          <w:fldChar w:fldCharType="end"/>
        </w:r>
      </w:hyperlink>
    </w:p>
    <w:p w14:paraId="15872661" w14:textId="77777777" w:rsidR="004454D4" w:rsidRDefault="008348B0">
      <w:pPr>
        <w:pStyle w:val="TOC2"/>
        <w:tabs>
          <w:tab w:val="right" w:leader="dot" w:pos="8504"/>
        </w:tabs>
        <w:ind w:leftChars="0" w:left="0"/>
      </w:pPr>
      <w:hyperlink w:anchor="_Toc1610844634" w:history="1">
        <w:r w:rsidR="001F6651">
          <w:rPr>
            <w:rFonts w:ascii="Arial" w:eastAsia="黑体" w:hAnsi="Arial" w:cs="宋体"/>
          </w:rPr>
          <w:t xml:space="preserve">5.2 </w:t>
        </w:r>
        <w:r w:rsidR="001F6651">
          <w:rPr>
            <w:lang w:eastAsia="zh-Hans"/>
          </w:rPr>
          <w:t>ACU</w:t>
        </w:r>
        <w:r w:rsidR="001F6651">
          <w:rPr>
            <w:rFonts w:hint="eastAsia"/>
            <w:lang w:eastAsia="zh-Hans"/>
          </w:rPr>
          <w:t>发给</w:t>
        </w:r>
        <w:r w:rsidR="001F6651">
          <w:rPr>
            <w:lang w:eastAsia="zh-Hans"/>
          </w:rPr>
          <w:t>IVI</w:t>
        </w:r>
        <w:r w:rsidR="001F6651">
          <w:tab/>
        </w:r>
        <w:r>
          <w:fldChar w:fldCharType="begin"/>
        </w:r>
        <w:r>
          <w:instrText xml:space="preserve"> PAGEREF _Toc1610844634 </w:instrText>
        </w:r>
        <w:r>
          <w:fldChar w:fldCharType="separate"/>
        </w:r>
        <w:r w:rsidR="001F6651">
          <w:t>23</w:t>
        </w:r>
        <w:r>
          <w:fldChar w:fldCharType="end"/>
        </w:r>
      </w:hyperlink>
    </w:p>
    <w:p w14:paraId="7CD81E31" w14:textId="77777777" w:rsidR="004454D4" w:rsidRDefault="001F6651">
      <w:pPr>
        <w:spacing w:line="420" w:lineRule="exact"/>
      </w:pPr>
      <w:r>
        <w:fldChar w:fldCharType="end"/>
      </w:r>
      <w:bookmarkEnd w:id="0"/>
      <w:bookmarkEnd w:id="1"/>
      <w:bookmarkEnd w:id="2"/>
      <w:bookmarkEnd w:id="3"/>
      <w:bookmarkEnd w:id="4"/>
      <w:bookmarkEnd w:id="5"/>
      <w:bookmarkEnd w:id="6"/>
    </w:p>
    <w:p w14:paraId="4B06CE8A" w14:textId="77777777" w:rsidR="004454D4" w:rsidRDefault="004454D4">
      <w:pPr>
        <w:sectPr w:rsidR="004454D4">
          <w:headerReference w:type="default" r:id="rId8"/>
          <w:footerReference w:type="default" r:id="rId9"/>
          <w:endnotePr>
            <w:numFmt w:val="decimal"/>
          </w:endnotePr>
          <w:pgSz w:w="11906" w:h="16838"/>
          <w:pgMar w:top="1701" w:right="1701" w:bottom="1701" w:left="1701" w:header="1247" w:footer="1247" w:gutter="0"/>
          <w:pgNumType w:fmt="upperRoman" w:start="1"/>
          <w:cols w:space="720"/>
          <w:docGrid w:type="linesAndChars" w:linePitch="334"/>
        </w:sectPr>
      </w:pPr>
    </w:p>
    <w:tbl>
      <w:tblPr>
        <w:tblW w:w="827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14"/>
        <w:gridCol w:w="1447"/>
        <w:gridCol w:w="953"/>
        <w:gridCol w:w="3969"/>
        <w:gridCol w:w="1192"/>
      </w:tblGrid>
      <w:tr w:rsidR="004454D4" w14:paraId="17C59C54" w14:textId="77777777">
        <w:trPr>
          <w:jc w:val="center"/>
        </w:trPr>
        <w:tc>
          <w:tcPr>
            <w:tcW w:w="714" w:type="dxa"/>
            <w:shd w:val="clear" w:color="auto" w:fill="D9D9D9" w:themeFill="background1" w:themeFillShade="D9"/>
          </w:tcPr>
          <w:p w14:paraId="5F2E5953" w14:textId="77777777" w:rsidR="004454D4" w:rsidRDefault="001F6651">
            <w:pPr>
              <w:pStyle w:val="Char4"/>
              <w:spacing w:line="300" w:lineRule="auto"/>
              <w:jc w:val="center"/>
              <w:rPr>
                <w:rFonts w:ascii="微软雅黑" w:eastAsia="微软雅黑" w:hAnsi="微软雅黑" w:cs="Times New Roman"/>
                <w:color w:val="000000" w:themeColor="text1"/>
                <w:sz w:val="18"/>
                <w:szCs w:val="18"/>
              </w:rPr>
            </w:pPr>
            <w:bookmarkStart w:id="14" w:name="_Toc28388"/>
            <w:bookmarkStart w:id="15" w:name="_Toc14636"/>
            <w:r>
              <w:rPr>
                <w:rFonts w:ascii="微软雅黑" w:eastAsia="微软雅黑" w:hAnsi="微软雅黑" w:cs="黑体" w:hint="eastAsia"/>
                <w:color w:val="000000" w:themeColor="text1"/>
                <w:sz w:val="18"/>
                <w:szCs w:val="18"/>
              </w:rPr>
              <w:lastRenderedPageBreak/>
              <w:t>序号</w:t>
            </w:r>
          </w:p>
        </w:tc>
        <w:tc>
          <w:tcPr>
            <w:tcW w:w="1447" w:type="dxa"/>
            <w:shd w:val="clear" w:color="auto" w:fill="D9D9D9" w:themeFill="background1" w:themeFillShade="D9"/>
          </w:tcPr>
          <w:p w14:paraId="1025B326" w14:textId="77777777" w:rsidR="004454D4" w:rsidRDefault="001F6651">
            <w:pPr>
              <w:pStyle w:val="Char4"/>
              <w:spacing w:line="300" w:lineRule="auto"/>
              <w:jc w:val="center"/>
              <w:rPr>
                <w:rFonts w:ascii="微软雅黑" w:eastAsia="微软雅黑" w:hAnsi="微软雅黑" w:cs="Times New Roman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cs="黑体" w:hint="eastAsia"/>
                <w:color w:val="000000" w:themeColor="text1"/>
                <w:sz w:val="18"/>
                <w:szCs w:val="18"/>
              </w:rPr>
              <w:t>修改日期</w:t>
            </w:r>
          </w:p>
        </w:tc>
        <w:tc>
          <w:tcPr>
            <w:tcW w:w="953" w:type="dxa"/>
            <w:shd w:val="clear" w:color="auto" w:fill="D9D9D9" w:themeFill="background1" w:themeFillShade="D9"/>
          </w:tcPr>
          <w:p w14:paraId="11568529" w14:textId="77777777" w:rsidR="004454D4" w:rsidRDefault="001F6651">
            <w:pPr>
              <w:pStyle w:val="Char4"/>
              <w:spacing w:line="300" w:lineRule="auto"/>
              <w:jc w:val="center"/>
              <w:rPr>
                <w:rFonts w:ascii="微软雅黑" w:eastAsia="微软雅黑" w:hAnsi="微软雅黑" w:cs="Times New Roman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cs="黑体" w:hint="eastAsia"/>
                <w:color w:val="000000" w:themeColor="text1"/>
                <w:sz w:val="18"/>
                <w:szCs w:val="18"/>
              </w:rPr>
              <w:t>作者</w:t>
            </w:r>
          </w:p>
        </w:tc>
        <w:tc>
          <w:tcPr>
            <w:tcW w:w="3969" w:type="dxa"/>
            <w:shd w:val="clear" w:color="auto" w:fill="D9D9D9" w:themeFill="background1" w:themeFillShade="D9"/>
          </w:tcPr>
          <w:p w14:paraId="3F3F2CE4" w14:textId="77777777" w:rsidR="004454D4" w:rsidRDefault="001F6651">
            <w:pPr>
              <w:pStyle w:val="Char4"/>
              <w:spacing w:line="300" w:lineRule="auto"/>
              <w:jc w:val="center"/>
              <w:rPr>
                <w:rFonts w:ascii="微软雅黑" w:eastAsia="微软雅黑" w:hAnsi="微软雅黑" w:cs="Times New Roman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cs="黑体" w:hint="eastAsia"/>
                <w:color w:val="000000" w:themeColor="text1"/>
                <w:sz w:val="18"/>
                <w:szCs w:val="18"/>
              </w:rPr>
              <w:t>修改描述</w:t>
            </w:r>
          </w:p>
        </w:tc>
        <w:tc>
          <w:tcPr>
            <w:tcW w:w="1192" w:type="dxa"/>
            <w:shd w:val="clear" w:color="auto" w:fill="D9D9D9" w:themeFill="background1" w:themeFillShade="D9"/>
          </w:tcPr>
          <w:p w14:paraId="75AA0D1A" w14:textId="77777777" w:rsidR="004454D4" w:rsidRDefault="001F6651">
            <w:pPr>
              <w:pStyle w:val="Char4"/>
              <w:spacing w:line="300" w:lineRule="auto"/>
              <w:jc w:val="center"/>
              <w:rPr>
                <w:rFonts w:ascii="微软雅黑" w:eastAsia="微软雅黑" w:hAnsi="微软雅黑" w:cs="黑体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cs="黑体" w:hint="eastAsia"/>
                <w:color w:val="000000" w:themeColor="text1"/>
                <w:sz w:val="18"/>
                <w:szCs w:val="18"/>
              </w:rPr>
              <w:t>项目</w:t>
            </w:r>
            <w:r>
              <w:rPr>
                <w:rFonts w:ascii="微软雅黑" w:eastAsia="微软雅黑" w:hAnsi="微软雅黑" w:cs="黑体"/>
                <w:color w:val="000000" w:themeColor="text1"/>
                <w:sz w:val="18"/>
                <w:szCs w:val="18"/>
              </w:rPr>
              <w:t>版本</w:t>
            </w:r>
          </w:p>
        </w:tc>
      </w:tr>
      <w:tr w:rsidR="004454D4" w14:paraId="5BC121BE" w14:textId="77777777">
        <w:trPr>
          <w:jc w:val="center"/>
        </w:trPr>
        <w:tc>
          <w:tcPr>
            <w:tcW w:w="714" w:type="dxa"/>
            <w:vAlign w:val="center"/>
          </w:tcPr>
          <w:p w14:paraId="130AFBFD" w14:textId="77777777" w:rsidR="004454D4" w:rsidRDefault="001F6651">
            <w:pPr>
              <w:pStyle w:val="Char4"/>
              <w:spacing w:line="300" w:lineRule="auto"/>
              <w:jc w:val="center"/>
              <w:rPr>
                <w:rFonts w:ascii="微软雅黑" w:eastAsia="微软雅黑" w:hAnsi="微软雅黑" w:cs="黑体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cs="黑体"/>
                <w:color w:val="000000" w:themeColor="text1"/>
                <w:sz w:val="18"/>
                <w:szCs w:val="18"/>
              </w:rPr>
              <w:t>1</w:t>
            </w:r>
          </w:p>
        </w:tc>
        <w:tc>
          <w:tcPr>
            <w:tcW w:w="1447" w:type="dxa"/>
            <w:vAlign w:val="center"/>
          </w:tcPr>
          <w:p w14:paraId="2771D89A" w14:textId="77777777" w:rsidR="004454D4" w:rsidRDefault="001F6651">
            <w:pPr>
              <w:pStyle w:val="Char4"/>
              <w:spacing w:line="300" w:lineRule="auto"/>
              <w:jc w:val="center"/>
              <w:rPr>
                <w:rFonts w:ascii="微软雅黑" w:eastAsia="微软雅黑" w:hAnsi="微软雅黑" w:cs="黑体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cs="黑体" w:hint="eastAsia"/>
                <w:color w:val="000000" w:themeColor="text1"/>
                <w:sz w:val="18"/>
                <w:szCs w:val="18"/>
              </w:rPr>
              <w:t>202</w:t>
            </w:r>
            <w:r>
              <w:rPr>
                <w:rFonts w:ascii="微软雅黑" w:eastAsia="微软雅黑" w:hAnsi="微软雅黑" w:cs="黑体"/>
                <w:color w:val="000000" w:themeColor="text1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 w:cs="黑体" w:hint="eastAsia"/>
                <w:color w:val="000000" w:themeColor="text1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 w:cs="黑体"/>
                <w:color w:val="000000" w:themeColor="text1"/>
                <w:sz w:val="18"/>
                <w:szCs w:val="18"/>
              </w:rPr>
              <w:t>12</w:t>
            </w:r>
            <w:r>
              <w:rPr>
                <w:rFonts w:ascii="微软雅黑" w:eastAsia="微软雅黑" w:hAnsi="微软雅黑" w:cs="黑体" w:hint="eastAsia"/>
                <w:color w:val="000000" w:themeColor="text1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 w:cs="黑体"/>
                <w:color w:val="000000" w:themeColor="text1"/>
                <w:sz w:val="18"/>
                <w:szCs w:val="18"/>
              </w:rPr>
              <w:t>21</w:t>
            </w:r>
          </w:p>
        </w:tc>
        <w:tc>
          <w:tcPr>
            <w:tcW w:w="953" w:type="dxa"/>
            <w:vAlign w:val="center"/>
          </w:tcPr>
          <w:p w14:paraId="558F4E8E" w14:textId="77777777" w:rsidR="004454D4" w:rsidRDefault="001F6651">
            <w:pPr>
              <w:pStyle w:val="Char4"/>
              <w:spacing w:line="300" w:lineRule="auto"/>
              <w:jc w:val="center"/>
              <w:rPr>
                <w:rFonts w:ascii="微软雅黑" w:eastAsia="微软雅黑" w:hAnsi="微软雅黑" w:cs="Times New Roman"/>
                <w:color w:val="000000" w:themeColor="text1"/>
                <w:sz w:val="18"/>
                <w:szCs w:val="18"/>
                <w:lang w:eastAsia="zh-Hans"/>
              </w:rPr>
            </w:pPr>
            <w:r>
              <w:rPr>
                <w:rFonts w:ascii="微软雅黑" w:eastAsia="微软雅黑" w:hAnsi="微软雅黑" w:cs="Times New Roman" w:hint="eastAsia"/>
                <w:color w:val="000000" w:themeColor="text1"/>
                <w:sz w:val="18"/>
                <w:szCs w:val="18"/>
                <w:lang w:eastAsia="zh-Hans"/>
              </w:rPr>
              <w:t>简惠灵</w:t>
            </w:r>
            <w:r>
              <w:rPr>
                <w:rFonts w:ascii="微软雅黑" w:eastAsia="微软雅黑" w:hAnsi="微软雅黑" w:cs="Times New Roman"/>
                <w:color w:val="000000" w:themeColor="text1"/>
                <w:sz w:val="18"/>
                <w:szCs w:val="18"/>
                <w:lang w:eastAsia="zh-Hans"/>
              </w:rPr>
              <w:t>/</w:t>
            </w:r>
            <w:r>
              <w:rPr>
                <w:rFonts w:ascii="微软雅黑" w:eastAsia="微软雅黑" w:hAnsi="微软雅黑" w:cs="Times New Roman" w:hint="eastAsia"/>
                <w:color w:val="000000" w:themeColor="text1"/>
                <w:sz w:val="18"/>
                <w:szCs w:val="18"/>
                <w:lang w:eastAsia="zh-Hans"/>
              </w:rPr>
              <w:t>杨若飞</w:t>
            </w:r>
          </w:p>
        </w:tc>
        <w:tc>
          <w:tcPr>
            <w:tcW w:w="3969" w:type="dxa"/>
          </w:tcPr>
          <w:p w14:paraId="75C589C8" w14:textId="77777777" w:rsidR="004454D4" w:rsidRDefault="001F6651">
            <w:pPr>
              <w:pStyle w:val="Char4"/>
              <w:numPr>
                <w:ilvl w:val="0"/>
                <w:numId w:val="4"/>
              </w:numPr>
              <w:spacing w:line="300" w:lineRule="auto"/>
              <w:ind w:left="0" w:firstLine="0"/>
              <w:jc w:val="left"/>
              <w:rPr>
                <w:rFonts w:ascii="微软雅黑" w:eastAsia="微软雅黑" w:hAnsi="微软雅黑" w:cs="Times New Roman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cs="Times New Roman" w:hint="eastAsia"/>
                <w:color w:val="000000" w:themeColor="text1"/>
                <w:sz w:val="18"/>
                <w:szCs w:val="18"/>
                <w:lang w:eastAsia="zh-Hans"/>
              </w:rPr>
              <w:t>初稿</w:t>
            </w:r>
          </w:p>
        </w:tc>
        <w:tc>
          <w:tcPr>
            <w:tcW w:w="1192" w:type="dxa"/>
          </w:tcPr>
          <w:p w14:paraId="3643A296" w14:textId="77777777" w:rsidR="004454D4" w:rsidRDefault="001F6651">
            <w:pPr>
              <w:pStyle w:val="Char4"/>
              <w:spacing w:line="300" w:lineRule="auto"/>
              <w:jc w:val="center"/>
              <w:rPr>
                <w:rFonts w:ascii="微软雅黑" w:eastAsia="微软雅黑" w:hAnsi="微软雅黑" w:cs="Times New Roman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cs="Times New Roman" w:hint="eastAsia"/>
                <w:color w:val="000000" w:themeColor="text1"/>
                <w:sz w:val="18"/>
                <w:szCs w:val="18"/>
              </w:rPr>
              <w:t>V</w:t>
            </w:r>
            <w:r>
              <w:rPr>
                <w:rFonts w:ascii="微软雅黑" w:eastAsia="微软雅黑" w:hAnsi="微软雅黑" w:cs="Times New Roman"/>
                <w:color w:val="000000" w:themeColor="text1"/>
                <w:sz w:val="18"/>
                <w:szCs w:val="18"/>
              </w:rPr>
              <w:t>1.0</w:t>
            </w:r>
          </w:p>
        </w:tc>
      </w:tr>
    </w:tbl>
    <w:p w14:paraId="1B385A48" w14:textId="77777777" w:rsidR="004454D4" w:rsidRDefault="004454D4"/>
    <w:p w14:paraId="5BEC30FB" w14:textId="77777777" w:rsidR="004454D4" w:rsidRDefault="001F6651">
      <w:pPr>
        <w:pStyle w:val="Heading1"/>
      </w:pPr>
      <w:bookmarkStart w:id="16" w:name="_Toc1539280259"/>
      <w:r>
        <w:rPr>
          <w:rFonts w:hint="eastAsia"/>
          <w:lang w:eastAsia="zh-Hans"/>
        </w:rPr>
        <w:t>Backtrack</w:t>
      </w:r>
      <w:r>
        <w:rPr>
          <w:rFonts w:hint="eastAsia"/>
          <w:lang w:eastAsia="zh-Hans"/>
        </w:rPr>
        <w:t>开启</w:t>
      </w:r>
      <w:bookmarkEnd w:id="16"/>
    </w:p>
    <w:p w14:paraId="0F1FE933" w14:textId="77777777" w:rsidR="004454D4" w:rsidRDefault="001F6651">
      <w:pPr>
        <w:pStyle w:val="Heading2"/>
        <w:rPr>
          <w:lang w:eastAsia="zh-Hans"/>
        </w:rPr>
      </w:pPr>
      <w:bookmarkStart w:id="17" w:name="_Toc2095301251"/>
      <w:r>
        <w:rPr>
          <w:rFonts w:hint="eastAsia"/>
          <w:lang w:eastAsia="zh-Hans"/>
        </w:rPr>
        <w:t>开启条件</w:t>
      </w:r>
      <w:bookmarkEnd w:id="17"/>
    </w:p>
    <w:p w14:paraId="5641FF1A" w14:textId="77777777" w:rsidR="004454D4" w:rsidRDefault="001F6651">
      <w:pPr>
        <w:pStyle w:val="Heading3"/>
        <w:rPr>
          <w:lang w:eastAsia="zh-Hans"/>
        </w:rPr>
      </w:pPr>
      <w:bookmarkStart w:id="18" w:name="_Toc1291282051"/>
      <w:r>
        <w:rPr>
          <w:lang w:eastAsia="zh-Hans"/>
        </w:rPr>
        <w:t>IVI</w:t>
      </w:r>
      <w:r>
        <w:rPr>
          <w:rFonts w:hint="eastAsia"/>
          <w:lang w:eastAsia="zh-Hans"/>
        </w:rPr>
        <w:t>条件检查</w:t>
      </w:r>
      <w:bookmarkEnd w:id="18"/>
    </w:p>
    <w:p w14:paraId="3CE45D6A" w14:textId="77777777" w:rsidR="004454D4" w:rsidRDefault="001F6651">
      <w:pPr>
        <w:rPr>
          <w:lang w:eastAsia="zh-Hans"/>
        </w:rPr>
      </w:pPr>
      <w:r>
        <w:rPr>
          <w:rFonts w:hint="eastAsia"/>
          <w:lang w:eastAsia="zh-Hans"/>
        </w:rPr>
        <w:t>以下的激活前置条件按照优先级顺序进行判断，如果处于前面的高优先级条件不满足，则</w:t>
      </w:r>
      <w:r>
        <w:rPr>
          <w:lang w:eastAsia="zh-Hans"/>
        </w:rPr>
        <w:t>IVI</w:t>
      </w:r>
      <w:r>
        <w:rPr>
          <w:rFonts w:hint="eastAsia"/>
          <w:lang w:eastAsia="zh-Hans"/>
        </w:rPr>
        <w:t>不会判断后面的条件</w:t>
      </w:r>
      <w:r>
        <w:rPr>
          <w:lang w:eastAsia="zh-Hans"/>
        </w:rPr>
        <w:t>。</w:t>
      </w:r>
      <w:r>
        <w:rPr>
          <w:lang w:eastAsia="zh-Hans"/>
        </w:rPr>
        <w:t>IVI</w:t>
      </w:r>
      <w:r>
        <w:rPr>
          <w:rFonts w:hint="eastAsia"/>
          <w:lang w:eastAsia="zh-Hans"/>
        </w:rPr>
        <w:t>判断的条件应由</w:t>
      </w:r>
      <w:r>
        <w:rPr>
          <w:lang w:eastAsia="zh-Hans"/>
        </w:rPr>
        <w:t>IVI</w:t>
      </w:r>
      <w:r>
        <w:rPr>
          <w:rFonts w:hint="eastAsia"/>
          <w:lang w:eastAsia="zh-Hans"/>
        </w:rPr>
        <w:t>判断后直接显示在</w:t>
      </w:r>
      <w:r>
        <w:rPr>
          <w:lang w:eastAsia="zh-Hans"/>
        </w:rPr>
        <w:t>IVI</w:t>
      </w:r>
      <w:r>
        <w:rPr>
          <w:lang w:eastAsia="zh-Hans"/>
        </w:rPr>
        <w:t>（</w:t>
      </w:r>
      <w:r>
        <w:rPr>
          <w:rFonts w:hint="eastAsia"/>
          <w:lang w:eastAsia="zh-Hans"/>
        </w:rPr>
        <w:t>弹窗提醒</w:t>
      </w:r>
      <w:r>
        <w:rPr>
          <w:lang w:eastAsia="zh-Hans"/>
        </w:rPr>
        <w:t>）</w:t>
      </w:r>
      <w:r>
        <w:rPr>
          <w:rFonts w:hint="eastAsia"/>
          <w:lang w:eastAsia="zh-Hans"/>
        </w:rPr>
        <w:t>，</w:t>
      </w:r>
      <w:r>
        <w:rPr>
          <w:lang w:eastAsia="zh-Hans"/>
        </w:rPr>
        <w:t>ACU</w:t>
      </w:r>
      <w:r>
        <w:rPr>
          <w:rFonts w:hint="eastAsia"/>
          <w:lang w:eastAsia="zh-Hans"/>
        </w:rPr>
        <w:t>只接收【</w:t>
      </w:r>
      <w:proofErr w:type="spellStart"/>
      <w:r>
        <w:rPr>
          <w:rFonts w:hint="eastAsia"/>
          <w:lang w:eastAsia="zh-Hans"/>
        </w:rPr>
        <w:t>IVI_Backtrack_Act_Flag</w:t>
      </w:r>
      <w:proofErr w:type="spellEnd"/>
      <w:r>
        <w:rPr>
          <w:rFonts w:hint="eastAsia"/>
          <w:lang w:eastAsia="zh-Hans"/>
        </w:rPr>
        <w:t>】的信号</w:t>
      </w:r>
      <w:r>
        <w:rPr>
          <w:lang w:eastAsia="zh-Hans"/>
        </w:rPr>
        <w:t>。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281"/>
        <w:gridCol w:w="637"/>
        <w:gridCol w:w="2239"/>
        <w:gridCol w:w="1912"/>
        <w:gridCol w:w="1263"/>
        <w:gridCol w:w="1166"/>
      </w:tblGrid>
      <w:tr w:rsidR="004454D4" w14:paraId="4A2CF7A3" w14:textId="77777777">
        <w:trPr>
          <w:trHeight w:val="809"/>
        </w:trPr>
        <w:tc>
          <w:tcPr>
            <w:tcW w:w="1281" w:type="dxa"/>
            <w:shd w:val="clear" w:color="auto" w:fill="D8D8D8" w:themeFill="background1" w:themeFillShade="D8"/>
            <w:vAlign w:val="center"/>
          </w:tcPr>
          <w:p w14:paraId="1FE0849A" w14:textId="77777777" w:rsidR="004454D4" w:rsidRDefault="001F6651">
            <w:pPr>
              <w:ind w:firstLine="0"/>
              <w:jc w:val="center"/>
              <w:rPr>
                <w:sz w:val="20"/>
                <w:szCs w:val="15"/>
                <w:lang w:eastAsia="zh-Hans"/>
              </w:rPr>
            </w:pPr>
            <w:r>
              <w:rPr>
                <w:rFonts w:hint="eastAsia"/>
                <w:sz w:val="20"/>
                <w:szCs w:val="15"/>
                <w:lang w:eastAsia="zh-Hans"/>
              </w:rPr>
              <w:t>条件</w:t>
            </w:r>
          </w:p>
        </w:tc>
        <w:tc>
          <w:tcPr>
            <w:tcW w:w="637" w:type="dxa"/>
            <w:shd w:val="clear" w:color="auto" w:fill="D8D8D8" w:themeFill="background1" w:themeFillShade="D8"/>
            <w:vAlign w:val="center"/>
          </w:tcPr>
          <w:p w14:paraId="034BBA4D" w14:textId="77777777" w:rsidR="004454D4" w:rsidRDefault="001F6651">
            <w:pPr>
              <w:ind w:firstLine="0"/>
              <w:jc w:val="center"/>
              <w:rPr>
                <w:sz w:val="20"/>
                <w:szCs w:val="15"/>
                <w:lang w:eastAsia="zh-Hans"/>
              </w:rPr>
            </w:pPr>
            <w:r>
              <w:rPr>
                <w:rFonts w:hint="eastAsia"/>
                <w:sz w:val="20"/>
                <w:szCs w:val="15"/>
                <w:lang w:eastAsia="zh-Hans"/>
              </w:rPr>
              <w:t>来源</w:t>
            </w:r>
          </w:p>
        </w:tc>
        <w:tc>
          <w:tcPr>
            <w:tcW w:w="2239" w:type="dxa"/>
            <w:shd w:val="clear" w:color="auto" w:fill="D8D8D8" w:themeFill="background1" w:themeFillShade="D8"/>
            <w:vAlign w:val="center"/>
          </w:tcPr>
          <w:p w14:paraId="0B36D1DA" w14:textId="77777777" w:rsidR="004454D4" w:rsidRDefault="001F6651">
            <w:pPr>
              <w:ind w:firstLine="0"/>
              <w:jc w:val="center"/>
              <w:rPr>
                <w:sz w:val="20"/>
                <w:szCs w:val="15"/>
                <w:lang w:eastAsia="zh-Hans"/>
              </w:rPr>
            </w:pPr>
            <w:r>
              <w:rPr>
                <w:sz w:val="20"/>
                <w:szCs w:val="15"/>
                <w:lang w:eastAsia="zh-Hans"/>
              </w:rPr>
              <w:t>ACU</w:t>
            </w:r>
            <w:r>
              <w:rPr>
                <w:rFonts w:hint="eastAsia"/>
                <w:sz w:val="20"/>
                <w:szCs w:val="15"/>
                <w:lang w:eastAsia="zh-Hans"/>
              </w:rPr>
              <w:t>接收的判断信号</w:t>
            </w:r>
          </w:p>
        </w:tc>
        <w:tc>
          <w:tcPr>
            <w:tcW w:w="1912" w:type="dxa"/>
            <w:shd w:val="clear" w:color="auto" w:fill="D8D8D8" w:themeFill="background1" w:themeFillShade="D8"/>
            <w:vAlign w:val="center"/>
          </w:tcPr>
          <w:p w14:paraId="511D3C50" w14:textId="77777777" w:rsidR="004454D4" w:rsidRDefault="001F6651">
            <w:pPr>
              <w:ind w:firstLine="0"/>
              <w:jc w:val="center"/>
              <w:rPr>
                <w:sz w:val="20"/>
                <w:szCs w:val="15"/>
                <w:lang w:eastAsia="zh-Hans"/>
              </w:rPr>
            </w:pPr>
            <w:r>
              <w:rPr>
                <w:sz w:val="20"/>
                <w:szCs w:val="15"/>
                <w:lang w:eastAsia="zh-Hans"/>
              </w:rPr>
              <w:t>ACU</w:t>
            </w:r>
            <w:r>
              <w:rPr>
                <w:rFonts w:hint="eastAsia"/>
                <w:sz w:val="20"/>
                <w:szCs w:val="15"/>
                <w:lang w:eastAsia="zh-Hans"/>
              </w:rPr>
              <w:t>反馈给</w:t>
            </w:r>
            <w:r>
              <w:rPr>
                <w:sz w:val="20"/>
                <w:szCs w:val="15"/>
                <w:lang w:eastAsia="zh-Hans"/>
              </w:rPr>
              <w:t>IVI</w:t>
            </w:r>
            <w:r>
              <w:rPr>
                <w:rFonts w:hint="eastAsia"/>
                <w:sz w:val="20"/>
                <w:szCs w:val="15"/>
                <w:lang w:eastAsia="zh-Hans"/>
              </w:rPr>
              <w:t>的提示语信号</w:t>
            </w:r>
          </w:p>
        </w:tc>
        <w:tc>
          <w:tcPr>
            <w:tcW w:w="1263" w:type="dxa"/>
            <w:shd w:val="clear" w:color="auto" w:fill="D8D8D8" w:themeFill="background1" w:themeFillShade="D8"/>
            <w:vAlign w:val="center"/>
          </w:tcPr>
          <w:p w14:paraId="699FA8A9" w14:textId="77777777" w:rsidR="004454D4" w:rsidRDefault="001F6651">
            <w:pPr>
              <w:ind w:firstLine="0"/>
              <w:jc w:val="center"/>
              <w:rPr>
                <w:sz w:val="20"/>
                <w:szCs w:val="15"/>
              </w:rPr>
            </w:pPr>
            <w:r>
              <w:rPr>
                <w:rFonts w:hint="eastAsia"/>
                <w:sz w:val="20"/>
                <w:szCs w:val="15"/>
                <w:lang w:eastAsia="zh-Hans"/>
              </w:rPr>
              <w:t>I</w:t>
            </w:r>
            <w:r>
              <w:rPr>
                <w:sz w:val="20"/>
                <w:szCs w:val="15"/>
                <w:lang w:eastAsia="zh-Hans"/>
              </w:rPr>
              <w:t>VI</w:t>
            </w:r>
            <w:r>
              <w:rPr>
                <w:rFonts w:hint="eastAsia"/>
                <w:sz w:val="20"/>
                <w:szCs w:val="15"/>
              </w:rPr>
              <w:t>的显示弹窗</w:t>
            </w:r>
          </w:p>
        </w:tc>
        <w:tc>
          <w:tcPr>
            <w:tcW w:w="1166" w:type="dxa"/>
            <w:shd w:val="clear" w:color="auto" w:fill="D8D8D8" w:themeFill="background1" w:themeFillShade="D8"/>
            <w:vAlign w:val="center"/>
          </w:tcPr>
          <w:p w14:paraId="2D16439F" w14:textId="77777777" w:rsidR="004454D4" w:rsidRDefault="001F6651">
            <w:pPr>
              <w:ind w:firstLine="0"/>
              <w:jc w:val="center"/>
              <w:rPr>
                <w:sz w:val="20"/>
                <w:szCs w:val="15"/>
                <w:lang w:eastAsia="zh-Hans"/>
              </w:rPr>
            </w:pPr>
            <w:r>
              <w:rPr>
                <w:rFonts w:hint="eastAsia"/>
                <w:sz w:val="20"/>
                <w:szCs w:val="15"/>
              </w:rPr>
              <w:t>优先级</w:t>
            </w:r>
          </w:p>
        </w:tc>
      </w:tr>
      <w:tr w:rsidR="004454D4" w14:paraId="11753858" w14:textId="77777777">
        <w:trPr>
          <w:trHeight w:val="2006"/>
        </w:trPr>
        <w:tc>
          <w:tcPr>
            <w:tcW w:w="1281" w:type="dxa"/>
            <w:vAlign w:val="center"/>
          </w:tcPr>
          <w:p w14:paraId="3A250FFE" w14:textId="77777777" w:rsidR="004454D4" w:rsidRDefault="001F6651">
            <w:pPr>
              <w:ind w:firstLine="0"/>
              <w:rPr>
                <w:sz w:val="20"/>
                <w:szCs w:val="15"/>
                <w:lang w:eastAsia="zh-Hans"/>
              </w:rPr>
            </w:pPr>
            <w:r>
              <w:rPr>
                <w:rFonts w:hint="eastAsia"/>
                <w:sz w:val="20"/>
                <w:szCs w:val="15"/>
                <w:lang w:eastAsia="zh-Hans"/>
              </w:rPr>
              <w:t>功能</w:t>
            </w:r>
            <w:r>
              <w:rPr>
                <w:rFonts w:hint="eastAsia"/>
                <w:sz w:val="20"/>
                <w:szCs w:val="15"/>
              </w:rPr>
              <w:t>未</w:t>
            </w:r>
            <w:r>
              <w:rPr>
                <w:rFonts w:hint="eastAsia"/>
                <w:sz w:val="20"/>
                <w:szCs w:val="15"/>
                <w:lang w:eastAsia="zh-Hans"/>
              </w:rPr>
              <w:t>开放</w:t>
            </w:r>
          </w:p>
        </w:tc>
        <w:tc>
          <w:tcPr>
            <w:tcW w:w="637" w:type="dxa"/>
            <w:vAlign w:val="center"/>
          </w:tcPr>
          <w:p w14:paraId="3AE34CB4" w14:textId="77777777" w:rsidR="004454D4" w:rsidRDefault="001F6651">
            <w:pPr>
              <w:ind w:firstLine="0"/>
              <w:rPr>
                <w:sz w:val="20"/>
                <w:szCs w:val="15"/>
                <w:lang w:eastAsia="zh-Hans"/>
              </w:rPr>
            </w:pPr>
            <w:r>
              <w:rPr>
                <w:sz w:val="20"/>
                <w:szCs w:val="15"/>
                <w:lang w:eastAsia="zh-Hans"/>
              </w:rPr>
              <w:t>IVI</w:t>
            </w:r>
          </w:p>
        </w:tc>
        <w:tc>
          <w:tcPr>
            <w:tcW w:w="2239" w:type="dxa"/>
            <w:vAlign w:val="center"/>
          </w:tcPr>
          <w:p w14:paraId="3D026F88" w14:textId="77777777" w:rsidR="004454D4" w:rsidRDefault="001F6651">
            <w:pPr>
              <w:ind w:firstLine="0"/>
              <w:rPr>
                <w:sz w:val="20"/>
                <w:szCs w:val="15"/>
                <w:lang w:eastAsia="zh-Hans"/>
              </w:rPr>
            </w:pPr>
            <w:proofErr w:type="spellStart"/>
            <w:r>
              <w:rPr>
                <w:rFonts w:hint="eastAsia"/>
                <w:sz w:val="20"/>
                <w:szCs w:val="15"/>
                <w:lang w:eastAsia="zh-Hans"/>
              </w:rPr>
              <w:t>IVI_Backtrack_Act_Flag</w:t>
            </w:r>
            <w:proofErr w:type="spellEnd"/>
            <w:r>
              <w:rPr>
                <w:rFonts w:hint="eastAsia"/>
                <w:sz w:val="20"/>
                <w:szCs w:val="15"/>
                <w:lang w:eastAsia="zh-Hans"/>
              </w:rPr>
              <w:t xml:space="preserve">=0x0: </w:t>
            </w:r>
            <w:proofErr w:type="spellStart"/>
            <w:r>
              <w:rPr>
                <w:rFonts w:hint="eastAsia"/>
                <w:sz w:val="20"/>
                <w:szCs w:val="15"/>
                <w:lang w:eastAsia="zh-Hans"/>
              </w:rPr>
              <w:t>Unactivated</w:t>
            </w:r>
            <w:proofErr w:type="spellEnd"/>
          </w:p>
        </w:tc>
        <w:tc>
          <w:tcPr>
            <w:tcW w:w="1912" w:type="dxa"/>
            <w:vAlign w:val="center"/>
          </w:tcPr>
          <w:p w14:paraId="217D7B97" w14:textId="77777777" w:rsidR="004454D4" w:rsidRDefault="001F6651">
            <w:pPr>
              <w:ind w:firstLine="0"/>
              <w:rPr>
                <w:sz w:val="20"/>
                <w:szCs w:val="15"/>
                <w:lang w:eastAsia="zh-Hans"/>
              </w:rPr>
            </w:pPr>
            <w:r>
              <w:rPr>
                <w:sz w:val="20"/>
                <w:szCs w:val="15"/>
                <w:lang w:eastAsia="zh-Hans"/>
              </w:rPr>
              <w:t>IVI</w:t>
            </w:r>
            <w:r>
              <w:rPr>
                <w:rFonts w:hint="eastAsia"/>
                <w:sz w:val="20"/>
                <w:szCs w:val="15"/>
                <w:lang w:eastAsia="zh-Hans"/>
              </w:rPr>
              <w:t>判断后自行显示具体的原因，不需要接收</w:t>
            </w:r>
            <w:r>
              <w:rPr>
                <w:sz w:val="20"/>
                <w:szCs w:val="15"/>
                <w:lang w:eastAsia="zh-Hans"/>
              </w:rPr>
              <w:t>ACU</w:t>
            </w:r>
            <w:r>
              <w:rPr>
                <w:rFonts w:hint="eastAsia"/>
                <w:sz w:val="20"/>
                <w:szCs w:val="15"/>
                <w:lang w:eastAsia="zh-Hans"/>
              </w:rPr>
              <w:t>的</w:t>
            </w:r>
            <w:r>
              <w:rPr>
                <w:rFonts w:hint="eastAsia"/>
                <w:sz w:val="20"/>
                <w:szCs w:val="15"/>
              </w:rPr>
              <w:t>Popup</w:t>
            </w:r>
            <w:r>
              <w:rPr>
                <w:rFonts w:hint="eastAsia"/>
                <w:sz w:val="20"/>
                <w:szCs w:val="15"/>
                <w:lang w:eastAsia="zh-Hans"/>
              </w:rPr>
              <w:t>信号</w:t>
            </w:r>
          </w:p>
        </w:tc>
        <w:tc>
          <w:tcPr>
            <w:tcW w:w="1263" w:type="dxa"/>
            <w:vAlign w:val="center"/>
          </w:tcPr>
          <w:p w14:paraId="65FB18C2" w14:textId="77777777" w:rsidR="004454D4" w:rsidRDefault="001F6651">
            <w:pPr>
              <w:ind w:firstLine="0"/>
              <w:rPr>
                <w:sz w:val="20"/>
                <w:szCs w:val="15"/>
                <w:lang w:eastAsia="zh-Hans"/>
              </w:rPr>
            </w:pPr>
            <w:r>
              <w:rPr>
                <w:sz w:val="20"/>
                <w:szCs w:val="15"/>
                <w:lang w:eastAsia="zh-Hans"/>
              </w:rPr>
              <w:t>循迹倒车功能暂未开放，敬请期待！</w:t>
            </w:r>
          </w:p>
        </w:tc>
        <w:tc>
          <w:tcPr>
            <w:tcW w:w="1166" w:type="dxa"/>
            <w:vAlign w:val="center"/>
          </w:tcPr>
          <w:p w14:paraId="6CF1C090" w14:textId="77777777" w:rsidR="004454D4" w:rsidRDefault="001F6651">
            <w:pPr>
              <w:ind w:firstLine="0"/>
              <w:rPr>
                <w:sz w:val="20"/>
                <w:szCs w:val="15"/>
                <w:lang w:eastAsia="zh-Hans"/>
              </w:rPr>
            </w:pPr>
            <w:r>
              <w:rPr>
                <w:rFonts w:hint="eastAsia"/>
                <w:sz w:val="20"/>
                <w:szCs w:val="15"/>
                <w:lang w:eastAsia="zh-Hans"/>
              </w:rPr>
              <w:t>1</w:t>
            </w:r>
          </w:p>
        </w:tc>
      </w:tr>
      <w:tr w:rsidR="004454D4" w14:paraId="1FB39D4E" w14:textId="77777777">
        <w:trPr>
          <w:trHeight w:val="2006"/>
        </w:trPr>
        <w:tc>
          <w:tcPr>
            <w:tcW w:w="1281" w:type="dxa"/>
            <w:vAlign w:val="center"/>
          </w:tcPr>
          <w:p w14:paraId="58FF4E53" w14:textId="77777777" w:rsidR="004454D4" w:rsidRDefault="001F6651">
            <w:pPr>
              <w:ind w:firstLine="0"/>
              <w:rPr>
                <w:sz w:val="20"/>
                <w:szCs w:val="15"/>
                <w:lang w:eastAsia="zh-Hans"/>
              </w:rPr>
            </w:pPr>
            <w:r>
              <w:rPr>
                <w:rFonts w:hint="eastAsia"/>
                <w:sz w:val="20"/>
                <w:szCs w:val="15"/>
                <w:lang w:eastAsia="zh-Hans"/>
              </w:rPr>
              <w:t>账号</w:t>
            </w:r>
            <w:r>
              <w:rPr>
                <w:rFonts w:hint="eastAsia"/>
                <w:sz w:val="20"/>
                <w:szCs w:val="15"/>
              </w:rPr>
              <w:t>未</w:t>
            </w:r>
            <w:r>
              <w:rPr>
                <w:rFonts w:hint="eastAsia"/>
                <w:sz w:val="20"/>
                <w:szCs w:val="15"/>
                <w:lang w:eastAsia="zh-Hans"/>
              </w:rPr>
              <w:t>登录</w:t>
            </w:r>
          </w:p>
        </w:tc>
        <w:tc>
          <w:tcPr>
            <w:tcW w:w="637" w:type="dxa"/>
            <w:vAlign w:val="center"/>
          </w:tcPr>
          <w:p w14:paraId="556CB57F" w14:textId="77777777" w:rsidR="004454D4" w:rsidRDefault="001F6651">
            <w:pPr>
              <w:ind w:firstLine="0"/>
              <w:rPr>
                <w:sz w:val="20"/>
                <w:szCs w:val="15"/>
                <w:lang w:eastAsia="zh-Hans"/>
              </w:rPr>
            </w:pPr>
            <w:r>
              <w:rPr>
                <w:sz w:val="20"/>
                <w:szCs w:val="15"/>
                <w:lang w:eastAsia="zh-Hans"/>
              </w:rPr>
              <w:t>IVI</w:t>
            </w:r>
          </w:p>
        </w:tc>
        <w:tc>
          <w:tcPr>
            <w:tcW w:w="2239" w:type="dxa"/>
            <w:vAlign w:val="center"/>
          </w:tcPr>
          <w:p w14:paraId="467B9FD4" w14:textId="77777777" w:rsidR="004454D4" w:rsidRDefault="001F6651">
            <w:pPr>
              <w:ind w:firstLine="0"/>
              <w:rPr>
                <w:sz w:val="20"/>
                <w:szCs w:val="15"/>
                <w:lang w:eastAsia="zh-Hans"/>
              </w:rPr>
            </w:pPr>
            <w:proofErr w:type="spellStart"/>
            <w:r>
              <w:rPr>
                <w:sz w:val="20"/>
                <w:szCs w:val="15"/>
                <w:lang w:eastAsia="zh-Hans"/>
              </w:rPr>
              <w:t>IVI_Backtrack_Act_Flag</w:t>
            </w:r>
            <w:proofErr w:type="spellEnd"/>
            <w:ins w:id="19" w:author="百度 秋莎" w:date="2022-12-05T15:17:00Z">
              <w:r>
                <w:rPr>
                  <w:sz w:val="20"/>
                  <w:szCs w:val="15"/>
                  <w:lang w:eastAsia="zh-Hans"/>
                </w:rPr>
                <w:t>=</w:t>
              </w:r>
            </w:ins>
            <w:r>
              <w:rPr>
                <w:rFonts w:hint="eastAsia"/>
                <w:sz w:val="20"/>
                <w:szCs w:val="15"/>
                <w:lang w:eastAsia="zh-Hans"/>
              </w:rPr>
              <w:t xml:space="preserve">0x0: </w:t>
            </w:r>
            <w:proofErr w:type="spellStart"/>
            <w:r>
              <w:rPr>
                <w:rFonts w:hint="eastAsia"/>
                <w:sz w:val="20"/>
                <w:szCs w:val="15"/>
                <w:lang w:eastAsia="zh-Hans"/>
              </w:rPr>
              <w:t>Unactivated</w:t>
            </w:r>
            <w:proofErr w:type="spellEnd"/>
          </w:p>
        </w:tc>
        <w:tc>
          <w:tcPr>
            <w:tcW w:w="1912" w:type="dxa"/>
            <w:vAlign w:val="center"/>
          </w:tcPr>
          <w:p w14:paraId="0FAF67ED" w14:textId="77777777" w:rsidR="004454D4" w:rsidRDefault="001F6651">
            <w:pPr>
              <w:ind w:firstLine="0"/>
              <w:rPr>
                <w:sz w:val="20"/>
                <w:szCs w:val="15"/>
                <w:lang w:eastAsia="zh-Hans"/>
              </w:rPr>
            </w:pPr>
            <w:r>
              <w:rPr>
                <w:sz w:val="20"/>
                <w:szCs w:val="15"/>
                <w:lang w:eastAsia="zh-Hans"/>
              </w:rPr>
              <w:t>IVI</w:t>
            </w:r>
            <w:r>
              <w:rPr>
                <w:rFonts w:hint="eastAsia"/>
                <w:sz w:val="20"/>
                <w:szCs w:val="15"/>
                <w:lang w:eastAsia="zh-Hans"/>
              </w:rPr>
              <w:t>判断后自行显示具体的原因，不需要接收</w:t>
            </w:r>
            <w:r>
              <w:rPr>
                <w:sz w:val="20"/>
                <w:szCs w:val="15"/>
                <w:lang w:eastAsia="zh-Hans"/>
              </w:rPr>
              <w:t>ACU</w:t>
            </w:r>
            <w:r>
              <w:rPr>
                <w:rFonts w:hint="eastAsia"/>
                <w:sz w:val="20"/>
                <w:szCs w:val="15"/>
                <w:lang w:eastAsia="zh-Hans"/>
              </w:rPr>
              <w:t>的</w:t>
            </w:r>
            <w:r>
              <w:rPr>
                <w:rFonts w:hint="eastAsia"/>
                <w:sz w:val="20"/>
                <w:szCs w:val="15"/>
              </w:rPr>
              <w:t>Popup</w:t>
            </w:r>
            <w:r>
              <w:rPr>
                <w:rFonts w:hint="eastAsia"/>
                <w:sz w:val="20"/>
                <w:szCs w:val="15"/>
                <w:lang w:eastAsia="zh-Hans"/>
              </w:rPr>
              <w:t>信号</w:t>
            </w:r>
          </w:p>
        </w:tc>
        <w:tc>
          <w:tcPr>
            <w:tcW w:w="1263" w:type="dxa"/>
            <w:vAlign w:val="center"/>
          </w:tcPr>
          <w:p w14:paraId="5732B5C1" w14:textId="77777777" w:rsidR="004454D4" w:rsidRDefault="001F6651">
            <w:pPr>
              <w:ind w:firstLine="0"/>
              <w:rPr>
                <w:sz w:val="20"/>
                <w:szCs w:val="15"/>
                <w:lang w:eastAsia="zh-Hans"/>
              </w:rPr>
            </w:pPr>
            <w:r>
              <w:rPr>
                <w:sz w:val="20"/>
                <w:szCs w:val="15"/>
                <w:lang w:eastAsia="zh-Hans"/>
              </w:rPr>
              <w:t>请先登录账号，再使用循迹倒车功能</w:t>
            </w:r>
          </w:p>
        </w:tc>
        <w:tc>
          <w:tcPr>
            <w:tcW w:w="1166" w:type="dxa"/>
            <w:vAlign w:val="center"/>
          </w:tcPr>
          <w:p w14:paraId="4F7391F7" w14:textId="77777777" w:rsidR="004454D4" w:rsidRDefault="001F6651">
            <w:pPr>
              <w:ind w:firstLine="0"/>
              <w:rPr>
                <w:sz w:val="20"/>
                <w:szCs w:val="15"/>
                <w:lang w:eastAsia="zh-Hans"/>
              </w:rPr>
            </w:pPr>
            <w:r>
              <w:rPr>
                <w:rFonts w:hint="eastAsia"/>
                <w:sz w:val="20"/>
                <w:szCs w:val="15"/>
                <w:lang w:eastAsia="zh-Hans"/>
              </w:rPr>
              <w:t>2</w:t>
            </w:r>
          </w:p>
        </w:tc>
      </w:tr>
      <w:tr w:rsidR="004454D4" w14:paraId="4202F90B" w14:textId="77777777">
        <w:trPr>
          <w:trHeight w:val="2006"/>
        </w:trPr>
        <w:tc>
          <w:tcPr>
            <w:tcW w:w="1281" w:type="dxa"/>
            <w:vAlign w:val="center"/>
          </w:tcPr>
          <w:p w14:paraId="48A67461" w14:textId="77777777" w:rsidR="004454D4" w:rsidRDefault="001F6651">
            <w:pPr>
              <w:ind w:firstLine="0"/>
              <w:rPr>
                <w:sz w:val="20"/>
                <w:szCs w:val="15"/>
                <w:lang w:eastAsia="zh-Hans"/>
              </w:rPr>
            </w:pPr>
            <w:r>
              <w:rPr>
                <w:rFonts w:hint="eastAsia"/>
                <w:sz w:val="20"/>
                <w:szCs w:val="15"/>
              </w:rPr>
              <w:t>未</w:t>
            </w:r>
            <w:r>
              <w:rPr>
                <w:rFonts w:hint="eastAsia"/>
                <w:sz w:val="20"/>
                <w:szCs w:val="15"/>
                <w:lang w:eastAsia="zh-Hans"/>
              </w:rPr>
              <w:t>授权</w:t>
            </w:r>
          </w:p>
        </w:tc>
        <w:tc>
          <w:tcPr>
            <w:tcW w:w="637" w:type="dxa"/>
            <w:vAlign w:val="center"/>
          </w:tcPr>
          <w:p w14:paraId="34CB8C2C" w14:textId="77777777" w:rsidR="004454D4" w:rsidRDefault="001F6651">
            <w:pPr>
              <w:ind w:firstLine="0"/>
              <w:rPr>
                <w:sz w:val="20"/>
                <w:szCs w:val="15"/>
                <w:lang w:eastAsia="zh-Hans"/>
              </w:rPr>
            </w:pPr>
            <w:r>
              <w:rPr>
                <w:sz w:val="20"/>
                <w:szCs w:val="15"/>
                <w:lang w:eastAsia="zh-Hans"/>
              </w:rPr>
              <w:t>IVI</w:t>
            </w:r>
          </w:p>
        </w:tc>
        <w:tc>
          <w:tcPr>
            <w:tcW w:w="2239" w:type="dxa"/>
            <w:vAlign w:val="center"/>
          </w:tcPr>
          <w:p w14:paraId="7FCD5324" w14:textId="77777777" w:rsidR="004454D4" w:rsidRDefault="001F6651">
            <w:pPr>
              <w:ind w:firstLine="0"/>
              <w:rPr>
                <w:sz w:val="20"/>
                <w:szCs w:val="15"/>
                <w:lang w:eastAsia="zh-Hans"/>
              </w:rPr>
            </w:pPr>
            <w:proofErr w:type="spellStart"/>
            <w:r>
              <w:rPr>
                <w:sz w:val="20"/>
                <w:szCs w:val="15"/>
                <w:lang w:eastAsia="zh-Hans"/>
              </w:rPr>
              <w:t>IVI_Backtrack_Act_Flag</w:t>
            </w:r>
            <w:proofErr w:type="spellEnd"/>
            <w:ins w:id="20" w:author="百度 秋莎" w:date="2022-12-05T15:17:00Z">
              <w:r>
                <w:rPr>
                  <w:sz w:val="20"/>
                  <w:szCs w:val="15"/>
                  <w:lang w:eastAsia="zh-Hans"/>
                </w:rPr>
                <w:t>=</w:t>
              </w:r>
            </w:ins>
            <w:r>
              <w:rPr>
                <w:rFonts w:hint="eastAsia"/>
                <w:sz w:val="20"/>
                <w:szCs w:val="15"/>
                <w:lang w:eastAsia="zh-Hans"/>
              </w:rPr>
              <w:t xml:space="preserve">0x0: </w:t>
            </w:r>
            <w:proofErr w:type="spellStart"/>
            <w:r>
              <w:rPr>
                <w:rFonts w:hint="eastAsia"/>
                <w:sz w:val="20"/>
                <w:szCs w:val="15"/>
                <w:lang w:eastAsia="zh-Hans"/>
              </w:rPr>
              <w:t>Unactivated</w:t>
            </w:r>
            <w:proofErr w:type="spellEnd"/>
          </w:p>
        </w:tc>
        <w:tc>
          <w:tcPr>
            <w:tcW w:w="1912" w:type="dxa"/>
            <w:vAlign w:val="center"/>
          </w:tcPr>
          <w:p w14:paraId="02FB8025" w14:textId="77777777" w:rsidR="004454D4" w:rsidRDefault="001F6651">
            <w:pPr>
              <w:ind w:firstLine="0"/>
              <w:rPr>
                <w:sz w:val="20"/>
                <w:szCs w:val="15"/>
                <w:lang w:eastAsia="zh-Hans"/>
              </w:rPr>
            </w:pPr>
            <w:r>
              <w:rPr>
                <w:sz w:val="20"/>
                <w:szCs w:val="15"/>
                <w:lang w:eastAsia="zh-Hans"/>
              </w:rPr>
              <w:t>IVI</w:t>
            </w:r>
            <w:r>
              <w:rPr>
                <w:rFonts w:hint="eastAsia"/>
                <w:sz w:val="20"/>
                <w:szCs w:val="15"/>
                <w:lang w:eastAsia="zh-Hans"/>
              </w:rPr>
              <w:t>判断后自行显示具体的原因，不需要接收</w:t>
            </w:r>
            <w:r>
              <w:rPr>
                <w:sz w:val="20"/>
                <w:szCs w:val="15"/>
                <w:lang w:eastAsia="zh-Hans"/>
              </w:rPr>
              <w:t>ACU</w:t>
            </w:r>
            <w:r>
              <w:rPr>
                <w:rFonts w:hint="eastAsia"/>
                <w:sz w:val="20"/>
                <w:szCs w:val="15"/>
                <w:lang w:eastAsia="zh-Hans"/>
              </w:rPr>
              <w:t>的</w:t>
            </w:r>
            <w:r>
              <w:rPr>
                <w:rFonts w:hint="eastAsia"/>
                <w:sz w:val="20"/>
                <w:szCs w:val="15"/>
              </w:rPr>
              <w:t>Popup</w:t>
            </w:r>
            <w:r>
              <w:rPr>
                <w:rFonts w:hint="eastAsia"/>
                <w:sz w:val="20"/>
                <w:szCs w:val="15"/>
                <w:lang w:eastAsia="zh-Hans"/>
              </w:rPr>
              <w:t>信号</w:t>
            </w:r>
          </w:p>
        </w:tc>
        <w:tc>
          <w:tcPr>
            <w:tcW w:w="1263" w:type="dxa"/>
            <w:vAlign w:val="center"/>
          </w:tcPr>
          <w:p w14:paraId="056FCCDC" w14:textId="77777777" w:rsidR="004454D4" w:rsidRDefault="001F6651">
            <w:pPr>
              <w:ind w:firstLine="0"/>
              <w:rPr>
                <w:sz w:val="20"/>
                <w:szCs w:val="15"/>
                <w:lang w:eastAsia="zh-Hans"/>
              </w:rPr>
            </w:pPr>
            <w:r>
              <w:rPr>
                <w:sz w:val="20"/>
                <w:szCs w:val="15"/>
                <w:lang w:eastAsia="zh-Hans"/>
              </w:rPr>
              <w:t>功能未授权，无法激活</w:t>
            </w:r>
          </w:p>
        </w:tc>
        <w:tc>
          <w:tcPr>
            <w:tcW w:w="1166" w:type="dxa"/>
            <w:vAlign w:val="center"/>
          </w:tcPr>
          <w:p w14:paraId="2D12B6FE" w14:textId="77777777" w:rsidR="004454D4" w:rsidRDefault="001F6651">
            <w:pPr>
              <w:ind w:firstLine="0"/>
              <w:rPr>
                <w:sz w:val="20"/>
                <w:szCs w:val="15"/>
                <w:lang w:eastAsia="zh-Hans"/>
              </w:rPr>
            </w:pPr>
            <w:r>
              <w:rPr>
                <w:rFonts w:hint="eastAsia"/>
                <w:sz w:val="20"/>
                <w:szCs w:val="15"/>
                <w:lang w:eastAsia="zh-Hans"/>
              </w:rPr>
              <w:t>3</w:t>
            </w:r>
          </w:p>
        </w:tc>
      </w:tr>
      <w:tr w:rsidR="004454D4" w14:paraId="29AF8631" w14:textId="77777777">
        <w:trPr>
          <w:trHeight w:val="2006"/>
        </w:trPr>
        <w:tc>
          <w:tcPr>
            <w:tcW w:w="1281" w:type="dxa"/>
            <w:vAlign w:val="center"/>
          </w:tcPr>
          <w:p w14:paraId="0718F03B" w14:textId="77777777" w:rsidR="004454D4" w:rsidRDefault="001F6651">
            <w:pPr>
              <w:ind w:firstLine="0"/>
              <w:rPr>
                <w:sz w:val="20"/>
                <w:szCs w:val="15"/>
                <w:lang w:eastAsia="zh-Hans"/>
              </w:rPr>
            </w:pPr>
            <w:r>
              <w:rPr>
                <w:rFonts w:hint="eastAsia"/>
                <w:sz w:val="20"/>
                <w:szCs w:val="15"/>
              </w:rPr>
              <w:lastRenderedPageBreak/>
              <w:t>未</w:t>
            </w:r>
            <w:r>
              <w:rPr>
                <w:rFonts w:hint="eastAsia"/>
                <w:sz w:val="20"/>
                <w:szCs w:val="15"/>
                <w:lang w:eastAsia="zh-Hans"/>
              </w:rPr>
              <w:t>通过</w:t>
            </w:r>
            <w:r>
              <w:rPr>
                <w:sz w:val="20"/>
                <w:szCs w:val="15"/>
                <w:lang w:eastAsia="zh-Hans"/>
              </w:rPr>
              <w:t>循迹倒车</w:t>
            </w:r>
            <w:r>
              <w:rPr>
                <w:rFonts w:hint="eastAsia"/>
                <w:sz w:val="20"/>
                <w:szCs w:val="15"/>
                <w:lang w:eastAsia="zh-Hans"/>
              </w:rPr>
              <w:t>考试</w:t>
            </w:r>
          </w:p>
        </w:tc>
        <w:tc>
          <w:tcPr>
            <w:tcW w:w="637" w:type="dxa"/>
            <w:vAlign w:val="center"/>
          </w:tcPr>
          <w:p w14:paraId="62C4BF54" w14:textId="77777777" w:rsidR="004454D4" w:rsidRDefault="001F6651">
            <w:pPr>
              <w:ind w:firstLine="0"/>
              <w:rPr>
                <w:sz w:val="20"/>
                <w:szCs w:val="15"/>
                <w:lang w:eastAsia="zh-Hans"/>
              </w:rPr>
            </w:pPr>
            <w:r>
              <w:rPr>
                <w:sz w:val="20"/>
                <w:szCs w:val="15"/>
                <w:lang w:eastAsia="zh-Hans"/>
              </w:rPr>
              <w:t>IVI</w:t>
            </w:r>
          </w:p>
        </w:tc>
        <w:tc>
          <w:tcPr>
            <w:tcW w:w="2239" w:type="dxa"/>
            <w:vAlign w:val="center"/>
          </w:tcPr>
          <w:p w14:paraId="30ECE6B0" w14:textId="77777777" w:rsidR="004454D4" w:rsidRDefault="001F6651">
            <w:pPr>
              <w:ind w:firstLine="0"/>
              <w:rPr>
                <w:sz w:val="20"/>
                <w:szCs w:val="15"/>
                <w:lang w:eastAsia="zh-Hans"/>
              </w:rPr>
            </w:pPr>
            <w:proofErr w:type="spellStart"/>
            <w:r>
              <w:rPr>
                <w:sz w:val="20"/>
                <w:szCs w:val="15"/>
                <w:lang w:eastAsia="zh-Hans"/>
              </w:rPr>
              <w:t>IVI_Backtrack_Act_Flag</w:t>
            </w:r>
            <w:proofErr w:type="spellEnd"/>
            <w:ins w:id="21" w:author="百度 秋莎" w:date="2022-12-05T15:17:00Z">
              <w:r>
                <w:rPr>
                  <w:sz w:val="20"/>
                  <w:szCs w:val="15"/>
                  <w:lang w:eastAsia="zh-Hans"/>
                </w:rPr>
                <w:t>=</w:t>
              </w:r>
            </w:ins>
            <w:r>
              <w:rPr>
                <w:rFonts w:hint="eastAsia"/>
                <w:sz w:val="20"/>
                <w:szCs w:val="15"/>
                <w:lang w:eastAsia="zh-Hans"/>
              </w:rPr>
              <w:t xml:space="preserve">0x0: </w:t>
            </w:r>
            <w:proofErr w:type="spellStart"/>
            <w:r>
              <w:rPr>
                <w:rFonts w:hint="eastAsia"/>
                <w:sz w:val="20"/>
                <w:szCs w:val="15"/>
                <w:lang w:eastAsia="zh-Hans"/>
              </w:rPr>
              <w:t>Unactivated</w:t>
            </w:r>
            <w:proofErr w:type="spellEnd"/>
          </w:p>
        </w:tc>
        <w:tc>
          <w:tcPr>
            <w:tcW w:w="1912" w:type="dxa"/>
            <w:vAlign w:val="center"/>
          </w:tcPr>
          <w:p w14:paraId="0B5ABA5E" w14:textId="77777777" w:rsidR="004454D4" w:rsidRDefault="001F6651">
            <w:pPr>
              <w:ind w:firstLine="0"/>
              <w:rPr>
                <w:sz w:val="20"/>
                <w:szCs w:val="15"/>
                <w:lang w:eastAsia="zh-Hans"/>
              </w:rPr>
            </w:pPr>
            <w:r>
              <w:rPr>
                <w:sz w:val="20"/>
                <w:szCs w:val="15"/>
                <w:lang w:eastAsia="zh-Hans"/>
              </w:rPr>
              <w:t>IVI</w:t>
            </w:r>
            <w:r>
              <w:rPr>
                <w:rFonts w:hint="eastAsia"/>
                <w:sz w:val="20"/>
                <w:szCs w:val="15"/>
                <w:lang w:eastAsia="zh-Hans"/>
              </w:rPr>
              <w:t>判断后自行显示具体的原因，不需要接收</w:t>
            </w:r>
            <w:r>
              <w:rPr>
                <w:sz w:val="20"/>
                <w:szCs w:val="15"/>
                <w:lang w:eastAsia="zh-Hans"/>
              </w:rPr>
              <w:t>ACU</w:t>
            </w:r>
            <w:r>
              <w:rPr>
                <w:rFonts w:hint="eastAsia"/>
                <w:sz w:val="20"/>
                <w:szCs w:val="15"/>
                <w:lang w:eastAsia="zh-Hans"/>
              </w:rPr>
              <w:t>的</w:t>
            </w:r>
            <w:r>
              <w:rPr>
                <w:rFonts w:hint="eastAsia"/>
                <w:sz w:val="20"/>
                <w:szCs w:val="15"/>
              </w:rPr>
              <w:t>Popup</w:t>
            </w:r>
            <w:r>
              <w:rPr>
                <w:rFonts w:hint="eastAsia"/>
                <w:sz w:val="20"/>
                <w:szCs w:val="15"/>
                <w:lang w:eastAsia="zh-Hans"/>
              </w:rPr>
              <w:t>信号</w:t>
            </w:r>
          </w:p>
        </w:tc>
        <w:tc>
          <w:tcPr>
            <w:tcW w:w="1263" w:type="dxa"/>
            <w:vAlign w:val="center"/>
          </w:tcPr>
          <w:p w14:paraId="32AC661E" w14:textId="77777777" w:rsidR="004454D4" w:rsidRDefault="001F6651">
            <w:pPr>
              <w:ind w:firstLine="0"/>
              <w:rPr>
                <w:sz w:val="20"/>
                <w:szCs w:val="15"/>
                <w:lang w:eastAsia="zh-Hans"/>
              </w:rPr>
            </w:pPr>
            <w:r>
              <w:rPr>
                <w:sz w:val="20"/>
                <w:szCs w:val="15"/>
                <w:lang w:eastAsia="zh-Hans"/>
              </w:rPr>
              <w:t>循迹倒车考试指南</w:t>
            </w:r>
          </w:p>
        </w:tc>
        <w:tc>
          <w:tcPr>
            <w:tcW w:w="1166" w:type="dxa"/>
            <w:vAlign w:val="center"/>
          </w:tcPr>
          <w:p w14:paraId="1AD648B2" w14:textId="77777777" w:rsidR="004454D4" w:rsidRDefault="001F6651">
            <w:pPr>
              <w:ind w:firstLine="0"/>
              <w:rPr>
                <w:sz w:val="20"/>
                <w:szCs w:val="15"/>
                <w:lang w:eastAsia="zh-Hans"/>
              </w:rPr>
            </w:pPr>
            <w:r>
              <w:rPr>
                <w:rFonts w:hint="eastAsia"/>
                <w:sz w:val="20"/>
                <w:szCs w:val="15"/>
                <w:lang w:eastAsia="zh-Hans"/>
              </w:rPr>
              <w:t>4</w:t>
            </w:r>
          </w:p>
        </w:tc>
      </w:tr>
      <w:tr w:rsidR="004454D4" w14:paraId="26C1E45C" w14:textId="77777777">
        <w:trPr>
          <w:trHeight w:val="410"/>
        </w:trPr>
        <w:tc>
          <w:tcPr>
            <w:tcW w:w="1281" w:type="dxa"/>
            <w:vAlign w:val="center"/>
          </w:tcPr>
          <w:p w14:paraId="4DBBE21D" w14:textId="77777777" w:rsidR="004454D4" w:rsidRDefault="001F6651">
            <w:pPr>
              <w:ind w:firstLine="0"/>
              <w:rPr>
                <w:sz w:val="20"/>
                <w:szCs w:val="15"/>
                <w:lang w:eastAsia="zh-Hans"/>
              </w:rPr>
            </w:pPr>
            <w:r>
              <w:rPr>
                <w:rFonts w:hint="eastAsia"/>
                <w:sz w:val="20"/>
                <w:szCs w:val="15"/>
              </w:rPr>
              <w:t>未</w:t>
            </w:r>
            <w:r>
              <w:rPr>
                <w:rFonts w:hint="eastAsia"/>
                <w:sz w:val="20"/>
                <w:szCs w:val="15"/>
                <w:lang w:eastAsia="zh-Hans"/>
              </w:rPr>
              <w:t>处于普通模式</w:t>
            </w:r>
          </w:p>
        </w:tc>
        <w:tc>
          <w:tcPr>
            <w:tcW w:w="637" w:type="dxa"/>
            <w:vAlign w:val="center"/>
          </w:tcPr>
          <w:p w14:paraId="3BDE43FC" w14:textId="77777777" w:rsidR="004454D4" w:rsidRDefault="001F6651">
            <w:pPr>
              <w:ind w:firstLine="0"/>
              <w:rPr>
                <w:sz w:val="20"/>
                <w:szCs w:val="15"/>
              </w:rPr>
            </w:pPr>
            <w:r>
              <w:rPr>
                <w:sz w:val="20"/>
                <w:szCs w:val="15"/>
                <w:lang w:eastAsia="zh-Hans"/>
              </w:rPr>
              <w:t>IVI</w:t>
            </w:r>
          </w:p>
        </w:tc>
        <w:tc>
          <w:tcPr>
            <w:tcW w:w="2239" w:type="dxa"/>
            <w:vAlign w:val="center"/>
          </w:tcPr>
          <w:p w14:paraId="58E2DF08" w14:textId="77777777" w:rsidR="004454D4" w:rsidRDefault="001F6651">
            <w:pPr>
              <w:ind w:firstLine="0"/>
              <w:rPr>
                <w:sz w:val="20"/>
                <w:szCs w:val="15"/>
                <w:lang w:eastAsia="zh-Hans"/>
              </w:rPr>
            </w:pPr>
            <w:proofErr w:type="spellStart"/>
            <w:r>
              <w:rPr>
                <w:sz w:val="20"/>
                <w:szCs w:val="15"/>
                <w:lang w:eastAsia="zh-Hans"/>
              </w:rPr>
              <w:t>IVI_Backtrack_Act_Flag</w:t>
            </w:r>
            <w:proofErr w:type="spellEnd"/>
            <w:ins w:id="22" w:author="百度 秋莎" w:date="2022-12-05T15:17:00Z">
              <w:r>
                <w:rPr>
                  <w:sz w:val="20"/>
                  <w:szCs w:val="15"/>
                  <w:lang w:eastAsia="zh-Hans"/>
                </w:rPr>
                <w:t>=</w:t>
              </w:r>
            </w:ins>
            <w:r>
              <w:rPr>
                <w:rFonts w:hint="eastAsia"/>
                <w:sz w:val="20"/>
                <w:szCs w:val="15"/>
                <w:lang w:eastAsia="zh-Hans"/>
              </w:rPr>
              <w:t xml:space="preserve">0x0: </w:t>
            </w:r>
            <w:proofErr w:type="spellStart"/>
            <w:r>
              <w:rPr>
                <w:rFonts w:hint="eastAsia"/>
                <w:sz w:val="20"/>
                <w:szCs w:val="15"/>
                <w:lang w:eastAsia="zh-Hans"/>
              </w:rPr>
              <w:t>Unactivated</w:t>
            </w:r>
            <w:proofErr w:type="spellEnd"/>
          </w:p>
        </w:tc>
        <w:tc>
          <w:tcPr>
            <w:tcW w:w="1912" w:type="dxa"/>
            <w:vAlign w:val="center"/>
          </w:tcPr>
          <w:p w14:paraId="1293107F" w14:textId="77777777" w:rsidR="004454D4" w:rsidRDefault="001F6651">
            <w:pPr>
              <w:ind w:firstLine="0"/>
              <w:rPr>
                <w:sz w:val="20"/>
                <w:szCs w:val="15"/>
                <w:lang w:eastAsia="zh-Hans"/>
              </w:rPr>
            </w:pPr>
            <w:r>
              <w:rPr>
                <w:sz w:val="20"/>
                <w:szCs w:val="15"/>
                <w:lang w:eastAsia="zh-Hans"/>
              </w:rPr>
              <w:t>IVI</w:t>
            </w:r>
            <w:r>
              <w:rPr>
                <w:rFonts w:hint="eastAsia"/>
                <w:sz w:val="20"/>
                <w:szCs w:val="15"/>
                <w:lang w:eastAsia="zh-Hans"/>
              </w:rPr>
              <w:t>判断后自行显示具体的原因，不需要接收</w:t>
            </w:r>
            <w:r>
              <w:rPr>
                <w:sz w:val="20"/>
                <w:szCs w:val="15"/>
                <w:lang w:eastAsia="zh-Hans"/>
              </w:rPr>
              <w:t>ACU</w:t>
            </w:r>
            <w:r>
              <w:rPr>
                <w:rFonts w:hint="eastAsia"/>
                <w:sz w:val="20"/>
                <w:szCs w:val="15"/>
                <w:lang w:eastAsia="zh-Hans"/>
              </w:rPr>
              <w:t>的</w:t>
            </w:r>
            <w:r>
              <w:rPr>
                <w:rFonts w:hint="eastAsia"/>
                <w:sz w:val="20"/>
                <w:szCs w:val="15"/>
              </w:rPr>
              <w:t>Popup</w:t>
            </w:r>
            <w:r>
              <w:rPr>
                <w:rFonts w:hint="eastAsia"/>
                <w:sz w:val="20"/>
                <w:szCs w:val="15"/>
                <w:lang w:eastAsia="zh-Hans"/>
              </w:rPr>
              <w:t>信号</w:t>
            </w:r>
          </w:p>
        </w:tc>
        <w:tc>
          <w:tcPr>
            <w:tcW w:w="1263" w:type="dxa"/>
            <w:vAlign w:val="center"/>
          </w:tcPr>
          <w:p w14:paraId="2EECA2C4" w14:textId="77777777" w:rsidR="004454D4" w:rsidRDefault="001F6651">
            <w:pPr>
              <w:ind w:firstLine="0"/>
              <w:rPr>
                <w:sz w:val="20"/>
                <w:szCs w:val="15"/>
                <w:lang w:eastAsia="zh-Hans"/>
              </w:rPr>
            </w:pPr>
            <w:r>
              <w:rPr>
                <w:sz w:val="20"/>
                <w:szCs w:val="15"/>
                <w:lang w:eastAsia="zh-Hans"/>
              </w:rPr>
              <w:t>非普通模式，无法激活</w:t>
            </w:r>
          </w:p>
        </w:tc>
        <w:tc>
          <w:tcPr>
            <w:tcW w:w="1166" w:type="dxa"/>
            <w:vAlign w:val="center"/>
          </w:tcPr>
          <w:p w14:paraId="472D0FBF" w14:textId="77777777" w:rsidR="004454D4" w:rsidRDefault="001F6651">
            <w:pPr>
              <w:ind w:firstLine="0"/>
              <w:rPr>
                <w:sz w:val="20"/>
                <w:szCs w:val="15"/>
                <w:lang w:eastAsia="zh-Hans"/>
              </w:rPr>
            </w:pPr>
            <w:r>
              <w:rPr>
                <w:rFonts w:hint="eastAsia"/>
                <w:sz w:val="20"/>
                <w:szCs w:val="15"/>
                <w:lang w:eastAsia="zh-Hans"/>
              </w:rPr>
              <w:t>5</w:t>
            </w:r>
          </w:p>
        </w:tc>
      </w:tr>
      <w:tr w:rsidR="004454D4" w14:paraId="7D50873C" w14:textId="77777777">
        <w:trPr>
          <w:trHeight w:val="2006"/>
        </w:trPr>
        <w:tc>
          <w:tcPr>
            <w:tcW w:w="1281" w:type="dxa"/>
            <w:vAlign w:val="center"/>
          </w:tcPr>
          <w:p w14:paraId="77626C51" w14:textId="77777777" w:rsidR="004454D4" w:rsidRDefault="001F6651">
            <w:pPr>
              <w:ind w:firstLine="0"/>
              <w:rPr>
                <w:sz w:val="20"/>
                <w:szCs w:val="15"/>
                <w:lang w:eastAsia="zh-Hans"/>
              </w:rPr>
            </w:pPr>
            <w:r>
              <w:rPr>
                <w:rFonts w:hint="eastAsia"/>
                <w:sz w:val="20"/>
                <w:szCs w:val="15"/>
              </w:rPr>
              <w:t>系统升级中</w:t>
            </w:r>
          </w:p>
        </w:tc>
        <w:tc>
          <w:tcPr>
            <w:tcW w:w="637" w:type="dxa"/>
            <w:vAlign w:val="center"/>
          </w:tcPr>
          <w:p w14:paraId="15E269E5" w14:textId="77777777" w:rsidR="004454D4" w:rsidRDefault="001F6651">
            <w:pPr>
              <w:ind w:firstLine="0"/>
              <w:rPr>
                <w:sz w:val="20"/>
                <w:szCs w:val="15"/>
                <w:lang w:eastAsia="zh-Hans"/>
              </w:rPr>
            </w:pPr>
            <w:r>
              <w:rPr>
                <w:sz w:val="20"/>
                <w:szCs w:val="15"/>
                <w:lang w:eastAsia="zh-Hans"/>
              </w:rPr>
              <w:t>IVI</w:t>
            </w:r>
          </w:p>
        </w:tc>
        <w:tc>
          <w:tcPr>
            <w:tcW w:w="2239" w:type="dxa"/>
            <w:vAlign w:val="center"/>
          </w:tcPr>
          <w:p w14:paraId="2A054372" w14:textId="77777777" w:rsidR="004454D4" w:rsidRDefault="001F6651">
            <w:pPr>
              <w:ind w:firstLine="0"/>
              <w:rPr>
                <w:sz w:val="20"/>
                <w:szCs w:val="15"/>
                <w:lang w:eastAsia="zh-Hans"/>
              </w:rPr>
            </w:pPr>
            <w:proofErr w:type="spellStart"/>
            <w:r>
              <w:rPr>
                <w:sz w:val="20"/>
                <w:szCs w:val="15"/>
                <w:lang w:eastAsia="zh-Hans"/>
              </w:rPr>
              <w:t>IVI_Backtrack_Act_Flag</w:t>
            </w:r>
            <w:proofErr w:type="spellEnd"/>
            <w:ins w:id="23" w:author="百度 秋莎" w:date="2022-12-05T15:17:00Z">
              <w:r>
                <w:rPr>
                  <w:sz w:val="20"/>
                  <w:szCs w:val="15"/>
                  <w:lang w:eastAsia="zh-Hans"/>
                </w:rPr>
                <w:t>=</w:t>
              </w:r>
            </w:ins>
            <w:r>
              <w:rPr>
                <w:rFonts w:hint="eastAsia"/>
                <w:sz w:val="20"/>
                <w:szCs w:val="15"/>
                <w:lang w:eastAsia="zh-Hans"/>
              </w:rPr>
              <w:t xml:space="preserve">0x0: </w:t>
            </w:r>
            <w:proofErr w:type="spellStart"/>
            <w:r>
              <w:rPr>
                <w:rFonts w:hint="eastAsia"/>
                <w:sz w:val="20"/>
                <w:szCs w:val="15"/>
                <w:lang w:eastAsia="zh-Hans"/>
              </w:rPr>
              <w:t>Unactivated</w:t>
            </w:r>
            <w:proofErr w:type="spellEnd"/>
          </w:p>
        </w:tc>
        <w:tc>
          <w:tcPr>
            <w:tcW w:w="1912" w:type="dxa"/>
            <w:vAlign w:val="center"/>
          </w:tcPr>
          <w:p w14:paraId="26F92A4F" w14:textId="77777777" w:rsidR="004454D4" w:rsidRDefault="001F6651">
            <w:pPr>
              <w:ind w:firstLine="0"/>
              <w:rPr>
                <w:sz w:val="20"/>
                <w:szCs w:val="15"/>
                <w:lang w:eastAsia="zh-Hans"/>
              </w:rPr>
            </w:pPr>
            <w:r>
              <w:rPr>
                <w:sz w:val="20"/>
                <w:szCs w:val="15"/>
                <w:lang w:eastAsia="zh-Hans"/>
              </w:rPr>
              <w:t>IVI</w:t>
            </w:r>
            <w:r>
              <w:rPr>
                <w:rFonts w:hint="eastAsia"/>
                <w:sz w:val="20"/>
                <w:szCs w:val="15"/>
                <w:lang w:eastAsia="zh-Hans"/>
              </w:rPr>
              <w:t>判断后自行显示具体的原因，不需要接收</w:t>
            </w:r>
            <w:r>
              <w:rPr>
                <w:sz w:val="20"/>
                <w:szCs w:val="15"/>
                <w:lang w:eastAsia="zh-Hans"/>
              </w:rPr>
              <w:t>ACU</w:t>
            </w:r>
            <w:r>
              <w:rPr>
                <w:rFonts w:hint="eastAsia"/>
                <w:sz w:val="20"/>
                <w:szCs w:val="15"/>
                <w:lang w:eastAsia="zh-Hans"/>
              </w:rPr>
              <w:t>的</w:t>
            </w:r>
            <w:r>
              <w:rPr>
                <w:rFonts w:hint="eastAsia"/>
                <w:sz w:val="20"/>
                <w:szCs w:val="15"/>
              </w:rPr>
              <w:t>Popup</w:t>
            </w:r>
            <w:r>
              <w:rPr>
                <w:rFonts w:hint="eastAsia"/>
                <w:sz w:val="20"/>
                <w:szCs w:val="15"/>
                <w:lang w:eastAsia="zh-Hans"/>
              </w:rPr>
              <w:t>信号</w:t>
            </w:r>
          </w:p>
        </w:tc>
        <w:tc>
          <w:tcPr>
            <w:tcW w:w="1263" w:type="dxa"/>
            <w:vAlign w:val="center"/>
          </w:tcPr>
          <w:p w14:paraId="3FD8CD86" w14:textId="77777777" w:rsidR="004454D4" w:rsidRDefault="001F6651">
            <w:pPr>
              <w:ind w:firstLine="0"/>
              <w:rPr>
                <w:sz w:val="20"/>
                <w:szCs w:val="15"/>
                <w:lang w:eastAsia="zh-Hans"/>
              </w:rPr>
            </w:pPr>
            <w:r>
              <w:rPr>
                <w:sz w:val="20"/>
                <w:szCs w:val="15"/>
                <w:lang w:eastAsia="zh-Hans"/>
              </w:rPr>
              <w:t>系统升级中，无法激活</w:t>
            </w:r>
          </w:p>
        </w:tc>
        <w:tc>
          <w:tcPr>
            <w:tcW w:w="1166" w:type="dxa"/>
            <w:vAlign w:val="center"/>
          </w:tcPr>
          <w:p w14:paraId="7B5169B0" w14:textId="77777777" w:rsidR="004454D4" w:rsidRDefault="001F6651">
            <w:pPr>
              <w:ind w:firstLine="0"/>
              <w:rPr>
                <w:sz w:val="20"/>
                <w:szCs w:val="15"/>
                <w:lang w:eastAsia="zh-Hans"/>
              </w:rPr>
            </w:pPr>
            <w:r>
              <w:rPr>
                <w:rFonts w:hint="eastAsia"/>
                <w:sz w:val="20"/>
                <w:szCs w:val="15"/>
                <w:lang w:eastAsia="zh-Hans"/>
              </w:rPr>
              <w:t>6</w:t>
            </w:r>
          </w:p>
        </w:tc>
      </w:tr>
      <w:tr w:rsidR="004454D4" w14:paraId="14856708" w14:textId="77777777">
        <w:trPr>
          <w:trHeight w:val="2006"/>
        </w:trPr>
        <w:tc>
          <w:tcPr>
            <w:tcW w:w="1281" w:type="dxa"/>
            <w:vAlign w:val="center"/>
          </w:tcPr>
          <w:p w14:paraId="15610435" w14:textId="77777777" w:rsidR="004454D4" w:rsidRDefault="001F6651">
            <w:pPr>
              <w:ind w:firstLine="0"/>
              <w:rPr>
                <w:sz w:val="20"/>
                <w:szCs w:val="15"/>
              </w:rPr>
            </w:pPr>
            <w:r>
              <w:rPr>
                <w:sz w:val="20"/>
                <w:szCs w:val="15"/>
              </w:rPr>
              <w:t>ACU</w:t>
            </w:r>
            <w:r>
              <w:rPr>
                <w:sz w:val="20"/>
                <w:szCs w:val="15"/>
              </w:rPr>
              <w:t>睡眠中</w:t>
            </w:r>
          </w:p>
        </w:tc>
        <w:tc>
          <w:tcPr>
            <w:tcW w:w="637" w:type="dxa"/>
            <w:vAlign w:val="center"/>
          </w:tcPr>
          <w:p w14:paraId="45EB1F06" w14:textId="77777777" w:rsidR="004454D4" w:rsidRDefault="001F6651">
            <w:pPr>
              <w:ind w:firstLine="0"/>
              <w:rPr>
                <w:sz w:val="20"/>
                <w:szCs w:val="15"/>
                <w:lang w:eastAsia="zh-Hans"/>
              </w:rPr>
            </w:pPr>
            <w:r>
              <w:rPr>
                <w:sz w:val="20"/>
                <w:szCs w:val="15"/>
                <w:lang w:eastAsia="zh-Hans"/>
              </w:rPr>
              <w:t>IVI</w:t>
            </w:r>
          </w:p>
        </w:tc>
        <w:tc>
          <w:tcPr>
            <w:tcW w:w="2239" w:type="dxa"/>
            <w:vAlign w:val="center"/>
          </w:tcPr>
          <w:p w14:paraId="681204BD" w14:textId="77777777" w:rsidR="004454D4" w:rsidRDefault="001F6651">
            <w:pPr>
              <w:ind w:firstLine="0"/>
              <w:rPr>
                <w:sz w:val="20"/>
                <w:szCs w:val="15"/>
                <w:lang w:eastAsia="zh-Hans"/>
              </w:rPr>
            </w:pPr>
            <w:proofErr w:type="spellStart"/>
            <w:r>
              <w:rPr>
                <w:sz w:val="20"/>
                <w:szCs w:val="15"/>
                <w:lang w:eastAsia="zh-Hans"/>
              </w:rPr>
              <w:t>IVI_Backtrack_Act_Flag</w:t>
            </w:r>
            <w:proofErr w:type="spellEnd"/>
            <w:ins w:id="24" w:author="百度 秋莎" w:date="2022-12-05T15:17:00Z">
              <w:r>
                <w:rPr>
                  <w:sz w:val="20"/>
                  <w:szCs w:val="15"/>
                  <w:lang w:eastAsia="zh-Hans"/>
                </w:rPr>
                <w:t>=</w:t>
              </w:r>
            </w:ins>
            <w:r>
              <w:rPr>
                <w:rFonts w:hint="eastAsia"/>
                <w:sz w:val="20"/>
                <w:szCs w:val="15"/>
                <w:lang w:eastAsia="zh-Hans"/>
              </w:rPr>
              <w:t xml:space="preserve">0x0: </w:t>
            </w:r>
            <w:proofErr w:type="spellStart"/>
            <w:r>
              <w:rPr>
                <w:rFonts w:hint="eastAsia"/>
                <w:sz w:val="20"/>
                <w:szCs w:val="15"/>
                <w:lang w:eastAsia="zh-Hans"/>
              </w:rPr>
              <w:t>Unactivated</w:t>
            </w:r>
            <w:proofErr w:type="spellEnd"/>
          </w:p>
        </w:tc>
        <w:tc>
          <w:tcPr>
            <w:tcW w:w="1912" w:type="dxa"/>
            <w:vAlign w:val="center"/>
          </w:tcPr>
          <w:p w14:paraId="164CC584" w14:textId="77777777" w:rsidR="004454D4" w:rsidRDefault="001F6651">
            <w:pPr>
              <w:ind w:firstLine="0"/>
              <w:rPr>
                <w:sz w:val="20"/>
                <w:szCs w:val="15"/>
                <w:lang w:eastAsia="zh-Hans"/>
              </w:rPr>
            </w:pPr>
            <w:r>
              <w:rPr>
                <w:sz w:val="20"/>
                <w:szCs w:val="15"/>
                <w:lang w:eastAsia="zh-Hans"/>
              </w:rPr>
              <w:t>IVI</w:t>
            </w:r>
            <w:r>
              <w:rPr>
                <w:rFonts w:hint="eastAsia"/>
                <w:sz w:val="20"/>
                <w:szCs w:val="15"/>
                <w:lang w:eastAsia="zh-Hans"/>
              </w:rPr>
              <w:t>判断后自行显示具体的原因，不需要接收</w:t>
            </w:r>
            <w:r>
              <w:rPr>
                <w:sz w:val="20"/>
                <w:szCs w:val="15"/>
                <w:lang w:eastAsia="zh-Hans"/>
              </w:rPr>
              <w:t>ACU</w:t>
            </w:r>
            <w:r>
              <w:rPr>
                <w:rFonts w:hint="eastAsia"/>
                <w:sz w:val="20"/>
                <w:szCs w:val="15"/>
                <w:lang w:eastAsia="zh-Hans"/>
              </w:rPr>
              <w:t>的</w:t>
            </w:r>
            <w:r>
              <w:rPr>
                <w:rFonts w:hint="eastAsia"/>
                <w:sz w:val="20"/>
                <w:szCs w:val="15"/>
              </w:rPr>
              <w:t>Popup</w:t>
            </w:r>
            <w:r>
              <w:rPr>
                <w:rFonts w:hint="eastAsia"/>
                <w:sz w:val="20"/>
                <w:szCs w:val="15"/>
                <w:lang w:eastAsia="zh-Hans"/>
              </w:rPr>
              <w:t>信号</w:t>
            </w:r>
          </w:p>
        </w:tc>
        <w:tc>
          <w:tcPr>
            <w:tcW w:w="1263" w:type="dxa"/>
            <w:vAlign w:val="center"/>
          </w:tcPr>
          <w:p w14:paraId="1A42204A" w14:textId="77777777" w:rsidR="004454D4" w:rsidRDefault="001F6651">
            <w:pPr>
              <w:ind w:firstLine="0"/>
              <w:rPr>
                <w:sz w:val="20"/>
                <w:szCs w:val="15"/>
                <w:lang w:eastAsia="zh-Hans"/>
              </w:rPr>
            </w:pPr>
            <w:r>
              <w:rPr>
                <w:sz w:val="20"/>
                <w:szCs w:val="15"/>
                <w:lang w:eastAsia="zh-Hans"/>
              </w:rPr>
              <w:t>功能启动中，请稍后</w:t>
            </w:r>
          </w:p>
        </w:tc>
        <w:tc>
          <w:tcPr>
            <w:tcW w:w="1166" w:type="dxa"/>
            <w:vAlign w:val="center"/>
          </w:tcPr>
          <w:p w14:paraId="43D66FA2" w14:textId="77777777" w:rsidR="004454D4" w:rsidRDefault="001F6651">
            <w:pPr>
              <w:ind w:firstLine="0"/>
              <w:rPr>
                <w:sz w:val="20"/>
                <w:szCs w:val="15"/>
                <w:lang w:eastAsia="zh-Hans"/>
              </w:rPr>
            </w:pPr>
            <w:r>
              <w:rPr>
                <w:rFonts w:hint="eastAsia"/>
                <w:sz w:val="20"/>
                <w:szCs w:val="15"/>
                <w:lang w:eastAsia="zh-Hans"/>
              </w:rPr>
              <w:t>7</w:t>
            </w:r>
          </w:p>
        </w:tc>
      </w:tr>
      <w:tr w:rsidR="004454D4" w14:paraId="0BB8528F" w14:textId="77777777">
        <w:trPr>
          <w:trHeight w:val="2006"/>
        </w:trPr>
        <w:tc>
          <w:tcPr>
            <w:tcW w:w="1281" w:type="dxa"/>
            <w:vAlign w:val="center"/>
          </w:tcPr>
          <w:p w14:paraId="5CCE54D4" w14:textId="77777777" w:rsidR="004454D4" w:rsidRDefault="001F6651">
            <w:pPr>
              <w:ind w:firstLine="0"/>
              <w:rPr>
                <w:sz w:val="20"/>
                <w:szCs w:val="15"/>
              </w:rPr>
            </w:pPr>
            <w:r>
              <w:rPr>
                <w:rFonts w:hint="eastAsia"/>
                <w:sz w:val="20"/>
                <w:szCs w:val="15"/>
              </w:rPr>
              <w:t>A</w:t>
            </w:r>
            <w:r>
              <w:rPr>
                <w:sz w:val="20"/>
                <w:szCs w:val="15"/>
              </w:rPr>
              <w:t>CU</w:t>
            </w:r>
            <w:r>
              <w:rPr>
                <w:rFonts w:hint="eastAsia"/>
                <w:sz w:val="20"/>
                <w:szCs w:val="15"/>
              </w:rPr>
              <w:t>启动失败</w:t>
            </w:r>
          </w:p>
        </w:tc>
        <w:tc>
          <w:tcPr>
            <w:tcW w:w="637" w:type="dxa"/>
            <w:vAlign w:val="center"/>
          </w:tcPr>
          <w:p w14:paraId="72992852" w14:textId="77777777" w:rsidR="004454D4" w:rsidRDefault="001F6651">
            <w:pPr>
              <w:ind w:firstLine="0"/>
              <w:rPr>
                <w:sz w:val="20"/>
                <w:szCs w:val="15"/>
                <w:lang w:eastAsia="zh-Hans"/>
              </w:rPr>
            </w:pPr>
            <w:r>
              <w:rPr>
                <w:sz w:val="20"/>
                <w:szCs w:val="15"/>
                <w:lang w:eastAsia="zh-Hans"/>
              </w:rPr>
              <w:t>IVI</w:t>
            </w:r>
          </w:p>
        </w:tc>
        <w:tc>
          <w:tcPr>
            <w:tcW w:w="2239" w:type="dxa"/>
            <w:vAlign w:val="center"/>
          </w:tcPr>
          <w:p w14:paraId="78ACD3C9" w14:textId="77777777" w:rsidR="004454D4" w:rsidRDefault="001F6651">
            <w:pPr>
              <w:ind w:firstLine="0"/>
              <w:rPr>
                <w:sz w:val="20"/>
                <w:szCs w:val="15"/>
                <w:lang w:eastAsia="zh-Hans"/>
              </w:rPr>
            </w:pPr>
            <w:proofErr w:type="spellStart"/>
            <w:r>
              <w:rPr>
                <w:sz w:val="20"/>
                <w:szCs w:val="15"/>
                <w:lang w:eastAsia="zh-Hans"/>
              </w:rPr>
              <w:t>IVI_Backtrack_Act_Flag</w:t>
            </w:r>
            <w:proofErr w:type="spellEnd"/>
            <w:ins w:id="25" w:author="百度 秋莎" w:date="2022-12-05T15:17:00Z">
              <w:r>
                <w:rPr>
                  <w:sz w:val="20"/>
                  <w:szCs w:val="15"/>
                  <w:lang w:eastAsia="zh-Hans"/>
                </w:rPr>
                <w:t>=</w:t>
              </w:r>
            </w:ins>
            <w:r>
              <w:rPr>
                <w:rFonts w:hint="eastAsia"/>
                <w:sz w:val="20"/>
                <w:szCs w:val="15"/>
                <w:lang w:eastAsia="zh-Hans"/>
              </w:rPr>
              <w:t xml:space="preserve">0x0: </w:t>
            </w:r>
            <w:proofErr w:type="spellStart"/>
            <w:r>
              <w:rPr>
                <w:rFonts w:hint="eastAsia"/>
                <w:sz w:val="20"/>
                <w:szCs w:val="15"/>
                <w:lang w:eastAsia="zh-Hans"/>
              </w:rPr>
              <w:t>Unactivated</w:t>
            </w:r>
            <w:proofErr w:type="spellEnd"/>
          </w:p>
        </w:tc>
        <w:tc>
          <w:tcPr>
            <w:tcW w:w="1912" w:type="dxa"/>
            <w:vAlign w:val="center"/>
          </w:tcPr>
          <w:p w14:paraId="1945CBEB" w14:textId="77777777" w:rsidR="004454D4" w:rsidRDefault="001F6651">
            <w:pPr>
              <w:ind w:firstLine="0"/>
              <w:rPr>
                <w:sz w:val="20"/>
                <w:szCs w:val="15"/>
                <w:lang w:eastAsia="zh-Hans"/>
              </w:rPr>
            </w:pPr>
            <w:r>
              <w:rPr>
                <w:sz w:val="20"/>
                <w:szCs w:val="15"/>
                <w:lang w:eastAsia="zh-Hans"/>
              </w:rPr>
              <w:t>IVI</w:t>
            </w:r>
            <w:r>
              <w:rPr>
                <w:rFonts w:hint="eastAsia"/>
                <w:sz w:val="20"/>
                <w:szCs w:val="15"/>
                <w:lang w:eastAsia="zh-Hans"/>
              </w:rPr>
              <w:t>判断后自行显示具体的原因，不需要接收</w:t>
            </w:r>
            <w:r>
              <w:rPr>
                <w:sz w:val="20"/>
                <w:szCs w:val="15"/>
                <w:lang w:eastAsia="zh-Hans"/>
              </w:rPr>
              <w:t>ACU</w:t>
            </w:r>
            <w:r>
              <w:rPr>
                <w:rFonts w:hint="eastAsia"/>
                <w:sz w:val="20"/>
                <w:szCs w:val="15"/>
                <w:lang w:eastAsia="zh-Hans"/>
              </w:rPr>
              <w:t>的</w:t>
            </w:r>
            <w:r>
              <w:rPr>
                <w:rFonts w:hint="eastAsia"/>
                <w:sz w:val="20"/>
                <w:szCs w:val="15"/>
              </w:rPr>
              <w:t>Popup</w:t>
            </w:r>
            <w:r>
              <w:rPr>
                <w:rFonts w:hint="eastAsia"/>
                <w:sz w:val="20"/>
                <w:szCs w:val="15"/>
                <w:lang w:eastAsia="zh-Hans"/>
              </w:rPr>
              <w:t>信号</w:t>
            </w:r>
          </w:p>
        </w:tc>
        <w:tc>
          <w:tcPr>
            <w:tcW w:w="1263" w:type="dxa"/>
            <w:vAlign w:val="center"/>
          </w:tcPr>
          <w:p w14:paraId="25ACC0A1" w14:textId="77777777" w:rsidR="004454D4" w:rsidRDefault="001F6651">
            <w:pPr>
              <w:ind w:firstLine="0"/>
              <w:rPr>
                <w:sz w:val="20"/>
                <w:szCs w:val="15"/>
                <w:lang w:eastAsia="zh-Hans"/>
              </w:rPr>
            </w:pPr>
            <w:r>
              <w:rPr>
                <w:sz w:val="20"/>
                <w:szCs w:val="15"/>
                <w:lang w:eastAsia="zh-Hans"/>
              </w:rPr>
              <w:t>启动失败，无法激活</w:t>
            </w:r>
          </w:p>
        </w:tc>
        <w:tc>
          <w:tcPr>
            <w:tcW w:w="1166" w:type="dxa"/>
            <w:vAlign w:val="center"/>
          </w:tcPr>
          <w:p w14:paraId="4D4FDC04" w14:textId="77777777" w:rsidR="004454D4" w:rsidRDefault="001F6651">
            <w:pPr>
              <w:ind w:firstLine="0"/>
              <w:rPr>
                <w:sz w:val="20"/>
                <w:szCs w:val="15"/>
                <w:lang w:eastAsia="zh-Hans"/>
              </w:rPr>
            </w:pPr>
            <w:r>
              <w:rPr>
                <w:rFonts w:hint="eastAsia"/>
                <w:sz w:val="20"/>
                <w:szCs w:val="15"/>
                <w:lang w:eastAsia="zh-Hans"/>
              </w:rPr>
              <w:t>8</w:t>
            </w:r>
          </w:p>
        </w:tc>
      </w:tr>
      <w:tr w:rsidR="004454D4" w14:paraId="6AA9F8A8" w14:textId="77777777">
        <w:trPr>
          <w:trHeight w:val="2016"/>
        </w:trPr>
        <w:tc>
          <w:tcPr>
            <w:tcW w:w="1281" w:type="dxa"/>
            <w:vAlign w:val="center"/>
          </w:tcPr>
          <w:p w14:paraId="3943E7E7" w14:textId="77777777" w:rsidR="004454D4" w:rsidRDefault="001F6651">
            <w:pPr>
              <w:ind w:firstLine="0"/>
              <w:rPr>
                <w:sz w:val="20"/>
                <w:szCs w:val="15"/>
                <w:lang w:eastAsia="zh-Hans"/>
              </w:rPr>
            </w:pPr>
            <w:r>
              <w:rPr>
                <w:sz w:val="20"/>
                <w:szCs w:val="15"/>
                <w:lang w:eastAsia="zh-Hans"/>
              </w:rPr>
              <w:t>AC</w:t>
            </w:r>
            <w:r>
              <w:rPr>
                <w:rFonts w:hint="eastAsia"/>
                <w:sz w:val="20"/>
                <w:szCs w:val="15"/>
                <w:lang w:eastAsia="zh-Hans"/>
              </w:rPr>
              <w:t>U</w:t>
            </w:r>
            <w:r>
              <w:rPr>
                <w:rFonts w:hint="eastAsia"/>
                <w:sz w:val="20"/>
                <w:szCs w:val="15"/>
                <w:lang w:eastAsia="zh-Hans"/>
              </w:rPr>
              <w:t>有故障</w:t>
            </w:r>
          </w:p>
          <w:p w14:paraId="7D246C58" w14:textId="77777777" w:rsidR="004454D4" w:rsidRDefault="001F6651">
            <w:pPr>
              <w:ind w:firstLine="0"/>
              <w:rPr>
                <w:sz w:val="20"/>
                <w:szCs w:val="15"/>
                <w:lang w:eastAsia="zh-Hans"/>
              </w:rPr>
            </w:pPr>
            <w:r>
              <w:rPr>
                <w:rFonts w:hint="eastAsia"/>
                <w:sz w:val="20"/>
                <w:szCs w:val="15"/>
                <w:lang w:eastAsia="zh-Hans"/>
              </w:rPr>
              <w:t>（</w:t>
            </w:r>
            <w:proofErr w:type="spellStart"/>
            <w:r>
              <w:rPr>
                <w:sz w:val="20"/>
                <w:szCs w:val="15"/>
                <w:lang w:eastAsia="zh-Hans"/>
              </w:rPr>
              <w:t>BcktrakMde_D_Stat_IVI</w:t>
            </w:r>
            <w:proofErr w:type="spellEnd"/>
            <w:ins w:id="26" w:author="百度 秋莎" w:date="2022-12-05T15:17:00Z">
              <w:r>
                <w:rPr>
                  <w:rFonts w:hint="eastAsia"/>
                  <w:sz w:val="20"/>
                  <w:szCs w:val="15"/>
                  <w:lang w:eastAsia="zh-Hans"/>
                </w:rPr>
                <w:t>=</w:t>
              </w:r>
            </w:ins>
            <w:r>
              <w:rPr>
                <w:rFonts w:hint="eastAsia"/>
                <w:sz w:val="20"/>
                <w:szCs w:val="15"/>
                <w:lang w:eastAsia="zh-Hans"/>
              </w:rPr>
              <w:t>0x8:Failure</w:t>
            </w:r>
            <w:r>
              <w:rPr>
                <w:rFonts w:hint="eastAsia"/>
                <w:sz w:val="20"/>
                <w:szCs w:val="15"/>
                <w:lang w:eastAsia="zh-Hans"/>
              </w:rPr>
              <w:t>）</w:t>
            </w:r>
          </w:p>
        </w:tc>
        <w:tc>
          <w:tcPr>
            <w:tcW w:w="637" w:type="dxa"/>
            <w:vAlign w:val="center"/>
          </w:tcPr>
          <w:p w14:paraId="795D6D97" w14:textId="77777777" w:rsidR="004454D4" w:rsidRDefault="001F6651">
            <w:pPr>
              <w:ind w:firstLine="0"/>
              <w:rPr>
                <w:sz w:val="20"/>
                <w:szCs w:val="15"/>
                <w:lang w:eastAsia="zh-Hans"/>
              </w:rPr>
            </w:pPr>
            <w:r>
              <w:rPr>
                <w:sz w:val="20"/>
                <w:szCs w:val="15"/>
              </w:rPr>
              <w:t>IVI</w:t>
            </w:r>
          </w:p>
        </w:tc>
        <w:tc>
          <w:tcPr>
            <w:tcW w:w="2239" w:type="dxa"/>
            <w:vAlign w:val="center"/>
          </w:tcPr>
          <w:p w14:paraId="1042435A" w14:textId="77777777" w:rsidR="004454D4" w:rsidRDefault="001F6651">
            <w:pPr>
              <w:ind w:firstLine="0"/>
              <w:rPr>
                <w:sz w:val="20"/>
                <w:szCs w:val="15"/>
                <w:lang w:eastAsia="zh-Hans"/>
              </w:rPr>
            </w:pPr>
            <w:proofErr w:type="spellStart"/>
            <w:r>
              <w:rPr>
                <w:sz w:val="20"/>
                <w:szCs w:val="15"/>
                <w:lang w:eastAsia="zh-Hans"/>
              </w:rPr>
              <w:t>IVI_Backtrack_Act_Flag</w:t>
            </w:r>
            <w:proofErr w:type="spellEnd"/>
            <w:ins w:id="27" w:author="百度 秋莎" w:date="2022-12-05T15:17:00Z">
              <w:r>
                <w:rPr>
                  <w:sz w:val="20"/>
                  <w:szCs w:val="15"/>
                  <w:lang w:eastAsia="zh-Hans"/>
                </w:rPr>
                <w:t>=</w:t>
              </w:r>
            </w:ins>
            <w:r>
              <w:rPr>
                <w:rFonts w:hint="eastAsia"/>
                <w:sz w:val="20"/>
                <w:szCs w:val="15"/>
                <w:lang w:eastAsia="zh-Hans"/>
              </w:rPr>
              <w:t xml:space="preserve">0x0: </w:t>
            </w:r>
            <w:proofErr w:type="spellStart"/>
            <w:r>
              <w:rPr>
                <w:rFonts w:hint="eastAsia"/>
                <w:sz w:val="20"/>
                <w:szCs w:val="15"/>
                <w:lang w:eastAsia="zh-Hans"/>
              </w:rPr>
              <w:t>Unactivated</w:t>
            </w:r>
            <w:proofErr w:type="spellEnd"/>
          </w:p>
        </w:tc>
        <w:tc>
          <w:tcPr>
            <w:tcW w:w="1912" w:type="dxa"/>
            <w:vAlign w:val="center"/>
          </w:tcPr>
          <w:p w14:paraId="591E9329" w14:textId="77777777" w:rsidR="004454D4" w:rsidRDefault="001F6651">
            <w:pPr>
              <w:ind w:firstLine="0"/>
              <w:rPr>
                <w:sz w:val="20"/>
                <w:szCs w:val="15"/>
                <w:lang w:eastAsia="zh-Hans"/>
              </w:rPr>
            </w:pPr>
            <w:r>
              <w:rPr>
                <w:sz w:val="20"/>
                <w:szCs w:val="15"/>
                <w:lang w:eastAsia="zh-Hans"/>
              </w:rPr>
              <w:t>IVI</w:t>
            </w:r>
            <w:r>
              <w:rPr>
                <w:rFonts w:hint="eastAsia"/>
                <w:sz w:val="20"/>
                <w:szCs w:val="15"/>
                <w:lang w:eastAsia="zh-Hans"/>
              </w:rPr>
              <w:t>判断后自行显示具体的原因，不需要接收</w:t>
            </w:r>
            <w:r>
              <w:rPr>
                <w:sz w:val="20"/>
                <w:szCs w:val="15"/>
                <w:lang w:eastAsia="zh-Hans"/>
              </w:rPr>
              <w:t>ACU</w:t>
            </w:r>
            <w:r>
              <w:rPr>
                <w:rFonts w:hint="eastAsia"/>
                <w:sz w:val="20"/>
                <w:szCs w:val="15"/>
                <w:lang w:eastAsia="zh-Hans"/>
              </w:rPr>
              <w:t>的</w:t>
            </w:r>
            <w:r>
              <w:rPr>
                <w:rFonts w:hint="eastAsia"/>
                <w:sz w:val="20"/>
                <w:szCs w:val="15"/>
              </w:rPr>
              <w:t>Popup</w:t>
            </w:r>
            <w:r>
              <w:rPr>
                <w:rFonts w:hint="eastAsia"/>
                <w:sz w:val="20"/>
                <w:szCs w:val="15"/>
                <w:lang w:eastAsia="zh-Hans"/>
              </w:rPr>
              <w:t>信号</w:t>
            </w:r>
          </w:p>
        </w:tc>
        <w:tc>
          <w:tcPr>
            <w:tcW w:w="1263" w:type="dxa"/>
            <w:vAlign w:val="center"/>
          </w:tcPr>
          <w:p w14:paraId="05005FF8" w14:textId="77777777" w:rsidR="004454D4" w:rsidRDefault="001F6651">
            <w:pPr>
              <w:ind w:firstLine="0"/>
              <w:rPr>
                <w:sz w:val="20"/>
                <w:szCs w:val="15"/>
                <w:lang w:eastAsia="zh-Hans"/>
              </w:rPr>
            </w:pPr>
            <w:r>
              <w:rPr>
                <w:sz w:val="20"/>
                <w:szCs w:val="15"/>
                <w:lang w:eastAsia="zh-Hans"/>
              </w:rPr>
              <w:t>ACU</w:t>
            </w:r>
            <w:r>
              <w:rPr>
                <w:sz w:val="20"/>
                <w:szCs w:val="15"/>
                <w:lang w:eastAsia="zh-Hans"/>
              </w:rPr>
              <w:t>故障</w:t>
            </w:r>
          </w:p>
        </w:tc>
        <w:tc>
          <w:tcPr>
            <w:tcW w:w="1166" w:type="dxa"/>
            <w:vAlign w:val="center"/>
          </w:tcPr>
          <w:p w14:paraId="7A6E58EC" w14:textId="77777777" w:rsidR="004454D4" w:rsidRDefault="001F6651">
            <w:pPr>
              <w:ind w:firstLine="0"/>
              <w:rPr>
                <w:sz w:val="20"/>
                <w:szCs w:val="15"/>
                <w:lang w:eastAsia="zh-Hans"/>
              </w:rPr>
            </w:pPr>
            <w:r>
              <w:rPr>
                <w:rFonts w:hint="eastAsia"/>
                <w:sz w:val="20"/>
                <w:szCs w:val="15"/>
                <w:lang w:eastAsia="zh-Hans"/>
              </w:rPr>
              <w:t>9</w:t>
            </w:r>
          </w:p>
        </w:tc>
      </w:tr>
    </w:tbl>
    <w:p w14:paraId="15B539D9" w14:textId="77777777" w:rsidR="004454D4" w:rsidRDefault="001F6651">
      <w:pPr>
        <w:pStyle w:val="Heading3"/>
        <w:rPr>
          <w:rFonts w:eastAsia="宋体"/>
          <w:lang w:eastAsia="zh-Hans"/>
        </w:rPr>
      </w:pPr>
      <w:bookmarkStart w:id="28" w:name="_Toc107694575"/>
      <w:r>
        <w:lastRenderedPageBreak/>
        <w:t>ACU</w:t>
      </w:r>
      <w:r>
        <w:rPr>
          <w:rFonts w:hint="eastAsia"/>
          <w:lang w:eastAsia="zh-Hans"/>
        </w:rPr>
        <w:t>条件检查</w:t>
      </w:r>
      <w:bookmarkEnd w:id="28"/>
    </w:p>
    <w:p w14:paraId="6478F420" w14:textId="77777777" w:rsidR="004454D4" w:rsidRDefault="001F6651">
      <w:pPr>
        <w:rPr>
          <w:lang w:eastAsia="zh-Hans"/>
        </w:rPr>
      </w:pPr>
      <w:r>
        <w:rPr>
          <w:rFonts w:hint="eastAsia"/>
        </w:rPr>
        <w:t>当</w:t>
      </w:r>
      <w:r>
        <w:rPr>
          <w:lang w:eastAsia="zh-Hans"/>
        </w:rPr>
        <w:t>ACU</w:t>
      </w:r>
      <w:r>
        <w:rPr>
          <w:rFonts w:hint="eastAsia"/>
        </w:rPr>
        <w:t>收</w:t>
      </w:r>
      <w:r>
        <w:rPr>
          <w:rFonts w:hint="eastAsia"/>
          <w:lang w:eastAsia="zh-Hans"/>
        </w:rPr>
        <w:t>到</w:t>
      </w:r>
      <w:r>
        <w:rPr>
          <w:lang w:eastAsia="zh-Hans"/>
        </w:rPr>
        <w:t>IVI</w:t>
      </w:r>
      <w:r>
        <w:rPr>
          <w:rFonts w:hint="eastAsia"/>
          <w:lang w:eastAsia="zh-Hans"/>
        </w:rPr>
        <w:t>的信号【</w:t>
      </w:r>
      <w:proofErr w:type="spellStart"/>
      <w:r>
        <w:rPr>
          <w:lang w:eastAsia="zh-Hans"/>
        </w:rPr>
        <w:t>IVI_Backtrack_Act_Flag</w:t>
      </w:r>
      <w:proofErr w:type="spellEnd"/>
      <w:ins w:id="29" w:author="百度 秋莎" w:date="2022-12-05T15:17:00Z">
        <w:r>
          <w:rPr>
            <w:rFonts w:hint="eastAsia"/>
            <w:lang w:eastAsia="zh-Hans"/>
          </w:rPr>
          <w:t>=</w:t>
        </w:r>
      </w:ins>
      <w:r>
        <w:rPr>
          <w:rFonts w:hint="eastAsia"/>
          <w:lang w:eastAsia="zh-Hans"/>
        </w:rPr>
        <w:t>0x1: Activated</w:t>
      </w:r>
      <w:r>
        <w:rPr>
          <w:rFonts w:hint="eastAsia"/>
          <w:lang w:eastAsia="zh-Hans"/>
        </w:rPr>
        <w:t>】信号时，说明</w:t>
      </w:r>
      <w:r>
        <w:rPr>
          <w:lang w:eastAsia="zh-Hans"/>
        </w:rPr>
        <w:t>IVI</w:t>
      </w:r>
      <w:r>
        <w:rPr>
          <w:rFonts w:hint="eastAsia"/>
          <w:lang w:eastAsia="zh-Hans"/>
        </w:rPr>
        <w:t>端的所有条件都满足，</w:t>
      </w:r>
      <w:r>
        <w:rPr>
          <w:lang w:eastAsia="zh-Hans"/>
        </w:rPr>
        <w:t>ACU</w:t>
      </w:r>
      <w:r>
        <w:rPr>
          <w:rFonts w:hint="eastAsia"/>
          <w:lang w:eastAsia="zh-Hans"/>
        </w:rPr>
        <w:t>开始判断后续的条件。</w:t>
      </w:r>
    </w:p>
    <w:p w14:paraId="0F3A559B" w14:textId="77777777" w:rsidR="004454D4" w:rsidRDefault="001F6651">
      <w:pPr>
        <w:rPr>
          <w:lang w:eastAsia="zh-Hans"/>
        </w:rPr>
      </w:pPr>
      <w:r>
        <w:rPr>
          <w:rFonts w:hint="eastAsia"/>
          <w:lang w:eastAsia="zh-Hans"/>
        </w:rPr>
        <w:t>以下的激活前置条件按照优先级顺序进行判断，如果处于前面的高优先级条件不满足，则</w:t>
      </w:r>
      <w:r>
        <w:rPr>
          <w:lang w:eastAsia="zh-Hans"/>
        </w:rPr>
        <w:t>ACU</w:t>
      </w:r>
      <w:r>
        <w:rPr>
          <w:rFonts w:hint="eastAsia"/>
          <w:lang w:eastAsia="zh-Hans"/>
        </w:rPr>
        <w:t>不会判断后面的条件：</w:t>
      </w:r>
    </w:p>
    <w:tbl>
      <w:tblPr>
        <w:tblStyle w:val="TableGrid"/>
        <w:tblW w:w="8658" w:type="dxa"/>
        <w:tblLayout w:type="fixed"/>
        <w:tblLook w:val="04A0" w:firstRow="1" w:lastRow="0" w:firstColumn="1" w:lastColumn="0" w:noHBand="0" w:noVBand="1"/>
      </w:tblPr>
      <w:tblGrid>
        <w:gridCol w:w="3798"/>
        <w:gridCol w:w="1890"/>
        <w:gridCol w:w="2970"/>
      </w:tblGrid>
      <w:tr w:rsidR="009870D4" w:rsidRPr="009870D4" w14:paraId="60CF5AB5" w14:textId="77777777" w:rsidTr="009870D4">
        <w:trPr>
          <w:trHeight w:val="635"/>
        </w:trPr>
        <w:tc>
          <w:tcPr>
            <w:tcW w:w="3798" w:type="dxa"/>
            <w:shd w:val="clear" w:color="auto" w:fill="D8D8D8" w:themeFill="background1" w:themeFillShade="D8"/>
            <w:vAlign w:val="center"/>
          </w:tcPr>
          <w:p w14:paraId="46A173A1" w14:textId="77777777" w:rsidR="009870D4" w:rsidRPr="009870D4" w:rsidRDefault="009870D4">
            <w:pPr>
              <w:ind w:firstLine="0"/>
              <w:rPr>
                <w:rFonts w:ascii="Arial" w:hAnsi="Arial" w:cs="Arial"/>
                <w:sz w:val="20"/>
                <w:szCs w:val="20"/>
                <w:lang w:eastAsia="zh-Hans"/>
              </w:rPr>
            </w:pPr>
            <w:r w:rsidRPr="009870D4">
              <w:rPr>
                <w:rFonts w:ascii="Arial" w:hAnsi="Arial" w:cs="Arial"/>
                <w:sz w:val="20"/>
                <w:szCs w:val="20"/>
                <w:lang w:eastAsia="zh-Hans"/>
              </w:rPr>
              <w:t>ACU</w:t>
            </w:r>
            <w:r w:rsidRPr="009870D4">
              <w:rPr>
                <w:rFonts w:ascii="Arial" w:hAnsi="Arial" w:cs="Arial"/>
                <w:sz w:val="20"/>
                <w:szCs w:val="20"/>
                <w:lang w:eastAsia="zh-Hans"/>
              </w:rPr>
              <w:t>反馈给</w:t>
            </w:r>
            <w:r w:rsidRPr="009870D4">
              <w:rPr>
                <w:rFonts w:ascii="Arial" w:hAnsi="Arial" w:cs="Arial"/>
                <w:sz w:val="20"/>
                <w:szCs w:val="20"/>
                <w:lang w:eastAsia="zh-Hans"/>
              </w:rPr>
              <w:t>IVI</w:t>
            </w:r>
            <w:r w:rsidRPr="009870D4">
              <w:rPr>
                <w:rFonts w:ascii="Arial" w:hAnsi="Arial" w:cs="Arial"/>
                <w:sz w:val="20"/>
                <w:szCs w:val="20"/>
                <w:lang w:eastAsia="zh-Hans"/>
              </w:rPr>
              <w:t>的提示语信号</w:t>
            </w:r>
          </w:p>
        </w:tc>
        <w:tc>
          <w:tcPr>
            <w:tcW w:w="1890" w:type="dxa"/>
            <w:shd w:val="clear" w:color="auto" w:fill="D8D8D8" w:themeFill="background1" w:themeFillShade="D8"/>
            <w:vAlign w:val="center"/>
          </w:tcPr>
          <w:p w14:paraId="3ADDB304" w14:textId="77777777" w:rsidR="009870D4" w:rsidRPr="009870D4" w:rsidRDefault="009870D4">
            <w:pPr>
              <w:ind w:firstLine="0"/>
              <w:rPr>
                <w:rFonts w:ascii="Arial" w:hAnsi="Arial" w:cs="Arial"/>
                <w:sz w:val="20"/>
                <w:szCs w:val="20"/>
              </w:rPr>
            </w:pPr>
            <w:r w:rsidRPr="009870D4">
              <w:rPr>
                <w:rFonts w:ascii="Arial" w:hAnsi="Arial" w:cs="Arial"/>
                <w:sz w:val="20"/>
                <w:szCs w:val="20"/>
                <w:lang w:eastAsia="zh-Hans"/>
              </w:rPr>
              <w:t>IVI</w:t>
            </w:r>
            <w:r w:rsidRPr="009870D4">
              <w:rPr>
                <w:rFonts w:ascii="Arial" w:hAnsi="Arial" w:cs="Arial"/>
                <w:sz w:val="20"/>
                <w:szCs w:val="20"/>
              </w:rPr>
              <w:t>的显示弹窗</w:t>
            </w:r>
          </w:p>
        </w:tc>
        <w:tc>
          <w:tcPr>
            <w:tcW w:w="2970" w:type="dxa"/>
            <w:shd w:val="clear" w:color="auto" w:fill="D8D8D8" w:themeFill="background1" w:themeFillShade="D8"/>
            <w:vAlign w:val="center"/>
          </w:tcPr>
          <w:p w14:paraId="66297DE3" w14:textId="77777777" w:rsidR="009870D4" w:rsidRPr="009870D4" w:rsidRDefault="009870D4">
            <w:pPr>
              <w:ind w:firstLine="0"/>
              <w:rPr>
                <w:rFonts w:ascii="Arial" w:hAnsi="Arial" w:cs="Arial"/>
                <w:sz w:val="20"/>
                <w:szCs w:val="20"/>
                <w:lang w:eastAsia="zh-Hans"/>
              </w:rPr>
            </w:pPr>
            <w:r w:rsidRPr="009870D4">
              <w:rPr>
                <w:rFonts w:ascii="Arial" w:hAnsi="Arial" w:cs="Arial"/>
                <w:sz w:val="20"/>
                <w:szCs w:val="20"/>
              </w:rPr>
              <w:t>优先级</w:t>
            </w:r>
          </w:p>
        </w:tc>
      </w:tr>
      <w:tr w:rsidR="009870D4" w:rsidRPr="009870D4" w14:paraId="345ADFAC" w14:textId="77777777" w:rsidTr="009870D4">
        <w:trPr>
          <w:trHeight w:val="826"/>
        </w:trPr>
        <w:tc>
          <w:tcPr>
            <w:tcW w:w="3798" w:type="dxa"/>
            <w:shd w:val="clear" w:color="auto" w:fill="auto"/>
            <w:vAlign w:val="center"/>
          </w:tcPr>
          <w:p w14:paraId="24B7CBF3" w14:textId="77777777" w:rsidR="009870D4" w:rsidRPr="009870D4" w:rsidRDefault="009870D4">
            <w:pPr>
              <w:ind w:firstLine="0"/>
              <w:rPr>
                <w:rFonts w:ascii="Arial" w:hAnsi="Arial" w:cs="Arial"/>
                <w:sz w:val="20"/>
                <w:szCs w:val="20"/>
                <w:lang w:eastAsia="zh-Hans"/>
              </w:rPr>
            </w:pPr>
            <w:proofErr w:type="spellStart"/>
            <w:r w:rsidRPr="009870D4">
              <w:rPr>
                <w:rFonts w:ascii="Arial" w:hAnsi="Arial" w:cs="Arial"/>
                <w:sz w:val="20"/>
                <w:szCs w:val="20"/>
                <w:lang w:eastAsia="zh-Hans"/>
              </w:rPr>
              <w:t>Backtrack_CheckPopUp</w:t>
            </w:r>
            <w:proofErr w:type="spellEnd"/>
            <w:r w:rsidRPr="009870D4">
              <w:rPr>
                <w:rFonts w:ascii="Arial" w:hAnsi="Arial" w:cs="Arial"/>
                <w:sz w:val="20"/>
                <w:szCs w:val="20"/>
                <w:lang w:eastAsia="zh-Hans"/>
              </w:rPr>
              <w:t>=0x2:valid stored routine</w:t>
            </w:r>
          </w:p>
        </w:tc>
        <w:tc>
          <w:tcPr>
            <w:tcW w:w="1890" w:type="dxa"/>
            <w:shd w:val="clear" w:color="auto" w:fill="auto"/>
            <w:vAlign w:val="center"/>
          </w:tcPr>
          <w:p w14:paraId="3A17F122" w14:textId="77777777" w:rsidR="009870D4" w:rsidRPr="009870D4" w:rsidRDefault="009870D4">
            <w:pPr>
              <w:ind w:firstLine="0"/>
              <w:rPr>
                <w:rFonts w:ascii="Arial" w:hAnsi="Arial" w:cs="Arial"/>
                <w:sz w:val="20"/>
                <w:szCs w:val="20"/>
                <w:lang w:eastAsia="zh-Hans"/>
              </w:rPr>
            </w:pPr>
            <w:r w:rsidRPr="009870D4">
              <w:rPr>
                <w:rFonts w:ascii="Arial" w:hAnsi="Arial" w:cs="Arial"/>
                <w:sz w:val="20"/>
                <w:szCs w:val="20"/>
                <w:lang w:eastAsia="zh-Hans"/>
              </w:rPr>
              <w:t>无有效路径，无法激活</w:t>
            </w:r>
          </w:p>
        </w:tc>
        <w:tc>
          <w:tcPr>
            <w:tcW w:w="2970" w:type="dxa"/>
            <w:shd w:val="clear" w:color="auto" w:fill="auto"/>
            <w:vAlign w:val="center"/>
          </w:tcPr>
          <w:p w14:paraId="438A869C" w14:textId="77777777" w:rsidR="009870D4" w:rsidRPr="009870D4" w:rsidRDefault="009870D4">
            <w:pPr>
              <w:ind w:firstLine="0"/>
              <w:rPr>
                <w:rFonts w:ascii="Arial" w:hAnsi="Arial" w:cs="Arial"/>
                <w:sz w:val="20"/>
                <w:szCs w:val="20"/>
                <w:lang w:eastAsia="zh-Hans"/>
              </w:rPr>
            </w:pPr>
            <w:r w:rsidRPr="009870D4">
              <w:rPr>
                <w:rFonts w:ascii="Arial" w:hAnsi="Arial" w:cs="Arial"/>
                <w:sz w:val="20"/>
                <w:szCs w:val="20"/>
                <w:lang w:eastAsia="zh-Hans"/>
              </w:rPr>
              <w:t>10</w:t>
            </w:r>
          </w:p>
        </w:tc>
      </w:tr>
      <w:tr w:rsidR="009870D4" w:rsidRPr="009870D4" w14:paraId="566BF83A" w14:textId="77777777" w:rsidTr="009870D4">
        <w:trPr>
          <w:trHeight w:val="826"/>
        </w:trPr>
        <w:tc>
          <w:tcPr>
            <w:tcW w:w="3798" w:type="dxa"/>
            <w:shd w:val="clear" w:color="auto" w:fill="auto"/>
            <w:vAlign w:val="center"/>
          </w:tcPr>
          <w:p w14:paraId="7DD5911A" w14:textId="77777777" w:rsidR="009870D4" w:rsidRPr="009870D4" w:rsidRDefault="009870D4">
            <w:pPr>
              <w:ind w:firstLine="0"/>
              <w:rPr>
                <w:rFonts w:ascii="Arial" w:hAnsi="Arial" w:cs="Arial"/>
                <w:sz w:val="20"/>
                <w:szCs w:val="20"/>
                <w:lang w:eastAsia="zh-Hans"/>
              </w:rPr>
            </w:pPr>
            <w:proofErr w:type="spellStart"/>
            <w:r w:rsidRPr="009870D4">
              <w:rPr>
                <w:rFonts w:ascii="Arial" w:hAnsi="Arial" w:cs="Arial"/>
                <w:sz w:val="20"/>
                <w:szCs w:val="20"/>
                <w:lang w:eastAsia="zh-Hans"/>
              </w:rPr>
              <w:t>Backtrack_CheckPopUp</w:t>
            </w:r>
            <w:proofErr w:type="spellEnd"/>
            <w:r w:rsidRPr="009870D4">
              <w:rPr>
                <w:rFonts w:ascii="Arial" w:hAnsi="Arial" w:cs="Arial"/>
                <w:sz w:val="20"/>
                <w:szCs w:val="20"/>
                <w:lang w:eastAsia="zh-Hans"/>
              </w:rPr>
              <w:t>=0x4:Slope</w:t>
            </w:r>
          </w:p>
        </w:tc>
        <w:tc>
          <w:tcPr>
            <w:tcW w:w="1890" w:type="dxa"/>
            <w:shd w:val="clear" w:color="auto" w:fill="auto"/>
            <w:vAlign w:val="center"/>
          </w:tcPr>
          <w:p w14:paraId="052C9353" w14:textId="77777777" w:rsidR="009870D4" w:rsidRPr="009870D4" w:rsidRDefault="009870D4">
            <w:pPr>
              <w:ind w:firstLine="0"/>
              <w:rPr>
                <w:rFonts w:ascii="Arial" w:hAnsi="Arial" w:cs="Arial"/>
                <w:sz w:val="20"/>
                <w:szCs w:val="20"/>
                <w:lang w:eastAsia="zh-Hans"/>
              </w:rPr>
            </w:pPr>
            <w:r w:rsidRPr="009870D4">
              <w:rPr>
                <w:rFonts w:ascii="Arial" w:hAnsi="Arial" w:cs="Arial"/>
                <w:sz w:val="20"/>
                <w:szCs w:val="20"/>
                <w:lang w:eastAsia="zh-Hans"/>
              </w:rPr>
              <w:t>坡度过大，无法激活</w:t>
            </w:r>
          </w:p>
        </w:tc>
        <w:tc>
          <w:tcPr>
            <w:tcW w:w="2970" w:type="dxa"/>
            <w:shd w:val="clear" w:color="auto" w:fill="auto"/>
            <w:vAlign w:val="center"/>
          </w:tcPr>
          <w:p w14:paraId="1A1C9AD1" w14:textId="77777777" w:rsidR="009870D4" w:rsidRPr="009870D4" w:rsidRDefault="009870D4">
            <w:pPr>
              <w:ind w:firstLine="0"/>
              <w:rPr>
                <w:rFonts w:ascii="Arial" w:hAnsi="Arial" w:cs="Arial"/>
                <w:sz w:val="20"/>
                <w:szCs w:val="20"/>
                <w:lang w:eastAsia="zh-Hans"/>
              </w:rPr>
            </w:pPr>
            <w:r w:rsidRPr="009870D4">
              <w:rPr>
                <w:rFonts w:ascii="Arial" w:hAnsi="Arial" w:cs="Arial"/>
                <w:sz w:val="20"/>
                <w:szCs w:val="20"/>
                <w:lang w:eastAsia="zh-Hans"/>
              </w:rPr>
              <w:t>11</w:t>
            </w:r>
          </w:p>
        </w:tc>
      </w:tr>
      <w:tr w:rsidR="009870D4" w:rsidRPr="009870D4" w14:paraId="23DA1333" w14:textId="77777777" w:rsidTr="009870D4">
        <w:trPr>
          <w:trHeight w:val="90"/>
        </w:trPr>
        <w:tc>
          <w:tcPr>
            <w:tcW w:w="3798" w:type="dxa"/>
            <w:shd w:val="clear" w:color="auto" w:fill="auto"/>
          </w:tcPr>
          <w:p w14:paraId="3BC92301" w14:textId="77777777" w:rsidR="009870D4" w:rsidRPr="009870D4" w:rsidRDefault="009870D4">
            <w:pPr>
              <w:ind w:firstLine="0"/>
              <w:rPr>
                <w:rFonts w:ascii="Arial" w:hAnsi="Arial" w:cs="Arial"/>
                <w:sz w:val="20"/>
                <w:szCs w:val="20"/>
                <w:lang w:eastAsia="zh-Hans"/>
              </w:rPr>
            </w:pPr>
            <w:proofErr w:type="spellStart"/>
            <w:r w:rsidRPr="009870D4">
              <w:rPr>
                <w:rFonts w:ascii="Arial" w:hAnsi="Arial" w:cs="Arial"/>
                <w:sz w:val="20"/>
                <w:szCs w:val="20"/>
                <w:lang w:eastAsia="zh-Hans"/>
              </w:rPr>
              <w:t>Backtrack_CheckPopUp</w:t>
            </w:r>
            <w:proofErr w:type="spellEnd"/>
            <w:r w:rsidRPr="009870D4">
              <w:rPr>
                <w:rFonts w:ascii="Arial" w:hAnsi="Arial" w:cs="Arial"/>
                <w:sz w:val="20"/>
                <w:szCs w:val="20"/>
                <w:lang w:eastAsia="zh-Hans"/>
              </w:rPr>
              <w:t>=0x7:ECU failure</w:t>
            </w:r>
          </w:p>
        </w:tc>
        <w:tc>
          <w:tcPr>
            <w:tcW w:w="1890" w:type="dxa"/>
            <w:shd w:val="clear" w:color="auto" w:fill="auto"/>
            <w:vAlign w:val="center"/>
          </w:tcPr>
          <w:p w14:paraId="2E50B003" w14:textId="77777777" w:rsidR="009870D4" w:rsidRPr="009870D4" w:rsidRDefault="009870D4">
            <w:pPr>
              <w:ind w:firstLine="0"/>
              <w:rPr>
                <w:rFonts w:ascii="Arial" w:hAnsi="Arial" w:cs="Arial"/>
                <w:sz w:val="20"/>
                <w:szCs w:val="20"/>
                <w:lang w:eastAsia="zh-Hans"/>
              </w:rPr>
            </w:pPr>
            <w:r w:rsidRPr="009870D4">
              <w:rPr>
                <w:rFonts w:ascii="Arial" w:hAnsi="Arial" w:cs="Arial"/>
                <w:sz w:val="20"/>
                <w:szCs w:val="20"/>
                <w:lang w:eastAsia="zh-Hans"/>
              </w:rPr>
              <w:t>其他系统故障</w:t>
            </w:r>
          </w:p>
        </w:tc>
        <w:tc>
          <w:tcPr>
            <w:tcW w:w="2970" w:type="dxa"/>
            <w:shd w:val="clear" w:color="auto" w:fill="auto"/>
            <w:vAlign w:val="center"/>
          </w:tcPr>
          <w:p w14:paraId="687D23FA" w14:textId="77777777" w:rsidR="009870D4" w:rsidRPr="009870D4" w:rsidRDefault="009870D4">
            <w:pPr>
              <w:ind w:firstLine="0"/>
              <w:rPr>
                <w:rFonts w:ascii="Arial" w:hAnsi="Arial" w:cs="Arial"/>
                <w:sz w:val="20"/>
                <w:szCs w:val="20"/>
                <w:lang w:eastAsia="zh-Hans"/>
              </w:rPr>
            </w:pPr>
            <w:r w:rsidRPr="009870D4">
              <w:rPr>
                <w:rFonts w:ascii="Arial" w:hAnsi="Arial" w:cs="Arial"/>
                <w:sz w:val="20"/>
                <w:szCs w:val="20"/>
                <w:lang w:eastAsia="zh-Hans"/>
              </w:rPr>
              <w:t>12</w:t>
            </w:r>
          </w:p>
        </w:tc>
      </w:tr>
      <w:tr w:rsidR="009870D4" w:rsidRPr="009870D4" w14:paraId="195A225C" w14:textId="77777777" w:rsidTr="009870D4">
        <w:trPr>
          <w:trHeight w:val="826"/>
        </w:trPr>
        <w:tc>
          <w:tcPr>
            <w:tcW w:w="3798" w:type="dxa"/>
            <w:vAlign w:val="center"/>
          </w:tcPr>
          <w:p w14:paraId="3CCB2BE2" w14:textId="77777777" w:rsidR="009870D4" w:rsidRPr="009870D4" w:rsidRDefault="009870D4">
            <w:pPr>
              <w:ind w:firstLine="0"/>
              <w:rPr>
                <w:rFonts w:ascii="Arial" w:hAnsi="Arial" w:cs="Arial"/>
                <w:sz w:val="20"/>
                <w:szCs w:val="20"/>
                <w:lang w:eastAsia="zh-Hans"/>
              </w:rPr>
            </w:pPr>
            <w:proofErr w:type="spellStart"/>
            <w:r w:rsidRPr="009870D4">
              <w:rPr>
                <w:rFonts w:ascii="Arial" w:hAnsi="Arial" w:cs="Arial"/>
                <w:sz w:val="20"/>
                <w:szCs w:val="20"/>
                <w:lang w:eastAsia="zh-Hans"/>
              </w:rPr>
              <w:t>Backtrack_CheckPopUp</w:t>
            </w:r>
            <w:proofErr w:type="spellEnd"/>
            <w:ins w:id="30" w:author="百度 秋莎" w:date="2022-12-05T15:17:00Z">
              <w:r w:rsidRPr="009870D4">
                <w:rPr>
                  <w:rFonts w:ascii="Arial" w:hAnsi="Arial" w:cs="Arial"/>
                  <w:sz w:val="20"/>
                  <w:szCs w:val="20"/>
                  <w:lang w:eastAsia="zh-Hans"/>
                </w:rPr>
                <w:t>=</w:t>
              </w:r>
            </w:ins>
            <w:r w:rsidRPr="009870D4">
              <w:rPr>
                <w:rFonts w:ascii="Arial" w:hAnsi="Arial" w:cs="Arial"/>
                <w:sz w:val="20"/>
                <w:szCs w:val="20"/>
                <w:lang w:eastAsia="zh-Hans"/>
              </w:rPr>
              <w:t>0x6:emergency call</w:t>
            </w:r>
          </w:p>
        </w:tc>
        <w:tc>
          <w:tcPr>
            <w:tcW w:w="1890" w:type="dxa"/>
          </w:tcPr>
          <w:p w14:paraId="595F4F39" w14:textId="77777777" w:rsidR="009870D4" w:rsidRPr="009870D4" w:rsidRDefault="009870D4">
            <w:pPr>
              <w:ind w:firstLine="0"/>
              <w:rPr>
                <w:rFonts w:ascii="Arial" w:hAnsi="Arial" w:cs="Arial"/>
                <w:sz w:val="20"/>
                <w:szCs w:val="20"/>
                <w:lang w:eastAsia="zh-Hans"/>
              </w:rPr>
            </w:pPr>
            <w:r w:rsidRPr="009870D4">
              <w:rPr>
                <w:rFonts w:ascii="Arial" w:hAnsi="Arial" w:cs="Arial"/>
                <w:sz w:val="20"/>
                <w:szCs w:val="20"/>
                <w:lang w:eastAsia="zh-Hans"/>
              </w:rPr>
              <w:t>紧急呼叫中，无法激活</w:t>
            </w:r>
          </w:p>
        </w:tc>
        <w:tc>
          <w:tcPr>
            <w:tcW w:w="2970" w:type="dxa"/>
            <w:vAlign w:val="center"/>
          </w:tcPr>
          <w:p w14:paraId="386F1A8B" w14:textId="77777777" w:rsidR="009870D4" w:rsidRPr="009870D4" w:rsidRDefault="009870D4">
            <w:pPr>
              <w:ind w:firstLine="0"/>
              <w:rPr>
                <w:rFonts w:ascii="Arial" w:hAnsi="Arial" w:cs="Arial"/>
                <w:sz w:val="20"/>
                <w:szCs w:val="20"/>
                <w:lang w:eastAsia="zh-Hans"/>
              </w:rPr>
            </w:pPr>
            <w:r w:rsidRPr="009870D4">
              <w:rPr>
                <w:rFonts w:ascii="Arial" w:hAnsi="Arial" w:cs="Arial"/>
                <w:sz w:val="20"/>
                <w:szCs w:val="20"/>
                <w:lang w:eastAsia="zh-Hans"/>
              </w:rPr>
              <w:t>13</w:t>
            </w:r>
          </w:p>
        </w:tc>
      </w:tr>
      <w:tr w:rsidR="009870D4" w:rsidRPr="009870D4" w14:paraId="19F69B63" w14:textId="77777777" w:rsidTr="009870D4">
        <w:trPr>
          <w:trHeight w:val="1234"/>
        </w:trPr>
        <w:tc>
          <w:tcPr>
            <w:tcW w:w="3798" w:type="dxa"/>
            <w:vAlign w:val="center"/>
          </w:tcPr>
          <w:p w14:paraId="0EA205E0" w14:textId="77777777" w:rsidR="009870D4" w:rsidRPr="009870D4" w:rsidRDefault="009870D4">
            <w:pPr>
              <w:ind w:firstLine="0"/>
              <w:rPr>
                <w:rFonts w:ascii="Arial" w:hAnsi="Arial" w:cs="Arial"/>
                <w:sz w:val="20"/>
                <w:szCs w:val="20"/>
                <w:lang w:eastAsia="zh-Hans"/>
              </w:rPr>
            </w:pPr>
            <w:proofErr w:type="spellStart"/>
            <w:r w:rsidRPr="009870D4">
              <w:rPr>
                <w:rFonts w:ascii="Arial" w:hAnsi="Arial" w:cs="Arial"/>
                <w:sz w:val="20"/>
                <w:szCs w:val="20"/>
                <w:lang w:eastAsia="zh-Hans"/>
              </w:rPr>
              <w:t>Backtrack_CheckPopUp</w:t>
            </w:r>
            <w:proofErr w:type="spellEnd"/>
            <w:ins w:id="31" w:author="百度 秋莎" w:date="2022-12-05T15:17:00Z">
              <w:r w:rsidRPr="009870D4">
                <w:rPr>
                  <w:rFonts w:ascii="Arial" w:hAnsi="Arial" w:cs="Arial"/>
                  <w:sz w:val="20"/>
                  <w:szCs w:val="20"/>
                  <w:lang w:eastAsia="zh-Hans"/>
                </w:rPr>
                <w:t>=</w:t>
              </w:r>
            </w:ins>
            <w:r w:rsidRPr="009870D4">
              <w:rPr>
                <w:rFonts w:ascii="Arial" w:hAnsi="Arial" w:cs="Arial"/>
                <w:sz w:val="20"/>
                <w:szCs w:val="20"/>
                <w:lang w:eastAsia="zh-Hans"/>
              </w:rPr>
              <w:t>=0x9 other ADAS feature active</w:t>
            </w:r>
          </w:p>
        </w:tc>
        <w:tc>
          <w:tcPr>
            <w:tcW w:w="1890" w:type="dxa"/>
          </w:tcPr>
          <w:p w14:paraId="78C81B18" w14:textId="77777777" w:rsidR="009870D4" w:rsidRPr="009870D4" w:rsidRDefault="009870D4">
            <w:pPr>
              <w:ind w:firstLine="0"/>
              <w:rPr>
                <w:rFonts w:ascii="Arial" w:hAnsi="Arial" w:cs="Arial"/>
                <w:sz w:val="20"/>
                <w:szCs w:val="20"/>
                <w:lang w:eastAsia="zh-Hans"/>
              </w:rPr>
            </w:pPr>
            <w:r w:rsidRPr="009870D4">
              <w:rPr>
                <w:rFonts w:ascii="Arial" w:hAnsi="Arial" w:cs="Arial"/>
                <w:sz w:val="20"/>
                <w:szCs w:val="20"/>
                <w:lang w:eastAsia="zh-Hans"/>
              </w:rPr>
              <w:t>功能冲突，无法激活</w:t>
            </w:r>
          </w:p>
        </w:tc>
        <w:tc>
          <w:tcPr>
            <w:tcW w:w="2970" w:type="dxa"/>
            <w:vAlign w:val="center"/>
          </w:tcPr>
          <w:p w14:paraId="2FC454D1" w14:textId="77777777" w:rsidR="009870D4" w:rsidRPr="009870D4" w:rsidRDefault="009870D4">
            <w:pPr>
              <w:ind w:firstLine="0"/>
              <w:rPr>
                <w:rFonts w:ascii="Arial" w:hAnsi="Arial" w:cs="Arial"/>
                <w:sz w:val="20"/>
                <w:szCs w:val="20"/>
                <w:lang w:eastAsia="zh-Hans"/>
              </w:rPr>
            </w:pPr>
            <w:r w:rsidRPr="009870D4">
              <w:rPr>
                <w:rFonts w:ascii="Arial" w:hAnsi="Arial" w:cs="Arial"/>
                <w:sz w:val="20"/>
                <w:szCs w:val="20"/>
                <w:lang w:eastAsia="zh-Hans"/>
              </w:rPr>
              <w:t>14</w:t>
            </w:r>
          </w:p>
        </w:tc>
      </w:tr>
      <w:tr w:rsidR="009870D4" w:rsidRPr="009870D4" w14:paraId="20C25967" w14:textId="77777777" w:rsidTr="009870D4">
        <w:trPr>
          <w:trHeight w:val="826"/>
        </w:trPr>
        <w:tc>
          <w:tcPr>
            <w:tcW w:w="3798" w:type="dxa"/>
            <w:shd w:val="clear" w:color="auto" w:fill="auto"/>
            <w:vAlign w:val="center"/>
          </w:tcPr>
          <w:p w14:paraId="430CD559" w14:textId="77777777" w:rsidR="009870D4" w:rsidRPr="009870D4" w:rsidRDefault="009870D4">
            <w:pPr>
              <w:ind w:firstLine="0"/>
              <w:rPr>
                <w:rFonts w:ascii="Arial" w:hAnsi="Arial" w:cs="Arial"/>
                <w:sz w:val="20"/>
                <w:szCs w:val="20"/>
                <w:lang w:eastAsia="zh-Hans"/>
              </w:rPr>
            </w:pPr>
            <w:proofErr w:type="spellStart"/>
            <w:r w:rsidRPr="009870D4">
              <w:rPr>
                <w:rFonts w:ascii="Arial" w:hAnsi="Arial" w:cs="Arial"/>
                <w:sz w:val="20"/>
                <w:szCs w:val="20"/>
                <w:lang w:eastAsia="zh-Hans"/>
              </w:rPr>
              <w:t>Backtrack_CheckPopUp</w:t>
            </w:r>
            <w:proofErr w:type="spellEnd"/>
            <w:ins w:id="32" w:author="百度 秋莎" w:date="2022-12-05T15:17:00Z">
              <w:r w:rsidRPr="009870D4">
                <w:rPr>
                  <w:rFonts w:ascii="Arial" w:hAnsi="Arial" w:cs="Arial"/>
                  <w:sz w:val="20"/>
                  <w:szCs w:val="20"/>
                  <w:lang w:eastAsia="zh-Hans"/>
                </w:rPr>
                <w:t>=</w:t>
              </w:r>
            </w:ins>
            <w:r w:rsidRPr="009870D4">
              <w:rPr>
                <w:rFonts w:ascii="Arial" w:hAnsi="Arial" w:cs="Arial"/>
                <w:sz w:val="20"/>
                <w:szCs w:val="20"/>
                <w:lang w:eastAsia="zh-Hans"/>
              </w:rPr>
              <w:t>0x3 velocity &lt;1kph</w:t>
            </w:r>
          </w:p>
        </w:tc>
        <w:tc>
          <w:tcPr>
            <w:tcW w:w="1890" w:type="dxa"/>
          </w:tcPr>
          <w:p w14:paraId="5E6186E8" w14:textId="77777777" w:rsidR="009870D4" w:rsidRPr="009870D4" w:rsidRDefault="009870D4">
            <w:pPr>
              <w:ind w:firstLine="0"/>
              <w:rPr>
                <w:rFonts w:ascii="Arial" w:hAnsi="Arial" w:cs="Arial"/>
                <w:sz w:val="20"/>
                <w:szCs w:val="20"/>
                <w:lang w:eastAsia="zh-Hans"/>
              </w:rPr>
            </w:pPr>
            <w:r w:rsidRPr="009870D4">
              <w:rPr>
                <w:rFonts w:ascii="Arial" w:hAnsi="Arial" w:cs="Arial"/>
                <w:sz w:val="20"/>
                <w:szCs w:val="20"/>
                <w:lang w:eastAsia="zh-Hans"/>
              </w:rPr>
              <w:t>车辆不静止，无法激活</w:t>
            </w:r>
          </w:p>
        </w:tc>
        <w:tc>
          <w:tcPr>
            <w:tcW w:w="2970" w:type="dxa"/>
            <w:shd w:val="clear" w:color="auto" w:fill="auto"/>
            <w:vAlign w:val="center"/>
          </w:tcPr>
          <w:p w14:paraId="5E81485F" w14:textId="1005370A" w:rsidR="009870D4" w:rsidRPr="009870D4" w:rsidRDefault="009870D4">
            <w:pPr>
              <w:ind w:firstLine="0"/>
              <w:rPr>
                <w:rFonts w:ascii="Arial" w:hAnsi="Arial" w:cs="Arial"/>
                <w:sz w:val="20"/>
                <w:szCs w:val="20"/>
                <w:lang w:eastAsia="zh-Hans"/>
              </w:rPr>
            </w:pPr>
            <w:r w:rsidRPr="009870D4">
              <w:rPr>
                <w:rFonts w:ascii="Arial" w:hAnsi="Arial" w:cs="Arial"/>
                <w:sz w:val="20"/>
                <w:szCs w:val="20"/>
                <w:lang w:eastAsia="zh-Hans"/>
              </w:rPr>
              <w:t>15</w:t>
            </w:r>
          </w:p>
        </w:tc>
      </w:tr>
      <w:tr w:rsidR="009870D4" w:rsidRPr="009870D4" w14:paraId="6B37EA07" w14:textId="77777777" w:rsidTr="009870D4">
        <w:trPr>
          <w:trHeight w:val="826"/>
        </w:trPr>
        <w:tc>
          <w:tcPr>
            <w:tcW w:w="3798" w:type="dxa"/>
            <w:vAlign w:val="center"/>
          </w:tcPr>
          <w:p w14:paraId="470F2062" w14:textId="77777777" w:rsidR="009870D4" w:rsidRPr="009870D4" w:rsidRDefault="009870D4">
            <w:pPr>
              <w:ind w:firstLine="0"/>
              <w:rPr>
                <w:rFonts w:ascii="Arial" w:hAnsi="Arial" w:cs="Arial"/>
                <w:sz w:val="20"/>
                <w:szCs w:val="20"/>
                <w:lang w:eastAsia="zh-Hans"/>
              </w:rPr>
            </w:pPr>
            <w:proofErr w:type="spellStart"/>
            <w:r w:rsidRPr="009870D4">
              <w:rPr>
                <w:rFonts w:ascii="Arial" w:hAnsi="Arial" w:cs="Arial"/>
                <w:sz w:val="20"/>
                <w:szCs w:val="20"/>
                <w:lang w:eastAsia="zh-Hans"/>
              </w:rPr>
              <w:t>Backtrack_CheckPopUp</w:t>
            </w:r>
            <w:proofErr w:type="spellEnd"/>
            <w:ins w:id="33" w:author="百度 秋莎" w:date="2022-12-05T15:17:00Z">
              <w:r w:rsidRPr="009870D4">
                <w:rPr>
                  <w:rFonts w:ascii="Arial" w:hAnsi="Arial" w:cs="Arial"/>
                  <w:sz w:val="20"/>
                  <w:szCs w:val="20"/>
                  <w:lang w:eastAsia="zh-Hans"/>
                </w:rPr>
                <w:t>=</w:t>
              </w:r>
            </w:ins>
            <w:r w:rsidRPr="009870D4">
              <w:rPr>
                <w:rFonts w:ascii="Arial" w:hAnsi="Arial" w:cs="Arial"/>
                <w:sz w:val="20"/>
                <w:szCs w:val="20"/>
                <w:lang w:eastAsia="zh-Hans"/>
              </w:rPr>
              <w:t>0x5  Motion Ready</w:t>
            </w:r>
          </w:p>
        </w:tc>
        <w:tc>
          <w:tcPr>
            <w:tcW w:w="1890" w:type="dxa"/>
          </w:tcPr>
          <w:p w14:paraId="2A5A1F8D" w14:textId="77777777" w:rsidR="009870D4" w:rsidRPr="009870D4" w:rsidRDefault="009870D4">
            <w:pPr>
              <w:ind w:firstLine="0"/>
              <w:rPr>
                <w:rFonts w:ascii="Arial" w:hAnsi="Arial" w:cs="Arial"/>
                <w:sz w:val="20"/>
                <w:szCs w:val="20"/>
                <w:lang w:eastAsia="zh-Hans"/>
              </w:rPr>
            </w:pPr>
            <w:r w:rsidRPr="009870D4">
              <w:rPr>
                <w:rFonts w:ascii="Arial" w:hAnsi="Arial" w:cs="Arial"/>
                <w:sz w:val="20"/>
                <w:szCs w:val="20"/>
                <w:lang w:eastAsia="zh-Hans"/>
              </w:rPr>
              <w:t>车辆无动力，无法激活</w:t>
            </w:r>
          </w:p>
        </w:tc>
        <w:tc>
          <w:tcPr>
            <w:tcW w:w="2970" w:type="dxa"/>
            <w:shd w:val="clear" w:color="auto" w:fill="auto"/>
            <w:vAlign w:val="center"/>
          </w:tcPr>
          <w:p w14:paraId="5E7936CB" w14:textId="04D47370" w:rsidR="009870D4" w:rsidRPr="009870D4" w:rsidRDefault="009870D4">
            <w:pPr>
              <w:ind w:firstLine="0"/>
              <w:rPr>
                <w:rFonts w:ascii="Arial" w:hAnsi="Arial" w:cs="Arial"/>
                <w:sz w:val="20"/>
                <w:szCs w:val="20"/>
                <w:lang w:eastAsia="zh-Hans"/>
              </w:rPr>
            </w:pPr>
            <w:r w:rsidRPr="009870D4">
              <w:rPr>
                <w:rFonts w:ascii="Arial" w:hAnsi="Arial" w:cs="Arial"/>
                <w:sz w:val="20"/>
                <w:szCs w:val="20"/>
                <w:lang w:eastAsia="zh-Hans"/>
              </w:rPr>
              <w:t>16</w:t>
            </w:r>
          </w:p>
        </w:tc>
      </w:tr>
      <w:tr w:rsidR="009870D4" w:rsidRPr="009870D4" w14:paraId="7C92A85F" w14:textId="77777777" w:rsidTr="009870D4">
        <w:trPr>
          <w:trHeight w:val="2468"/>
        </w:trPr>
        <w:tc>
          <w:tcPr>
            <w:tcW w:w="3798" w:type="dxa"/>
            <w:vAlign w:val="center"/>
          </w:tcPr>
          <w:p w14:paraId="438A48D3" w14:textId="77777777" w:rsidR="009870D4" w:rsidRPr="009870D4" w:rsidRDefault="009870D4">
            <w:pPr>
              <w:ind w:firstLine="0"/>
              <w:rPr>
                <w:rFonts w:ascii="Arial" w:hAnsi="Arial" w:cs="Arial"/>
                <w:sz w:val="20"/>
                <w:szCs w:val="20"/>
                <w:lang w:eastAsia="zh-Hans"/>
              </w:rPr>
            </w:pPr>
            <w:proofErr w:type="spellStart"/>
            <w:r w:rsidRPr="009870D4">
              <w:rPr>
                <w:rFonts w:ascii="Arial" w:hAnsi="Arial" w:cs="Arial"/>
                <w:sz w:val="20"/>
                <w:szCs w:val="20"/>
                <w:lang w:eastAsia="zh-Hans"/>
              </w:rPr>
              <w:t>Backtrack_CheckPopUp</w:t>
            </w:r>
            <w:proofErr w:type="spellEnd"/>
            <w:r w:rsidRPr="009870D4">
              <w:rPr>
                <w:rFonts w:ascii="Arial" w:hAnsi="Arial" w:cs="Arial"/>
                <w:sz w:val="20"/>
                <w:szCs w:val="20"/>
                <w:lang w:eastAsia="zh-Hans"/>
              </w:rPr>
              <w:t>=0xA mobile control is active</w:t>
            </w:r>
          </w:p>
        </w:tc>
        <w:tc>
          <w:tcPr>
            <w:tcW w:w="1890" w:type="dxa"/>
          </w:tcPr>
          <w:p w14:paraId="2B18AF2E" w14:textId="77777777" w:rsidR="009870D4" w:rsidRPr="009870D4" w:rsidRDefault="009870D4">
            <w:pPr>
              <w:ind w:firstLine="0"/>
              <w:rPr>
                <w:rFonts w:ascii="Arial" w:hAnsi="Arial" w:cs="Arial"/>
                <w:sz w:val="20"/>
                <w:szCs w:val="20"/>
                <w:lang w:eastAsia="zh-Hans"/>
              </w:rPr>
            </w:pPr>
            <w:r w:rsidRPr="009870D4">
              <w:rPr>
                <w:rFonts w:ascii="Arial" w:hAnsi="Arial" w:cs="Arial"/>
                <w:sz w:val="20"/>
                <w:szCs w:val="20"/>
                <w:lang w:eastAsia="zh-Hans"/>
              </w:rPr>
              <w:t>手机控车中，无法激活</w:t>
            </w:r>
          </w:p>
        </w:tc>
        <w:tc>
          <w:tcPr>
            <w:tcW w:w="2970" w:type="dxa"/>
            <w:shd w:val="clear" w:color="auto" w:fill="auto"/>
            <w:vAlign w:val="center"/>
          </w:tcPr>
          <w:p w14:paraId="6D053A18" w14:textId="46620E5E" w:rsidR="009870D4" w:rsidRPr="009870D4" w:rsidRDefault="009870D4">
            <w:pPr>
              <w:ind w:firstLine="0"/>
              <w:rPr>
                <w:rFonts w:ascii="Arial" w:hAnsi="Arial" w:cs="Arial"/>
                <w:sz w:val="20"/>
                <w:szCs w:val="20"/>
                <w:lang w:eastAsia="zh-Hans"/>
              </w:rPr>
            </w:pPr>
            <w:r w:rsidRPr="009870D4">
              <w:rPr>
                <w:rFonts w:ascii="Arial" w:hAnsi="Arial" w:cs="Arial"/>
                <w:sz w:val="20"/>
                <w:szCs w:val="20"/>
                <w:lang w:eastAsia="zh-Hans"/>
              </w:rPr>
              <w:t>17</w:t>
            </w:r>
          </w:p>
        </w:tc>
      </w:tr>
      <w:tr w:rsidR="009870D4" w:rsidRPr="009870D4" w14:paraId="67DC99E6" w14:textId="77777777" w:rsidTr="009870D4">
        <w:trPr>
          <w:trHeight w:val="1832"/>
        </w:trPr>
        <w:tc>
          <w:tcPr>
            <w:tcW w:w="3798" w:type="dxa"/>
            <w:vAlign w:val="center"/>
          </w:tcPr>
          <w:p w14:paraId="5A8CECEA" w14:textId="77777777" w:rsidR="009870D4" w:rsidRPr="009870D4" w:rsidRDefault="009870D4">
            <w:pPr>
              <w:ind w:firstLine="0"/>
              <w:rPr>
                <w:rFonts w:ascii="Arial" w:hAnsi="Arial" w:cs="Arial"/>
                <w:sz w:val="20"/>
                <w:szCs w:val="20"/>
                <w:lang w:eastAsia="zh-Hans"/>
              </w:rPr>
            </w:pPr>
            <w:proofErr w:type="spellStart"/>
            <w:r w:rsidRPr="009870D4">
              <w:rPr>
                <w:rFonts w:ascii="Arial" w:hAnsi="Arial" w:cs="Arial"/>
                <w:sz w:val="20"/>
                <w:szCs w:val="20"/>
                <w:lang w:eastAsia="zh-Hans"/>
              </w:rPr>
              <w:lastRenderedPageBreak/>
              <w:t>Backtrack_CheckPopUp</w:t>
            </w:r>
            <w:proofErr w:type="spellEnd"/>
            <w:r w:rsidRPr="009870D4">
              <w:rPr>
                <w:rFonts w:ascii="Arial" w:hAnsi="Arial" w:cs="Arial"/>
                <w:sz w:val="20"/>
                <w:szCs w:val="20"/>
                <w:lang w:eastAsia="zh-Hans"/>
              </w:rPr>
              <w:t>=0x14 HAVP in learning</w:t>
            </w:r>
          </w:p>
        </w:tc>
        <w:tc>
          <w:tcPr>
            <w:tcW w:w="1890" w:type="dxa"/>
          </w:tcPr>
          <w:p w14:paraId="6B69C63D" w14:textId="77777777" w:rsidR="009870D4" w:rsidRPr="009870D4" w:rsidRDefault="009870D4">
            <w:pPr>
              <w:ind w:firstLine="0"/>
              <w:rPr>
                <w:rFonts w:ascii="Arial" w:hAnsi="Arial" w:cs="Arial"/>
                <w:sz w:val="20"/>
                <w:szCs w:val="20"/>
                <w:lang w:eastAsia="zh-Hans"/>
              </w:rPr>
            </w:pPr>
            <w:r w:rsidRPr="009870D4">
              <w:rPr>
                <w:rFonts w:ascii="Arial" w:hAnsi="Arial" w:cs="Arial"/>
                <w:sz w:val="20"/>
                <w:szCs w:val="20"/>
                <w:lang w:eastAsia="zh-Hans"/>
              </w:rPr>
              <w:t>HAVP</w:t>
            </w:r>
            <w:r w:rsidRPr="009870D4">
              <w:rPr>
                <w:rFonts w:ascii="Arial" w:hAnsi="Arial" w:cs="Arial"/>
                <w:sz w:val="20"/>
                <w:szCs w:val="20"/>
                <w:lang w:eastAsia="zh-Hans"/>
              </w:rPr>
              <w:t>后台学习中，无法使用</w:t>
            </w:r>
          </w:p>
          <w:p w14:paraId="53E70E51" w14:textId="77777777" w:rsidR="009870D4" w:rsidRPr="009870D4" w:rsidRDefault="009870D4">
            <w:pPr>
              <w:ind w:firstLine="0"/>
              <w:rPr>
                <w:rFonts w:ascii="Arial" w:hAnsi="Arial" w:cs="Arial"/>
                <w:sz w:val="20"/>
                <w:szCs w:val="20"/>
              </w:rPr>
            </w:pPr>
          </w:p>
          <w:p w14:paraId="621D1284" w14:textId="77777777" w:rsidR="009870D4" w:rsidRPr="009870D4" w:rsidRDefault="009870D4">
            <w:pPr>
              <w:ind w:firstLine="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970" w:type="dxa"/>
            <w:vAlign w:val="center"/>
          </w:tcPr>
          <w:p w14:paraId="3ADDBE5C" w14:textId="5CF5916A" w:rsidR="009870D4" w:rsidRPr="009870D4" w:rsidRDefault="009870D4">
            <w:pPr>
              <w:ind w:firstLine="0"/>
              <w:rPr>
                <w:rFonts w:ascii="Arial" w:hAnsi="Arial" w:cs="Arial"/>
                <w:sz w:val="20"/>
                <w:szCs w:val="20"/>
                <w:highlight w:val="red"/>
                <w:lang w:eastAsia="zh-Hans"/>
              </w:rPr>
            </w:pPr>
            <w:r w:rsidRPr="009870D4">
              <w:rPr>
                <w:rFonts w:ascii="Arial" w:hAnsi="Arial" w:cs="Arial"/>
                <w:sz w:val="20"/>
                <w:szCs w:val="20"/>
                <w:lang w:eastAsia="zh-Hans"/>
              </w:rPr>
              <w:t>18</w:t>
            </w:r>
          </w:p>
        </w:tc>
      </w:tr>
    </w:tbl>
    <w:p w14:paraId="1508FB87" w14:textId="77777777" w:rsidR="004454D4" w:rsidRDefault="004454D4"/>
    <w:p w14:paraId="14A61DE5" w14:textId="77777777" w:rsidR="004454D4" w:rsidRDefault="001F6651">
      <w:pPr>
        <w:pStyle w:val="Heading2"/>
      </w:pPr>
      <w:bookmarkStart w:id="34" w:name="_Toc1841491251"/>
      <w:r>
        <w:rPr>
          <w:rFonts w:hint="eastAsia"/>
          <w:lang w:eastAsia="zh-Hans"/>
        </w:rPr>
        <w:t>开启方式</w:t>
      </w:r>
      <w:bookmarkEnd w:id="34"/>
    </w:p>
    <w:p w14:paraId="43D5A857" w14:textId="77777777" w:rsidR="004454D4" w:rsidRDefault="001F6651">
      <w:pPr>
        <w:rPr>
          <w:b/>
          <w:bCs/>
          <w:lang w:eastAsia="zh-Hans"/>
        </w:rPr>
      </w:pPr>
      <w:r>
        <w:rPr>
          <w:rFonts w:hint="eastAsia"/>
          <w:b/>
          <w:bCs/>
          <w:lang w:eastAsia="zh-Hans"/>
        </w:rPr>
        <w:t>触发条件：</w:t>
      </w:r>
    </w:p>
    <w:p w14:paraId="76A7FCC0" w14:textId="77777777" w:rsidR="004454D4" w:rsidRDefault="001F6651">
      <w:pPr>
        <w:numPr>
          <w:ilvl w:val="0"/>
          <w:numId w:val="5"/>
        </w:numPr>
        <w:ind w:left="0" w:firstLine="0"/>
        <w:rPr>
          <w:lang w:eastAsia="zh-Hans"/>
        </w:rPr>
      </w:pPr>
      <w:r>
        <w:rPr>
          <w:rFonts w:hint="eastAsia"/>
          <w:lang w:eastAsia="zh-Hans"/>
        </w:rPr>
        <w:t>当</w:t>
      </w:r>
      <w:r>
        <w:rPr>
          <w:rFonts w:hint="eastAsia"/>
        </w:rPr>
        <w:t>用户</w:t>
      </w:r>
      <w:r>
        <w:rPr>
          <w:rFonts w:hint="eastAsia"/>
          <w:lang w:eastAsia="zh-Hans"/>
        </w:rPr>
        <w:t>在</w:t>
      </w:r>
      <w:r>
        <w:rPr>
          <w:rFonts w:hint="eastAsia"/>
          <w:lang w:eastAsia="zh-Hans"/>
        </w:rPr>
        <w:t>Launcher</w:t>
      </w:r>
      <w:r>
        <w:rPr>
          <w:rFonts w:hint="eastAsia"/>
          <w:lang w:eastAsia="zh-Hans"/>
        </w:rPr>
        <w:t>页面中</w:t>
      </w:r>
      <w:r>
        <w:rPr>
          <w:rFonts w:hint="eastAsia"/>
        </w:rPr>
        <w:t>点击“</w:t>
      </w:r>
      <w:r>
        <w:rPr>
          <w:rFonts w:hint="eastAsia"/>
          <w:lang w:eastAsia="zh-Hans"/>
        </w:rPr>
        <w:t>循迹倒车</w:t>
      </w:r>
      <w:r>
        <w:rPr>
          <w:rFonts w:hint="eastAsia"/>
        </w:rPr>
        <w:t>”</w:t>
      </w:r>
      <w:r>
        <w:t>icon</w:t>
      </w:r>
      <w:r>
        <w:rPr>
          <w:rFonts w:hint="eastAsia"/>
          <w:lang w:eastAsia="zh-Hans"/>
        </w:rPr>
        <w:t>时，</w:t>
      </w:r>
      <w:r>
        <w:rPr>
          <w:rFonts w:hint="eastAsia"/>
        </w:rPr>
        <w:t>IVI</w:t>
      </w:r>
      <w:r>
        <w:rPr>
          <w:rFonts w:hint="eastAsia"/>
          <w:lang w:eastAsia="zh-Hans"/>
        </w:rPr>
        <w:t>发送</w:t>
      </w:r>
      <w:r>
        <w:rPr>
          <w:rFonts w:hint="eastAsia"/>
          <w:lang w:eastAsia="zh-Hans"/>
        </w:rPr>
        <w:t>3</w:t>
      </w:r>
      <w:r>
        <w:rPr>
          <w:rFonts w:hint="eastAsia"/>
          <w:lang w:eastAsia="zh-Hans"/>
        </w:rPr>
        <w:t>帧</w:t>
      </w:r>
      <w:r>
        <w:rPr>
          <w:lang w:eastAsia="zh-Hans"/>
        </w:rPr>
        <w:t>IVI_Bktrk_Launch_SoftButton =</w:t>
      </w:r>
      <w:r>
        <w:rPr>
          <w:rFonts w:hint="eastAsia"/>
          <w:lang w:eastAsia="zh-Hans"/>
        </w:rPr>
        <w:t>0x1: ON</w:t>
      </w:r>
      <w:r>
        <w:rPr>
          <w:rFonts w:hint="eastAsia"/>
          <w:lang w:eastAsia="zh-Hans"/>
        </w:rPr>
        <w:t>给</w:t>
      </w:r>
      <w:r>
        <w:rPr>
          <w:rFonts w:hint="eastAsia"/>
          <w:lang w:eastAsia="zh-Hans"/>
        </w:rPr>
        <w:t>ACU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720"/>
      </w:tblGrid>
      <w:tr w:rsidR="004454D4" w14:paraId="383B238A" w14:textId="77777777">
        <w:trPr>
          <w:trHeight w:val="1627"/>
        </w:trPr>
        <w:tc>
          <w:tcPr>
            <w:tcW w:w="10023" w:type="dxa"/>
          </w:tcPr>
          <w:p w14:paraId="5E172033" w14:textId="77777777" w:rsidR="004454D4" w:rsidRDefault="001F6651">
            <w:pPr>
              <w:ind w:firstLine="0"/>
              <w:rPr>
                <w:b/>
                <w:bCs/>
                <w:lang w:eastAsia="zh-Hans"/>
              </w:rPr>
            </w:pPr>
            <w:r>
              <w:rPr>
                <w:noProof/>
              </w:rPr>
              <w:drawing>
                <wp:anchor distT="0" distB="0" distL="114300" distR="114300" simplePos="0" relativeHeight="251652096" behindDoc="0" locked="0" layoutInCell="1" allowOverlap="1" wp14:anchorId="32872B3F" wp14:editId="0692CF0E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-836295</wp:posOffset>
                  </wp:positionV>
                  <wp:extent cx="5852160" cy="1162685"/>
                  <wp:effectExtent l="0" t="0" r="15240" b="5715"/>
                  <wp:wrapTopAndBottom/>
                  <wp:docPr id="6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2160" cy="11626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4FCF24E5" w14:textId="77777777" w:rsidR="004454D4" w:rsidRDefault="001F6651">
      <w:pPr>
        <w:numPr>
          <w:ilvl w:val="0"/>
          <w:numId w:val="5"/>
        </w:numPr>
        <w:ind w:left="0" w:firstLine="0"/>
        <w:rPr>
          <w:lang w:eastAsia="zh-Hans"/>
        </w:rPr>
      </w:pPr>
      <w:r>
        <w:rPr>
          <w:rFonts w:hint="eastAsia"/>
          <w:lang w:eastAsia="zh-Hans"/>
        </w:rPr>
        <w:t>当用户在</w:t>
      </w:r>
      <w:r>
        <w:rPr>
          <w:rFonts w:hint="eastAsia"/>
          <w:lang w:eastAsia="zh-Hans"/>
        </w:rPr>
        <w:t>AVM</w:t>
      </w:r>
      <w:r>
        <w:rPr>
          <w:rFonts w:hint="eastAsia"/>
          <w:lang w:eastAsia="zh-Hans"/>
        </w:rPr>
        <w:t>页面中点击“循迹倒车”</w:t>
      </w:r>
      <w:r>
        <w:rPr>
          <w:rFonts w:hint="eastAsia"/>
          <w:lang w:eastAsia="zh-Hans"/>
        </w:rPr>
        <w:t>icon</w:t>
      </w:r>
      <w:r>
        <w:rPr>
          <w:rFonts w:hint="eastAsia"/>
          <w:lang w:eastAsia="zh-Hans"/>
        </w:rPr>
        <w:t>时，</w:t>
      </w:r>
      <w:r>
        <w:rPr>
          <w:rFonts w:hint="eastAsia"/>
          <w:lang w:eastAsia="zh-Hans"/>
        </w:rPr>
        <w:t>IVI</w:t>
      </w:r>
      <w:r>
        <w:rPr>
          <w:rFonts w:hint="eastAsia"/>
          <w:lang w:eastAsia="zh-Hans"/>
        </w:rPr>
        <w:t>发送</w:t>
      </w:r>
      <w:r>
        <w:rPr>
          <w:rFonts w:hint="eastAsia"/>
          <w:lang w:eastAsia="zh-Hans"/>
        </w:rPr>
        <w:t>3</w:t>
      </w:r>
      <w:r>
        <w:rPr>
          <w:rFonts w:hint="eastAsia"/>
          <w:lang w:eastAsia="zh-Hans"/>
        </w:rPr>
        <w:t>帧</w:t>
      </w:r>
      <w:r>
        <w:rPr>
          <w:rFonts w:hint="eastAsia"/>
          <w:lang w:eastAsia="zh-Hans"/>
        </w:rPr>
        <w:t>IVI</w:t>
      </w:r>
      <w:r>
        <w:rPr>
          <w:rFonts w:hint="eastAsia"/>
          <w:lang w:eastAsia="zh-Hans"/>
        </w:rPr>
        <w:t>发送</w:t>
      </w:r>
      <w:r>
        <w:rPr>
          <w:rFonts w:hint="eastAsia"/>
          <w:lang w:eastAsia="zh-Hans"/>
        </w:rPr>
        <w:t>3</w:t>
      </w:r>
      <w:r>
        <w:rPr>
          <w:rFonts w:hint="eastAsia"/>
          <w:lang w:eastAsia="zh-Hans"/>
        </w:rPr>
        <w:t>帧</w:t>
      </w:r>
      <w:r>
        <w:rPr>
          <w:rFonts w:hint="eastAsia"/>
          <w:lang w:eastAsia="zh-Hans"/>
        </w:rPr>
        <w:t>IVI_Backtrack_AVMSoftButton =0x1: ON</w:t>
      </w:r>
      <w:r>
        <w:rPr>
          <w:rFonts w:hint="eastAsia"/>
          <w:lang w:eastAsia="zh-Hans"/>
        </w:rPr>
        <w:t>给</w:t>
      </w:r>
      <w:r>
        <w:rPr>
          <w:rFonts w:hint="eastAsia"/>
          <w:lang w:eastAsia="zh-Hans"/>
        </w:rPr>
        <w:t>ACU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720"/>
      </w:tblGrid>
      <w:tr w:rsidR="004454D4" w14:paraId="7219E16D" w14:textId="77777777">
        <w:trPr>
          <w:trHeight w:val="90"/>
        </w:trPr>
        <w:tc>
          <w:tcPr>
            <w:tcW w:w="10023" w:type="dxa"/>
          </w:tcPr>
          <w:p w14:paraId="58C75522" w14:textId="77777777" w:rsidR="004454D4" w:rsidRDefault="001F6651">
            <w:pPr>
              <w:ind w:firstLine="0"/>
              <w:rPr>
                <w:b/>
                <w:bCs/>
                <w:lang w:eastAsia="zh-Hans"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0" behindDoc="1" locked="0" layoutInCell="1" allowOverlap="1" wp14:anchorId="491E0448" wp14:editId="1F9720D7">
                  <wp:simplePos x="0" y="0"/>
                  <wp:positionH relativeFrom="column">
                    <wp:posOffset>111125</wp:posOffset>
                  </wp:positionH>
                  <wp:positionV relativeFrom="paragraph">
                    <wp:posOffset>165100</wp:posOffset>
                  </wp:positionV>
                  <wp:extent cx="5600065" cy="1432560"/>
                  <wp:effectExtent l="0" t="0" r="13335" b="15240"/>
                  <wp:wrapTight wrapText="bothSides">
                    <wp:wrapPolygon edited="0">
                      <wp:start x="0" y="0"/>
                      <wp:lineTo x="0" y="21064"/>
                      <wp:lineTo x="21455" y="21064"/>
                      <wp:lineTo x="21455" y="0"/>
                      <wp:lineTo x="0" y="0"/>
                    </wp:wrapPolygon>
                  </wp:wrapTight>
                  <wp:docPr id="1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0065" cy="1432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65E9F7E6" w14:textId="77777777" w:rsidR="004454D4" w:rsidRDefault="001F6651">
      <w:pPr>
        <w:numPr>
          <w:ilvl w:val="0"/>
          <w:numId w:val="5"/>
        </w:numPr>
        <w:ind w:left="0" w:firstLine="0"/>
        <w:rPr>
          <w:lang w:eastAsia="zh-Hans"/>
        </w:rPr>
      </w:pPr>
      <w:r>
        <w:rPr>
          <w:rFonts w:hint="eastAsia"/>
          <w:lang w:eastAsia="zh-Hans"/>
        </w:rPr>
        <w:t>当用户使用语音唤醒循迹倒车功能时，</w:t>
      </w:r>
      <w:r>
        <w:rPr>
          <w:rFonts w:hint="eastAsia"/>
          <w:lang w:eastAsia="zh-Hans"/>
        </w:rPr>
        <w:t>IVI</w:t>
      </w:r>
      <w:r>
        <w:rPr>
          <w:rFonts w:hint="eastAsia"/>
          <w:lang w:eastAsia="zh-Hans"/>
        </w:rPr>
        <w:t>发送</w:t>
      </w:r>
      <w:r>
        <w:rPr>
          <w:rFonts w:hint="eastAsia"/>
          <w:lang w:eastAsia="zh-Hans"/>
        </w:rPr>
        <w:t>3</w:t>
      </w:r>
      <w:r>
        <w:rPr>
          <w:rFonts w:hint="eastAsia"/>
          <w:lang w:eastAsia="zh-Hans"/>
        </w:rPr>
        <w:t>帧</w:t>
      </w:r>
      <w:r>
        <w:rPr>
          <w:lang w:eastAsia="zh-Hans"/>
        </w:rPr>
        <w:t>IVI_Bktrak_VoiceActivButton =0x1: ON</w:t>
      </w:r>
      <w:r>
        <w:rPr>
          <w:rFonts w:hint="eastAsia"/>
          <w:lang w:eastAsia="zh-Hans"/>
        </w:rPr>
        <w:t>给</w:t>
      </w:r>
      <w:r>
        <w:rPr>
          <w:rFonts w:hint="eastAsia"/>
          <w:lang w:eastAsia="zh-Hans"/>
        </w:rPr>
        <w:t>ACU</w:t>
      </w:r>
    </w:p>
    <w:p w14:paraId="5BD82292" w14:textId="77777777" w:rsidR="004454D4" w:rsidRDefault="001F6651">
      <w:pPr>
        <w:rPr>
          <w:b/>
          <w:bCs/>
          <w:lang w:eastAsia="zh-Hans"/>
        </w:rPr>
      </w:pPr>
      <w:r>
        <w:rPr>
          <w:rFonts w:hint="eastAsia"/>
          <w:b/>
          <w:bCs/>
          <w:lang w:eastAsia="zh-Hans"/>
        </w:rPr>
        <w:t>使能条件：</w:t>
      </w:r>
    </w:p>
    <w:p w14:paraId="0DB32A16" w14:textId="77777777" w:rsidR="004454D4" w:rsidRDefault="001F6651">
      <w:pPr>
        <w:numPr>
          <w:ilvl w:val="0"/>
          <w:numId w:val="6"/>
        </w:numPr>
        <w:ind w:left="0" w:firstLine="0"/>
        <w:rPr>
          <w:lang w:val="de-DE"/>
        </w:rPr>
      </w:pPr>
      <w:r>
        <w:rPr>
          <w:lang w:eastAsia="zh-Hans"/>
        </w:rPr>
        <w:t>ACU</w:t>
      </w:r>
      <w:r>
        <w:rPr>
          <w:rFonts w:hint="eastAsia"/>
          <w:lang w:eastAsia="zh-Hans"/>
        </w:rPr>
        <w:t>自检完成就绪：</w:t>
      </w:r>
      <w:proofErr w:type="spellStart"/>
      <w:r w:rsidRPr="007A7A69">
        <w:t>BcktrakMde_D_Stat_IVI</w:t>
      </w:r>
      <w:proofErr w:type="spellEnd"/>
      <w:r w:rsidRPr="007A7A69">
        <w:t>=0x2:Standby</w:t>
      </w:r>
    </w:p>
    <w:p w14:paraId="2D6248D0" w14:textId="77777777" w:rsidR="004454D4" w:rsidRDefault="001F6651">
      <w:pPr>
        <w:rPr>
          <w:lang w:eastAsia="zh-Hans"/>
        </w:rPr>
      </w:pPr>
      <w:r>
        <w:rPr>
          <w:rFonts w:hint="eastAsia"/>
          <w:lang w:val="de-DE" w:eastAsia="zh-Hans"/>
        </w:rPr>
        <w:lastRenderedPageBreak/>
        <w:t>（</w:t>
      </w:r>
      <w:r>
        <w:rPr>
          <w:rFonts w:hint="eastAsia"/>
          <w:lang w:eastAsia="zh-Hans"/>
        </w:rPr>
        <w:t>整车上电且</w:t>
      </w:r>
      <w:r>
        <w:rPr>
          <w:lang w:eastAsia="zh-Hans"/>
        </w:rPr>
        <w:t>ACU</w:t>
      </w:r>
      <w:r>
        <w:rPr>
          <w:rFonts w:hint="eastAsia"/>
          <w:lang w:eastAsia="zh-Hans"/>
        </w:rPr>
        <w:t>自检通过后，则</w:t>
      </w:r>
      <w:r>
        <w:rPr>
          <w:lang w:eastAsia="zh-Hans"/>
        </w:rPr>
        <w:t>ACU</w:t>
      </w:r>
      <w:r>
        <w:rPr>
          <w:rFonts w:hint="eastAsia"/>
          <w:lang w:eastAsia="zh-Hans"/>
        </w:rPr>
        <w:t>实时开始记录并刷新路线，当用户点击开启功能后，</w:t>
      </w:r>
      <w:r>
        <w:rPr>
          <w:lang w:eastAsia="zh-Hans"/>
        </w:rPr>
        <w:t>ACU</w:t>
      </w:r>
      <w:r>
        <w:rPr>
          <w:rFonts w:hint="eastAsia"/>
          <w:lang w:eastAsia="zh-Hans"/>
        </w:rPr>
        <w:t>发送一次可用路线给</w:t>
      </w:r>
      <w:r>
        <w:rPr>
          <w:lang w:eastAsia="zh-Hans"/>
        </w:rPr>
        <w:t>IVI</w:t>
      </w:r>
      <w:r>
        <w:rPr>
          <w:rFonts w:hint="eastAsia"/>
          <w:lang w:eastAsia="zh-Hans"/>
        </w:rPr>
        <w:t>，此后不会再发送更新路线）</w:t>
      </w:r>
    </w:p>
    <w:p w14:paraId="2E901D98" w14:textId="77777777" w:rsidR="004454D4" w:rsidRDefault="001F6651">
      <w:pPr>
        <w:numPr>
          <w:ilvl w:val="0"/>
          <w:numId w:val="6"/>
        </w:numPr>
        <w:ind w:left="0" w:firstLine="0"/>
        <w:rPr>
          <w:lang w:val="de-DE" w:eastAsia="zh-Hans"/>
        </w:rPr>
      </w:pPr>
      <w:r>
        <w:rPr>
          <w:rFonts w:hint="eastAsia"/>
        </w:rPr>
        <w:t>整车电源模式为</w:t>
      </w:r>
      <w:r>
        <w:rPr>
          <w:rFonts w:hint="eastAsia"/>
          <w:lang w:val="de-DE"/>
        </w:rPr>
        <w:t>I</w:t>
      </w:r>
      <w:r>
        <w:rPr>
          <w:lang w:val="de-DE"/>
        </w:rPr>
        <w:t xml:space="preserve">G </w:t>
      </w:r>
      <w:r>
        <w:rPr>
          <w:rFonts w:hint="eastAsia"/>
          <w:lang w:val="de-DE"/>
        </w:rPr>
        <w:t>On</w:t>
      </w:r>
    </w:p>
    <w:p w14:paraId="794F6F8C" w14:textId="77777777" w:rsidR="004454D4" w:rsidRDefault="001F6651">
      <w:pPr>
        <w:rPr>
          <w:b/>
          <w:bCs/>
          <w:lang w:eastAsia="zh-Hans"/>
        </w:rPr>
      </w:pPr>
      <w:r>
        <w:rPr>
          <w:b/>
          <w:bCs/>
        </w:rPr>
        <w:t>IVI</w:t>
      </w:r>
      <w:r>
        <w:rPr>
          <w:rFonts w:hint="eastAsia"/>
          <w:b/>
          <w:bCs/>
          <w:lang w:eastAsia="zh-Hans"/>
        </w:rPr>
        <w:t>执行：</w:t>
      </w:r>
    </w:p>
    <w:p w14:paraId="7777339C" w14:textId="77777777" w:rsidR="004454D4" w:rsidRDefault="001F6651">
      <w:pPr>
        <w:numPr>
          <w:ilvl w:val="0"/>
          <w:numId w:val="10"/>
        </w:numPr>
        <w:ind w:left="0" w:firstLine="0"/>
        <w:rPr>
          <w:lang w:eastAsia="zh-Hans"/>
        </w:rPr>
      </w:pPr>
      <w:r>
        <w:rPr>
          <w:rFonts w:hint="eastAsia"/>
          <w:lang w:eastAsia="zh-Hans"/>
        </w:rPr>
        <w:t>跳转到</w:t>
      </w:r>
      <w:r>
        <w:rPr>
          <w:rFonts w:hint="eastAsia"/>
          <w:lang w:eastAsia="zh-Hans"/>
        </w:rPr>
        <w:t>Backtrack</w:t>
      </w:r>
      <w:r>
        <w:rPr>
          <w:rFonts w:hint="eastAsia"/>
          <w:lang w:eastAsia="zh-Hans"/>
        </w:rPr>
        <w:t>倒车页面</w:t>
      </w:r>
      <w:r>
        <w:rPr>
          <w:lang w:eastAsia="zh-Hans"/>
        </w:rPr>
        <w:t>：</w:t>
      </w:r>
      <w:r>
        <w:rPr>
          <w:rFonts w:hint="eastAsia"/>
        </w:rPr>
        <w:t>IVI</w:t>
      </w:r>
      <w:r>
        <w:rPr>
          <w:rFonts w:hint="eastAsia"/>
        </w:rPr>
        <w:t>收到</w:t>
      </w:r>
      <w:proofErr w:type="spellStart"/>
      <w:r>
        <w:rPr>
          <w:rFonts w:hint="eastAsia"/>
          <w:lang w:eastAsia="zh-Hans"/>
        </w:rPr>
        <w:t>Backtrack_PageDisplay</w:t>
      </w:r>
      <w:proofErr w:type="spellEnd"/>
      <w:r>
        <w:rPr>
          <w:lang w:eastAsia="zh-Hans"/>
        </w:rPr>
        <w:t>=</w:t>
      </w:r>
      <w:r>
        <w:rPr>
          <w:rFonts w:hint="eastAsia"/>
          <w:lang w:eastAsia="zh-Hans"/>
        </w:rPr>
        <w:t xml:space="preserve">0x1: </w:t>
      </w:r>
      <w:proofErr w:type="spellStart"/>
      <w:r>
        <w:rPr>
          <w:rFonts w:hint="eastAsia"/>
          <w:lang w:eastAsia="zh-Hans"/>
        </w:rPr>
        <w:t>Backtrack_Reversing</w:t>
      </w:r>
      <w:proofErr w:type="spellEnd"/>
      <w:r>
        <w:rPr>
          <w:rFonts w:hint="eastAsia"/>
        </w:rPr>
        <w:t>后跳转至</w:t>
      </w:r>
      <w:r>
        <w:rPr>
          <w:rFonts w:hint="eastAsia"/>
          <w:lang w:eastAsia="zh-Hans"/>
        </w:rPr>
        <w:t>倒车界面，</w:t>
      </w:r>
      <w:r w:rsidRPr="00F96086">
        <w:rPr>
          <w:highlight w:val="green"/>
          <w:lang w:eastAsia="zh-Hans"/>
        </w:rPr>
        <w:t>IVI</w:t>
      </w:r>
      <w:r w:rsidRPr="00F96086">
        <w:rPr>
          <w:rFonts w:hint="eastAsia"/>
          <w:highlight w:val="green"/>
          <w:lang w:eastAsia="zh-Hans"/>
        </w:rPr>
        <w:t>显示倒车页面</w:t>
      </w:r>
      <w:r>
        <w:rPr>
          <w:rFonts w:hint="eastAsia"/>
          <w:lang w:eastAsia="zh-Hans"/>
        </w:rPr>
        <w:t>后反馈</w:t>
      </w:r>
      <w:proofErr w:type="spellStart"/>
      <w:r>
        <w:rPr>
          <w:rFonts w:hint="eastAsia"/>
          <w:lang w:eastAsia="zh-Hans"/>
        </w:rPr>
        <w:t>IVI_Prk_DispStat</w:t>
      </w:r>
      <w:proofErr w:type="spellEnd"/>
      <w:r>
        <w:rPr>
          <w:rFonts w:hint="eastAsia"/>
          <w:lang w:eastAsia="zh-Hans"/>
        </w:rPr>
        <w:t xml:space="preserve">=0x3: Backtrack </w:t>
      </w:r>
      <w:proofErr w:type="spellStart"/>
      <w:r>
        <w:rPr>
          <w:rFonts w:hint="eastAsia"/>
          <w:lang w:eastAsia="zh-Hans"/>
        </w:rPr>
        <w:t>actived</w:t>
      </w:r>
      <w:proofErr w:type="spellEnd"/>
      <w:r>
        <w:rPr>
          <w:rFonts w:hint="eastAsia"/>
          <w:lang w:eastAsia="zh-Hans"/>
        </w:rPr>
        <w:t>给</w:t>
      </w:r>
      <w:r>
        <w:rPr>
          <w:rFonts w:hint="eastAsia"/>
          <w:lang w:eastAsia="zh-Hans"/>
        </w:rPr>
        <w:t>ACU</w:t>
      </w:r>
      <w:r>
        <w:rPr>
          <w:rFonts w:hint="eastAsia"/>
          <w:lang w:eastAsia="zh-Hans"/>
        </w:rPr>
        <w:t>表示车机端倒车页面成功打开。</w:t>
      </w:r>
    </w:p>
    <w:p w14:paraId="360063D9" w14:textId="77777777" w:rsidR="004454D4" w:rsidRDefault="001F6651">
      <w:pPr>
        <w:numPr>
          <w:ilvl w:val="0"/>
          <w:numId w:val="10"/>
        </w:numPr>
        <w:ind w:left="0" w:firstLine="0"/>
        <w:rPr>
          <w:lang w:eastAsia="zh-Hans"/>
        </w:rPr>
      </w:pPr>
      <w:r>
        <w:rPr>
          <w:lang w:eastAsia="zh-Hans"/>
        </w:rPr>
        <w:t>IVI</w:t>
      </w:r>
      <w:r>
        <w:rPr>
          <w:rFonts w:hint="eastAsia"/>
          <w:lang w:eastAsia="zh-Hans"/>
        </w:rPr>
        <w:t>收到轨迹信息后在倒车页面渲染显示出路径</w:t>
      </w:r>
    </w:p>
    <w:p w14:paraId="48035DFD" w14:textId="77777777" w:rsidR="004454D4" w:rsidRDefault="001F6651">
      <w:pPr>
        <w:numPr>
          <w:ilvl w:val="0"/>
          <w:numId w:val="10"/>
        </w:numPr>
        <w:ind w:left="0" w:firstLine="0"/>
        <w:rPr>
          <w:lang w:eastAsia="zh-Hans"/>
        </w:rPr>
      </w:pPr>
      <w:r>
        <w:rPr>
          <w:lang w:eastAsia="zh-Hans"/>
        </w:rPr>
        <w:t>IVI</w:t>
      </w:r>
      <w:r>
        <w:rPr>
          <w:rFonts w:hint="eastAsia"/>
          <w:lang w:eastAsia="zh-Hans"/>
        </w:rPr>
        <w:t>收到</w:t>
      </w:r>
      <w:proofErr w:type="spellStart"/>
      <w:r>
        <w:rPr>
          <w:rFonts w:hint="eastAsia"/>
          <w:lang w:eastAsia="zh-Hans"/>
        </w:rPr>
        <w:t>Backtrack_RemainDis</w:t>
      </w:r>
      <w:proofErr w:type="spellEnd"/>
      <w:r>
        <w:rPr>
          <w:rFonts w:hint="eastAsia"/>
          <w:lang w:eastAsia="zh-Hans"/>
        </w:rPr>
        <w:t>后在倒车页面显示剩余距离进度条。</w:t>
      </w:r>
    </w:p>
    <w:p w14:paraId="44398ACD" w14:textId="77777777" w:rsidR="004454D4" w:rsidRDefault="001F6651">
      <w:pPr>
        <w:pStyle w:val="Heading1"/>
        <w:rPr>
          <w:lang w:eastAsia="zh-Hans"/>
        </w:rPr>
      </w:pPr>
      <w:bookmarkStart w:id="35" w:name="_Toc409134993"/>
      <w:r>
        <w:rPr>
          <w:rFonts w:hint="eastAsia"/>
          <w:lang w:eastAsia="zh-Hans"/>
        </w:rPr>
        <w:t>倒车界面</w:t>
      </w:r>
      <w:bookmarkEnd w:id="35"/>
    </w:p>
    <w:p w14:paraId="6E8EB6C8" w14:textId="77777777" w:rsidR="004454D4" w:rsidRDefault="001F6651">
      <w:pPr>
        <w:pStyle w:val="Heading2"/>
        <w:rPr>
          <w:lang w:eastAsia="zh-Hans"/>
        </w:rPr>
      </w:pPr>
      <w:bookmarkStart w:id="36" w:name="_Toc89189657"/>
      <w:r>
        <w:rPr>
          <w:rFonts w:hint="eastAsia"/>
          <w:lang w:eastAsia="zh-Hans"/>
        </w:rPr>
        <w:t>功能可启动判断</w:t>
      </w:r>
      <w:bookmarkEnd w:id="36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8720"/>
      </w:tblGrid>
      <w:tr w:rsidR="004454D4" w14:paraId="4DC2D627" w14:textId="77777777">
        <w:tc>
          <w:tcPr>
            <w:tcW w:w="8720" w:type="dxa"/>
          </w:tcPr>
          <w:p w14:paraId="74070E77" w14:textId="77777777" w:rsidR="004454D4" w:rsidRDefault="001F6651">
            <w:pPr>
              <w:ind w:firstLine="0"/>
              <w:rPr>
                <w:lang w:eastAsia="zh-Hans"/>
              </w:rPr>
            </w:pPr>
            <w:r>
              <w:rPr>
                <w:noProof/>
              </w:rPr>
              <w:drawing>
                <wp:anchor distT="0" distB="0" distL="114300" distR="114300" simplePos="0" relativeHeight="251661312" behindDoc="1" locked="0" layoutInCell="1" allowOverlap="1" wp14:anchorId="03D3940D" wp14:editId="66E3762F">
                  <wp:simplePos x="0" y="0"/>
                  <wp:positionH relativeFrom="column">
                    <wp:posOffset>-45085</wp:posOffset>
                  </wp:positionH>
                  <wp:positionV relativeFrom="paragraph">
                    <wp:posOffset>10795</wp:posOffset>
                  </wp:positionV>
                  <wp:extent cx="2531110" cy="2048510"/>
                  <wp:effectExtent l="0" t="0" r="0" b="0"/>
                  <wp:wrapTight wrapText="bothSides">
                    <wp:wrapPolygon edited="0">
                      <wp:start x="0" y="0"/>
                      <wp:lineTo x="0" y="21426"/>
                      <wp:lineTo x="21459" y="21426"/>
                      <wp:lineTo x="21459" y="0"/>
                      <wp:lineTo x="0" y="0"/>
                    </wp:wrapPolygon>
                  </wp:wrapTight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1110" cy="2048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469E77CD" w14:textId="77777777" w:rsidR="004454D4" w:rsidRDefault="001F6651">
      <w:pPr>
        <w:rPr>
          <w:b/>
          <w:bCs/>
          <w:lang w:eastAsia="zh-Hans"/>
        </w:rPr>
      </w:pPr>
      <w:r>
        <w:rPr>
          <w:rFonts w:hint="eastAsia"/>
          <w:b/>
          <w:bCs/>
          <w:lang w:eastAsia="zh-Hans"/>
        </w:rPr>
        <w:t>前置条件</w:t>
      </w:r>
    </w:p>
    <w:p w14:paraId="4866C0F3" w14:textId="77777777" w:rsidR="004454D4" w:rsidRDefault="001F6651">
      <w:pPr>
        <w:rPr>
          <w:lang w:eastAsia="zh-Hans"/>
        </w:rPr>
      </w:pPr>
      <w:r>
        <w:rPr>
          <w:rFonts w:hint="eastAsia"/>
          <w:lang w:eastAsia="zh-Hans"/>
        </w:rPr>
        <w:t>用户打开循迹倒车</w:t>
      </w:r>
    </w:p>
    <w:p w14:paraId="15C5A882" w14:textId="77777777" w:rsidR="004454D4" w:rsidRDefault="001F6651">
      <w:pPr>
        <w:rPr>
          <w:b/>
          <w:bCs/>
          <w:lang w:eastAsia="zh-Hans"/>
        </w:rPr>
      </w:pPr>
      <w:r>
        <w:rPr>
          <w:rFonts w:hint="eastAsia"/>
          <w:b/>
          <w:bCs/>
          <w:lang w:eastAsia="zh-Hans"/>
        </w:rPr>
        <w:t>执行输出</w:t>
      </w:r>
    </w:p>
    <w:p w14:paraId="5ADE3B92" w14:textId="77777777" w:rsidR="004454D4" w:rsidRDefault="001F6651">
      <w:pPr>
        <w:rPr>
          <w:lang w:eastAsia="zh-Hans"/>
        </w:rPr>
      </w:pPr>
      <w:r>
        <w:rPr>
          <w:rFonts w:hint="eastAsia"/>
          <w:lang w:eastAsia="zh-Hans"/>
        </w:rPr>
        <w:t>进入应用后</w:t>
      </w:r>
      <w:r>
        <w:rPr>
          <w:lang w:eastAsia="zh-Hans"/>
        </w:rPr>
        <w:t>，</w:t>
      </w:r>
      <w:r>
        <w:rPr>
          <w:rFonts w:hint="eastAsia"/>
          <w:lang w:eastAsia="zh-Hans"/>
        </w:rPr>
        <w:t>ACU</w:t>
      </w:r>
      <w:r>
        <w:rPr>
          <w:rFonts w:hint="eastAsia"/>
          <w:lang w:eastAsia="zh-Hans"/>
        </w:rPr>
        <w:t>进行使能条件检测</w:t>
      </w:r>
      <w:r>
        <w:rPr>
          <w:lang w:eastAsia="zh-Hans"/>
        </w:rPr>
        <w:t>，</w:t>
      </w:r>
      <w:r>
        <w:rPr>
          <w:rFonts w:hint="eastAsia"/>
          <w:lang w:eastAsia="zh-Hans"/>
        </w:rPr>
        <w:t>检测通过后进行条件自检</w:t>
      </w:r>
      <w:r>
        <w:rPr>
          <w:lang w:eastAsia="zh-Hans"/>
        </w:rPr>
        <w:t>（</w:t>
      </w:r>
      <w:r>
        <w:rPr>
          <w:rFonts w:hint="eastAsia"/>
          <w:lang w:eastAsia="zh-Hans"/>
        </w:rPr>
        <w:t>见下表</w:t>
      </w:r>
      <w:r>
        <w:rPr>
          <w:lang w:eastAsia="zh-Hans"/>
        </w:rPr>
        <w:t>）</w:t>
      </w:r>
    </w:p>
    <w:p w14:paraId="13FD4A4C" w14:textId="77777777" w:rsidR="004454D4" w:rsidRDefault="001F6651">
      <w:pPr>
        <w:numPr>
          <w:ilvl w:val="0"/>
          <w:numId w:val="14"/>
        </w:numPr>
        <w:ind w:left="0" w:firstLine="0"/>
        <w:rPr>
          <w:lang w:eastAsia="zh-Hans"/>
        </w:rPr>
      </w:pPr>
      <w:r>
        <w:rPr>
          <w:rFonts w:hint="eastAsia"/>
          <w:lang w:eastAsia="zh-Hans"/>
        </w:rPr>
        <w:t>高亮按钮</w:t>
      </w:r>
      <w:r>
        <w:rPr>
          <w:lang w:eastAsia="zh-Hans"/>
        </w:rPr>
        <w:t>：</w:t>
      </w:r>
      <w:r>
        <w:rPr>
          <w:lang w:eastAsia="zh-Hans"/>
        </w:rPr>
        <w:t>ACU</w:t>
      </w:r>
      <w:r>
        <w:rPr>
          <w:rFonts w:hint="eastAsia"/>
          <w:lang w:eastAsia="zh-Hans"/>
        </w:rPr>
        <w:t>发送</w:t>
      </w:r>
      <w:proofErr w:type="spellStart"/>
      <w:r>
        <w:rPr>
          <w:rFonts w:hint="eastAsia"/>
          <w:lang w:eastAsia="zh-Hans"/>
        </w:rPr>
        <w:t>Backtrack_Start_Sta</w:t>
      </w:r>
      <w:proofErr w:type="spellEnd"/>
      <w:r>
        <w:rPr>
          <w:lang w:eastAsia="zh-Hans"/>
        </w:rPr>
        <w:t>=0x1: Highlighted</w:t>
      </w:r>
      <w:r>
        <w:rPr>
          <w:rFonts w:hint="eastAsia"/>
          <w:lang w:eastAsia="zh-Hans"/>
        </w:rPr>
        <w:t>给</w:t>
      </w:r>
      <w:r>
        <w:rPr>
          <w:lang w:eastAsia="zh-Hans"/>
        </w:rPr>
        <w:t>IVI</w:t>
      </w:r>
      <w:r>
        <w:rPr>
          <w:rFonts w:hint="eastAsia"/>
          <w:lang w:eastAsia="zh-Hans"/>
        </w:rPr>
        <w:t>，</w:t>
      </w:r>
      <w:r>
        <w:rPr>
          <w:lang w:eastAsia="zh-Hans"/>
        </w:rPr>
        <w:t>IVI</w:t>
      </w:r>
      <w:r>
        <w:rPr>
          <w:rFonts w:hint="eastAsia"/>
          <w:lang w:eastAsia="zh-Hans"/>
        </w:rPr>
        <w:t>收到后开始倒车高亮可选。</w:t>
      </w:r>
    </w:p>
    <w:p w14:paraId="771812A2" w14:textId="77777777" w:rsidR="004454D4" w:rsidRDefault="001F6651">
      <w:pPr>
        <w:pStyle w:val="CommentText"/>
        <w:numPr>
          <w:ilvl w:val="0"/>
          <w:numId w:val="14"/>
        </w:numPr>
        <w:ind w:left="0" w:firstLine="0"/>
        <w:rPr>
          <w:lang w:eastAsia="zh-Hans"/>
        </w:rPr>
      </w:pPr>
      <w:r>
        <w:rPr>
          <w:rFonts w:hint="eastAsia"/>
          <w:lang w:eastAsia="zh-Hans"/>
        </w:rPr>
        <w:t>文案提醒</w:t>
      </w:r>
      <w:r>
        <w:rPr>
          <w:lang w:eastAsia="zh-Hans"/>
        </w:rPr>
        <w:t>：</w:t>
      </w:r>
      <w:r>
        <w:rPr>
          <w:lang w:eastAsia="zh-Hans"/>
        </w:rPr>
        <w:t>ACU</w:t>
      </w:r>
      <w:r>
        <w:rPr>
          <w:rFonts w:hint="eastAsia"/>
          <w:lang w:eastAsia="zh-Hans"/>
        </w:rPr>
        <w:t>发送</w:t>
      </w:r>
      <w:proofErr w:type="spellStart"/>
      <w:r>
        <w:rPr>
          <w:lang w:eastAsia="zh-Hans"/>
        </w:rPr>
        <w:t>Backtrack_GuidePopUp</w:t>
      </w:r>
      <w:proofErr w:type="spellEnd"/>
      <w:r>
        <w:rPr>
          <w:lang w:eastAsia="zh-Hans"/>
        </w:rPr>
        <w:t>=</w:t>
      </w:r>
      <w:r>
        <w:rPr>
          <w:rFonts w:hint="eastAsia"/>
          <w:lang w:eastAsia="zh-Hans"/>
        </w:rPr>
        <w:t>0x8: Press Start</w:t>
      </w:r>
      <w:r>
        <w:rPr>
          <w:rFonts w:hint="eastAsia"/>
          <w:lang w:eastAsia="zh-Hans"/>
        </w:rPr>
        <w:t>给</w:t>
      </w:r>
      <w:r>
        <w:rPr>
          <w:lang w:eastAsia="zh-Hans"/>
        </w:rPr>
        <w:t>IVI</w:t>
      </w:r>
      <w:r>
        <w:rPr>
          <w:rFonts w:hint="eastAsia"/>
          <w:lang w:eastAsia="zh-Hans"/>
        </w:rPr>
        <w:t>，</w:t>
      </w:r>
      <w:r>
        <w:rPr>
          <w:lang w:eastAsia="zh-Hans"/>
        </w:rPr>
        <w:t>IVI</w:t>
      </w:r>
      <w:r>
        <w:rPr>
          <w:rFonts w:hint="eastAsia"/>
          <w:lang w:eastAsia="zh-Hans"/>
        </w:rPr>
        <w:t>收到后显示提示语：请点击开始倒车</w:t>
      </w:r>
    </w:p>
    <w:p w14:paraId="33C169F0" w14:textId="77777777" w:rsidR="004454D4" w:rsidRDefault="001F6651">
      <w:pPr>
        <w:numPr>
          <w:ilvl w:val="0"/>
          <w:numId w:val="15"/>
        </w:numPr>
        <w:ind w:left="0" w:firstLine="0"/>
        <w:rPr>
          <w:lang w:eastAsia="zh-Hans"/>
        </w:rPr>
      </w:pPr>
      <w:r>
        <w:rPr>
          <w:rFonts w:hint="eastAsia"/>
          <w:lang w:eastAsia="zh-Hans"/>
        </w:rPr>
        <w:t>置灰按钮</w:t>
      </w:r>
      <w:r>
        <w:rPr>
          <w:lang w:eastAsia="zh-Hans"/>
        </w:rPr>
        <w:t>：</w:t>
      </w:r>
      <w:r>
        <w:rPr>
          <w:rFonts w:hint="eastAsia"/>
          <w:lang w:eastAsia="zh-Hans"/>
        </w:rPr>
        <w:t>发送</w:t>
      </w:r>
      <w:proofErr w:type="spellStart"/>
      <w:r>
        <w:rPr>
          <w:rFonts w:hint="eastAsia"/>
          <w:lang w:eastAsia="zh-Hans"/>
        </w:rPr>
        <w:t>Backtrack_Start_Sta</w:t>
      </w:r>
      <w:proofErr w:type="spellEnd"/>
      <w:r>
        <w:rPr>
          <w:lang w:eastAsia="zh-Hans"/>
        </w:rPr>
        <w:t>=0x2: Grey</w:t>
      </w:r>
      <w:r>
        <w:rPr>
          <w:rFonts w:hint="eastAsia"/>
          <w:lang w:eastAsia="zh-Hans"/>
        </w:rPr>
        <w:t>给</w:t>
      </w:r>
      <w:r>
        <w:rPr>
          <w:lang w:eastAsia="zh-Hans"/>
        </w:rPr>
        <w:t>IVI</w:t>
      </w:r>
      <w:r>
        <w:rPr>
          <w:rFonts w:hint="eastAsia"/>
          <w:lang w:eastAsia="zh-Hans"/>
        </w:rPr>
        <w:t>，</w:t>
      </w:r>
      <w:r>
        <w:rPr>
          <w:lang w:eastAsia="zh-Hans"/>
        </w:rPr>
        <w:t>IVI</w:t>
      </w:r>
      <w:r>
        <w:rPr>
          <w:rFonts w:hint="eastAsia"/>
          <w:lang w:eastAsia="zh-Hans"/>
        </w:rPr>
        <w:t>收到后开始倒车按钮置灰。</w:t>
      </w:r>
    </w:p>
    <w:p w14:paraId="1E09FE1F" w14:textId="77777777" w:rsidR="004454D4" w:rsidRDefault="001F6651">
      <w:pPr>
        <w:numPr>
          <w:ilvl w:val="0"/>
          <w:numId w:val="15"/>
        </w:numPr>
        <w:ind w:left="0" w:firstLine="0"/>
        <w:rPr>
          <w:lang w:eastAsia="zh-Hans"/>
        </w:rPr>
      </w:pPr>
      <w:r>
        <w:rPr>
          <w:rFonts w:hint="eastAsia"/>
          <w:lang w:eastAsia="zh-Hans"/>
        </w:rPr>
        <w:lastRenderedPageBreak/>
        <w:t>文案提醒</w:t>
      </w:r>
      <w:r>
        <w:rPr>
          <w:rFonts w:hint="eastAsia"/>
        </w:rPr>
        <w:t>ACU</w:t>
      </w:r>
      <w:r>
        <w:rPr>
          <w:rFonts w:hint="eastAsia"/>
        </w:rPr>
        <w:t>发送【</w:t>
      </w:r>
      <w:proofErr w:type="spellStart"/>
      <w:r>
        <w:rPr>
          <w:rFonts w:hint="eastAsia"/>
          <w:lang w:eastAsia="zh-Hans"/>
        </w:rPr>
        <w:t>Backtrack_GuidePopUp</w:t>
      </w:r>
      <w:proofErr w:type="spellEnd"/>
      <w:r>
        <w:rPr>
          <w:rFonts w:hint="eastAsia"/>
        </w:rPr>
        <w:t>】</w:t>
      </w:r>
      <w:r>
        <w:t>（</w:t>
      </w:r>
      <w:r>
        <w:rPr>
          <w:rFonts w:hint="eastAsia"/>
          <w:lang w:eastAsia="zh-Hans"/>
        </w:rPr>
        <w:t>见下表</w:t>
      </w:r>
      <w:r>
        <w:rPr>
          <w:lang w:eastAsia="zh-Hans"/>
        </w:rPr>
        <w:t>）</w:t>
      </w:r>
      <w:r>
        <w:rPr>
          <w:rFonts w:hint="eastAsia"/>
        </w:rPr>
        <w:t>给</w:t>
      </w:r>
      <w:r>
        <w:rPr>
          <w:rFonts w:hint="eastAsia"/>
        </w:rPr>
        <w:t>IVI</w:t>
      </w:r>
      <w:r>
        <w:rPr>
          <w:rFonts w:hint="eastAsia"/>
          <w:lang w:eastAsia="zh-Hans"/>
        </w:rPr>
        <w:t>显示不满足的原因</w:t>
      </w:r>
      <w:r>
        <w:rPr>
          <w:lang w:eastAsia="zh-Hans"/>
        </w:rPr>
        <w:t>。</w:t>
      </w:r>
    </w:p>
    <w:tbl>
      <w:tblPr>
        <w:tblpPr w:leftFromText="180" w:rightFromText="180" w:vertAnchor="text" w:horzAnchor="page" w:tblpX="1789" w:tblpY="1449"/>
        <w:tblOverlap w:val="never"/>
        <w:tblW w:w="8159" w:type="dxa"/>
        <w:tblLayout w:type="fixed"/>
        <w:tblLook w:val="04A0" w:firstRow="1" w:lastRow="0" w:firstColumn="1" w:lastColumn="0" w:noHBand="0" w:noVBand="1"/>
      </w:tblPr>
      <w:tblGrid>
        <w:gridCol w:w="5501"/>
        <w:gridCol w:w="2658"/>
      </w:tblGrid>
      <w:tr w:rsidR="001B3620" w14:paraId="39E53A9E" w14:textId="77777777" w:rsidTr="001B3620">
        <w:trPr>
          <w:trHeight w:val="254"/>
        </w:trPr>
        <w:tc>
          <w:tcPr>
            <w:tcW w:w="55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8D8D8" w:themeFill="background1" w:themeFillShade="D8"/>
            <w:vAlign w:val="center"/>
          </w:tcPr>
          <w:p w14:paraId="60ADE5A6" w14:textId="77777777" w:rsidR="001B3620" w:rsidRDefault="001B3620">
            <w:r>
              <w:t>不满足后</w:t>
            </w:r>
            <w:r>
              <w:t>ACU</w:t>
            </w:r>
            <w:r>
              <w:t>发送</w:t>
            </w:r>
            <w:r>
              <w:rPr>
                <w:rFonts w:hint="eastAsia"/>
                <w:lang w:eastAsia="zh-Hans"/>
              </w:rPr>
              <w:t>给</w:t>
            </w:r>
            <w:r>
              <w:rPr>
                <w:lang w:eastAsia="zh-Hans"/>
              </w:rPr>
              <w:t>IVI</w:t>
            </w:r>
            <w:r>
              <w:rPr>
                <w:rFonts w:hint="eastAsia"/>
                <w:lang w:eastAsia="zh-Hans"/>
              </w:rPr>
              <w:t>的</w:t>
            </w:r>
            <w:r>
              <w:t>信号</w:t>
            </w:r>
          </w:p>
        </w:tc>
        <w:tc>
          <w:tcPr>
            <w:tcW w:w="26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8D8D8" w:themeFill="background1" w:themeFillShade="D8"/>
            <w:vAlign w:val="center"/>
          </w:tcPr>
          <w:p w14:paraId="0A4FFE8E" w14:textId="77777777" w:rsidR="001B3620" w:rsidRDefault="001B3620">
            <w:r>
              <w:t>优先级</w:t>
            </w:r>
          </w:p>
        </w:tc>
      </w:tr>
      <w:tr w:rsidR="001B3620" w14:paraId="4C6AD586" w14:textId="77777777" w:rsidTr="001B3620">
        <w:trPr>
          <w:trHeight w:val="254"/>
        </w:trPr>
        <w:tc>
          <w:tcPr>
            <w:tcW w:w="55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1A38308" w14:textId="77777777" w:rsidR="001B3620" w:rsidRDefault="001B3620">
            <w:proofErr w:type="spellStart"/>
            <w:r>
              <w:t>Backtrack_CheckPopUp</w:t>
            </w:r>
            <w:proofErr w:type="spellEnd"/>
            <w:r>
              <w:t>=0x1: Gear N</w:t>
            </w:r>
          </w:p>
        </w:tc>
        <w:tc>
          <w:tcPr>
            <w:tcW w:w="26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8E676DD" w14:textId="77777777" w:rsidR="001B3620" w:rsidRDefault="001B3620">
            <w:r>
              <w:t>1</w:t>
            </w:r>
          </w:p>
        </w:tc>
      </w:tr>
      <w:tr w:rsidR="001B3620" w14:paraId="3022200A" w14:textId="77777777" w:rsidTr="001B3620">
        <w:trPr>
          <w:trHeight w:val="918"/>
        </w:trPr>
        <w:tc>
          <w:tcPr>
            <w:tcW w:w="5501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635F022" w14:textId="77777777" w:rsidR="001B3620" w:rsidRDefault="001B3620">
            <w:proofErr w:type="spellStart"/>
            <w:r>
              <w:t>Backtrack_CheckPopUp</w:t>
            </w:r>
            <w:proofErr w:type="spellEnd"/>
            <w:r>
              <w:t xml:space="preserve">=0x7: </w:t>
            </w:r>
            <w:proofErr w:type="spellStart"/>
            <w:r>
              <w:t>Safty</w:t>
            </w:r>
            <w:proofErr w:type="spellEnd"/>
            <w:r>
              <w:t xml:space="preserve"> Belt</w:t>
            </w:r>
          </w:p>
        </w:tc>
        <w:tc>
          <w:tcPr>
            <w:tcW w:w="265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E4A36B8" w14:textId="77777777" w:rsidR="001B3620" w:rsidRDefault="001B3620">
            <w:r>
              <w:t>2</w:t>
            </w:r>
          </w:p>
        </w:tc>
      </w:tr>
      <w:tr w:rsidR="001B3620" w14:paraId="0ED92F5C" w14:textId="77777777" w:rsidTr="001B3620">
        <w:trPr>
          <w:trHeight w:val="903"/>
        </w:trPr>
        <w:tc>
          <w:tcPr>
            <w:tcW w:w="5501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4DB34BC" w14:textId="77777777" w:rsidR="001B3620" w:rsidRDefault="001B3620">
            <w:proofErr w:type="spellStart"/>
            <w:r>
              <w:t>Backtrack_CheckPopUp</w:t>
            </w:r>
            <w:proofErr w:type="spellEnd"/>
            <w:r>
              <w:t>=0x5: Hood</w:t>
            </w:r>
          </w:p>
        </w:tc>
        <w:tc>
          <w:tcPr>
            <w:tcW w:w="265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882D95A" w14:textId="77777777" w:rsidR="001B3620" w:rsidRDefault="001B3620">
            <w:r>
              <w:t>3</w:t>
            </w:r>
          </w:p>
        </w:tc>
      </w:tr>
      <w:tr w:rsidR="001B3620" w14:paraId="432189AB" w14:textId="77777777" w:rsidTr="001B3620">
        <w:trPr>
          <w:trHeight w:val="843"/>
        </w:trPr>
        <w:tc>
          <w:tcPr>
            <w:tcW w:w="5501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4E212EF" w14:textId="77777777" w:rsidR="001B3620" w:rsidRDefault="001B3620">
            <w:proofErr w:type="spellStart"/>
            <w:r>
              <w:t>Backtrack_CheckPopUp</w:t>
            </w:r>
            <w:proofErr w:type="spellEnd"/>
            <w:r>
              <w:t>=0x6: Trunk</w:t>
            </w:r>
          </w:p>
        </w:tc>
        <w:tc>
          <w:tcPr>
            <w:tcW w:w="265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FFD4A8B" w14:textId="77777777" w:rsidR="001B3620" w:rsidRDefault="001B3620">
            <w:r>
              <w:t>4</w:t>
            </w:r>
          </w:p>
        </w:tc>
      </w:tr>
      <w:tr w:rsidR="001B3620" w14:paraId="39D732E6" w14:textId="77777777" w:rsidTr="001B3620">
        <w:trPr>
          <w:trHeight w:val="843"/>
        </w:trPr>
        <w:tc>
          <w:tcPr>
            <w:tcW w:w="5501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7A2DF11" w14:textId="77777777" w:rsidR="001B3620" w:rsidRDefault="001B3620">
            <w:proofErr w:type="spellStart"/>
            <w:r>
              <w:t>Backtrack_CheckPopUp</w:t>
            </w:r>
            <w:proofErr w:type="spellEnd"/>
            <w:r>
              <w:t>=0x4: Doors</w:t>
            </w:r>
          </w:p>
        </w:tc>
        <w:tc>
          <w:tcPr>
            <w:tcW w:w="265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E5479F2" w14:textId="77777777" w:rsidR="001B3620" w:rsidRDefault="001B3620">
            <w:r>
              <w:t>5</w:t>
            </w:r>
          </w:p>
        </w:tc>
      </w:tr>
      <w:tr w:rsidR="001B3620" w14:paraId="5D1BAF5B" w14:textId="77777777" w:rsidTr="001B3620">
        <w:trPr>
          <w:trHeight w:val="843"/>
        </w:trPr>
        <w:tc>
          <w:tcPr>
            <w:tcW w:w="5501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D9F2E90" w14:textId="77777777" w:rsidR="001B3620" w:rsidRDefault="001B3620">
            <w:proofErr w:type="spellStart"/>
            <w:r>
              <w:t>Backtrack_CheckPopUp</w:t>
            </w:r>
            <w:proofErr w:type="spellEnd"/>
            <w:r>
              <w:t>=0x4: Doors</w:t>
            </w:r>
          </w:p>
        </w:tc>
        <w:tc>
          <w:tcPr>
            <w:tcW w:w="265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ECA2C8A" w14:textId="77777777" w:rsidR="001B3620" w:rsidRDefault="001B3620">
            <w:r>
              <w:t>6</w:t>
            </w:r>
          </w:p>
        </w:tc>
      </w:tr>
      <w:tr w:rsidR="001B3620" w14:paraId="7A1EA490" w14:textId="77777777" w:rsidTr="001B3620">
        <w:trPr>
          <w:trHeight w:val="843"/>
        </w:trPr>
        <w:tc>
          <w:tcPr>
            <w:tcW w:w="5501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DE3F71E" w14:textId="77777777" w:rsidR="001B3620" w:rsidRDefault="001B3620">
            <w:proofErr w:type="spellStart"/>
            <w:r>
              <w:t>Backtrack_CheckPopUp</w:t>
            </w:r>
            <w:proofErr w:type="spellEnd"/>
            <w:r>
              <w:t>=0x4: Doors</w:t>
            </w:r>
          </w:p>
        </w:tc>
        <w:tc>
          <w:tcPr>
            <w:tcW w:w="265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D8BE009" w14:textId="77777777" w:rsidR="001B3620" w:rsidRDefault="001B3620">
            <w:r>
              <w:t>7</w:t>
            </w:r>
          </w:p>
        </w:tc>
      </w:tr>
      <w:tr w:rsidR="001B3620" w14:paraId="16F2B51F" w14:textId="77777777" w:rsidTr="001B3620">
        <w:trPr>
          <w:trHeight w:val="843"/>
        </w:trPr>
        <w:tc>
          <w:tcPr>
            <w:tcW w:w="5501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8A51B93" w14:textId="77777777" w:rsidR="001B3620" w:rsidRDefault="001B3620">
            <w:proofErr w:type="spellStart"/>
            <w:r>
              <w:t>Backtrack_CheckPopUp</w:t>
            </w:r>
            <w:proofErr w:type="spellEnd"/>
            <w:r>
              <w:t>=0x4: Doors</w:t>
            </w:r>
          </w:p>
        </w:tc>
        <w:tc>
          <w:tcPr>
            <w:tcW w:w="265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11FAB12" w14:textId="77777777" w:rsidR="001B3620" w:rsidRDefault="001B3620">
            <w:r>
              <w:t>8</w:t>
            </w:r>
          </w:p>
        </w:tc>
      </w:tr>
      <w:tr w:rsidR="001B3620" w14:paraId="6DFF78FF" w14:textId="77777777" w:rsidTr="001B3620">
        <w:trPr>
          <w:trHeight w:val="843"/>
        </w:trPr>
        <w:tc>
          <w:tcPr>
            <w:tcW w:w="5501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1B67DBC" w14:textId="77777777" w:rsidR="001B3620" w:rsidRDefault="001B3620">
            <w:proofErr w:type="spellStart"/>
            <w:r>
              <w:t>Backtrack_CheckPopUp</w:t>
            </w:r>
            <w:proofErr w:type="spellEnd"/>
            <w:r>
              <w:t xml:space="preserve">=0x9: Keep </w:t>
            </w:r>
            <w:proofErr w:type="spellStart"/>
            <w:r>
              <w:t>Vehilce</w:t>
            </w:r>
            <w:proofErr w:type="spellEnd"/>
            <w:r>
              <w:t xml:space="preserve"> Standstill</w:t>
            </w:r>
          </w:p>
        </w:tc>
        <w:tc>
          <w:tcPr>
            <w:tcW w:w="265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1023D89" w14:textId="77777777" w:rsidR="001B3620" w:rsidRDefault="001B3620">
            <w:r>
              <w:t>9</w:t>
            </w:r>
          </w:p>
        </w:tc>
      </w:tr>
      <w:tr w:rsidR="001B3620" w14:paraId="6B5314C1" w14:textId="77777777" w:rsidTr="001B3620">
        <w:trPr>
          <w:trHeight w:val="843"/>
        </w:trPr>
        <w:tc>
          <w:tcPr>
            <w:tcW w:w="5501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8DCD21A" w14:textId="77777777" w:rsidR="001B3620" w:rsidRDefault="001B3620">
            <w:proofErr w:type="spellStart"/>
            <w:r>
              <w:t>Backtrack_CheckPopUp</w:t>
            </w:r>
            <w:proofErr w:type="spellEnd"/>
            <w:r>
              <w:t>=0xF: Release EPB</w:t>
            </w:r>
          </w:p>
        </w:tc>
        <w:tc>
          <w:tcPr>
            <w:tcW w:w="265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A752682" w14:textId="77777777" w:rsidR="001B3620" w:rsidRDefault="001B3620">
            <w:r>
              <w:t>10</w:t>
            </w:r>
          </w:p>
        </w:tc>
      </w:tr>
      <w:tr w:rsidR="001B3620" w14:paraId="68FEB9CA" w14:textId="77777777" w:rsidTr="001B3620">
        <w:trPr>
          <w:trHeight w:val="843"/>
        </w:trPr>
        <w:tc>
          <w:tcPr>
            <w:tcW w:w="5501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CB60EFA" w14:textId="77777777" w:rsidR="001B3620" w:rsidRDefault="001B3620">
            <w:proofErr w:type="spellStart"/>
            <w:r>
              <w:t>Backtrack_CheckPopUp</w:t>
            </w:r>
            <w:proofErr w:type="spellEnd"/>
            <w:r>
              <w:t>=0xB: Charging Gun</w:t>
            </w:r>
          </w:p>
        </w:tc>
        <w:tc>
          <w:tcPr>
            <w:tcW w:w="265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F6962C3" w14:textId="77777777" w:rsidR="001B3620" w:rsidRDefault="001B3620">
            <w:r>
              <w:t>11</w:t>
            </w:r>
          </w:p>
        </w:tc>
      </w:tr>
      <w:tr w:rsidR="001B3620" w14:paraId="19E7447A" w14:textId="77777777" w:rsidTr="001B3620">
        <w:trPr>
          <w:trHeight w:val="843"/>
        </w:trPr>
        <w:tc>
          <w:tcPr>
            <w:tcW w:w="5501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A94A044" w14:textId="77777777" w:rsidR="001B3620" w:rsidRDefault="001B3620">
            <w:proofErr w:type="spellStart"/>
            <w:r>
              <w:t>Backtrack_CheckPopUp</w:t>
            </w:r>
            <w:proofErr w:type="spellEnd"/>
            <w:r>
              <w:t>=0xC: Charger Cover</w:t>
            </w:r>
          </w:p>
        </w:tc>
        <w:tc>
          <w:tcPr>
            <w:tcW w:w="265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2D53F3A" w14:textId="77777777" w:rsidR="001B3620" w:rsidRDefault="001B3620">
            <w:r>
              <w:t>12</w:t>
            </w:r>
          </w:p>
        </w:tc>
      </w:tr>
    </w:tbl>
    <w:p w14:paraId="583ABCD5" w14:textId="77777777" w:rsidR="004454D4" w:rsidRDefault="004454D4">
      <w:pPr>
        <w:rPr>
          <w:lang w:eastAsia="zh-Hans"/>
        </w:rPr>
      </w:pPr>
    </w:p>
    <w:p w14:paraId="606B2047" w14:textId="22509862" w:rsidR="004454D4" w:rsidRDefault="004454D4" w:rsidP="001B3620">
      <w:pPr>
        <w:rPr>
          <w:lang w:eastAsia="zh-Hans"/>
        </w:rPr>
      </w:pPr>
    </w:p>
    <w:p w14:paraId="5993994E" w14:textId="77777777" w:rsidR="001B3620" w:rsidRDefault="001B3620" w:rsidP="001B3620">
      <w:pPr>
        <w:rPr>
          <w:lang w:eastAsia="zh-Hans"/>
        </w:rPr>
      </w:pPr>
    </w:p>
    <w:p w14:paraId="0B87031B" w14:textId="747C2490" w:rsidR="001B3620" w:rsidRDefault="001B3620">
      <w:pPr>
        <w:numPr>
          <w:ilvl w:val="0"/>
          <w:numId w:val="12"/>
        </w:numPr>
        <w:ind w:left="0" w:firstLine="0"/>
        <w:rPr>
          <w:lang w:eastAsia="zh-Hans"/>
        </w:rPr>
      </w:pPr>
      <w:r>
        <w:rPr>
          <w:rFonts w:hint="eastAsia"/>
          <w:lang w:eastAsia="zh-Hans"/>
        </w:rPr>
        <w:lastRenderedPageBreak/>
        <w:t>使能条件不满足的情况</w:t>
      </w:r>
    </w:p>
    <w:p w14:paraId="08C22906" w14:textId="77777777" w:rsidR="004454D4" w:rsidRDefault="001F6651">
      <w:pPr>
        <w:numPr>
          <w:ilvl w:val="0"/>
          <w:numId w:val="16"/>
        </w:numPr>
        <w:ind w:firstLine="0"/>
        <w:rPr>
          <w:lang w:eastAsia="zh-Hans"/>
        </w:rPr>
      </w:pPr>
      <w:r>
        <w:rPr>
          <w:rFonts w:hint="eastAsia"/>
          <w:lang w:eastAsia="zh-Hans"/>
        </w:rPr>
        <w:t>用户点击退出</w:t>
      </w:r>
      <w:r>
        <w:rPr>
          <w:lang w:eastAsia="zh-Hans"/>
        </w:rPr>
        <w:t>：</w:t>
      </w:r>
      <w:r>
        <w:rPr>
          <w:rFonts w:hint="eastAsia"/>
          <w:lang w:eastAsia="zh-Hans"/>
        </w:rPr>
        <w:t>IVI</w:t>
      </w:r>
      <w:r>
        <w:rPr>
          <w:rFonts w:hint="eastAsia"/>
          <w:lang w:eastAsia="zh-Hans"/>
        </w:rPr>
        <w:t>系统发出</w:t>
      </w:r>
      <w:r>
        <w:rPr>
          <w:rFonts w:hint="eastAsia"/>
          <w:lang w:eastAsia="zh-Hans"/>
        </w:rPr>
        <w:t>3</w:t>
      </w:r>
      <w:r>
        <w:rPr>
          <w:rFonts w:hint="eastAsia"/>
          <w:lang w:eastAsia="zh-Hans"/>
        </w:rPr>
        <w:t>帧</w:t>
      </w:r>
      <w:proofErr w:type="spellStart"/>
      <w:r>
        <w:rPr>
          <w:rFonts w:hint="eastAsia"/>
          <w:lang w:eastAsia="zh-Hans"/>
        </w:rPr>
        <w:t>Prk_ExitButton</w:t>
      </w:r>
      <w:proofErr w:type="spellEnd"/>
      <w:r>
        <w:rPr>
          <w:lang w:eastAsia="zh-Hans"/>
        </w:rPr>
        <w:t>=0x1: ON</w:t>
      </w:r>
      <w:r>
        <w:rPr>
          <w:rFonts w:hint="eastAsia"/>
          <w:lang w:eastAsia="zh-Hans"/>
        </w:rPr>
        <w:t>给</w:t>
      </w:r>
      <w:r>
        <w:rPr>
          <w:lang w:eastAsia="zh-Hans"/>
        </w:rPr>
        <w:t>ACU</w:t>
      </w:r>
      <w:r>
        <w:rPr>
          <w:lang w:eastAsia="zh-Hans"/>
        </w:rPr>
        <w:t>，</w:t>
      </w:r>
      <w:r>
        <w:rPr>
          <w:lang w:eastAsia="zh-Hans"/>
        </w:rPr>
        <w:t>ACU</w:t>
      </w:r>
      <w:r>
        <w:rPr>
          <w:rFonts w:hint="eastAsia"/>
          <w:lang w:eastAsia="zh-Hans"/>
        </w:rPr>
        <w:t>发送</w:t>
      </w:r>
      <w:proofErr w:type="spellStart"/>
      <w:r>
        <w:rPr>
          <w:rFonts w:hint="eastAsia"/>
          <w:lang w:eastAsia="zh-Hans"/>
        </w:rPr>
        <w:t>Backtrack_Page_Display</w:t>
      </w:r>
      <w:proofErr w:type="spellEnd"/>
      <w:r>
        <w:rPr>
          <w:rFonts w:hint="eastAsia"/>
          <w:lang w:eastAsia="zh-Hans"/>
        </w:rPr>
        <w:t>=0x0: OFF</w:t>
      </w:r>
      <w:r>
        <w:rPr>
          <w:rFonts w:hint="eastAsia"/>
          <w:lang w:eastAsia="zh-Hans"/>
        </w:rPr>
        <w:t>和</w:t>
      </w:r>
      <w:proofErr w:type="spellStart"/>
      <w:r>
        <w:rPr>
          <w:rFonts w:hint="eastAsia"/>
          <w:lang w:eastAsia="zh-Hans"/>
        </w:rPr>
        <w:t>Prk_IVIFunc_Req</w:t>
      </w:r>
      <w:proofErr w:type="spellEnd"/>
      <w:r>
        <w:rPr>
          <w:rFonts w:hint="eastAsia"/>
          <w:lang w:eastAsia="zh-Hans"/>
        </w:rPr>
        <w:t>=0x0: No req</w:t>
      </w:r>
      <w:r>
        <w:rPr>
          <w:rFonts w:hint="eastAsia"/>
          <w:lang w:eastAsia="zh-Hans"/>
        </w:rPr>
        <w:t>给车机</w:t>
      </w:r>
      <w:r>
        <w:rPr>
          <w:lang w:eastAsia="zh-Hans"/>
        </w:rPr>
        <w:t>。</w:t>
      </w:r>
      <w:r>
        <w:rPr>
          <w:rFonts w:hint="eastAsia"/>
          <w:lang w:eastAsia="zh-Hans"/>
        </w:rPr>
        <w:t>车机收到这两个信号后，自行切换回到车机首页</w:t>
      </w:r>
      <w:r>
        <w:rPr>
          <w:lang w:eastAsia="zh-Hans"/>
        </w:rPr>
        <w:t>；</w:t>
      </w:r>
    </w:p>
    <w:p w14:paraId="1BAC8DDE" w14:textId="77777777" w:rsidR="004454D4" w:rsidRDefault="001F6651">
      <w:pPr>
        <w:numPr>
          <w:ilvl w:val="0"/>
          <w:numId w:val="16"/>
        </w:numPr>
        <w:ind w:firstLine="0"/>
        <w:rPr>
          <w:lang w:eastAsia="zh-Hans"/>
        </w:rPr>
      </w:pPr>
      <w:r>
        <w:rPr>
          <w:rFonts w:hint="eastAsia"/>
          <w:lang w:eastAsia="zh-Hans"/>
        </w:rPr>
        <w:t>用户在控车前点击硬按键</w:t>
      </w:r>
      <w:r>
        <w:rPr>
          <w:lang w:eastAsia="zh-Hans"/>
        </w:rPr>
        <w:t>|P|</w:t>
      </w:r>
      <w:r>
        <w:rPr>
          <w:rFonts w:hint="eastAsia"/>
          <w:lang w:eastAsia="zh-Hans"/>
        </w:rPr>
        <w:t>，则</w:t>
      </w:r>
      <w:r>
        <w:rPr>
          <w:lang w:eastAsia="zh-Hans"/>
        </w:rPr>
        <w:t>ACU</w:t>
      </w:r>
      <w:r>
        <w:rPr>
          <w:rFonts w:hint="eastAsia"/>
          <w:lang w:eastAsia="zh-Hans"/>
        </w:rPr>
        <w:t>收到后，</w:t>
      </w:r>
    </w:p>
    <w:p w14:paraId="45CB4A73" w14:textId="77777777" w:rsidR="004454D4" w:rsidRDefault="001F6651">
      <w:pPr>
        <w:rPr>
          <w:lang w:eastAsia="zh-Hans"/>
        </w:rPr>
      </w:pPr>
      <w:r>
        <w:rPr>
          <w:lang w:eastAsia="zh-Hans"/>
        </w:rPr>
        <w:t>a.</w:t>
      </w:r>
      <w:r>
        <w:rPr>
          <w:rFonts w:hint="eastAsia"/>
          <w:lang w:eastAsia="zh-Hans"/>
        </w:rPr>
        <w:t>发送倒车循迹页面关闭信号</w:t>
      </w:r>
      <w:proofErr w:type="spellStart"/>
      <w:r>
        <w:rPr>
          <w:rFonts w:hint="eastAsia"/>
          <w:lang w:eastAsia="zh-Hans"/>
        </w:rPr>
        <w:t>Backtrack_Page_Display</w:t>
      </w:r>
      <w:proofErr w:type="spellEnd"/>
      <w:r>
        <w:rPr>
          <w:rFonts w:hint="eastAsia"/>
          <w:lang w:eastAsia="zh-Hans"/>
        </w:rPr>
        <w:t xml:space="preserve">=0x0: </w:t>
      </w:r>
      <w:proofErr w:type="gramStart"/>
      <w:r>
        <w:rPr>
          <w:rFonts w:hint="eastAsia"/>
          <w:lang w:eastAsia="zh-Hans"/>
        </w:rPr>
        <w:t>OFF</w:t>
      </w:r>
      <w:r>
        <w:rPr>
          <w:rFonts w:hint="eastAsia"/>
          <w:lang w:eastAsia="zh-Hans"/>
        </w:rPr>
        <w:t>；</w:t>
      </w:r>
      <w:proofErr w:type="gramEnd"/>
    </w:p>
    <w:p w14:paraId="22F3FE96" w14:textId="77777777" w:rsidR="004454D4" w:rsidRDefault="001F6651">
      <w:pPr>
        <w:rPr>
          <w:lang w:eastAsia="zh-Hans"/>
        </w:rPr>
      </w:pPr>
      <w:r>
        <w:rPr>
          <w:lang w:eastAsia="zh-Hans"/>
        </w:rPr>
        <w:t>b.</w:t>
      </w:r>
      <w:r>
        <w:rPr>
          <w:rFonts w:hint="eastAsia"/>
          <w:lang w:eastAsia="zh-Hans"/>
        </w:rPr>
        <w:t>同时发送</w:t>
      </w:r>
      <w:r>
        <w:rPr>
          <w:lang w:eastAsia="zh-Hans"/>
        </w:rPr>
        <w:t>页面切换到</w:t>
      </w:r>
      <w:r>
        <w:rPr>
          <w:lang w:eastAsia="zh-Hans"/>
        </w:rPr>
        <w:t>APA</w:t>
      </w:r>
      <w:r>
        <w:rPr>
          <w:lang w:eastAsia="zh-Hans"/>
        </w:rPr>
        <w:t>界面信号</w:t>
      </w:r>
      <w:proofErr w:type="spellStart"/>
      <w:r>
        <w:rPr>
          <w:rFonts w:hint="eastAsia"/>
        </w:rPr>
        <w:t>APA_PageDispReq</w:t>
      </w:r>
      <w:proofErr w:type="spellEnd"/>
      <w:r>
        <w:t>=</w:t>
      </w:r>
      <w:proofErr w:type="gramStart"/>
      <w:r>
        <w:t>XXX</w:t>
      </w:r>
      <w:r>
        <w:rPr>
          <w:lang w:eastAsia="zh-Hans"/>
        </w:rPr>
        <w:t>；</w:t>
      </w:r>
      <w:proofErr w:type="gramEnd"/>
    </w:p>
    <w:p w14:paraId="057A8E0C" w14:textId="77777777" w:rsidR="004454D4" w:rsidRDefault="001F6651">
      <w:pPr>
        <w:rPr>
          <w:lang w:eastAsia="zh-Hans"/>
        </w:rPr>
      </w:pPr>
      <w:r>
        <w:rPr>
          <w:lang w:eastAsia="zh-Hans"/>
        </w:rPr>
        <w:t>c.</w:t>
      </w:r>
      <w:r>
        <w:rPr>
          <w:lang w:eastAsia="zh-Hans"/>
        </w:rPr>
        <w:t>打开</w:t>
      </w:r>
      <w:r>
        <w:rPr>
          <w:lang w:eastAsia="zh-Hans"/>
        </w:rPr>
        <w:t>APA</w:t>
      </w:r>
      <w:r>
        <w:rPr>
          <w:lang w:eastAsia="zh-Hans"/>
        </w:rPr>
        <w:t>应用信号标志位：</w:t>
      </w:r>
      <w:proofErr w:type="spellStart"/>
      <w:r>
        <w:rPr>
          <w:rFonts w:hint="eastAsia"/>
        </w:rPr>
        <w:t>Prk_IVIFunc_Req</w:t>
      </w:r>
      <w:proofErr w:type="spellEnd"/>
      <w:r>
        <w:rPr>
          <w:rFonts w:hint="eastAsia"/>
        </w:rPr>
        <w:t>=0x1: APA active req</w:t>
      </w:r>
      <w:r>
        <w:rPr>
          <w:lang w:eastAsia="zh-Hans"/>
        </w:rPr>
        <w:t>。</w:t>
      </w:r>
    </w:p>
    <w:p w14:paraId="49A815C3" w14:textId="77777777" w:rsidR="004454D4" w:rsidRDefault="001F6651">
      <w:pPr>
        <w:rPr>
          <w:highlight w:val="yellow"/>
          <w:lang w:eastAsia="zh-Hans"/>
        </w:rPr>
      </w:pPr>
      <w:r>
        <w:rPr>
          <w:rFonts w:hint="eastAsia"/>
          <w:highlight w:val="yellow"/>
          <w:lang w:eastAsia="zh-Hans"/>
        </w:rPr>
        <w:t>IVI</w:t>
      </w:r>
      <w:r>
        <w:rPr>
          <w:rFonts w:hint="eastAsia"/>
          <w:highlight w:val="yellow"/>
          <w:lang w:eastAsia="zh-Hans"/>
        </w:rPr>
        <w:t>收到</w:t>
      </w:r>
      <w:proofErr w:type="spellStart"/>
      <w:r>
        <w:rPr>
          <w:rFonts w:hint="eastAsia"/>
          <w:highlight w:val="yellow"/>
        </w:rPr>
        <w:t>APA_PageDispReq</w:t>
      </w:r>
      <w:proofErr w:type="spellEnd"/>
      <w:r>
        <w:rPr>
          <w:rFonts w:hint="eastAsia"/>
          <w:highlight w:val="yellow"/>
          <w:lang w:eastAsia="zh-Hans"/>
        </w:rPr>
        <w:t>后</w:t>
      </w:r>
      <w:r>
        <w:rPr>
          <w:highlight w:val="yellow"/>
          <w:lang w:eastAsia="zh-Hans"/>
        </w:rPr>
        <w:t>拉起</w:t>
      </w:r>
      <w:r>
        <w:rPr>
          <w:highlight w:val="yellow"/>
          <w:lang w:eastAsia="zh-Hans"/>
        </w:rPr>
        <w:t>APA</w:t>
      </w:r>
      <w:r>
        <w:rPr>
          <w:highlight w:val="yellow"/>
          <w:lang w:eastAsia="zh-Hans"/>
        </w:rPr>
        <w:t>页面，并反馈</w:t>
      </w:r>
      <w:proofErr w:type="spellStart"/>
      <w:r>
        <w:rPr>
          <w:highlight w:val="yellow"/>
          <w:lang w:eastAsia="zh-Hans"/>
        </w:rPr>
        <w:t>IVI_Prk_DispStat</w:t>
      </w:r>
      <w:proofErr w:type="spellEnd"/>
      <w:r>
        <w:rPr>
          <w:highlight w:val="yellow"/>
          <w:lang w:eastAsia="zh-Hans"/>
        </w:rPr>
        <w:t xml:space="preserve">=0x2: APA </w:t>
      </w:r>
      <w:proofErr w:type="spellStart"/>
      <w:r>
        <w:rPr>
          <w:highlight w:val="yellow"/>
          <w:lang w:eastAsia="zh-Hans"/>
        </w:rPr>
        <w:t>actived</w:t>
      </w:r>
      <w:proofErr w:type="spellEnd"/>
      <w:r>
        <w:rPr>
          <w:highlight w:val="yellow"/>
          <w:lang w:eastAsia="zh-Hans"/>
        </w:rPr>
        <w:t>给</w:t>
      </w:r>
      <w:r>
        <w:rPr>
          <w:highlight w:val="yellow"/>
          <w:lang w:eastAsia="zh-Hans"/>
        </w:rPr>
        <w:t>ACU</w:t>
      </w:r>
      <w:r>
        <w:rPr>
          <w:highlight w:val="yellow"/>
          <w:lang w:eastAsia="zh-Hans"/>
        </w:rPr>
        <w:t>表示</w:t>
      </w:r>
      <w:r>
        <w:rPr>
          <w:highlight w:val="yellow"/>
          <w:lang w:eastAsia="zh-Hans"/>
        </w:rPr>
        <w:t>APA</w:t>
      </w:r>
      <w:r>
        <w:rPr>
          <w:highlight w:val="yellow"/>
          <w:lang w:eastAsia="zh-Hans"/>
        </w:rPr>
        <w:t>在</w:t>
      </w:r>
      <w:r>
        <w:rPr>
          <w:highlight w:val="yellow"/>
          <w:lang w:eastAsia="zh-Hans"/>
        </w:rPr>
        <w:t>IVI</w:t>
      </w:r>
      <w:r>
        <w:rPr>
          <w:highlight w:val="yellow"/>
          <w:lang w:eastAsia="zh-Hans"/>
        </w:rPr>
        <w:t>端已正常打开</w:t>
      </w:r>
    </w:p>
    <w:p w14:paraId="1B9A8894" w14:textId="77777777" w:rsidR="004454D4" w:rsidRDefault="001F6651">
      <w:pPr>
        <w:numPr>
          <w:ilvl w:val="0"/>
          <w:numId w:val="16"/>
        </w:numPr>
        <w:ind w:firstLine="0"/>
        <w:rPr>
          <w:lang w:eastAsia="zh-Hans"/>
        </w:rPr>
      </w:pPr>
      <w:r>
        <w:rPr>
          <w:rFonts w:hint="eastAsia"/>
          <w:lang w:eastAsia="zh-Hans"/>
        </w:rPr>
        <w:t>进入界面后</w:t>
      </w:r>
      <w:r>
        <w:rPr>
          <w:lang w:eastAsia="zh-Hans"/>
        </w:rPr>
        <w:t>2</w:t>
      </w:r>
      <w:r>
        <w:rPr>
          <w:rFonts w:hint="eastAsia"/>
          <w:lang w:eastAsia="zh-Hans"/>
        </w:rPr>
        <w:t>mins</w:t>
      </w:r>
      <w:r>
        <w:rPr>
          <w:rFonts w:hint="eastAsia"/>
          <w:lang w:eastAsia="zh-Hans"/>
        </w:rPr>
        <w:t>未发起倒车</w:t>
      </w:r>
      <w:r>
        <w:rPr>
          <w:lang w:eastAsia="zh-Hans"/>
        </w:rPr>
        <w:t>；</w:t>
      </w:r>
      <w:r>
        <w:rPr>
          <w:rFonts w:hint="eastAsia"/>
          <w:lang w:eastAsia="zh-Hans"/>
        </w:rPr>
        <w:t>ACU</w:t>
      </w:r>
      <w:r>
        <w:rPr>
          <w:rFonts w:hint="eastAsia"/>
          <w:lang w:eastAsia="zh-Hans"/>
        </w:rPr>
        <w:t>发送</w:t>
      </w:r>
      <w:proofErr w:type="spellStart"/>
      <w:r>
        <w:rPr>
          <w:rFonts w:hint="eastAsia"/>
          <w:lang w:eastAsia="zh-Hans"/>
        </w:rPr>
        <w:t>Backtrack_TerminatePopup</w:t>
      </w:r>
      <w:proofErr w:type="spellEnd"/>
      <w:r>
        <w:rPr>
          <w:rFonts w:hint="eastAsia"/>
          <w:lang w:eastAsia="zh-Hans"/>
        </w:rPr>
        <w:t xml:space="preserve">=0x20: </w:t>
      </w:r>
      <w:proofErr w:type="spellStart"/>
      <w:r>
        <w:rPr>
          <w:rFonts w:hint="eastAsia"/>
          <w:lang w:eastAsia="zh-Hans"/>
        </w:rPr>
        <w:t>Req_Quit_FunctionOnCheckOvertime</w:t>
      </w:r>
      <w:proofErr w:type="spellEnd"/>
      <w:r>
        <w:rPr>
          <w:rFonts w:hint="eastAsia"/>
          <w:lang w:eastAsia="zh-Hans"/>
        </w:rPr>
        <w:t>，并且发送</w:t>
      </w:r>
      <w:proofErr w:type="spellStart"/>
      <w:r>
        <w:rPr>
          <w:rFonts w:hint="eastAsia"/>
          <w:lang w:eastAsia="zh-Hans"/>
        </w:rPr>
        <w:t>Backtrack_PageDisplay</w:t>
      </w:r>
      <w:proofErr w:type="spellEnd"/>
      <w:r>
        <w:rPr>
          <w:rFonts w:hint="eastAsia"/>
          <w:lang w:eastAsia="zh-Hans"/>
        </w:rPr>
        <w:t>=0x0: OFF</w:t>
      </w:r>
      <w:r>
        <w:rPr>
          <w:rFonts w:hint="eastAsia"/>
          <w:lang w:eastAsia="zh-Hans"/>
        </w:rPr>
        <w:t>和</w:t>
      </w:r>
      <w:proofErr w:type="spellStart"/>
      <w:r>
        <w:rPr>
          <w:rFonts w:hint="eastAsia"/>
          <w:lang w:eastAsia="zh-Hans"/>
        </w:rPr>
        <w:t>Prk_IVIFunc_Req</w:t>
      </w:r>
      <w:proofErr w:type="spellEnd"/>
      <w:r>
        <w:rPr>
          <w:rFonts w:hint="eastAsia"/>
          <w:lang w:eastAsia="zh-Hans"/>
        </w:rPr>
        <w:t>=0x0: No req</w:t>
      </w:r>
      <w:r>
        <w:rPr>
          <w:rFonts w:hint="eastAsia"/>
          <w:lang w:eastAsia="zh-Hans"/>
        </w:rPr>
        <w:t>给</w:t>
      </w:r>
      <w:r>
        <w:rPr>
          <w:rFonts w:hint="eastAsia"/>
          <w:lang w:eastAsia="zh-Hans"/>
        </w:rPr>
        <w:t>IVI</w:t>
      </w:r>
      <w:r>
        <w:rPr>
          <w:rFonts w:hint="eastAsia"/>
          <w:lang w:eastAsia="zh-Hans"/>
        </w:rPr>
        <w:t>，</w:t>
      </w:r>
      <w:r>
        <w:rPr>
          <w:rFonts w:hint="eastAsia"/>
          <w:lang w:eastAsia="zh-Hans"/>
        </w:rPr>
        <w:t>IVI</w:t>
      </w:r>
      <w:r>
        <w:rPr>
          <w:rFonts w:hint="eastAsia"/>
          <w:lang w:eastAsia="zh-Hans"/>
        </w:rPr>
        <w:t>收到这两个信号后显示退出的原因，</w:t>
      </w:r>
      <w:r>
        <w:rPr>
          <w:lang w:eastAsia="zh-Hans"/>
        </w:rPr>
        <w:t>3S</w:t>
      </w:r>
      <w:r>
        <w:rPr>
          <w:rFonts w:hint="eastAsia"/>
          <w:lang w:eastAsia="zh-Hans"/>
        </w:rPr>
        <w:t>后自行退到车机首页。</w:t>
      </w:r>
    </w:p>
    <w:p w14:paraId="1276650B" w14:textId="77777777" w:rsidR="004454D4" w:rsidRDefault="001F6651">
      <w:pPr>
        <w:numPr>
          <w:ilvl w:val="0"/>
          <w:numId w:val="16"/>
        </w:numPr>
        <w:ind w:firstLine="0"/>
        <w:rPr>
          <w:lang w:eastAsia="zh-Hans"/>
        </w:rPr>
      </w:pPr>
      <w:r>
        <w:rPr>
          <w:rFonts w:hint="eastAsia"/>
          <w:lang w:eastAsia="zh-Hans"/>
        </w:rPr>
        <w:t>移动距离超过</w:t>
      </w:r>
      <w:r>
        <w:rPr>
          <w:lang w:eastAsia="zh-Hans"/>
        </w:rPr>
        <w:t>1</w:t>
      </w:r>
      <w:r>
        <w:rPr>
          <w:rFonts w:hint="eastAsia"/>
          <w:lang w:eastAsia="zh-Hans"/>
        </w:rPr>
        <w:t>m</w:t>
      </w:r>
      <w:r>
        <w:rPr>
          <w:lang w:eastAsia="zh-Hans"/>
        </w:rPr>
        <w:t>，</w:t>
      </w:r>
      <w:r>
        <w:rPr>
          <w:rFonts w:hint="eastAsia"/>
          <w:lang w:eastAsia="zh-Hans"/>
        </w:rPr>
        <w:t>根据档位信息进行页面跳转和提醒</w:t>
      </w:r>
    </w:p>
    <w:tbl>
      <w:tblPr>
        <w:tblStyle w:val="TableGrid"/>
        <w:tblpPr w:leftFromText="180" w:rightFromText="180" w:vertAnchor="text" w:horzAnchor="page" w:tblpX="1740" w:tblpY="2082"/>
        <w:tblOverlap w:val="never"/>
        <w:tblW w:w="0" w:type="auto"/>
        <w:tblLook w:val="04A0" w:firstRow="1" w:lastRow="0" w:firstColumn="1" w:lastColumn="0" w:noHBand="0" w:noVBand="1"/>
      </w:tblPr>
      <w:tblGrid>
        <w:gridCol w:w="8720"/>
      </w:tblGrid>
      <w:tr w:rsidR="004454D4" w14:paraId="541449FD" w14:textId="77777777">
        <w:tc>
          <w:tcPr>
            <w:tcW w:w="8720" w:type="dxa"/>
          </w:tcPr>
          <w:p w14:paraId="630F1137" w14:textId="77777777" w:rsidR="004454D4" w:rsidRDefault="001F6651">
            <w:pPr>
              <w:ind w:firstLine="0"/>
              <w:rPr>
                <w:lang w:eastAsia="zh-Hans"/>
              </w:rPr>
            </w:pPr>
            <w:r>
              <w:rPr>
                <w:noProof/>
              </w:rPr>
              <w:drawing>
                <wp:anchor distT="0" distB="0" distL="114300" distR="114300" simplePos="0" relativeHeight="251662336" behindDoc="0" locked="0" layoutInCell="1" allowOverlap="1" wp14:anchorId="3F39E382" wp14:editId="2AD9C46D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3933190" cy="1708785"/>
                  <wp:effectExtent l="0" t="0" r="3810" b="18415"/>
                  <wp:wrapSquare wrapText="bothSides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3190" cy="1708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2967550A" w14:textId="77777777" w:rsidR="004454D4" w:rsidRDefault="001F6651">
      <w:pPr>
        <w:numPr>
          <w:ilvl w:val="0"/>
          <w:numId w:val="17"/>
        </w:numPr>
        <w:ind w:left="0" w:firstLine="0"/>
      </w:pPr>
      <w:r>
        <w:rPr>
          <w:lang w:eastAsia="zh-Hans"/>
        </w:rPr>
        <w:t>D</w:t>
      </w:r>
      <w:r>
        <w:rPr>
          <w:rFonts w:hint="eastAsia"/>
          <w:lang w:eastAsia="zh-Hans"/>
        </w:rPr>
        <w:t>档或</w:t>
      </w:r>
      <w:r>
        <w:rPr>
          <w:lang w:eastAsia="zh-Hans"/>
        </w:rPr>
        <w:t>N</w:t>
      </w:r>
      <w:r>
        <w:rPr>
          <w:rFonts w:hint="eastAsia"/>
          <w:lang w:eastAsia="zh-Hans"/>
        </w:rPr>
        <w:t>档</w:t>
      </w:r>
      <w:r>
        <w:rPr>
          <w:lang w:eastAsia="zh-Hans"/>
        </w:rPr>
        <w:t>：</w:t>
      </w:r>
      <w:r>
        <w:rPr>
          <w:rFonts w:hint="eastAsia"/>
          <w:lang w:eastAsia="zh-Hans"/>
        </w:rPr>
        <w:t>ACU</w:t>
      </w:r>
      <w:r>
        <w:rPr>
          <w:rFonts w:hint="eastAsia"/>
          <w:lang w:eastAsia="zh-Hans"/>
        </w:rPr>
        <w:t>给</w:t>
      </w:r>
      <w:r>
        <w:rPr>
          <w:rFonts w:hint="eastAsia"/>
          <w:lang w:eastAsia="zh-Hans"/>
        </w:rPr>
        <w:t>IVI</w:t>
      </w:r>
      <w:r>
        <w:rPr>
          <w:rFonts w:hint="eastAsia"/>
          <w:lang w:eastAsia="zh-Hans"/>
        </w:rPr>
        <w:t>发送退出弹窗信号</w:t>
      </w:r>
      <w:r>
        <w:rPr>
          <w:lang w:eastAsia="zh-Hans"/>
        </w:rPr>
        <w:t>：</w:t>
      </w:r>
      <w:proofErr w:type="spellStart"/>
      <w:r>
        <w:rPr>
          <w:rFonts w:hint="eastAsia"/>
          <w:lang w:eastAsia="zh-Hans"/>
        </w:rPr>
        <w:t>Backtrack_TerminatePopup</w:t>
      </w:r>
      <w:proofErr w:type="spellEnd"/>
      <w:r>
        <w:rPr>
          <w:lang w:eastAsia="zh-Hans"/>
        </w:rPr>
        <w:t>=0x2F</w:t>
      </w:r>
      <w:r>
        <w:rPr>
          <w:rFonts w:hint="eastAsia"/>
          <w:lang w:eastAsia="zh-Hans"/>
        </w:rPr>
        <w:t>：</w:t>
      </w:r>
      <w:proofErr w:type="spellStart"/>
      <w:r>
        <w:rPr>
          <w:rFonts w:hint="eastAsia"/>
          <w:lang w:eastAsia="zh-Hans"/>
        </w:rPr>
        <w:t>Req_Quit_</w:t>
      </w:r>
      <w:r>
        <w:rPr>
          <w:lang w:eastAsia="zh-Hans"/>
        </w:rPr>
        <w:t>G</w:t>
      </w:r>
      <w:r>
        <w:rPr>
          <w:rFonts w:hint="eastAsia"/>
          <w:lang w:eastAsia="zh-Hans"/>
        </w:rPr>
        <w:t>en</w:t>
      </w:r>
      <w:r>
        <w:rPr>
          <w:lang w:eastAsia="zh-Hans"/>
        </w:rPr>
        <w:t>eral_Intervetion</w:t>
      </w:r>
      <w:proofErr w:type="spellEnd"/>
      <w:r>
        <w:rPr>
          <w:rFonts w:hint="eastAsia"/>
          <w:lang w:eastAsia="zh-Hans"/>
        </w:rPr>
        <w:t>给</w:t>
      </w:r>
      <w:r>
        <w:rPr>
          <w:lang w:eastAsia="zh-Hans"/>
        </w:rPr>
        <w:t>IVI</w:t>
      </w:r>
      <w:r>
        <w:rPr>
          <w:lang w:eastAsia="zh-Hans"/>
        </w:rPr>
        <w:t>；</w:t>
      </w:r>
      <w:r>
        <w:rPr>
          <w:rFonts w:hint="eastAsia"/>
          <w:lang w:eastAsia="zh-Hans"/>
        </w:rPr>
        <w:t>功能终止信号：</w:t>
      </w:r>
      <w:proofErr w:type="spellStart"/>
      <w:r>
        <w:rPr>
          <w:rFonts w:hint="eastAsia"/>
          <w:lang w:eastAsia="zh-Hans"/>
        </w:rPr>
        <w:t>Prk_IVIFunc_Req</w:t>
      </w:r>
      <w:proofErr w:type="spellEnd"/>
      <w:r>
        <w:rPr>
          <w:rFonts w:hint="eastAsia"/>
          <w:lang w:eastAsia="zh-Hans"/>
        </w:rPr>
        <w:t>=0x0: No req</w:t>
      </w:r>
      <w:r>
        <w:rPr>
          <w:lang w:eastAsia="zh-Hans"/>
        </w:rPr>
        <w:t>；</w:t>
      </w:r>
      <w:r>
        <w:rPr>
          <w:rFonts w:hint="eastAsia"/>
          <w:lang w:eastAsia="zh-Hans"/>
        </w:rPr>
        <w:t>切换到车机首页信号：</w:t>
      </w:r>
      <w:proofErr w:type="spellStart"/>
      <w:r>
        <w:rPr>
          <w:rFonts w:hint="eastAsia"/>
          <w:lang w:eastAsia="zh-Hans"/>
        </w:rPr>
        <w:t>Backtrack_PageDisplay</w:t>
      </w:r>
      <w:proofErr w:type="spellEnd"/>
      <w:r>
        <w:rPr>
          <w:rFonts w:hint="eastAsia"/>
          <w:lang w:eastAsia="zh-Hans"/>
        </w:rPr>
        <w:t>=0x0: OFF</w:t>
      </w:r>
      <w:r>
        <w:rPr>
          <w:lang w:eastAsia="zh-Hans"/>
        </w:rPr>
        <w:t>。</w:t>
      </w:r>
      <w:r>
        <w:rPr>
          <w:rFonts w:hint="eastAsia"/>
          <w:highlight w:val="yellow"/>
          <w:lang w:eastAsia="zh-Hans"/>
        </w:rPr>
        <w:t>IVI</w:t>
      </w:r>
      <w:r>
        <w:rPr>
          <w:rFonts w:hint="eastAsia"/>
          <w:highlight w:val="yellow"/>
          <w:lang w:eastAsia="zh-Hans"/>
        </w:rPr>
        <w:t>收到后显示终止</w:t>
      </w:r>
      <w:r>
        <w:rPr>
          <w:rFonts w:hint="eastAsia"/>
          <w:highlight w:val="yellow"/>
        </w:rPr>
        <w:t>原因弹窗</w:t>
      </w:r>
      <w:r>
        <w:rPr>
          <w:rFonts w:hint="eastAsia"/>
          <w:highlight w:val="yellow"/>
          <w:lang w:eastAsia="zh-Hans"/>
        </w:rPr>
        <w:t>提醒用户干预</w:t>
      </w:r>
      <w:r>
        <w:rPr>
          <w:highlight w:val="yellow"/>
          <w:lang w:eastAsia="zh-Hans"/>
        </w:rPr>
        <w:t>，</w:t>
      </w:r>
      <w:r>
        <w:rPr>
          <w:highlight w:val="yellow"/>
          <w:lang w:eastAsia="zh-Hans"/>
        </w:rPr>
        <w:t>3</w:t>
      </w:r>
      <w:r>
        <w:rPr>
          <w:rFonts w:hint="eastAsia"/>
          <w:highlight w:val="yellow"/>
          <w:lang w:eastAsia="zh-Hans"/>
        </w:rPr>
        <w:t>S</w:t>
      </w:r>
      <w:r>
        <w:rPr>
          <w:rFonts w:hint="eastAsia"/>
          <w:highlight w:val="yellow"/>
          <w:lang w:eastAsia="zh-Hans"/>
        </w:rPr>
        <w:t>后</w:t>
      </w:r>
      <w:r>
        <w:rPr>
          <w:highlight w:val="yellow"/>
          <w:lang w:eastAsia="zh-Hans"/>
        </w:rPr>
        <w:t>IVI</w:t>
      </w:r>
      <w:r>
        <w:rPr>
          <w:rFonts w:hint="eastAsia"/>
          <w:highlight w:val="yellow"/>
          <w:lang w:eastAsia="zh-Hans"/>
        </w:rPr>
        <w:t>后自行切换回到车机首页，</w:t>
      </w:r>
      <w:r>
        <w:rPr>
          <w:lang w:eastAsia="zh-Hans"/>
        </w:rPr>
        <w:t>IVI</w:t>
      </w:r>
      <w:r>
        <w:rPr>
          <w:rFonts w:hint="eastAsia"/>
          <w:lang w:eastAsia="zh-Hans"/>
        </w:rPr>
        <w:t>回到车机首页后发送</w:t>
      </w:r>
      <w:proofErr w:type="spellStart"/>
      <w:r>
        <w:rPr>
          <w:rFonts w:hint="eastAsia"/>
          <w:lang w:eastAsia="zh-Hans"/>
        </w:rPr>
        <w:t>IVI_Prk_DispStat</w:t>
      </w:r>
      <w:proofErr w:type="spellEnd"/>
      <w:r>
        <w:rPr>
          <w:rFonts w:hint="eastAsia"/>
          <w:lang w:eastAsia="zh-Hans"/>
        </w:rPr>
        <w:t>=0x0: OFF</w:t>
      </w:r>
      <w:r>
        <w:rPr>
          <w:rFonts w:hint="eastAsia"/>
          <w:lang w:eastAsia="zh-Hans"/>
        </w:rPr>
        <w:t>给</w:t>
      </w:r>
      <w:r>
        <w:rPr>
          <w:rFonts w:hint="eastAsia"/>
          <w:lang w:eastAsia="zh-Hans"/>
        </w:rPr>
        <w:t>ACU</w:t>
      </w:r>
      <w:r>
        <w:rPr>
          <w:rFonts w:hint="eastAsia"/>
          <w:lang w:eastAsia="zh-Hans"/>
        </w:rPr>
        <w:t>表示车机端倒车页面成功关闭。</w:t>
      </w:r>
    </w:p>
    <w:p w14:paraId="7C362A36" w14:textId="77777777" w:rsidR="004454D4" w:rsidRDefault="001F6651">
      <w:pPr>
        <w:numPr>
          <w:ilvl w:val="0"/>
          <w:numId w:val="17"/>
        </w:numPr>
        <w:ind w:left="0" w:firstLine="0"/>
        <w:rPr>
          <w:lang w:eastAsia="zh-Hans"/>
        </w:rPr>
      </w:pPr>
      <w:r>
        <w:rPr>
          <w:rFonts w:hint="eastAsia"/>
          <w:lang w:eastAsia="zh-Hans"/>
        </w:rPr>
        <w:t>R</w:t>
      </w:r>
      <w:r>
        <w:rPr>
          <w:rFonts w:hint="eastAsia"/>
          <w:lang w:eastAsia="zh-Hans"/>
        </w:rPr>
        <w:t>档</w:t>
      </w:r>
      <w:r>
        <w:rPr>
          <w:lang w:eastAsia="zh-Hans"/>
        </w:rPr>
        <w:t>：</w:t>
      </w:r>
      <w:r>
        <w:rPr>
          <w:rFonts w:hint="eastAsia"/>
          <w:lang w:eastAsia="zh-Hans"/>
        </w:rPr>
        <w:t>ACU</w:t>
      </w:r>
      <w:r>
        <w:rPr>
          <w:rFonts w:hint="eastAsia"/>
          <w:lang w:eastAsia="zh-Hans"/>
        </w:rPr>
        <w:t>给</w:t>
      </w:r>
      <w:r>
        <w:rPr>
          <w:rFonts w:hint="eastAsia"/>
          <w:lang w:eastAsia="zh-Hans"/>
        </w:rPr>
        <w:t>IVI</w:t>
      </w:r>
      <w:r>
        <w:rPr>
          <w:rFonts w:hint="eastAsia"/>
          <w:lang w:eastAsia="zh-Hans"/>
        </w:rPr>
        <w:t>发送</w:t>
      </w:r>
      <w:r>
        <w:rPr>
          <w:lang w:eastAsia="zh-Hans"/>
        </w:rPr>
        <w:t>：</w:t>
      </w:r>
      <w:r>
        <w:rPr>
          <w:rFonts w:hint="eastAsia"/>
          <w:lang w:eastAsia="zh-Hans"/>
        </w:rPr>
        <w:t>页面关闭信号</w:t>
      </w:r>
      <w:proofErr w:type="spellStart"/>
      <w:r>
        <w:rPr>
          <w:lang w:eastAsia="zh-Hans"/>
        </w:rPr>
        <w:t>Backtrack_PageDisplay</w:t>
      </w:r>
      <w:proofErr w:type="spellEnd"/>
      <w:r>
        <w:rPr>
          <w:lang w:eastAsia="zh-Hans"/>
        </w:rPr>
        <w:t>=0x0: OFF</w:t>
      </w:r>
      <w:r>
        <w:rPr>
          <w:lang w:eastAsia="zh-Hans"/>
        </w:rPr>
        <w:t>；页面切换到</w:t>
      </w:r>
      <w:r>
        <w:rPr>
          <w:lang w:eastAsia="zh-Hans"/>
        </w:rPr>
        <w:t>AVM</w:t>
      </w:r>
      <w:r>
        <w:rPr>
          <w:lang w:eastAsia="zh-Hans"/>
        </w:rPr>
        <w:t>界面信号</w:t>
      </w:r>
      <w:proofErr w:type="spellStart"/>
      <w:r>
        <w:rPr>
          <w:lang w:eastAsia="zh-Hans"/>
        </w:rPr>
        <w:t>AVM_PageDispReq</w:t>
      </w:r>
      <w:proofErr w:type="spellEnd"/>
      <w:r>
        <w:rPr>
          <w:lang w:eastAsia="zh-Hans"/>
        </w:rPr>
        <w:t>=0x1:AVM_Mainpage</w:t>
      </w:r>
      <w:r>
        <w:rPr>
          <w:lang w:eastAsia="zh-Hans"/>
        </w:rPr>
        <w:t>；</w:t>
      </w:r>
      <w:r>
        <w:rPr>
          <w:rFonts w:hint="eastAsia"/>
          <w:lang w:eastAsia="zh-Hans"/>
        </w:rPr>
        <w:t>状态机切换到</w:t>
      </w:r>
      <w:proofErr w:type="spellStart"/>
      <w:r>
        <w:rPr>
          <w:rFonts w:hint="eastAsia"/>
          <w:lang w:eastAsia="zh-Hans"/>
        </w:rPr>
        <w:t>AVM</w:t>
      </w:r>
      <w:r>
        <w:rPr>
          <w:lang w:eastAsia="zh-Hans"/>
        </w:rPr>
        <w:t>_</w:t>
      </w:r>
      <w:r>
        <w:rPr>
          <w:rFonts w:hint="eastAsia"/>
          <w:lang w:eastAsia="zh-Hans"/>
        </w:rPr>
        <w:t>Active</w:t>
      </w:r>
      <w:proofErr w:type="spellEnd"/>
      <w:r>
        <w:rPr>
          <w:rFonts w:hint="eastAsia"/>
          <w:lang w:eastAsia="zh-Hans"/>
        </w:rPr>
        <w:t>信号</w:t>
      </w:r>
      <w:r>
        <w:rPr>
          <w:lang w:eastAsia="zh-Hans"/>
        </w:rPr>
        <w:t>：</w:t>
      </w:r>
      <w:proofErr w:type="spellStart"/>
      <w:r>
        <w:rPr>
          <w:lang w:eastAsia="zh-Hans"/>
        </w:rPr>
        <w:t>AVM_Sts</w:t>
      </w:r>
      <w:proofErr w:type="spellEnd"/>
      <w:r>
        <w:rPr>
          <w:lang w:eastAsia="zh-Hans"/>
        </w:rPr>
        <w:t>=0x2:AVM_Active</w:t>
      </w:r>
      <w:r>
        <w:rPr>
          <w:lang w:eastAsia="zh-Hans"/>
        </w:rPr>
        <w:t>；打开</w:t>
      </w:r>
      <w:r>
        <w:rPr>
          <w:lang w:eastAsia="zh-Hans"/>
        </w:rPr>
        <w:t>AVM</w:t>
      </w:r>
      <w:r>
        <w:rPr>
          <w:lang w:eastAsia="zh-Hans"/>
        </w:rPr>
        <w:t>应用信号标志位：</w:t>
      </w:r>
      <w:proofErr w:type="spellStart"/>
      <w:r>
        <w:rPr>
          <w:lang w:eastAsia="zh-Hans"/>
        </w:rPr>
        <w:t>Prk_IVIFunc_Req</w:t>
      </w:r>
      <w:proofErr w:type="spellEnd"/>
      <w:r>
        <w:rPr>
          <w:lang w:eastAsia="zh-Hans"/>
        </w:rPr>
        <w:t>=0x1: AVM ON req</w:t>
      </w:r>
      <w:r>
        <w:rPr>
          <w:lang w:eastAsia="zh-Hans"/>
        </w:rPr>
        <w:t>。</w:t>
      </w:r>
      <w:r>
        <w:rPr>
          <w:rFonts w:hint="eastAsia"/>
          <w:highlight w:val="yellow"/>
          <w:lang w:eastAsia="zh-Hans"/>
        </w:rPr>
        <w:t>IVI</w:t>
      </w:r>
      <w:r>
        <w:rPr>
          <w:rFonts w:hint="eastAsia"/>
          <w:highlight w:val="yellow"/>
          <w:lang w:eastAsia="zh-Hans"/>
        </w:rPr>
        <w:t>收到后</w:t>
      </w:r>
      <w:r>
        <w:rPr>
          <w:highlight w:val="yellow"/>
          <w:lang w:eastAsia="zh-Hans"/>
        </w:rPr>
        <w:t>拉起</w:t>
      </w:r>
      <w:r>
        <w:rPr>
          <w:highlight w:val="yellow"/>
          <w:lang w:eastAsia="zh-Hans"/>
        </w:rPr>
        <w:t>AVM</w:t>
      </w:r>
      <w:r>
        <w:rPr>
          <w:highlight w:val="yellow"/>
          <w:lang w:eastAsia="zh-Hans"/>
        </w:rPr>
        <w:t>页面，并反馈</w:t>
      </w:r>
      <w:proofErr w:type="spellStart"/>
      <w:r>
        <w:rPr>
          <w:highlight w:val="yellow"/>
          <w:lang w:eastAsia="zh-Hans"/>
        </w:rPr>
        <w:t>IVI_Prk_DispStat</w:t>
      </w:r>
      <w:proofErr w:type="spellEnd"/>
      <w:r>
        <w:rPr>
          <w:highlight w:val="yellow"/>
          <w:lang w:eastAsia="zh-Hans"/>
        </w:rPr>
        <w:t>=0x1:AVMactived</w:t>
      </w:r>
      <w:r>
        <w:rPr>
          <w:highlight w:val="yellow"/>
          <w:lang w:eastAsia="zh-Hans"/>
        </w:rPr>
        <w:t>给</w:t>
      </w:r>
      <w:r>
        <w:rPr>
          <w:highlight w:val="yellow"/>
          <w:lang w:eastAsia="zh-Hans"/>
        </w:rPr>
        <w:t>ACU</w:t>
      </w:r>
      <w:r>
        <w:rPr>
          <w:highlight w:val="yellow"/>
          <w:lang w:eastAsia="zh-Hans"/>
        </w:rPr>
        <w:t>表示</w:t>
      </w:r>
      <w:r>
        <w:rPr>
          <w:highlight w:val="yellow"/>
          <w:lang w:eastAsia="zh-Hans"/>
        </w:rPr>
        <w:t>AVM</w:t>
      </w:r>
      <w:r>
        <w:rPr>
          <w:highlight w:val="yellow"/>
          <w:lang w:eastAsia="zh-Hans"/>
        </w:rPr>
        <w:t>在</w:t>
      </w:r>
      <w:r>
        <w:rPr>
          <w:highlight w:val="yellow"/>
          <w:lang w:eastAsia="zh-Hans"/>
        </w:rPr>
        <w:t>IVI</w:t>
      </w:r>
      <w:r>
        <w:rPr>
          <w:highlight w:val="yellow"/>
          <w:lang w:eastAsia="zh-Hans"/>
        </w:rPr>
        <w:t>端已正常打开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720"/>
      </w:tblGrid>
      <w:tr w:rsidR="004454D4" w14:paraId="692B08AD" w14:textId="77777777">
        <w:tc>
          <w:tcPr>
            <w:tcW w:w="8720" w:type="dxa"/>
          </w:tcPr>
          <w:p w14:paraId="44FE41B1" w14:textId="77777777" w:rsidR="004454D4" w:rsidRDefault="001F6651">
            <w:pPr>
              <w:ind w:firstLine="0"/>
              <w:rPr>
                <w:lang w:eastAsia="zh-Hans"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63360" behindDoc="0" locked="0" layoutInCell="1" allowOverlap="1" wp14:anchorId="7F514709" wp14:editId="6C1F225F">
                  <wp:simplePos x="0" y="0"/>
                  <wp:positionH relativeFrom="column">
                    <wp:posOffset>180975</wp:posOffset>
                  </wp:positionH>
                  <wp:positionV relativeFrom="paragraph">
                    <wp:posOffset>85090</wp:posOffset>
                  </wp:positionV>
                  <wp:extent cx="3800475" cy="1174115"/>
                  <wp:effectExtent l="0" t="0" r="9525" b="19685"/>
                  <wp:wrapSquare wrapText="bothSides"/>
                  <wp:docPr id="9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0475" cy="11741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32F8CBD6" w14:textId="77777777" w:rsidR="004454D4" w:rsidRDefault="001F6651">
      <w:pPr>
        <w:rPr>
          <w:highlight w:val="yellow"/>
        </w:rPr>
      </w:pPr>
      <w:r>
        <w:rPr>
          <w:rFonts w:hint="eastAsia"/>
          <w:b/>
          <w:bCs/>
          <w:lang w:eastAsia="zh-Hans"/>
        </w:rPr>
        <w:t>电子手册</w:t>
      </w:r>
      <w:r>
        <w:rPr>
          <w:noProof/>
          <w:highlight w:val="yellow"/>
        </w:rPr>
        <w:drawing>
          <wp:inline distT="0" distB="0" distL="114300" distR="114300" wp14:anchorId="01768B54" wp14:editId="3BCBCFE3">
            <wp:extent cx="161925" cy="190500"/>
            <wp:effectExtent l="0" t="0" r="15875" b="12700"/>
            <wp:docPr id="1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B0954E" w14:textId="7F28DD78" w:rsidR="004454D4" w:rsidRDefault="001F6651">
      <w:pPr>
        <w:rPr>
          <w:lang w:eastAsia="zh-Hans"/>
        </w:rPr>
      </w:pPr>
      <w:r>
        <w:rPr>
          <w:rFonts w:hint="eastAsia"/>
          <w:highlight w:val="yellow"/>
          <w:lang w:eastAsia="zh-Hans"/>
        </w:rPr>
        <w:t>当用户成功发起循迹倒车使用后，进入循迹倒车中页面，此时</w:t>
      </w:r>
      <w:r>
        <w:rPr>
          <w:highlight w:val="yellow"/>
          <w:lang w:eastAsia="zh-Hans"/>
        </w:rPr>
        <w:t>IVI</w:t>
      </w:r>
      <w:r>
        <w:rPr>
          <w:rFonts w:hint="eastAsia"/>
          <w:highlight w:val="yellow"/>
          <w:lang w:eastAsia="zh-Hans"/>
        </w:rPr>
        <w:t>需要取消左侧的电子手册图标的显示（</w:t>
      </w:r>
      <w:r>
        <w:rPr>
          <w:highlight w:val="yellow"/>
          <w:lang w:eastAsia="zh-Hans"/>
        </w:rPr>
        <w:t>IVI</w:t>
      </w:r>
      <w:r>
        <w:rPr>
          <w:rFonts w:hint="eastAsia"/>
          <w:highlight w:val="yellow"/>
          <w:lang w:eastAsia="zh-Hans"/>
        </w:rPr>
        <w:t>实现）。</w:t>
      </w:r>
    </w:p>
    <w:p w14:paraId="5DC52FD1" w14:textId="77777777" w:rsidR="004D71FB" w:rsidRDefault="004D71FB">
      <w:pPr>
        <w:rPr>
          <w:lang w:eastAsia="zh-Hans"/>
        </w:rPr>
      </w:pPr>
    </w:p>
    <w:p w14:paraId="4A5C8C87" w14:textId="77777777" w:rsidR="004454D4" w:rsidRDefault="001F6651">
      <w:pPr>
        <w:pStyle w:val="Heading2"/>
        <w:rPr>
          <w:lang w:eastAsia="zh-Hans"/>
        </w:rPr>
      </w:pPr>
      <w:bookmarkStart w:id="37" w:name="_Toc66979593"/>
      <w:r>
        <w:rPr>
          <w:rFonts w:hint="eastAsia"/>
          <w:lang w:eastAsia="zh-Hans"/>
        </w:rPr>
        <w:t>发起循迹倒车</w:t>
      </w:r>
      <w:bookmarkEnd w:id="37"/>
      <w:r>
        <w:rPr>
          <w:rFonts w:hint="eastAsia"/>
          <w:lang w:eastAsia="zh-Hans"/>
        </w:rPr>
        <w:t>（即进入控车阶段）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720"/>
      </w:tblGrid>
      <w:tr w:rsidR="004454D4" w14:paraId="0C0AFEEE" w14:textId="77777777">
        <w:tc>
          <w:tcPr>
            <w:tcW w:w="8720" w:type="dxa"/>
          </w:tcPr>
          <w:p w14:paraId="5B8803EA" w14:textId="77777777" w:rsidR="004454D4" w:rsidRDefault="001F6651">
            <w:pPr>
              <w:ind w:firstLine="0"/>
              <w:rPr>
                <w:lang w:eastAsia="zh-Hans"/>
              </w:rPr>
            </w:pPr>
            <w:r>
              <w:rPr>
                <w:noProof/>
              </w:rPr>
              <w:drawing>
                <wp:anchor distT="0" distB="0" distL="114300" distR="114300" simplePos="0" relativeHeight="251660288" behindDoc="1" locked="0" layoutInCell="1" allowOverlap="1" wp14:anchorId="14F2FE0D" wp14:editId="4908FBB5">
                  <wp:simplePos x="0" y="0"/>
                  <wp:positionH relativeFrom="column">
                    <wp:posOffset>-52705</wp:posOffset>
                  </wp:positionH>
                  <wp:positionV relativeFrom="paragraph">
                    <wp:posOffset>18415</wp:posOffset>
                  </wp:positionV>
                  <wp:extent cx="4495800" cy="1760220"/>
                  <wp:effectExtent l="0" t="0" r="50800" b="68580"/>
                  <wp:wrapTight wrapText="bothSides">
                    <wp:wrapPolygon edited="0">
                      <wp:start x="0" y="0"/>
                      <wp:lineTo x="0" y="21195"/>
                      <wp:lineTo x="21478" y="21195"/>
                      <wp:lineTo x="21478" y="0"/>
                      <wp:lineTo x="0" y="0"/>
                    </wp:wrapPolygon>
                  </wp:wrapTight>
                  <wp:docPr id="12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5800" cy="1760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602E5077" w14:textId="77777777" w:rsidR="004454D4" w:rsidRDefault="001F6651">
      <w:pPr>
        <w:rPr>
          <w:b/>
          <w:bCs/>
          <w:lang w:eastAsia="zh-Hans"/>
        </w:rPr>
      </w:pPr>
      <w:r>
        <w:rPr>
          <w:rFonts w:hint="eastAsia"/>
          <w:b/>
          <w:bCs/>
          <w:lang w:eastAsia="zh-Hans"/>
        </w:rPr>
        <w:t>触发条件</w:t>
      </w:r>
    </w:p>
    <w:p w14:paraId="6BD1D58C" w14:textId="77777777" w:rsidR="004454D4" w:rsidRDefault="001F6651">
      <w:pPr>
        <w:rPr>
          <w:lang w:eastAsia="zh-Hans"/>
        </w:rPr>
      </w:pPr>
      <w:r>
        <w:rPr>
          <w:rFonts w:hint="eastAsia"/>
          <w:lang w:eastAsia="zh-Hans"/>
        </w:rPr>
        <w:t>用户点击“开始倒车”后</w:t>
      </w:r>
      <w:r>
        <w:rPr>
          <w:lang w:eastAsia="zh-Hans"/>
        </w:rPr>
        <w:t>IVI</w:t>
      </w:r>
      <w:r>
        <w:rPr>
          <w:rFonts w:hint="eastAsia"/>
          <w:lang w:eastAsia="zh-Hans"/>
        </w:rPr>
        <w:t>发送</w:t>
      </w:r>
      <w:r>
        <w:rPr>
          <w:rFonts w:hint="eastAsia"/>
          <w:lang w:eastAsia="zh-Hans"/>
        </w:rPr>
        <w:t>3</w:t>
      </w:r>
      <w:r>
        <w:rPr>
          <w:rFonts w:hint="eastAsia"/>
          <w:lang w:eastAsia="zh-Hans"/>
        </w:rPr>
        <w:t>帧</w:t>
      </w:r>
      <w:proofErr w:type="spellStart"/>
      <w:r>
        <w:rPr>
          <w:rFonts w:hint="eastAsia"/>
          <w:lang w:eastAsia="zh-Hans"/>
        </w:rPr>
        <w:t>Backtrack_ActButton</w:t>
      </w:r>
      <w:proofErr w:type="spellEnd"/>
      <w:r>
        <w:rPr>
          <w:rFonts w:hint="eastAsia"/>
          <w:lang w:eastAsia="zh-Hans"/>
        </w:rPr>
        <w:t>=0x1: Requested</w:t>
      </w:r>
      <w:r>
        <w:rPr>
          <w:rFonts w:hint="eastAsia"/>
          <w:lang w:eastAsia="zh-Hans"/>
        </w:rPr>
        <w:t>给</w:t>
      </w:r>
      <w:r>
        <w:rPr>
          <w:rFonts w:hint="eastAsia"/>
          <w:lang w:eastAsia="zh-Hans"/>
        </w:rPr>
        <w:t>ACU</w:t>
      </w:r>
    </w:p>
    <w:p w14:paraId="7FD5C398" w14:textId="77777777" w:rsidR="004454D4" w:rsidRDefault="001F6651">
      <w:pPr>
        <w:rPr>
          <w:b/>
          <w:bCs/>
          <w:lang w:eastAsia="zh-Hans"/>
        </w:rPr>
      </w:pPr>
      <w:r>
        <w:rPr>
          <w:b/>
          <w:bCs/>
          <w:lang w:eastAsia="zh-Hans"/>
        </w:rPr>
        <w:t>ACU</w:t>
      </w:r>
      <w:r>
        <w:rPr>
          <w:rFonts w:hint="eastAsia"/>
          <w:b/>
          <w:bCs/>
          <w:lang w:eastAsia="zh-Hans"/>
        </w:rPr>
        <w:t>输出：</w:t>
      </w:r>
    </w:p>
    <w:p w14:paraId="46BDA0D2" w14:textId="77777777" w:rsidR="004454D4" w:rsidRDefault="001F6651">
      <w:pPr>
        <w:rPr>
          <w:lang w:eastAsia="zh-Hans"/>
        </w:rPr>
      </w:pPr>
      <w:r>
        <w:rPr>
          <w:rFonts w:hint="eastAsia"/>
          <w:lang w:eastAsia="zh-Hans"/>
        </w:rPr>
        <w:t>用户点击倒车后</w:t>
      </w:r>
      <w:commentRangeStart w:id="38"/>
      <w:commentRangeStart w:id="39"/>
      <w:r>
        <w:rPr>
          <w:lang w:eastAsia="zh-Hans"/>
        </w:rPr>
        <w:t>ACU</w:t>
      </w:r>
      <w:r>
        <w:rPr>
          <w:rFonts w:hint="eastAsia"/>
          <w:lang w:eastAsia="zh-Hans"/>
        </w:rPr>
        <w:t>和关联件进行握手</w:t>
      </w:r>
      <w:commentRangeEnd w:id="38"/>
      <w:r>
        <w:rPr>
          <w:rStyle w:val="CommentReference"/>
        </w:rPr>
        <w:commentReference w:id="38"/>
      </w:r>
      <w:commentRangeEnd w:id="39"/>
      <w:r>
        <w:commentReference w:id="39"/>
      </w:r>
    </w:p>
    <w:p w14:paraId="567A243D" w14:textId="77777777" w:rsidR="004454D4" w:rsidRDefault="001F6651">
      <w:pPr>
        <w:numPr>
          <w:ilvl w:val="0"/>
          <w:numId w:val="19"/>
        </w:numPr>
        <w:ind w:left="0" w:firstLine="0"/>
        <w:rPr>
          <w:lang w:eastAsia="zh-Hans"/>
        </w:rPr>
      </w:pPr>
      <w:r>
        <w:rPr>
          <w:rFonts w:hint="eastAsia"/>
          <w:lang w:eastAsia="zh-Hans"/>
        </w:rPr>
        <w:t>握手成功</w:t>
      </w:r>
      <w:r>
        <w:rPr>
          <w:lang w:eastAsia="zh-Hans"/>
        </w:rPr>
        <w:t>：</w:t>
      </w:r>
      <w:r>
        <w:t>Backtrack</w:t>
      </w:r>
      <w:r>
        <w:rPr>
          <w:rFonts w:hint="eastAsia"/>
          <w:lang w:eastAsia="zh-Hans"/>
        </w:rPr>
        <w:t>状态置为</w:t>
      </w:r>
      <w:r>
        <w:rPr>
          <w:lang w:eastAsia="zh-Hans"/>
        </w:rPr>
        <w:t>0x4:Maneuvering</w:t>
      </w:r>
      <w:r>
        <w:rPr>
          <w:rFonts w:hint="eastAsia"/>
          <w:lang w:eastAsia="zh-Hans"/>
        </w:rPr>
        <w:t>后开始倒车环节</w:t>
      </w:r>
    </w:p>
    <w:p w14:paraId="26CD14B3" w14:textId="77777777" w:rsidR="004454D4" w:rsidRDefault="001F6651">
      <w:pPr>
        <w:rPr>
          <w:lang w:eastAsia="zh-Hans"/>
        </w:rPr>
      </w:pPr>
      <w:proofErr w:type="spellStart"/>
      <w:r>
        <w:rPr>
          <w:lang w:eastAsia="zh-Hans"/>
        </w:rPr>
        <w:t>BcktrakMde_D_Stat_IVI</w:t>
      </w:r>
      <w:proofErr w:type="spellEnd"/>
      <w:ins w:id="40" w:author="百度 秋莎" w:date="2022-12-05T16:22:00Z">
        <w:r>
          <w:rPr>
            <w:rFonts w:hint="eastAsia"/>
            <w:lang w:eastAsia="zh-Hans"/>
          </w:rPr>
          <w:t>=</w:t>
        </w:r>
      </w:ins>
      <w:r>
        <w:rPr>
          <w:rFonts w:hint="eastAsia"/>
          <w:lang w:eastAsia="zh-Hans"/>
        </w:rPr>
        <w:t>0x4:Maneuvering</w:t>
      </w:r>
    </w:p>
    <w:p w14:paraId="249FD705" w14:textId="77777777" w:rsidR="004454D4" w:rsidRDefault="001F6651">
      <w:pPr>
        <w:numPr>
          <w:ilvl w:val="0"/>
          <w:numId w:val="19"/>
        </w:numPr>
        <w:ind w:left="0" w:firstLine="0"/>
        <w:rPr>
          <w:lang w:eastAsia="zh-Hans"/>
        </w:rPr>
      </w:pPr>
      <w:r>
        <w:rPr>
          <w:rFonts w:hint="eastAsia"/>
          <w:lang w:eastAsia="zh-Hans"/>
        </w:rPr>
        <w:t>握手失败</w:t>
      </w:r>
      <w:r>
        <w:rPr>
          <w:lang w:eastAsia="zh-Hans"/>
        </w:rPr>
        <w:t>：</w:t>
      </w:r>
      <w:r>
        <w:rPr>
          <w:rFonts w:hint="eastAsia"/>
          <w:lang w:eastAsia="zh-Hans"/>
        </w:rPr>
        <w:t>ACU</w:t>
      </w:r>
      <w:r>
        <w:rPr>
          <w:rFonts w:hint="eastAsia"/>
          <w:lang w:eastAsia="zh-Hans"/>
        </w:rPr>
        <w:t>发送给</w:t>
      </w:r>
      <w:r>
        <w:rPr>
          <w:rFonts w:hint="eastAsia"/>
          <w:lang w:eastAsia="zh-Hans"/>
        </w:rPr>
        <w:t>IVI</w:t>
      </w:r>
    </w:p>
    <w:p w14:paraId="230892F1" w14:textId="77777777" w:rsidR="004454D4" w:rsidRDefault="001F6651">
      <w:pPr>
        <w:numPr>
          <w:ilvl w:val="0"/>
          <w:numId w:val="20"/>
        </w:numPr>
        <w:ind w:firstLine="0"/>
        <w:rPr>
          <w:lang w:eastAsia="zh-Hans"/>
        </w:rPr>
      </w:pPr>
      <w:r>
        <w:rPr>
          <w:rFonts w:hint="eastAsia"/>
          <w:lang w:eastAsia="zh-Hans"/>
        </w:rPr>
        <w:t>功能退出</w:t>
      </w:r>
      <w:r>
        <w:rPr>
          <w:lang w:eastAsia="zh-Hans"/>
        </w:rPr>
        <w:t>：</w:t>
      </w:r>
      <w:proofErr w:type="spellStart"/>
      <w:r>
        <w:rPr>
          <w:rFonts w:hint="eastAsia"/>
          <w:lang w:eastAsia="zh-Hans"/>
        </w:rPr>
        <w:t>Prk_IVIFunc_Req</w:t>
      </w:r>
      <w:proofErr w:type="spellEnd"/>
      <w:r>
        <w:rPr>
          <w:rFonts w:hint="eastAsia"/>
          <w:lang w:eastAsia="zh-Hans"/>
        </w:rPr>
        <w:t>=0x0: No req</w:t>
      </w:r>
      <w:r>
        <w:rPr>
          <w:rFonts w:hint="eastAsia"/>
          <w:lang w:eastAsia="zh-Hans"/>
        </w:rPr>
        <w:t>给</w:t>
      </w:r>
      <w:r>
        <w:rPr>
          <w:rFonts w:hint="eastAsia"/>
          <w:lang w:eastAsia="zh-Hans"/>
        </w:rPr>
        <w:t>IVI</w:t>
      </w:r>
      <w:r>
        <w:rPr>
          <w:lang w:eastAsia="zh-Hans"/>
        </w:rPr>
        <w:t>-</w:t>
      </w:r>
      <w:r>
        <w:t>Backtrack</w:t>
      </w:r>
      <w:r>
        <w:rPr>
          <w:rFonts w:hint="eastAsia"/>
          <w:lang w:eastAsia="zh-Hans"/>
        </w:rPr>
        <w:t>功能退出</w:t>
      </w:r>
    </w:p>
    <w:p w14:paraId="1AF9DCE7" w14:textId="77777777" w:rsidR="004454D4" w:rsidRDefault="001F6651">
      <w:pPr>
        <w:numPr>
          <w:ilvl w:val="0"/>
          <w:numId w:val="20"/>
        </w:numPr>
        <w:ind w:firstLine="0"/>
        <w:rPr>
          <w:lang w:eastAsia="zh-Hans"/>
        </w:rPr>
      </w:pPr>
      <w:r>
        <w:rPr>
          <w:rFonts w:hint="eastAsia"/>
          <w:lang w:eastAsia="zh-Hans"/>
        </w:rPr>
        <w:t>页面退出</w:t>
      </w:r>
      <w:r>
        <w:rPr>
          <w:lang w:eastAsia="zh-Hans"/>
        </w:rPr>
        <w:t>：</w:t>
      </w:r>
      <w:proofErr w:type="spellStart"/>
      <w:r>
        <w:rPr>
          <w:rFonts w:hint="eastAsia"/>
          <w:lang w:eastAsia="zh-Hans"/>
        </w:rPr>
        <w:t>Backtrack_PageDisplay</w:t>
      </w:r>
      <w:proofErr w:type="spellEnd"/>
      <w:r>
        <w:rPr>
          <w:rFonts w:hint="eastAsia"/>
          <w:lang w:eastAsia="zh-Hans"/>
        </w:rPr>
        <w:t>=0x0: OFF</w:t>
      </w:r>
      <w:r>
        <w:rPr>
          <w:lang w:eastAsia="zh-Hans"/>
        </w:rPr>
        <w:t>-</w:t>
      </w:r>
      <w:r>
        <w:rPr>
          <w:rFonts w:hint="eastAsia"/>
          <w:lang w:eastAsia="zh-Hans"/>
        </w:rPr>
        <w:t>页面信号置为默认值；</w:t>
      </w:r>
    </w:p>
    <w:p w14:paraId="7E9C49FA" w14:textId="77777777" w:rsidR="004454D4" w:rsidRDefault="001F6651">
      <w:pPr>
        <w:numPr>
          <w:ilvl w:val="0"/>
          <w:numId w:val="20"/>
        </w:numPr>
        <w:ind w:firstLine="0"/>
        <w:rPr>
          <w:lang w:eastAsia="zh-Hans"/>
        </w:rPr>
      </w:pPr>
      <w:r>
        <w:rPr>
          <w:rFonts w:hint="eastAsia"/>
          <w:lang w:eastAsia="zh-Hans"/>
        </w:rPr>
        <w:t>失败提醒</w:t>
      </w:r>
      <w:r>
        <w:rPr>
          <w:lang w:eastAsia="zh-Hans"/>
        </w:rPr>
        <w:t>：</w:t>
      </w:r>
      <w:proofErr w:type="spellStart"/>
      <w:r>
        <w:rPr>
          <w:rFonts w:hint="eastAsia"/>
          <w:lang w:eastAsia="zh-Hans"/>
        </w:rPr>
        <w:t>Backtrack_TerminatePopup</w:t>
      </w:r>
      <w:proofErr w:type="spellEnd"/>
      <w:ins w:id="41" w:author="百度 秋莎" w:date="2022-12-05T15:59:00Z">
        <w:r>
          <w:rPr>
            <w:rFonts w:hint="eastAsia"/>
            <w:lang w:eastAsia="zh-Hans"/>
          </w:rPr>
          <w:t>=</w:t>
        </w:r>
      </w:ins>
      <w:r>
        <w:rPr>
          <w:rFonts w:hint="eastAsia"/>
          <w:lang w:eastAsia="zh-Hans"/>
        </w:rPr>
        <w:t xml:space="preserve">0x30: </w:t>
      </w:r>
      <w:proofErr w:type="spellStart"/>
      <w:r>
        <w:rPr>
          <w:rFonts w:hint="eastAsia"/>
          <w:lang w:eastAsia="zh-Hans"/>
        </w:rPr>
        <w:t>Req_Quit_HandshakeFailed</w:t>
      </w:r>
      <w:proofErr w:type="spellEnd"/>
      <w:r>
        <w:rPr>
          <w:rFonts w:hint="eastAsia"/>
          <w:lang w:eastAsia="zh-Hans"/>
        </w:rPr>
        <w:t>给</w:t>
      </w:r>
      <w:r>
        <w:rPr>
          <w:lang w:eastAsia="zh-Hans"/>
        </w:rPr>
        <w:t>IVI</w:t>
      </w:r>
      <w:r>
        <w:rPr>
          <w:rFonts w:hint="eastAsia"/>
          <w:lang w:eastAsia="zh-Hans"/>
        </w:rPr>
        <w:t>为退出的原因“握手失败”</w:t>
      </w:r>
    </w:p>
    <w:p w14:paraId="4CCF07A3" w14:textId="77777777" w:rsidR="004454D4" w:rsidRDefault="001F6651">
      <w:pPr>
        <w:numPr>
          <w:ilvl w:val="0"/>
          <w:numId w:val="20"/>
        </w:numPr>
        <w:ind w:firstLine="0"/>
        <w:rPr>
          <w:lang w:eastAsia="zh-Hans"/>
        </w:rPr>
      </w:pPr>
      <w:r>
        <w:rPr>
          <w:lang w:eastAsia="zh-Hans"/>
        </w:rPr>
        <w:lastRenderedPageBreak/>
        <w:t>ACU</w:t>
      </w:r>
      <w:r>
        <w:rPr>
          <w:rFonts w:hint="eastAsia"/>
          <w:lang w:eastAsia="zh-Hans"/>
        </w:rPr>
        <w:t>状态切换为</w:t>
      </w:r>
      <w:r>
        <w:rPr>
          <w:lang w:eastAsia="zh-Hans"/>
        </w:rPr>
        <w:t>Standby</w:t>
      </w:r>
      <w:r>
        <w:rPr>
          <w:rFonts w:hint="eastAsia"/>
          <w:lang w:eastAsia="zh-Hans"/>
        </w:rPr>
        <w:t>：</w:t>
      </w:r>
      <w:proofErr w:type="spellStart"/>
      <w:r>
        <w:rPr>
          <w:lang w:eastAsia="zh-Hans"/>
        </w:rPr>
        <w:t>BcktrakMde_D_Stat_IVI</w:t>
      </w:r>
      <w:proofErr w:type="spellEnd"/>
      <w:r>
        <w:rPr>
          <w:lang w:eastAsia="zh-Hans"/>
        </w:rPr>
        <w:t>=0x2:Standby</w:t>
      </w:r>
    </w:p>
    <w:p w14:paraId="3D64CFF5" w14:textId="77777777" w:rsidR="004454D4" w:rsidRDefault="001F6651">
      <w:pPr>
        <w:rPr>
          <w:highlight w:val="yellow"/>
          <w:lang w:eastAsia="zh-Hans"/>
        </w:rPr>
      </w:pPr>
      <w:r>
        <w:rPr>
          <w:rFonts w:hint="eastAsia"/>
          <w:highlight w:val="yellow"/>
          <w:lang w:eastAsia="zh-Hans"/>
        </w:rPr>
        <w:t>IVI</w:t>
      </w:r>
      <w:r>
        <w:rPr>
          <w:rFonts w:hint="eastAsia"/>
          <w:highlight w:val="yellow"/>
          <w:lang w:eastAsia="zh-Hans"/>
        </w:rPr>
        <w:t>收到以上信号后显示退出的原因</w:t>
      </w:r>
      <w:r>
        <w:rPr>
          <w:highlight w:val="yellow"/>
          <w:lang w:eastAsia="zh-Hans"/>
        </w:rPr>
        <w:t>3S</w:t>
      </w:r>
      <w:r>
        <w:rPr>
          <w:rFonts w:hint="eastAsia"/>
          <w:highlight w:val="yellow"/>
          <w:lang w:eastAsia="zh-Hans"/>
        </w:rPr>
        <w:t>后自行退到车机首页。（</w:t>
      </w:r>
      <w:r>
        <w:rPr>
          <w:highlight w:val="yellow"/>
          <w:lang w:eastAsia="zh-Hans"/>
        </w:rPr>
        <w:t>IVI</w:t>
      </w:r>
      <w:r>
        <w:rPr>
          <w:rFonts w:hint="eastAsia"/>
          <w:highlight w:val="yellow"/>
          <w:lang w:eastAsia="zh-Hans"/>
        </w:rPr>
        <w:t>实现），</w:t>
      </w:r>
      <w:r>
        <w:rPr>
          <w:rFonts w:hint="eastAsia"/>
          <w:highlight w:val="yellow"/>
          <w:lang w:eastAsia="zh-Hans"/>
        </w:rPr>
        <w:t>IVI</w:t>
      </w:r>
      <w:r>
        <w:rPr>
          <w:rFonts w:hint="eastAsia"/>
          <w:highlight w:val="yellow"/>
          <w:lang w:eastAsia="zh-Hans"/>
        </w:rPr>
        <w:t>回到车机首页后发送</w:t>
      </w:r>
      <w:proofErr w:type="spellStart"/>
      <w:r>
        <w:rPr>
          <w:rFonts w:hint="eastAsia"/>
          <w:highlight w:val="yellow"/>
          <w:lang w:eastAsia="zh-Hans"/>
        </w:rPr>
        <w:t>IVI_Prk_DispStat</w:t>
      </w:r>
      <w:proofErr w:type="spellEnd"/>
      <w:r>
        <w:rPr>
          <w:rFonts w:hint="eastAsia"/>
          <w:highlight w:val="yellow"/>
          <w:lang w:eastAsia="zh-Hans"/>
        </w:rPr>
        <w:t>=0x0: OFF</w:t>
      </w:r>
      <w:r>
        <w:rPr>
          <w:rFonts w:hint="eastAsia"/>
          <w:highlight w:val="yellow"/>
          <w:lang w:eastAsia="zh-Hans"/>
        </w:rPr>
        <w:t>给</w:t>
      </w:r>
      <w:r>
        <w:rPr>
          <w:rFonts w:hint="eastAsia"/>
          <w:highlight w:val="yellow"/>
          <w:lang w:eastAsia="zh-Hans"/>
        </w:rPr>
        <w:t>ACU</w:t>
      </w:r>
      <w:r>
        <w:rPr>
          <w:rFonts w:hint="eastAsia"/>
          <w:highlight w:val="yellow"/>
          <w:lang w:eastAsia="zh-Hans"/>
        </w:rPr>
        <w:t>表示车机端倒车页面成功关闭。</w:t>
      </w:r>
    </w:p>
    <w:p w14:paraId="5F8AB861" w14:textId="77777777" w:rsidR="004454D4" w:rsidRDefault="001F6651">
      <w:pPr>
        <w:pStyle w:val="Heading2"/>
        <w:rPr>
          <w:lang w:eastAsia="zh-Hans"/>
        </w:rPr>
      </w:pPr>
      <w:bookmarkStart w:id="42" w:name="_Toc444588523"/>
      <w:r>
        <w:rPr>
          <w:rFonts w:hint="eastAsia"/>
          <w:lang w:eastAsia="zh-Hans"/>
        </w:rPr>
        <w:t>循迹倒车</w:t>
      </w:r>
      <w:bookmarkEnd w:id="4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720"/>
      </w:tblGrid>
      <w:tr w:rsidR="004454D4" w14:paraId="3A718032" w14:textId="77777777">
        <w:tc>
          <w:tcPr>
            <w:tcW w:w="8720" w:type="dxa"/>
          </w:tcPr>
          <w:p w14:paraId="67D03AED" w14:textId="77777777" w:rsidR="004454D4" w:rsidRDefault="001F6651">
            <w:pPr>
              <w:ind w:firstLine="0"/>
              <w:rPr>
                <w:lang w:eastAsia="zh-Hans"/>
              </w:rPr>
            </w:pPr>
            <w:r>
              <w:rPr>
                <w:noProof/>
              </w:rPr>
              <w:drawing>
                <wp:anchor distT="0" distB="0" distL="114300" distR="114300" simplePos="0" relativeHeight="251653120" behindDoc="1" locked="0" layoutInCell="1" allowOverlap="1" wp14:anchorId="78AD376D" wp14:editId="28344749">
                  <wp:simplePos x="0" y="0"/>
                  <wp:positionH relativeFrom="column">
                    <wp:posOffset>14605</wp:posOffset>
                  </wp:positionH>
                  <wp:positionV relativeFrom="paragraph">
                    <wp:posOffset>40640</wp:posOffset>
                  </wp:positionV>
                  <wp:extent cx="3246755" cy="1775460"/>
                  <wp:effectExtent l="0" t="0" r="4445" b="2540"/>
                  <wp:wrapTight wrapText="bothSides">
                    <wp:wrapPolygon edited="0">
                      <wp:start x="0" y="0"/>
                      <wp:lineTo x="0" y="21322"/>
                      <wp:lineTo x="21461" y="21322"/>
                      <wp:lineTo x="21461" y="0"/>
                      <wp:lineTo x="0" y="0"/>
                    </wp:wrapPolygon>
                  </wp:wrapTight>
                  <wp:docPr id="13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1775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2F4FDFCC" w14:textId="77777777" w:rsidR="004454D4" w:rsidRDefault="001F6651">
      <w:pPr>
        <w:rPr>
          <w:b/>
          <w:bCs/>
          <w:lang w:eastAsia="zh-Hans"/>
        </w:rPr>
      </w:pPr>
      <w:r>
        <w:rPr>
          <w:rFonts w:hint="eastAsia"/>
          <w:b/>
          <w:bCs/>
          <w:lang w:eastAsia="zh-Hans"/>
        </w:rPr>
        <w:t>触发条件：</w:t>
      </w:r>
    </w:p>
    <w:p w14:paraId="26496296" w14:textId="77777777" w:rsidR="004454D4" w:rsidRDefault="001F6651">
      <w:pPr>
        <w:rPr>
          <w:lang w:eastAsia="zh-Hans"/>
        </w:rPr>
      </w:pPr>
      <w:r>
        <w:rPr>
          <w:rFonts w:hint="eastAsia"/>
          <w:lang w:eastAsia="zh-Hans"/>
        </w:rPr>
        <w:t>用户发起循迹倒车并握手成功</w:t>
      </w:r>
    </w:p>
    <w:p w14:paraId="2A638CE4" w14:textId="77777777" w:rsidR="004454D4" w:rsidRDefault="001F6651">
      <w:pPr>
        <w:rPr>
          <w:b/>
          <w:bCs/>
          <w:lang w:eastAsia="zh-Hans"/>
        </w:rPr>
      </w:pPr>
      <w:r>
        <w:rPr>
          <w:rFonts w:hint="eastAsia"/>
          <w:b/>
          <w:bCs/>
          <w:lang w:eastAsia="zh-Hans"/>
        </w:rPr>
        <w:t>输出效果：</w:t>
      </w:r>
    </w:p>
    <w:p w14:paraId="4820D833" w14:textId="77777777" w:rsidR="004454D4" w:rsidRDefault="001F6651">
      <w:pPr>
        <w:numPr>
          <w:ilvl w:val="0"/>
          <w:numId w:val="22"/>
        </w:numPr>
        <w:ind w:left="0" w:firstLine="0"/>
        <w:rPr>
          <w:lang w:eastAsia="zh-Hans"/>
        </w:rPr>
      </w:pPr>
      <w:r>
        <w:rPr>
          <w:rFonts w:hint="eastAsia"/>
          <w:lang w:eastAsia="zh-Hans"/>
        </w:rPr>
        <w:t>倒车提示</w:t>
      </w:r>
    </w:p>
    <w:p w14:paraId="2F130068" w14:textId="77777777" w:rsidR="004454D4" w:rsidRDefault="001F6651">
      <w:pPr>
        <w:numPr>
          <w:ilvl w:val="0"/>
          <w:numId w:val="23"/>
        </w:numPr>
        <w:ind w:firstLine="0"/>
      </w:pPr>
      <w:r>
        <w:rPr>
          <w:rFonts w:hint="eastAsia"/>
          <w:lang w:eastAsia="zh-Hans"/>
        </w:rPr>
        <w:t>默认提醒</w:t>
      </w:r>
      <w:r>
        <w:rPr>
          <w:lang w:eastAsia="zh-Hans"/>
        </w:rPr>
        <w:t>：</w:t>
      </w:r>
      <w:r>
        <w:rPr>
          <w:lang w:eastAsia="zh-Hans"/>
        </w:rPr>
        <w:t>ACU</w:t>
      </w:r>
      <w:r>
        <w:rPr>
          <w:rFonts w:hint="eastAsia"/>
          <w:lang w:eastAsia="zh-Hans"/>
        </w:rPr>
        <w:t>发送</w:t>
      </w:r>
      <w:proofErr w:type="spellStart"/>
      <w:r>
        <w:rPr>
          <w:rFonts w:hint="eastAsia"/>
          <w:lang w:eastAsia="zh-Hans"/>
        </w:rPr>
        <w:t>Backtrack_GuidePopUp</w:t>
      </w:r>
      <w:proofErr w:type="spellEnd"/>
      <w:r>
        <w:rPr>
          <w:rFonts w:hint="eastAsia"/>
          <w:lang w:eastAsia="zh-Hans"/>
        </w:rPr>
        <w:t>=0xA: reversing</w:t>
      </w:r>
      <w:r>
        <w:rPr>
          <w:rFonts w:hint="eastAsia"/>
          <w:lang w:eastAsia="zh-Hans"/>
        </w:rPr>
        <w:t>给</w:t>
      </w:r>
      <w:r>
        <w:rPr>
          <w:lang w:eastAsia="zh-Hans"/>
        </w:rPr>
        <w:t>IVI</w:t>
      </w:r>
      <w:r>
        <w:rPr>
          <w:rFonts w:hint="eastAsia"/>
          <w:lang w:eastAsia="zh-Hans"/>
        </w:rPr>
        <w:t>，</w:t>
      </w:r>
      <w:r>
        <w:rPr>
          <w:lang w:eastAsia="zh-Hans"/>
        </w:rPr>
        <w:t>IVI</w:t>
      </w:r>
      <w:r>
        <w:rPr>
          <w:rFonts w:hint="eastAsia"/>
          <w:lang w:eastAsia="zh-Hans"/>
        </w:rPr>
        <w:t>收到</w:t>
      </w:r>
      <w:proofErr w:type="spellStart"/>
      <w:r>
        <w:rPr>
          <w:rFonts w:hint="eastAsia"/>
          <w:lang w:eastAsia="zh-Hans"/>
        </w:rPr>
        <w:t>Backtrack_GuidePopUp</w:t>
      </w:r>
      <w:proofErr w:type="spellEnd"/>
      <w:r>
        <w:rPr>
          <w:rFonts w:hint="eastAsia"/>
          <w:lang w:eastAsia="zh-Hans"/>
        </w:rPr>
        <w:t>=0xA: reversing</w:t>
      </w:r>
      <w:r>
        <w:rPr>
          <w:rFonts w:hint="eastAsia"/>
          <w:lang w:eastAsia="zh-Hans"/>
        </w:rPr>
        <w:t>后实时显示提示语“正在倒车”</w:t>
      </w:r>
    </w:p>
    <w:p w14:paraId="0703747F" w14:textId="77777777" w:rsidR="004454D4" w:rsidRDefault="001F6651">
      <w:pPr>
        <w:numPr>
          <w:ilvl w:val="0"/>
          <w:numId w:val="23"/>
        </w:numPr>
        <w:ind w:firstLine="0"/>
        <w:rPr>
          <w:lang w:eastAsia="zh-Hans"/>
        </w:rPr>
      </w:pPr>
      <w:r>
        <w:rPr>
          <w:rFonts w:hint="eastAsia"/>
          <w:lang w:eastAsia="zh-Hans"/>
        </w:rPr>
        <w:t>踩刹车提醒</w:t>
      </w:r>
      <w:r>
        <w:rPr>
          <w:lang w:eastAsia="zh-Hans"/>
        </w:rPr>
        <w:t>：</w:t>
      </w:r>
      <w:r>
        <w:rPr>
          <w:rFonts w:hint="eastAsia"/>
          <w:lang w:eastAsia="zh-Hans"/>
        </w:rPr>
        <w:t>ACU</w:t>
      </w:r>
      <w:r>
        <w:rPr>
          <w:rFonts w:hint="eastAsia"/>
          <w:lang w:eastAsia="zh-Hans"/>
        </w:rPr>
        <w:t>收到</w:t>
      </w:r>
      <w:r>
        <w:rPr>
          <w:lang w:eastAsia="zh-Hans"/>
        </w:rPr>
        <w:t>ABS</w:t>
      </w:r>
      <w:r>
        <w:rPr>
          <w:rFonts w:hint="eastAsia"/>
          <w:lang w:eastAsia="zh-Hans"/>
        </w:rPr>
        <w:t>的</w:t>
      </w:r>
      <w:proofErr w:type="spellStart"/>
      <w:r>
        <w:rPr>
          <w:rFonts w:hint="eastAsia"/>
          <w:lang w:eastAsia="zh-Hans"/>
        </w:rPr>
        <w:t>BpedDrvAppl_D_Act</w:t>
      </w:r>
      <w:proofErr w:type="spellEnd"/>
      <w:r>
        <w:rPr>
          <w:rFonts w:hint="eastAsia"/>
          <w:lang w:eastAsia="zh-Hans"/>
        </w:rPr>
        <w:t>信号，循迹倒车暂停</w:t>
      </w:r>
      <w:r>
        <w:rPr>
          <w:lang w:eastAsia="zh-Hans"/>
        </w:rPr>
        <w:t>，</w:t>
      </w:r>
      <w:r>
        <w:rPr>
          <w:rFonts w:hint="eastAsia"/>
          <w:lang w:eastAsia="zh-Hans"/>
        </w:rPr>
        <w:t>并</w:t>
      </w:r>
      <w:r>
        <w:rPr>
          <w:lang w:eastAsia="zh-Hans"/>
        </w:rPr>
        <w:t>发送提示信号</w:t>
      </w:r>
      <w:proofErr w:type="spellStart"/>
      <w:r>
        <w:rPr>
          <w:lang w:eastAsia="zh-Hans"/>
        </w:rPr>
        <w:t>Backtrack_GuidePopUp</w:t>
      </w:r>
      <w:proofErr w:type="spellEnd"/>
      <w:r>
        <w:rPr>
          <w:lang w:eastAsia="zh-Hans"/>
        </w:rPr>
        <w:t>=0x10:Brake</w:t>
      </w:r>
      <w:r>
        <w:rPr>
          <w:lang w:eastAsia="zh-Hans"/>
        </w:rPr>
        <w:t>给</w:t>
      </w:r>
      <w:r>
        <w:rPr>
          <w:lang w:eastAsia="zh-Hans"/>
        </w:rPr>
        <w:t>IVI</w:t>
      </w:r>
      <w:r>
        <w:rPr>
          <w:lang w:eastAsia="zh-Hans"/>
        </w:rPr>
        <w:t>，</w:t>
      </w:r>
      <w:r>
        <w:rPr>
          <w:rFonts w:hint="eastAsia"/>
          <w:lang w:eastAsia="zh-Hans"/>
        </w:rPr>
        <w:t>IVI</w:t>
      </w:r>
      <w:r>
        <w:rPr>
          <w:rFonts w:hint="eastAsia"/>
          <w:lang w:eastAsia="zh-Hans"/>
        </w:rPr>
        <w:t>提醒“请松开刹车”</w:t>
      </w:r>
      <w:r>
        <w:rPr>
          <w:rFonts w:hint="eastAsia"/>
        </w:rPr>
        <w:t>。</w:t>
      </w:r>
    </w:p>
    <w:p w14:paraId="2A98D007" w14:textId="77777777" w:rsidR="004454D4" w:rsidRDefault="001F6651">
      <w:pPr>
        <w:numPr>
          <w:ilvl w:val="0"/>
          <w:numId w:val="23"/>
        </w:numPr>
        <w:ind w:firstLine="0"/>
        <w:rPr>
          <w:lang w:eastAsia="zh-Hans"/>
        </w:rPr>
      </w:pPr>
      <w:r>
        <w:rPr>
          <w:rFonts w:hint="eastAsia"/>
          <w:lang w:eastAsia="zh-Hans"/>
        </w:rPr>
        <w:t>踩油门提醒</w:t>
      </w:r>
      <w:r>
        <w:rPr>
          <w:lang w:eastAsia="zh-Hans"/>
        </w:rPr>
        <w:t>：</w:t>
      </w:r>
      <w:r>
        <w:rPr>
          <w:rFonts w:hint="eastAsia"/>
          <w:lang w:eastAsia="zh-Hans"/>
        </w:rPr>
        <w:t>ACU</w:t>
      </w:r>
      <w:r>
        <w:rPr>
          <w:rFonts w:hint="eastAsia"/>
          <w:lang w:eastAsia="zh-Hans"/>
        </w:rPr>
        <w:t>收到</w:t>
      </w:r>
      <w:r>
        <w:rPr>
          <w:lang w:eastAsia="zh-Hans"/>
        </w:rPr>
        <w:t>ABS</w:t>
      </w:r>
      <w:r>
        <w:rPr>
          <w:rFonts w:hint="eastAsia"/>
          <w:lang w:eastAsia="zh-Hans"/>
        </w:rPr>
        <w:t>的加速踏板信号</w:t>
      </w:r>
      <w:proofErr w:type="spellStart"/>
      <w:r>
        <w:rPr>
          <w:rFonts w:hint="eastAsia"/>
          <w:lang w:eastAsia="zh-Hans"/>
        </w:rPr>
        <w:t>ApedPos_Pc_ActlArb</w:t>
      </w:r>
      <w:proofErr w:type="spellEnd"/>
      <w:r>
        <w:rPr>
          <w:rFonts w:hint="eastAsia"/>
          <w:lang w:eastAsia="zh-Hans"/>
        </w:rPr>
        <w:t>，循迹倒车不中断，继续正常进行倒车</w:t>
      </w:r>
      <w:r>
        <w:rPr>
          <w:lang w:eastAsia="zh-Hans"/>
        </w:rPr>
        <w:t>。</w:t>
      </w:r>
      <w:r>
        <w:rPr>
          <w:rFonts w:hint="eastAsia"/>
          <w:lang w:eastAsia="zh-Hans"/>
        </w:rPr>
        <w:t>并发送提示信号</w:t>
      </w:r>
      <w:proofErr w:type="spellStart"/>
      <w:r>
        <w:rPr>
          <w:rFonts w:hint="eastAsia"/>
        </w:rPr>
        <w:t>Backtrack_GuidePopUp</w:t>
      </w:r>
      <w:proofErr w:type="spellEnd"/>
      <w:r>
        <w:rPr>
          <w:rFonts w:hint="eastAsia"/>
        </w:rPr>
        <w:t xml:space="preserve">=0x3: Release </w:t>
      </w:r>
      <w:proofErr w:type="spellStart"/>
      <w:r>
        <w:rPr>
          <w:rFonts w:hint="eastAsia"/>
        </w:rPr>
        <w:t>Acclerato</w:t>
      </w:r>
      <w:proofErr w:type="spellEnd"/>
      <w:r>
        <w:rPr>
          <w:rFonts w:hint="eastAsia"/>
        </w:rPr>
        <w:t>给</w:t>
      </w:r>
      <w:r>
        <w:rPr>
          <w:rFonts w:hint="eastAsia"/>
        </w:rPr>
        <w:t>IVI</w:t>
      </w:r>
      <w:r>
        <w:rPr>
          <w:rFonts w:hint="eastAsia"/>
        </w:rPr>
        <w:t>，</w:t>
      </w:r>
      <w:r>
        <w:rPr>
          <w:rFonts w:hint="eastAsia"/>
          <w:lang w:eastAsia="zh-Hans"/>
        </w:rPr>
        <w:t>IVI</w:t>
      </w:r>
      <w:r>
        <w:rPr>
          <w:rFonts w:hint="eastAsia"/>
          <w:lang w:eastAsia="zh-Hans"/>
        </w:rPr>
        <w:t>提醒“请不要踩油门”</w:t>
      </w:r>
      <w:r>
        <w:rPr>
          <w:lang w:eastAsia="zh-Hans"/>
        </w:rPr>
        <w:t>。</w:t>
      </w:r>
    </w:p>
    <w:p w14:paraId="4371769B" w14:textId="77777777" w:rsidR="004454D4" w:rsidRDefault="001F6651">
      <w:pPr>
        <w:numPr>
          <w:ilvl w:val="0"/>
          <w:numId w:val="22"/>
        </w:numPr>
        <w:ind w:left="0" w:firstLine="0"/>
        <w:rPr>
          <w:lang w:eastAsia="zh-Hans"/>
        </w:rPr>
      </w:pPr>
      <w:r>
        <w:rPr>
          <w:rFonts w:hint="eastAsia"/>
          <w:lang w:eastAsia="zh-Hans"/>
        </w:rPr>
        <w:t>剩余距离</w:t>
      </w:r>
      <w:r>
        <w:rPr>
          <w:lang w:eastAsia="zh-Hans"/>
        </w:rPr>
        <w:t>：</w:t>
      </w:r>
      <w:r>
        <w:rPr>
          <w:lang w:eastAsia="zh-Hans"/>
        </w:rPr>
        <w:t>ACU</w:t>
      </w:r>
      <w:r>
        <w:rPr>
          <w:rFonts w:hint="eastAsia"/>
          <w:lang w:eastAsia="zh-Hans"/>
        </w:rPr>
        <w:t>发送剩余距离信号</w:t>
      </w:r>
      <w:proofErr w:type="spellStart"/>
      <w:r>
        <w:rPr>
          <w:rFonts w:hint="eastAsia"/>
          <w:lang w:eastAsia="zh-Hans"/>
        </w:rPr>
        <w:t>Backtrack_RemainDis</w:t>
      </w:r>
      <w:proofErr w:type="spellEnd"/>
      <w:r>
        <w:rPr>
          <w:rFonts w:hint="eastAsia"/>
          <w:lang w:eastAsia="zh-Hans"/>
        </w:rPr>
        <w:t>给</w:t>
      </w:r>
      <w:r>
        <w:rPr>
          <w:lang w:eastAsia="zh-Hans"/>
        </w:rPr>
        <w:t>IVI</w:t>
      </w:r>
      <w:r>
        <w:rPr>
          <w:lang w:eastAsia="zh-Hans"/>
        </w:rPr>
        <w:t>，</w:t>
      </w:r>
      <w:r>
        <w:rPr>
          <w:lang w:eastAsia="zh-Hans"/>
        </w:rPr>
        <w:t>IVI</w:t>
      </w:r>
      <w:r>
        <w:rPr>
          <w:rFonts w:hint="eastAsia"/>
          <w:lang w:eastAsia="zh-Hans"/>
        </w:rPr>
        <w:t>收到</w:t>
      </w:r>
      <w:proofErr w:type="spellStart"/>
      <w:r>
        <w:rPr>
          <w:rFonts w:hint="eastAsia"/>
          <w:lang w:eastAsia="zh-Hans"/>
        </w:rPr>
        <w:t>Backtrack_RemainDi</w:t>
      </w:r>
      <w:proofErr w:type="spellEnd"/>
      <w:r>
        <w:rPr>
          <w:rFonts w:hint="eastAsia"/>
          <w:lang w:eastAsia="zh-Hans"/>
        </w:rPr>
        <w:t>后实时显示剩余距离</w:t>
      </w:r>
    </w:p>
    <w:p w14:paraId="72DFFEE2" w14:textId="77777777" w:rsidR="004454D4" w:rsidRDefault="001F6651">
      <w:pPr>
        <w:numPr>
          <w:ilvl w:val="0"/>
          <w:numId w:val="22"/>
        </w:numPr>
        <w:ind w:left="0" w:firstLine="0"/>
        <w:rPr>
          <w:lang w:eastAsia="zh-Hans"/>
        </w:rPr>
      </w:pPr>
      <w:r>
        <w:rPr>
          <w:rFonts w:hint="eastAsia"/>
          <w:lang w:eastAsia="zh-Hans"/>
        </w:rPr>
        <w:t>档位信息</w:t>
      </w:r>
      <w:r>
        <w:rPr>
          <w:lang w:eastAsia="zh-Hans"/>
        </w:rPr>
        <w:t>：</w:t>
      </w:r>
      <w:r>
        <w:rPr>
          <w:lang w:eastAsia="zh-Hans"/>
        </w:rPr>
        <w:t>IVI</w:t>
      </w:r>
      <w:r>
        <w:rPr>
          <w:rFonts w:hint="eastAsia"/>
          <w:lang w:eastAsia="zh-Hans"/>
        </w:rPr>
        <w:t>显示车速和档位信息，显示内容需和仪表保持一致。</w:t>
      </w:r>
    </w:p>
    <w:p w14:paraId="1642177E" w14:textId="77777777" w:rsidR="004454D4" w:rsidRPr="00CC48B2" w:rsidRDefault="001F6651">
      <w:pPr>
        <w:rPr>
          <w:b/>
          <w:bCs/>
          <w:u w:val="single"/>
          <w:lang w:eastAsia="zh-Hans"/>
        </w:rPr>
      </w:pPr>
      <w:r w:rsidRPr="00CC48B2">
        <w:rPr>
          <w:rFonts w:hint="eastAsia"/>
          <w:b/>
          <w:bCs/>
          <w:u w:val="single"/>
          <w:lang w:eastAsia="zh-Hans"/>
        </w:rPr>
        <w:t>点击退出：</w:t>
      </w:r>
    </w:p>
    <w:p w14:paraId="008C0C20" w14:textId="77777777" w:rsidR="004454D4" w:rsidRDefault="001F6651">
      <w:pPr>
        <w:rPr>
          <w:lang w:eastAsia="zh-Hans"/>
        </w:rPr>
      </w:pPr>
      <w:r>
        <w:rPr>
          <w:rFonts w:hint="eastAsia"/>
          <w:lang w:eastAsia="zh-Hans"/>
        </w:rPr>
        <w:t>用户点击退出按钮，</w:t>
      </w:r>
      <w:r>
        <w:rPr>
          <w:rFonts w:hint="eastAsia"/>
          <w:lang w:eastAsia="zh-Hans"/>
        </w:rPr>
        <w:t>IVI</w:t>
      </w:r>
      <w:r>
        <w:rPr>
          <w:rFonts w:hint="eastAsia"/>
          <w:lang w:eastAsia="zh-Hans"/>
        </w:rPr>
        <w:t>系统发出</w:t>
      </w:r>
      <w:r>
        <w:rPr>
          <w:rFonts w:hint="eastAsia"/>
          <w:lang w:eastAsia="zh-Hans"/>
        </w:rPr>
        <w:t>3</w:t>
      </w:r>
      <w:r>
        <w:rPr>
          <w:rFonts w:hint="eastAsia"/>
          <w:lang w:eastAsia="zh-Hans"/>
        </w:rPr>
        <w:t>帧</w:t>
      </w:r>
      <w:proofErr w:type="spellStart"/>
      <w:r>
        <w:rPr>
          <w:rFonts w:hint="eastAsia"/>
          <w:lang w:eastAsia="zh-Hans"/>
        </w:rPr>
        <w:t>Prk_ExitButton</w:t>
      </w:r>
      <w:proofErr w:type="spellEnd"/>
      <w:r>
        <w:rPr>
          <w:lang w:eastAsia="zh-Hans"/>
        </w:rPr>
        <w:t>=0x1: ON</w:t>
      </w:r>
      <w:r>
        <w:rPr>
          <w:rFonts w:hint="eastAsia"/>
          <w:lang w:eastAsia="zh-Hans"/>
        </w:rPr>
        <w:t>给</w:t>
      </w:r>
      <w:r>
        <w:rPr>
          <w:lang w:eastAsia="zh-Hans"/>
        </w:rPr>
        <w:t>ACU</w:t>
      </w:r>
      <w:r>
        <w:rPr>
          <w:lang w:eastAsia="zh-Hans"/>
        </w:rPr>
        <w:t>。</w:t>
      </w:r>
      <w:r>
        <w:rPr>
          <w:rFonts w:hint="eastAsia"/>
          <w:lang w:eastAsia="zh-Hans"/>
        </w:rPr>
        <w:t>ACU</w:t>
      </w:r>
      <w:r>
        <w:rPr>
          <w:rFonts w:hint="eastAsia"/>
          <w:lang w:eastAsia="zh-Hans"/>
        </w:rPr>
        <w:t>发送</w:t>
      </w:r>
      <w:r>
        <w:rPr>
          <w:rFonts w:hint="eastAsia"/>
          <w:lang w:eastAsia="zh-Hans"/>
        </w:rPr>
        <w:t>Backtrack</w:t>
      </w:r>
      <w:r>
        <w:rPr>
          <w:rFonts w:hint="eastAsia"/>
          <w:lang w:eastAsia="zh-Hans"/>
        </w:rPr>
        <w:t>功能关闭</w:t>
      </w:r>
      <w:r>
        <w:rPr>
          <w:rFonts w:hint="eastAsia"/>
        </w:rPr>
        <w:t>的信号</w:t>
      </w:r>
      <w:proofErr w:type="spellStart"/>
      <w:r>
        <w:rPr>
          <w:rFonts w:hint="eastAsia"/>
          <w:lang w:eastAsia="zh-Hans"/>
        </w:rPr>
        <w:t>Prk_IVIFunc_Req</w:t>
      </w:r>
      <w:proofErr w:type="spellEnd"/>
      <w:r>
        <w:rPr>
          <w:rFonts w:hint="eastAsia"/>
          <w:lang w:eastAsia="zh-Hans"/>
        </w:rPr>
        <w:t>=0x0: No req</w:t>
      </w:r>
      <w:r>
        <w:rPr>
          <w:lang w:eastAsia="zh-Hans"/>
        </w:rPr>
        <w:t>；</w:t>
      </w:r>
      <w:r>
        <w:rPr>
          <w:rFonts w:hint="eastAsia"/>
          <w:lang w:eastAsia="zh-Hans"/>
        </w:rPr>
        <w:t>终止提示语信号</w:t>
      </w:r>
      <w:proofErr w:type="spellStart"/>
      <w:r>
        <w:rPr>
          <w:rFonts w:hint="eastAsia"/>
          <w:lang w:val="en-GB" w:eastAsia="zh-Hans"/>
        </w:rPr>
        <w:t>Backtrack_TerminatePopup</w:t>
      </w:r>
      <w:proofErr w:type="spellEnd"/>
      <w:r>
        <w:rPr>
          <w:rFonts w:hint="eastAsia"/>
          <w:lang w:val="en-GB" w:eastAsia="zh-Hans"/>
        </w:rPr>
        <w:t>=</w:t>
      </w:r>
      <w:r>
        <w:rPr>
          <w:lang w:eastAsia="zh-Hans"/>
        </w:rPr>
        <w:t xml:space="preserve"> </w:t>
      </w:r>
      <w:r>
        <w:rPr>
          <w:rFonts w:hint="eastAsia"/>
          <w:lang w:val="en-GB" w:eastAsia="zh-Hans"/>
        </w:rPr>
        <w:t>0x21:Req_Quit_UserExitViaButtion/Voice</w:t>
      </w:r>
      <w:r>
        <w:rPr>
          <w:lang w:eastAsia="zh-Hans"/>
        </w:rPr>
        <w:t>；</w:t>
      </w:r>
      <w:r>
        <w:rPr>
          <w:rFonts w:hint="eastAsia"/>
          <w:lang w:eastAsia="zh-Hans"/>
        </w:rPr>
        <w:t>页面切换到车机首页信号：</w:t>
      </w:r>
      <w:proofErr w:type="spellStart"/>
      <w:r>
        <w:rPr>
          <w:rFonts w:hint="eastAsia"/>
          <w:lang w:eastAsia="zh-Hans"/>
        </w:rPr>
        <w:t>Backtrack_Page_Display</w:t>
      </w:r>
      <w:proofErr w:type="spellEnd"/>
      <w:r>
        <w:rPr>
          <w:rFonts w:hint="eastAsia"/>
          <w:lang w:eastAsia="zh-Hans"/>
        </w:rPr>
        <w:t>=0x0: OFF</w:t>
      </w:r>
      <w:r>
        <w:rPr>
          <w:rFonts w:hint="eastAsia"/>
          <w:lang w:eastAsia="zh-Hans"/>
        </w:rPr>
        <w:t>给</w:t>
      </w:r>
      <w:r>
        <w:rPr>
          <w:lang w:eastAsia="zh-Hans"/>
        </w:rPr>
        <w:t>IVI</w:t>
      </w:r>
      <w:r>
        <w:rPr>
          <w:lang w:eastAsia="zh-Hans"/>
        </w:rPr>
        <w:t>。</w:t>
      </w:r>
    </w:p>
    <w:p w14:paraId="17B9E8D1" w14:textId="77777777" w:rsidR="004454D4" w:rsidRDefault="001F6651">
      <w:pPr>
        <w:rPr>
          <w:highlight w:val="yellow"/>
          <w:lang w:eastAsia="zh-Hans"/>
        </w:rPr>
      </w:pPr>
      <w:r>
        <w:rPr>
          <w:rFonts w:hint="eastAsia"/>
          <w:highlight w:val="yellow"/>
          <w:lang w:eastAsia="zh-Hans"/>
        </w:rPr>
        <w:lastRenderedPageBreak/>
        <w:t>IVI</w:t>
      </w:r>
      <w:r>
        <w:rPr>
          <w:rFonts w:hint="eastAsia"/>
          <w:highlight w:val="yellow"/>
          <w:lang w:eastAsia="zh-Hans"/>
        </w:rPr>
        <w:t>收到后，显示原因（用户退出）</w:t>
      </w:r>
      <w:r>
        <w:rPr>
          <w:highlight w:val="yellow"/>
          <w:lang w:eastAsia="zh-Hans"/>
        </w:rPr>
        <w:t>，</w:t>
      </w:r>
      <w:r>
        <w:rPr>
          <w:rFonts w:hint="eastAsia"/>
          <w:highlight w:val="yellow"/>
          <w:lang w:eastAsia="zh-Hans"/>
        </w:rPr>
        <w:t>3S</w:t>
      </w:r>
      <w:r>
        <w:rPr>
          <w:rFonts w:hint="eastAsia"/>
          <w:highlight w:val="yellow"/>
          <w:lang w:eastAsia="zh-Hans"/>
        </w:rPr>
        <w:t>后自行切换回到车机首页。</w:t>
      </w:r>
      <w:r>
        <w:rPr>
          <w:rFonts w:hint="eastAsia"/>
          <w:highlight w:val="yellow"/>
          <w:lang w:eastAsia="zh-Hans"/>
        </w:rPr>
        <w:t>IVI</w:t>
      </w:r>
      <w:r>
        <w:rPr>
          <w:rFonts w:hint="eastAsia"/>
          <w:highlight w:val="yellow"/>
          <w:lang w:eastAsia="zh-Hans"/>
        </w:rPr>
        <w:t>回到车机首页后发送</w:t>
      </w:r>
      <w:proofErr w:type="spellStart"/>
      <w:r>
        <w:rPr>
          <w:rFonts w:hint="eastAsia"/>
          <w:highlight w:val="yellow"/>
          <w:lang w:eastAsia="zh-Hans"/>
        </w:rPr>
        <w:t>IVI_Prk_DispStat</w:t>
      </w:r>
      <w:proofErr w:type="spellEnd"/>
      <w:r>
        <w:rPr>
          <w:rFonts w:hint="eastAsia"/>
          <w:highlight w:val="yellow"/>
          <w:lang w:eastAsia="zh-Hans"/>
        </w:rPr>
        <w:t>=0x0: OFF</w:t>
      </w:r>
      <w:r>
        <w:rPr>
          <w:rFonts w:hint="eastAsia"/>
          <w:highlight w:val="yellow"/>
          <w:lang w:eastAsia="zh-Hans"/>
        </w:rPr>
        <w:t>给</w:t>
      </w:r>
      <w:r>
        <w:rPr>
          <w:rFonts w:hint="eastAsia"/>
          <w:highlight w:val="yellow"/>
          <w:lang w:eastAsia="zh-Hans"/>
        </w:rPr>
        <w:t>ACU</w:t>
      </w:r>
      <w:r>
        <w:rPr>
          <w:rFonts w:hint="eastAsia"/>
          <w:highlight w:val="yellow"/>
          <w:lang w:eastAsia="zh-Hans"/>
        </w:rPr>
        <w:t>表示车机端倒车页面成功关闭。</w:t>
      </w:r>
    </w:p>
    <w:p w14:paraId="52254E73" w14:textId="77777777" w:rsidR="004454D4" w:rsidRPr="00CC48B2" w:rsidRDefault="001F6651">
      <w:pPr>
        <w:rPr>
          <w:b/>
          <w:bCs/>
          <w:u w:val="single"/>
          <w:lang w:eastAsia="zh-Hans"/>
        </w:rPr>
      </w:pPr>
      <w:r w:rsidRPr="00CC48B2">
        <w:rPr>
          <w:rFonts w:hint="eastAsia"/>
          <w:b/>
          <w:bCs/>
          <w:u w:val="single"/>
          <w:lang w:eastAsia="zh-Hans"/>
        </w:rPr>
        <w:t>用户点击硬按键</w:t>
      </w:r>
      <w:r w:rsidRPr="00CC48B2">
        <w:rPr>
          <w:b/>
          <w:bCs/>
          <w:u w:val="single"/>
          <w:lang w:eastAsia="zh-Hans"/>
        </w:rPr>
        <w:t>|P|</w:t>
      </w:r>
      <w:r w:rsidRPr="00CC48B2">
        <w:rPr>
          <w:rFonts w:hint="eastAsia"/>
          <w:b/>
          <w:bCs/>
          <w:u w:val="single"/>
          <w:lang w:eastAsia="zh-Hans"/>
        </w:rPr>
        <w:t>：</w:t>
      </w:r>
    </w:p>
    <w:p w14:paraId="7C3F83C7" w14:textId="77777777" w:rsidR="004454D4" w:rsidRDefault="001F6651">
      <w:pPr>
        <w:rPr>
          <w:lang w:eastAsia="zh-Hans"/>
        </w:rPr>
      </w:pPr>
      <w:r>
        <w:rPr>
          <w:rFonts w:hint="eastAsia"/>
          <w:lang w:eastAsia="zh-Hans"/>
        </w:rPr>
        <w:t>当控车后，用户点击硬按键</w:t>
      </w:r>
      <w:r>
        <w:rPr>
          <w:lang w:eastAsia="zh-Hans"/>
        </w:rPr>
        <w:t>|P|,</w:t>
      </w:r>
      <w:r>
        <w:rPr>
          <w:rFonts w:hint="eastAsia"/>
          <w:lang w:eastAsia="zh-Hans"/>
        </w:rPr>
        <w:t>为终止条件之一，</w:t>
      </w:r>
      <w:r>
        <w:rPr>
          <w:lang w:eastAsia="zh-Hans"/>
        </w:rPr>
        <w:t>ACU</w:t>
      </w:r>
      <w:r>
        <w:rPr>
          <w:rFonts w:hint="eastAsia"/>
          <w:lang w:eastAsia="zh-Hans"/>
        </w:rPr>
        <w:t>处理同上用户点击退出。</w:t>
      </w:r>
    </w:p>
    <w:p w14:paraId="2BAF6454" w14:textId="77777777" w:rsidR="004454D4" w:rsidRDefault="001F6651">
      <w:pPr>
        <w:pStyle w:val="Heading2"/>
        <w:rPr>
          <w:lang w:eastAsia="zh-Hans"/>
        </w:rPr>
      </w:pPr>
      <w:bookmarkStart w:id="43" w:name="_Toc1103698148"/>
      <w:r>
        <w:rPr>
          <w:rFonts w:hint="eastAsia"/>
          <w:lang w:eastAsia="zh-Hans"/>
        </w:rPr>
        <w:t>循迹倒车完成</w:t>
      </w:r>
      <w:bookmarkEnd w:id="4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720"/>
      </w:tblGrid>
      <w:tr w:rsidR="004454D4" w14:paraId="1B3D59E0" w14:textId="77777777">
        <w:tc>
          <w:tcPr>
            <w:tcW w:w="8720" w:type="dxa"/>
          </w:tcPr>
          <w:p w14:paraId="02A8A7E3" w14:textId="77777777" w:rsidR="004454D4" w:rsidRDefault="001F6651">
            <w:pPr>
              <w:ind w:firstLine="0"/>
              <w:rPr>
                <w:lang w:eastAsia="zh-Hans"/>
              </w:rPr>
            </w:pPr>
            <w:r>
              <w:rPr>
                <w:noProof/>
              </w:rPr>
              <w:drawing>
                <wp:anchor distT="0" distB="0" distL="114300" distR="114300" simplePos="0" relativeHeight="251654144" behindDoc="1" locked="0" layoutInCell="1" allowOverlap="1" wp14:anchorId="789F8A91" wp14:editId="1B93CEB8">
                  <wp:simplePos x="0" y="0"/>
                  <wp:positionH relativeFrom="column">
                    <wp:posOffset>-26670</wp:posOffset>
                  </wp:positionH>
                  <wp:positionV relativeFrom="paragraph">
                    <wp:posOffset>-1254760</wp:posOffset>
                  </wp:positionV>
                  <wp:extent cx="4227195" cy="1589405"/>
                  <wp:effectExtent l="0" t="0" r="14605" b="10795"/>
                  <wp:wrapTight wrapText="bothSides">
                    <wp:wrapPolygon edited="0">
                      <wp:start x="0" y="0"/>
                      <wp:lineTo x="0" y="21402"/>
                      <wp:lineTo x="21415" y="21402"/>
                      <wp:lineTo x="21415" y="0"/>
                      <wp:lineTo x="0" y="0"/>
                    </wp:wrapPolygon>
                  </wp:wrapTight>
                  <wp:docPr id="14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7195" cy="1589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1BADB8E0" w14:textId="77777777" w:rsidR="004454D4" w:rsidRDefault="001F6651">
      <w:pPr>
        <w:rPr>
          <w:b/>
          <w:bCs/>
          <w:lang w:eastAsia="zh-Hans"/>
        </w:rPr>
      </w:pPr>
      <w:r>
        <w:rPr>
          <w:rFonts w:hint="eastAsia"/>
          <w:b/>
          <w:bCs/>
          <w:lang w:eastAsia="zh-Hans"/>
        </w:rPr>
        <w:t>触发条件：</w:t>
      </w:r>
    </w:p>
    <w:p w14:paraId="729A3354" w14:textId="77777777" w:rsidR="004454D4" w:rsidRDefault="001F6651">
      <w:pPr>
        <w:rPr>
          <w:lang w:eastAsia="zh-Hans"/>
        </w:rPr>
      </w:pPr>
      <w:r>
        <w:rPr>
          <w:lang w:eastAsia="zh-Hans"/>
        </w:rPr>
        <w:t>ACU</w:t>
      </w:r>
      <w:r>
        <w:rPr>
          <w:rFonts w:hint="eastAsia"/>
          <w:lang w:eastAsia="zh-Hans"/>
        </w:rPr>
        <w:t>判断到达终点</w:t>
      </w:r>
    </w:p>
    <w:p w14:paraId="1325D69D" w14:textId="77777777" w:rsidR="004454D4" w:rsidRDefault="001F6651">
      <w:pPr>
        <w:rPr>
          <w:b/>
          <w:bCs/>
          <w:lang w:eastAsia="zh-Hans"/>
        </w:rPr>
      </w:pPr>
      <w:r>
        <w:rPr>
          <w:b/>
          <w:bCs/>
          <w:lang w:eastAsia="zh-Hans"/>
        </w:rPr>
        <w:t>IVI</w:t>
      </w:r>
      <w:r>
        <w:rPr>
          <w:rFonts w:hint="eastAsia"/>
          <w:b/>
          <w:bCs/>
          <w:lang w:eastAsia="zh-Hans"/>
        </w:rPr>
        <w:t>执行：</w:t>
      </w:r>
    </w:p>
    <w:p w14:paraId="2DA6FC1C" w14:textId="77777777" w:rsidR="004454D4" w:rsidRDefault="001F6651">
      <w:pPr>
        <w:numPr>
          <w:ilvl w:val="0"/>
          <w:numId w:val="25"/>
        </w:numPr>
        <w:ind w:left="0" w:firstLine="0"/>
        <w:rPr>
          <w:highlight w:val="yellow"/>
          <w:lang w:eastAsia="zh-Hans"/>
        </w:rPr>
      </w:pPr>
      <w:r>
        <w:rPr>
          <w:rFonts w:hint="eastAsia"/>
          <w:highlight w:val="yellow"/>
          <w:lang w:eastAsia="zh-Hans"/>
        </w:rPr>
        <w:t>切换到完成页</w:t>
      </w:r>
      <w:r>
        <w:rPr>
          <w:highlight w:val="yellow"/>
          <w:lang w:eastAsia="zh-Hans"/>
        </w:rPr>
        <w:t>：</w:t>
      </w:r>
      <w:r>
        <w:rPr>
          <w:highlight w:val="yellow"/>
          <w:lang w:eastAsia="zh-Hans"/>
        </w:rPr>
        <w:t>IVI</w:t>
      </w:r>
      <w:r>
        <w:rPr>
          <w:rFonts w:hint="eastAsia"/>
          <w:highlight w:val="yellow"/>
          <w:lang w:eastAsia="zh-Hans"/>
        </w:rPr>
        <w:t>收到</w:t>
      </w:r>
      <w:proofErr w:type="spellStart"/>
      <w:r>
        <w:rPr>
          <w:rFonts w:hint="eastAsia"/>
          <w:highlight w:val="yellow"/>
          <w:lang w:eastAsia="zh-Hans"/>
        </w:rPr>
        <w:t>Backtrack_PageDisplay</w:t>
      </w:r>
      <w:proofErr w:type="spellEnd"/>
      <w:r>
        <w:rPr>
          <w:highlight w:val="yellow"/>
          <w:lang w:eastAsia="zh-Hans"/>
        </w:rPr>
        <w:t>=</w:t>
      </w:r>
      <w:r>
        <w:rPr>
          <w:rFonts w:hint="eastAsia"/>
          <w:highlight w:val="yellow"/>
          <w:lang w:eastAsia="zh-Hans"/>
        </w:rPr>
        <w:t xml:space="preserve">0x2: </w:t>
      </w:r>
      <w:proofErr w:type="spellStart"/>
      <w:r>
        <w:rPr>
          <w:rFonts w:hint="eastAsia"/>
          <w:highlight w:val="yellow"/>
          <w:lang w:eastAsia="zh-Hans"/>
        </w:rPr>
        <w:t>Backtrack_Completed</w:t>
      </w:r>
      <w:proofErr w:type="spellEnd"/>
      <w:r>
        <w:rPr>
          <w:rFonts w:hint="eastAsia"/>
          <w:highlight w:val="yellow"/>
          <w:lang w:eastAsia="zh-Hans"/>
        </w:rPr>
        <w:t>后</w:t>
      </w:r>
      <w:r>
        <w:rPr>
          <w:rFonts w:hint="eastAsia"/>
          <w:highlight w:val="yellow"/>
        </w:rPr>
        <w:t>将页面切换成</w:t>
      </w:r>
      <w:r>
        <w:rPr>
          <w:rFonts w:hint="eastAsia"/>
          <w:highlight w:val="yellow"/>
          <w:lang w:eastAsia="zh-Hans"/>
        </w:rPr>
        <w:t>倒车完成的</w:t>
      </w:r>
      <w:r>
        <w:rPr>
          <w:rFonts w:hint="eastAsia"/>
          <w:highlight w:val="yellow"/>
        </w:rPr>
        <w:t>页面，</w:t>
      </w:r>
      <w:r>
        <w:rPr>
          <w:highlight w:val="yellow"/>
        </w:rPr>
        <w:t>3s</w:t>
      </w:r>
      <w:r>
        <w:rPr>
          <w:rFonts w:hint="eastAsia"/>
          <w:highlight w:val="yellow"/>
        </w:rPr>
        <w:t>后（</w:t>
      </w:r>
      <w:r>
        <w:rPr>
          <w:highlight w:val="yellow"/>
        </w:rPr>
        <w:t>IVI</w:t>
      </w:r>
      <w:r>
        <w:rPr>
          <w:rFonts w:hint="eastAsia"/>
          <w:highlight w:val="yellow"/>
        </w:rPr>
        <w:t>计时）页面跳</w:t>
      </w:r>
      <w:r>
        <w:rPr>
          <w:highlight w:val="yellow"/>
        </w:rPr>
        <w:t>转</w:t>
      </w:r>
      <w:r>
        <w:rPr>
          <w:rFonts w:hint="eastAsia"/>
          <w:highlight w:val="yellow"/>
        </w:rPr>
        <w:t>至车机首页</w:t>
      </w:r>
      <w:r>
        <w:rPr>
          <w:rFonts w:hint="eastAsia"/>
          <w:highlight w:val="yellow"/>
          <w:lang w:eastAsia="zh-Hans"/>
        </w:rPr>
        <w:t>。（</w:t>
      </w:r>
      <w:r>
        <w:rPr>
          <w:highlight w:val="yellow"/>
          <w:lang w:eastAsia="zh-Hans"/>
        </w:rPr>
        <w:t>IVI</w:t>
      </w:r>
      <w:r>
        <w:rPr>
          <w:rFonts w:hint="eastAsia"/>
          <w:highlight w:val="yellow"/>
          <w:lang w:eastAsia="zh-Hans"/>
        </w:rPr>
        <w:t>实现）</w:t>
      </w:r>
    </w:p>
    <w:p w14:paraId="7A22850D" w14:textId="77777777" w:rsidR="004454D4" w:rsidRDefault="001F6651">
      <w:pPr>
        <w:numPr>
          <w:ilvl w:val="0"/>
          <w:numId w:val="25"/>
        </w:numPr>
        <w:ind w:left="0" w:firstLine="0"/>
        <w:rPr>
          <w:lang w:eastAsia="zh-Hans"/>
        </w:rPr>
      </w:pPr>
      <w:r>
        <w:rPr>
          <w:highlight w:val="yellow"/>
        </w:rPr>
        <w:t>3</w:t>
      </w:r>
      <w:r>
        <w:rPr>
          <w:rFonts w:hint="eastAsia"/>
          <w:highlight w:val="yellow"/>
        </w:rPr>
        <w:t>s</w:t>
      </w:r>
      <w:r>
        <w:rPr>
          <w:rFonts w:hint="eastAsia"/>
          <w:highlight w:val="yellow"/>
        </w:rPr>
        <w:t>后</w:t>
      </w:r>
      <w:r>
        <w:rPr>
          <w:highlight w:val="yellow"/>
        </w:rPr>
        <w:t>ACU</w:t>
      </w:r>
      <w:r>
        <w:rPr>
          <w:rFonts w:hint="eastAsia"/>
          <w:highlight w:val="yellow"/>
        </w:rPr>
        <w:t>发送</w:t>
      </w:r>
      <w:proofErr w:type="spellStart"/>
      <w:r>
        <w:rPr>
          <w:rFonts w:hint="eastAsia"/>
          <w:highlight w:val="yellow"/>
          <w:lang w:eastAsia="zh-Hans"/>
        </w:rPr>
        <w:t>Backtrack_PageDisplay</w:t>
      </w:r>
      <w:proofErr w:type="spellEnd"/>
      <w:r>
        <w:rPr>
          <w:rFonts w:hint="eastAsia"/>
          <w:highlight w:val="yellow"/>
        </w:rPr>
        <w:t>=</w:t>
      </w:r>
      <w:r>
        <w:rPr>
          <w:rFonts w:hint="eastAsia"/>
          <w:highlight w:val="yellow"/>
          <w:lang w:eastAsia="zh-Hans"/>
        </w:rPr>
        <w:t>0x0: OFF</w:t>
      </w:r>
      <w:r>
        <w:rPr>
          <w:rFonts w:hint="eastAsia"/>
          <w:highlight w:val="yellow"/>
        </w:rPr>
        <w:t>，</w:t>
      </w:r>
      <w:r>
        <w:rPr>
          <w:rFonts w:hint="eastAsia"/>
          <w:highlight w:val="yellow"/>
        </w:rPr>
        <w:t>I</w:t>
      </w:r>
      <w:r>
        <w:rPr>
          <w:highlight w:val="yellow"/>
        </w:rPr>
        <w:t>VI</w:t>
      </w:r>
      <w:r>
        <w:rPr>
          <w:rFonts w:hint="eastAsia"/>
          <w:highlight w:val="yellow"/>
        </w:rPr>
        <w:t>不根据以上信号的跳转进行跳转</w:t>
      </w:r>
      <w:r>
        <w:rPr>
          <w:rFonts w:hint="eastAsia"/>
          <w:highlight w:val="yellow"/>
          <w:lang w:eastAsia="zh-Hans"/>
        </w:rPr>
        <w:t>。（</w:t>
      </w:r>
      <w:r>
        <w:rPr>
          <w:highlight w:val="yellow"/>
          <w:lang w:eastAsia="zh-Hans"/>
        </w:rPr>
        <w:t>IVI</w:t>
      </w:r>
      <w:r>
        <w:rPr>
          <w:rFonts w:hint="eastAsia"/>
          <w:highlight w:val="yellow"/>
          <w:lang w:eastAsia="zh-Hans"/>
        </w:rPr>
        <w:t>实现）</w:t>
      </w:r>
    </w:p>
    <w:p w14:paraId="19573D7C" w14:textId="77777777" w:rsidR="004454D4" w:rsidRDefault="001F6651">
      <w:pPr>
        <w:numPr>
          <w:ilvl w:val="0"/>
          <w:numId w:val="25"/>
        </w:numPr>
        <w:ind w:left="0" w:firstLine="0"/>
        <w:rPr>
          <w:lang w:eastAsia="zh-Hans"/>
        </w:rPr>
      </w:pPr>
      <w:r>
        <w:rPr>
          <w:rFonts w:hint="eastAsia"/>
        </w:rPr>
        <w:t>在页面显示的</w:t>
      </w:r>
      <w:r>
        <w:rPr>
          <w:rFonts w:hint="eastAsia"/>
        </w:rPr>
        <w:t>3</w:t>
      </w:r>
      <w:r>
        <w:t>s</w:t>
      </w:r>
      <w:r>
        <w:rPr>
          <w:rFonts w:hint="eastAsia"/>
        </w:rPr>
        <w:t>过程中，当用户点击左上角退出按钮时，</w:t>
      </w:r>
      <w:r>
        <w:rPr>
          <w:rFonts w:hint="eastAsia"/>
        </w:rPr>
        <w:t>I</w:t>
      </w:r>
      <w:r>
        <w:t>VI</w:t>
      </w:r>
      <w:r>
        <w:rPr>
          <w:rFonts w:hint="eastAsia"/>
        </w:rPr>
        <w:t>立即将页面跳转至车机首页</w:t>
      </w:r>
      <w:r>
        <w:rPr>
          <w:rFonts w:hint="eastAsia"/>
          <w:lang w:eastAsia="zh-Hans"/>
        </w:rPr>
        <w:t>。（</w:t>
      </w:r>
      <w:r>
        <w:rPr>
          <w:lang w:eastAsia="zh-Hans"/>
        </w:rPr>
        <w:t>IVI</w:t>
      </w:r>
      <w:r>
        <w:rPr>
          <w:rFonts w:hint="eastAsia"/>
          <w:lang w:eastAsia="zh-Hans"/>
        </w:rPr>
        <w:t>实现）</w:t>
      </w:r>
    </w:p>
    <w:p w14:paraId="42DE77F7" w14:textId="77777777" w:rsidR="004454D4" w:rsidRDefault="001F6651">
      <w:pPr>
        <w:numPr>
          <w:ilvl w:val="0"/>
          <w:numId w:val="25"/>
        </w:numPr>
        <w:ind w:left="0" w:firstLine="0"/>
        <w:rPr>
          <w:lang w:eastAsia="zh-Hans"/>
        </w:rPr>
      </w:pPr>
      <w:r>
        <w:rPr>
          <w:lang w:eastAsia="zh-Hans"/>
        </w:rPr>
        <w:t>IVI</w:t>
      </w:r>
      <w:r>
        <w:rPr>
          <w:rFonts w:hint="eastAsia"/>
          <w:lang w:eastAsia="zh-Hans"/>
        </w:rPr>
        <w:t>回到车机首页后发送</w:t>
      </w:r>
      <w:proofErr w:type="spellStart"/>
      <w:r>
        <w:rPr>
          <w:rFonts w:hint="eastAsia"/>
          <w:lang w:eastAsia="zh-Hans"/>
        </w:rPr>
        <w:t>IVI_Prk_DispStat</w:t>
      </w:r>
      <w:proofErr w:type="spellEnd"/>
      <w:r>
        <w:rPr>
          <w:rFonts w:hint="eastAsia"/>
          <w:lang w:eastAsia="zh-Hans"/>
        </w:rPr>
        <w:t>=0x0: OFF</w:t>
      </w:r>
      <w:r>
        <w:rPr>
          <w:rFonts w:hint="eastAsia"/>
          <w:lang w:eastAsia="zh-Hans"/>
        </w:rPr>
        <w:t>给</w:t>
      </w:r>
      <w:r>
        <w:rPr>
          <w:rFonts w:hint="eastAsia"/>
          <w:lang w:eastAsia="zh-Hans"/>
        </w:rPr>
        <w:t>ACU</w:t>
      </w:r>
      <w:r>
        <w:rPr>
          <w:rFonts w:hint="eastAsia"/>
          <w:lang w:eastAsia="zh-Hans"/>
        </w:rPr>
        <w:t>表示车机端倒车页面成功关闭。</w:t>
      </w:r>
    </w:p>
    <w:p w14:paraId="6BAD283A" w14:textId="77777777" w:rsidR="004454D4" w:rsidRDefault="001F6651">
      <w:pPr>
        <w:pStyle w:val="Heading1"/>
      </w:pPr>
      <w:bookmarkStart w:id="44" w:name="_Toc2038514297"/>
      <w:bookmarkStart w:id="45" w:name="_Toc430986151"/>
      <w:r>
        <w:rPr>
          <w:rFonts w:hint="eastAsia"/>
          <w:lang w:eastAsia="zh-Hans"/>
        </w:rPr>
        <w:lastRenderedPageBreak/>
        <w:t>中断</w:t>
      </w:r>
      <w:bookmarkEnd w:id="44"/>
      <w:bookmarkEnd w:id="45"/>
    </w:p>
    <w:p w14:paraId="6CED2FAE" w14:textId="77777777" w:rsidR="004454D4" w:rsidRDefault="001F6651">
      <w:pPr>
        <w:pStyle w:val="Heading2"/>
      </w:pPr>
      <w:bookmarkStart w:id="46" w:name="_Toc355685441"/>
      <w:bookmarkStart w:id="47" w:name="_Toc121898526"/>
      <w:r>
        <w:rPr>
          <w:rFonts w:hint="eastAsia"/>
          <w:lang w:eastAsia="zh-Hans"/>
        </w:rPr>
        <w:t>触发中断</w:t>
      </w:r>
      <w:bookmarkEnd w:id="46"/>
      <w:bookmarkEnd w:id="4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720"/>
      </w:tblGrid>
      <w:tr w:rsidR="004454D4" w14:paraId="756720C6" w14:textId="77777777">
        <w:tc>
          <w:tcPr>
            <w:tcW w:w="8720" w:type="dxa"/>
          </w:tcPr>
          <w:p w14:paraId="624B14BA" w14:textId="77777777" w:rsidR="004454D4" w:rsidRDefault="001F6651">
            <w:pPr>
              <w:ind w:firstLine="0"/>
            </w:pPr>
            <w:r>
              <w:rPr>
                <w:noProof/>
              </w:rPr>
              <w:drawing>
                <wp:anchor distT="0" distB="0" distL="114300" distR="114300" simplePos="0" relativeHeight="251655168" behindDoc="1" locked="0" layoutInCell="1" allowOverlap="1" wp14:anchorId="106E2E01" wp14:editId="6DE7A8F0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3180715" cy="2329180"/>
                  <wp:effectExtent l="0" t="0" r="19685" b="7620"/>
                  <wp:wrapTight wrapText="bothSides">
                    <wp:wrapPolygon edited="0">
                      <wp:start x="0" y="0"/>
                      <wp:lineTo x="0" y="21435"/>
                      <wp:lineTo x="21389" y="21435"/>
                      <wp:lineTo x="21389" y="0"/>
                      <wp:lineTo x="0" y="0"/>
                    </wp:wrapPolygon>
                  </wp:wrapTight>
                  <wp:docPr id="15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0715" cy="2329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106139C7" w14:textId="77777777" w:rsidR="004454D4" w:rsidRDefault="004454D4"/>
    <w:p w14:paraId="7CF245DB" w14:textId="77777777" w:rsidR="004454D4" w:rsidRDefault="001F6651">
      <w:pPr>
        <w:rPr>
          <w:b/>
          <w:bCs/>
          <w:lang w:eastAsia="zh-Hans"/>
        </w:rPr>
      </w:pPr>
      <w:r>
        <w:rPr>
          <w:rFonts w:hint="eastAsia"/>
          <w:b/>
          <w:bCs/>
          <w:lang w:eastAsia="zh-Hans"/>
        </w:rPr>
        <w:t>触发条件：</w:t>
      </w:r>
    </w:p>
    <w:p w14:paraId="756ED618" w14:textId="77777777" w:rsidR="004454D4" w:rsidRDefault="001F6651">
      <w:pPr>
        <w:rPr>
          <w:lang w:eastAsia="zh-Hans"/>
        </w:rPr>
      </w:pPr>
      <w:r>
        <w:rPr>
          <w:rFonts w:hint="eastAsia"/>
          <w:lang w:eastAsia="zh-Hans"/>
        </w:rPr>
        <w:t>中断条件触发，见本章中断表。</w:t>
      </w:r>
    </w:p>
    <w:p w14:paraId="7C67C2CA" w14:textId="77777777" w:rsidR="004454D4" w:rsidRDefault="001F6651">
      <w:pPr>
        <w:rPr>
          <w:b/>
          <w:bCs/>
          <w:lang w:eastAsia="zh-Hans"/>
        </w:rPr>
      </w:pPr>
      <w:r>
        <w:rPr>
          <w:b/>
          <w:bCs/>
          <w:lang w:eastAsia="zh-Hans"/>
        </w:rPr>
        <w:t>ACU</w:t>
      </w:r>
      <w:r>
        <w:rPr>
          <w:rFonts w:hint="eastAsia"/>
          <w:b/>
          <w:bCs/>
          <w:lang w:eastAsia="zh-Hans"/>
        </w:rPr>
        <w:t>输出条件：</w:t>
      </w:r>
    </w:p>
    <w:p w14:paraId="33A8C1D6" w14:textId="77777777" w:rsidR="004454D4" w:rsidRDefault="001F6651">
      <w:pPr>
        <w:numPr>
          <w:ilvl w:val="0"/>
          <w:numId w:val="26"/>
        </w:numPr>
        <w:ind w:left="0" w:firstLine="0"/>
        <w:rPr>
          <w:lang w:eastAsia="zh-Hans"/>
        </w:rPr>
      </w:pPr>
      <w:r>
        <w:rPr>
          <w:lang w:eastAsia="zh-Hans"/>
        </w:rPr>
        <w:t>ACU</w:t>
      </w:r>
      <w:r>
        <w:rPr>
          <w:rFonts w:hint="eastAsia"/>
          <w:lang w:eastAsia="zh-Hans"/>
        </w:rPr>
        <w:t>进入中断状态：</w:t>
      </w:r>
      <w:proofErr w:type="spellStart"/>
      <w:r>
        <w:rPr>
          <w:lang w:eastAsia="zh-Hans"/>
        </w:rPr>
        <w:t>BcktrakMde_D_Stat_IVI</w:t>
      </w:r>
      <w:proofErr w:type="spellEnd"/>
      <w:r>
        <w:rPr>
          <w:lang w:eastAsia="zh-Hans"/>
        </w:rPr>
        <w:t>=</w:t>
      </w:r>
      <w:r>
        <w:rPr>
          <w:rFonts w:hint="eastAsia"/>
          <w:lang w:eastAsia="zh-Hans"/>
        </w:rPr>
        <w:t>0x5:Paused</w:t>
      </w:r>
    </w:p>
    <w:p w14:paraId="6C20EB5B" w14:textId="77777777" w:rsidR="004454D4" w:rsidRDefault="001F6651">
      <w:pPr>
        <w:numPr>
          <w:ilvl w:val="0"/>
          <w:numId w:val="26"/>
        </w:numPr>
        <w:ind w:left="0" w:firstLine="0"/>
        <w:rPr>
          <w:lang w:eastAsia="zh-Hans"/>
        </w:rPr>
      </w:pPr>
      <w:r>
        <w:rPr>
          <w:lang w:eastAsia="zh-Hans"/>
        </w:rPr>
        <w:t>ACU</w:t>
      </w:r>
      <w:r>
        <w:rPr>
          <w:rFonts w:hint="eastAsia"/>
          <w:lang w:eastAsia="zh-Hans"/>
        </w:rPr>
        <w:t>发中断提示语信号</w:t>
      </w:r>
      <w:proofErr w:type="spellStart"/>
      <w:r>
        <w:rPr>
          <w:rFonts w:hint="eastAsia"/>
          <w:lang w:eastAsia="zh-Hans"/>
        </w:rPr>
        <w:t>Backtrack_SuspendPopup</w:t>
      </w:r>
      <w:proofErr w:type="spellEnd"/>
      <w:r>
        <w:rPr>
          <w:rFonts w:hint="eastAsia"/>
          <w:lang w:eastAsia="zh-Hans"/>
        </w:rPr>
        <w:t>给</w:t>
      </w:r>
      <w:r>
        <w:rPr>
          <w:lang w:eastAsia="zh-Hans"/>
        </w:rPr>
        <w:t>IVI</w:t>
      </w:r>
    </w:p>
    <w:p w14:paraId="45F2003D" w14:textId="77777777" w:rsidR="004454D4" w:rsidRDefault="001F6651">
      <w:pPr>
        <w:numPr>
          <w:ilvl w:val="0"/>
          <w:numId w:val="26"/>
        </w:numPr>
        <w:ind w:left="0" w:firstLine="0"/>
        <w:rPr>
          <w:lang w:eastAsia="zh-Hans"/>
        </w:rPr>
      </w:pPr>
      <w:r>
        <w:rPr>
          <w:lang w:eastAsia="zh-Hans"/>
        </w:rPr>
        <w:t>ACU</w:t>
      </w:r>
      <w:r>
        <w:rPr>
          <w:rFonts w:hint="eastAsia"/>
          <w:lang w:eastAsia="zh-Hans"/>
        </w:rPr>
        <w:t>提示语信号置为</w:t>
      </w:r>
      <w:r>
        <w:rPr>
          <w:lang w:eastAsia="zh-Hans"/>
        </w:rPr>
        <w:t>0</w:t>
      </w:r>
      <w:r>
        <w:rPr>
          <w:rFonts w:hint="eastAsia"/>
          <w:lang w:eastAsia="zh-Hans"/>
        </w:rPr>
        <w:t>：</w:t>
      </w:r>
      <w:proofErr w:type="spellStart"/>
      <w:r>
        <w:rPr>
          <w:rFonts w:hint="eastAsia"/>
          <w:lang w:eastAsia="zh-Hans"/>
        </w:rPr>
        <w:t>Backtrack_GuidePopUp</w:t>
      </w:r>
      <w:proofErr w:type="spellEnd"/>
      <w:r>
        <w:rPr>
          <w:lang w:eastAsia="zh-Hans"/>
        </w:rPr>
        <w:t>=0x0: No Popup</w:t>
      </w:r>
    </w:p>
    <w:p w14:paraId="6FFFF980" w14:textId="77777777" w:rsidR="004454D4" w:rsidRDefault="001F6651">
      <w:pPr>
        <w:rPr>
          <w:b/>
          <w:bCs/>
          <w:lang w:eastAsia="zh-Hans"/>
        </w:rPr>
      </w:pPr>
      <w:r>
        <w:rPr>
          <w:b/>
          <w:bCs/>
          <w:lang w:eastAsia="zh-Hans"/>
        </w:rPr>
        <w:t>IVI</w:t>
      </w:r>
      <w:r>
        <w:rPr>
          <w:rFonts w:hint="eastAsia"/>
          <w:b/>
          <w:bCs/>
          <w:lang w:eastAsia="zh-Hans"/>
        </w:rPr>
        <w:t>执行条件：</w:t>
      </w:r>
    </w:p>
    <w:p w14:paraId="4A139F6E" w14:textId="77777777" w:rsidR="004454D4" w:rsidRDefault="001F6651">
      <w:pPr>
        <w:rPr>
          <w:highlight w:val="yellow"/>
        </w:rPr>
      </w:pPr>
      <w:r>
        <w:rPr>
          <w:lang w:eastAsia="zh-Hans"/>
        </w:rPr>
        <w:t>IVI</w:t>
      </w:r>
      <w:r>
        <w:rPr>
          <w:rFonts w:hint="eastAsia"/>
          <w:lang w:eastAsia="zh-Hans"/>
        </w:rPr>
        <w:t>收到</w:t>
      </w:r>
      <w:proofErr w:type="spellStart"/>
      <w:r>
        <w:rPr>
          <w:rFonts w:hint="eastAsia"/>
          <w:lang w:eastAsia="zh-Hans"/>
        </w:rPr>
        <w:t>Backtrack_SuspendPopup</w:t>
      </w:r>
      <w:proofErr w:type="spellEnd"/>
      <w:r>
        <w:rPr>
          <w:rFonts w:hint="eastAsia"/>
          <w:lang w:eastAsia="zh-Hans"/>
        </w:rPr>
        <w:t>后显示中断原因弹窗，弹窗中显示具体中断原因如下表。</w:t>
      </w:r>
    </w:p>
    <w:tbl>
      <w:tblPr>
        <w:tblStyle w:val="TableGrid"/>
        <w:tblW w:w="9373" w:type="dxa"/>
        <w:jc w:val="center"/>
        <w:tblLayout w:type="fixed"/>
        <w:tblLook w:val="04A0" w:firstRow="1" w:lastRow="0" w:firstColumn="1" w:lastColumn="0" w:noHBand="0" w:noVBand="1"/>
      </w:tblPr>
      <w:tblGrid>
        <w:gridCol w:w="1633"/>
        <w:gridCol w:w="790"/>
        <w:gridCol w:w="1671"/>
        <w:gridCol w:w="2448"/>
        <w:gridCol w:w="1302"/>
        <w:gridCol w:w="1529"/>
      </w:tblGrid>
      <w:tr w:rsidR="004454D4" w14:paraId="77FED599" w14:textId="77777777">
        <w:trPr>
          <w:trHeight w:val="774"/>
          <w:jc w:val="center"/>
        </w:trPr>
        <w:tc>
          <w:tcPr>
            <w:tcW w:w="1633" w:type="dxa"/>
            <w:shd w:val="clear" w:color="auto" w:fill="D8D8D8" w:themeFill="background1" w:themeFillShade="D8"/>
            <w:vAlign w:val="center"/>
          </w:tcPr>
          <w:p w14:paraId="6DD82995" w14:textId="77777777" w:rsidR="004454D4" w:rsidRDefault="001F6651">
            <w:pPr>
              <w:ind w:firstLine="0"/>
            </w:pPr>
            <w:r>
              <w:rPr>
                <w:rFonts w:hint="eastAsia"/>
              </w:rPr>
              <w:t>触发中断的场景</w:t>
            </w:r>
          </w:p>
        </w:tc>
        <w:tc>
          <w:tcPr>
            <w:tcW w:w="790" w:type="dxa"/>
            <w:shd w:val="clear" w:color="auto" w:fill="D8D8D8" w:themeFill="background1" w:themeFillShade="D8"/>
            <w:vAlign w:val="center"/>
          </w:tcPr>
          <w:p w14:paraId="18C0252E" w14:textId="77777777" w:rsidR="004454D4" w:rsidRDefault="001F6651">
            <w:pPr>
              <w:ind w:firstLine="0"/>
              <w:rPr>
                <w:lang w:eastAsia="zh-Hans"/>
              </w:rPr>
            </w:pPr>
            <w:r>
              <w:rPr>
                <w:rFonts w:hint="eastAsia"/>
                <w:lang w:eastAsia="zh-Hans"/>
              </w:rPr>
              <w:t>接收模块</w:t>
            </w:r>
          </w:p>
        </w:tc>
        <w:tc>
          <w:tcPr>
            <w:tcW w:w="1671" w:type="dxa"/>
            <w:shd w:val="clear" w:color="auto" w:fill="D8D8D8" w:themeFill="background1" w:themeFillShade="D8"/>
            <w:vAlign w:val="center"/>
          </w:tcPr>
          <w:p w14:paraId="1E5F067E" w14:textId="77777777" w:rsidR="004454D4" w:rsidRDefault="001F6651">
            <w:pPr>
              <w:ind w:firstLine="0"/>
              <w:rPr>
                <w:lang w:eastAsia="zh-Hans"/>
              </w:rPr>
            </w:pPr>
            <w:r>
              <w:rPr>
                <w:lang w:eastAsia="zh-Hans"/>
              </w:rPr>
              <w:t>ACU</w:t>
            </w:r>
            <w:r>
              <w:rPr>
                <w:rFonts w:hint="eastAsia"/>
                <w:lang w:eastAsia="zh-Hans"/>
              </w:rPr>
              <w:t>接收的信号</w:t>
            </w:r>
          </w:p>
        </w:tc>
        <w:tc>
          <w:tcPr>
            <w:tcW w:w="2448" w:type="dxa"/>
            <w:shd w:val="clear" w:color="auto" w:fill="D8D8D8" w:themeFill="background1" w:themeFillShade="D8"/>
            <w:vAlign w:val="center"/>
          </w:tcPr>
          <w:p w14:paraId="3E88CCC4" w14:textId="77777777" w:rsidR="004454D4" w:rsidRDefault="001F6651">
            <w:pPr>
              <w:ind w:firstLine="0"/>
              <w:rPr>
                <w:lang w:eastAsia="zh-Hans"/>
              </w:rPr>
            </w:pPr>
            <w:r>
              <w:rPr>
                <w:lang w:eastAsia="zh-Hans"/>
              </w:rPr>
              <w:t>ACU</w:t>
            </w:r>
            <w:r>
              <w:rPr>
                <w:rFonts w:hint="eastAsia"/>
              </w:rPr>
              <w:t>发送</w:t>
            </w:r>
            <w:r>
              <w:rPr>
                <w:rFonts w:hint="eastAsia"/>
                <w:lang w:eastAsia="zh-Hans"/>
              </w:rPr>
              <w:t>给</w:t>
            </w:r>
            <w:r>
              <w:rPr>
                <w:lang w:eastAsia="zh-Hans"/>
              </w:rPr>
              <w:t>IVI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  <w:lang w:eastAsia="zh-Hans"/>
              </w:rPr>
              <w:t>信号</w:t>
            </w:r>
          </w:p>
        </w:tc>
        <w:tc>
          <w:tcPr>
            <w:tcW w:w="1302" w:type="dxa"/>
            <w:shd w:val="clear" w:color="auto" w:fill="D8D8D8" w:themeFill="background1" w:themeFillShade="D8"/>
            <w:vAlign w:val="center"/>
          </w:tcPr>
          <w:p w14:paraId="21244F80" w14:textId="77777777" w:rsidR="004454D4" w:rsidRDefault="001F6651">
            <w:pPr>
              <w:ind w:firstLine="0"/>
              <w:rPr>
                <w:lang w:eastAsia="zh-Hans"/>
              </w:rPr>
            </w:pPr>
            <w:r>
              <w:t>IVI</w:t>
            </w:r>
            <w:r>
              <w:rPr>
                <w:rFonts w:hint="eastAsia"/>
              </w:rPr>
              <w:t>显示的弹窗</w:t>
            </w:r>
            <w:r>
              <w:rPr>
                <w:rFonts w:hint="eastAsia"/>
                <w:lang w:eastAsia="zh-Hans"/>
              </w:rPr>
              <w:t>提示语</w:t>
            </w:r>
          </w:p>
        </w:tc>
        <w:tc>
          <w:tcPr>
            <w:tcW w:w="1529" w:type="dxa"/>
            <w:shd w:val="clear" w:color="auto" w:fill="D8D8D8" w:themeFill="background1" w:themeFillShade="D8"/>
          </w:tcPr>
          <w:p w14:paraId="090AA23E" w14:textId="77777777" w:rsidR="004454D4" w:rsidRDefault="001F6651">
            <w:pPr>
              <w:ind w:firstLine="0"/>
            </w:pPr>
            <w:r>
              <w:rPr>
                <w:rFonts w:hint="eastAsia"/>
              </w:rPr>
              <w:t>显示优先级</w:t>
            </w:r>
          </w:p>
        </w:tc>
      </w:tr>
      <w:tr w:rsidR="004454D4" w14:paraId="0556CDAF" w14:textId="77777777">
        <w:trPr>
          <w:trHeight w:val="1157"/>
          <w:jc w:val="center"/>
        </w:trPr>
        <w:tc>
          <w:tcPr>
            <w:tcW w:w="1633" w:type="dxa"/>
            <w:vAlign w:val="center"/>
          </w:tcPr>
          <w:p w14:paraId="06554DD0" w14:textId="77777777" w:rsidR="004454D4" w:rsidRDefault="001F6651">
            <w:pPr>
              <w:ind w:firstLine="0"/>
            </w:pPr>
            <w:r>
              <w:t>障碍物阻挡</w:t>
            </w:r>
          </w:p>
        </w:tc>
        <w:tc>
          <w:tcPr>
            <w:tcW w:w="790" w:type="dxa"/>
            <w:vAlign w:val="center"/>
          </w:tcPr>
          <w:p w14:paraId="1196E887" w14:textId="77777777" w:rsidR="004454D4" w:rsidRDefault="001F6651">
            <w:pPr>
              <w:ind w:firstLine="0"/>
              <w:rPr>
                <w:lang w:eastAsia="zh-Hans"/>
              </w:rPr>
            </w:pPr>
            <w:r>
              <w:rPr>
                <w:lang w:eastAsia="zh-Hans"/>
              </w:rPr>
              <w:t>ACU</w:t>
            </w:r>
          </w:p>
        </w:tc>
        <w:tc>
          <w:tcPr>
            <w:tcW w:w="1671" w:type="dxa"/>
            <w:vAlign w:val="center"/>
          </w:tcPr>
          <w:p w14:paraId="65632CDA" w14:textId="77777777" w:rsidR="004454D4" w:rsidRDefault="001F6651">
            <w:pPr>
              <w:ind w:firstLine="0"/>
              <w:rPr>
                <w:lang w:eastAsia="zh-Hans"/>
              </w:rPr>
            </w:pPr>
            <w:r>
              <w:rPr>
                <w:lang w:eastAsia="zh-Hans"/>
              </w:rPr>
              <w:t>ACU</w:t>
            </w:r>
            <w:r>
              <w:rPr>
                <w:rFonts w:hint="eastAsia"/>
                <w:lang w:eastAsia="zh-Hans"/>
              </w:rPr>
              <w:t>判断</w:t>
            </w:r>
          </w:p>
        </w:tc>
        <w:tc>
          <w:tcPr>
            <w:tcW w:w="2448" w:type="dxa"/>
            <w:vAlign w:val="center"/>
          </w:tcPr>
          <w:p w14:paraId="28BC8EAC" w14:textId="77777777" w:rsidR="004454D4" w:rsidRDefault="001F6651">
            <w:pPr>
              <w:ind w:firstLine="0"/>
            </w:pPr>
            <w:proofErr w:type="spellStart"/>
            <w:r>
              <w:t>Backtrack_SuspendPopup</w:t>
            </w:r>
            <w:proofErr w:type="spellEnd"/>
            <w:r>
              <w:t>=</w:t>
            </w:r>
            <w:r>
              <w:rPr>
                <w:lang w:eastAsia="zh-Hans"/>
              </w:rPr>
              <w:t>0x3:Obstacle Blocked</w:t>
            </w:r>
          </w:p>
        </w:tc>
        <w:tc>
          <w:tcPr>
            <w:tcW w:w="1302" w:type="dxa"/>
            <w:vAlign w:val="center"/>
          </w:tcPr>
          <w:p w14:paraId="64BA3067" w14:textId="77777777" w:rsidR="004454D4" w:rsidRDefault="004454D4">
            <w:pPr>
              <w:ind w:firstLine="0"/>
              <w:rPr>
                <w:lang w:eastAsia="zh-Hans"/>
              </w:rPr>
            </w:pPr>
          </w:p>
        </w:tc>
        <w:tc>
          <w:tcPr>
            <w:tcW w:w="1529" w:type="dxa"/>
            <w:vAlign w:val="center"/>
          </w:tcPr>
          <w:p w14:paraId="55DFCA0A" w14:textId="77777777" w:rsidR="004454D4" w:rsidRDefault="001F6651">
            <w:pPr>
              <w:ind w:firstLine="0"/>
              <w:rPr>
                <w:lang w:eastAsia="zh-Hans"/>
              </w:rPr>
            </w:pPr>
            <w:r>
              <w:rPr>
                <w:rFonts w:hint="eastAsia"/>
                <w:lang w:eastAsia="zh-Hans"/>
              </w:rPr>
              <w:t>1</w:t>
            </w:r>
          </w:p>
        </w:tc>
      </w:tr>
      <w:tr w:rsidR="004454D4" w14:paraId="6E9559D9" w14:textId="77777777">
        <w:trPr>
          <w:trHeight w:val="392"/>
          <w:jc w:val="center"/>
        </w:trPr>
        <w:tc>
          <w:tcPr>
            <w:tcW w:w="1633" w:type="dxa"/>
            <w:vAlign w:val="center"/>
          </w:tcPr>
          <w:p w14:paraId="6E1D6333" w14:textId="77777777" w:rsidR="004454D4" w:rsidRDefault="001F6651">
            <w:pPr>
              <w:ind w:firstLine="0"/>
            </w:pPr>
            <w:r>
              <w:t>主驾安全带松开</w:t>
            </w:r>
          </w:p>
        </w:tc>
        <w:tc>
          <w:tcPr>
            <w:tcW w:w="790" w:type="dxa"/>
            <w:shd w:val="clear" w:color="auto" w:fill="auto"/>
            <w:vAlign w:val="center"/>
          </w:tcPr>
          <w:p w14:paraId="7873974E" w14:textId="77777777" w:rsidR="004454D4" w:rsidRDefault="001F6651">
            <w:pPr>
              <w:ind w:firstLine="0"/>
              <w:rPr>
                <w:lang w:eastAsia="zh-Hans"/>
              </w:rPr>
            </w:pPr>
            <w:r>
              <w:rPr>
                <w:lang w:eastAsia="zh-Hans"/>
              </w:rPr>
              <w:t>BCM</w:t>
            </w:r>
          </w:p>
        </w:tc>
        <w:tc>
          <w:tcPr>
            <w:tcW w:w="1671" w:type="dxa"/>
            <w:shd w:val="clear" w:color="auto" w:fill="auto"/>
            <w:vAlign w:val="center"/>
          </w:tcPr>
          <w:p w14:paraId="05808E3D" w14:textId="77777777" w:rsidR="004454D4" w:rsidRDefault="001F6651">
            <w:pPr>
              <w:ind w:firstLine="0"/>
              <w:rPr>
                <w:lang w:eastAsia="zh-Hans"/>
              </w:rPr>
            </w:pPr>
            <w:proofErr w:type="spellStart"/>
            <w:r>
              <w:t>FirstRowBuckleDriver</w:t>
            </w:r>
            <w:proofErr w:type="spellEnd"/>
            <w:r>
              <w:t xml:space="preserve">=0x2: </w:t>
            </w:r>
            <w:proofErr w:type="spellStart"/>
            <w:r>
              <w:lastRenderedPageBreak/>
              <w:t>unbleted</w:t>
            </w:r>
            <w:proofErr w:type="spellEnd"/>
          </w:p>
        </w:tc>
        <w:tc>
          <w:tcPr>
            <w:tcW w:w="2448" w:type="dxa"/>
            <w:vAlign w:val="center"/>
          </w:tcPr>
          <w:p w14:paraId="2FDD7A3A" w14:textId="77777777" w:rsidR="004454D4" w:rsidRDefault="001F6651">
            <w:pPr>
              <w:ind w:firstLine="0"/>
            </w:pPr>
            <w:proofErr w:type="spellStart"/>
            <w:r>
              <w:lastRenderedPageBreak/>
              <w:t>Backtrack_SuspendPopup</w:t>
            </w:r>
            <w:proofErr w:type="spellEnd"/>
            <w:r>
              <w:t>=</w:t>
            </w:r>
            <w:r>
              <w:rPr>
                <w:lang w:eastAsia="zh-Hans"/>
              </w:rPr>
              <w:t>0x1:Driver Seat Belt</w:t>
            </w:r>
          </w:p>
        </w:tc>
        <w:tc>
          <w:tcPr>
            <w:tcW w:w="1302" w:type="dxa"/>
            <w:vAlign w:val="center"/>
          </w:tcPr>
          <w:p w14:paraId="5EA6C229" w14:textId="77777777" w:rsidR="004454D4" w:rsidRDefault="004454D4">
            <w:pPr>
              <w:ind w:firstLine="0"/>
              <w:rPr>
                <w:lang w:eastAsia="zh-Hans"/>
              </w:rPr>
            </w:pPr>
          </w:p>
        </w:tc>
        <w:tc>
          <w:tcPr>
            <w:tcW w:w="1529" w:type="dxa"/>
            <w:vAlign w:val="center"/>
          </w:tcPr>
          <w:p w14:paraId="3E73767C" w14:textId="77777777" w:rsidR="004454D4" w:rsidRDefault="001F6651">
            <w:pPr>
              <w:ind w:firstLine="0"/>
              <w:rPr>
                <w:lang w:eastAsia="zh-Hans"/>
              </w:rPr>
            </w:pPr>
            <w:r>
              <w:rPr>
                <w:rFonts w:hint="eastAsia"/>
                <w:lang w:eastAsia="zh-Hans"/>
              </w:rPr>
              <w:t>2</w:t>
            </w:r>
          </w:p>
        </w:tc>
      </w:tr>
      <w:tr w:rsidR="004454D4" w14:paraId="54087F00" w14:textId="77777777">
        <w:trPr>
          <w:trHeight w:val="1157"/>
          <w:jc w:val="center"/>
        </w:trPr>
        <w:tc>
          <w:tcPr>
            <w:tcW w:w="1633" w:type="dxa"/>
            <w:vAlign w:val="center"/>
          </w:tcPr>
          <w:p w14:paraId="72A4BBC3" w14:textId="77777777" w:rsidR="004454D4" w:rsidRDefault="001F6651">
            <w:pPr>
              <w:ind w:firstLine="0"/>
            </w:pPr>
            <w:r>
              <w:t>用户打开前舱盖</w:t>
            </w:r>
          </w:p>
        </w:tc>
        <w:tc>
          <w:tcPr>
            <w:tcW w:w="790" w:type="dxa"/>
            <w:vAlign w:val="center"/>
          </w:tcPr>
          <w:p w14:paraId="34C41144" w14:textId="77777777" w:rsidR="004454D4" w:rsidRDefault="001F6651">
            <w:pPr>
              <w:ind w:firstLine="0"/>
            </w:pPr>
            <w:r>
              <w:rPr>
                <w:lang w:eastAsia="zh-Hans"/>
              </w:rPr>
              <w:t>BCM</w:t>
            </w:r>
          </w:p>
        </w:tc>
        <w:tc>
          <w:tcPr>
            <w:tcW w:w="1671" w:type="dxa"/>
            <w:vAlign w:val="center"/>
          </w:tcPr>
          <w:p w14:paraId="60D7270E" w14:textId="77777777" w:rsidR="004454D4" w:rsidRDefault="001F6651">
            <w:pPr>
              <w:ind w:firstLine="0"/>
            </w:pPr>
            <w:proofErr w:type="spellStart"/>
            <w:r>
              <w:t>DrStatHood_B_Actl</w:t>
            </w:r>
            <w:proofErr w:type="spellEnd"/>
          </w:p>
        </w:tc>
        <w:tc>
          <w:tcPr>
            <w:tcW w:w="2448" w:type="dxa"/>
            <w:vAlign w:val="center"/>
          </w:tcPr>
          <w:p w14:paraId="39023D9F" w14:textId="77777777" w:rsidR="004454D4" w:rsidRDefault="001F6651">
            <w:pPr>
              <w:ind w:firstLine="0"/>
            </w:pPr>
            <w:proofErr w:type="spellStart"/>
            <w:r>
              <w:t>Backtrack_SuspendPopup</w:t>
            </w:r>
            <w:proofErr w:type="spellEnd"/>
            <w:r>
              <w:t>=</w:t>
            </w:r>
            <w:r>
              <w:rPr>
                <w:lang w:eastAsia="zh-Hans"/>
              </w:rPr>
              <w:t>0x4:Hood</w:t>
            </w:r>
          </w:p>
        </w:tc>
        <w:tc>
          <w:tcPr>
            <w:tcW w:w="1302" w:type="dxa"/>
            <w:vAlign w:val="center"/>
          </w:tcPr>
          <w:p w14:paraId="2602C811" w14:textId="77777777" w:rsidR="004454D4" w:rsidRDefault="004454D4">
            <w:pPr>
              <w:ind w:firstLine="0"/>
              <w:rPr>
                <w:lang w:eastAsia="zh-Hans"/>
              </w:rPr>
            </w:pPr>
          </w:p>
        </w:tc>
        <w:tc>
          <w:tcPr>
            <w:tcW w:w="1529" w:type="dxa"/>
            <w:vAlign w:val="center"/>
          </w:tcPr>
          <w:p w14:paraId="53C1FCB5" w14:textId="77777777" w:rsidR="004454D4" w:rsidRDefault="001F6651">
            <w:pPr>
              <w:ind w:firstLine="0"/>
              <w:rPr>
                <w:lang w:eastAsia="zh-Hans"/>
              </w:rPr>
            </w:pPr>
            <w:r>
              <w:rPr>
                <w:rFonts w:hint="eastAsia"/>
                <w:lang w:eastAsia="zh-Hans"/>
              </w:rPr>
              <w:t>3</w:t>
            </w:r>
          </w:p>
        </w:tc>
      </w:tr>
      <w:tr w:rsidR="004454D4" w14:paraId="720AEAAD" w14:textId="77777777">
        <w:trPr>
          <w:trHeight w:val="1157"/>
          <w:jc w:val="center"/>
        </w:trPr>
        <w:tc>
          <w:tcPr>
            <w:tcW w:w="1633" w:type="dxa"/>
            <w:vAlign w:val="center"/>
          </w:tcPr>
          <w:p w14:paraId="64FCF545" w14:textId="77777777" w:rsidR="004454D4" w:rsidRDefault="001F6651">
            <w:pPr>
              <w:ind w:firstLine="0"/>
            </w:pPr>
            <w:r>
              <w:t>用户打开后备箱</w:t>
            </w:r>
          </w:p>
        </w:tc>
        <w:tc>
          <w:tcPr>
            <w:tcW w:w="790" w:type="dxa"/>
            <w:vAlign w:val="center"/>
          </w:tcPr>
          <w:p w14:paraId="575A42D7" w14:textId="77777777" w:rsidR="004454D4" w:rsidRDefault="001F6651">
            <w:pPr>
              <w:ind w:firstLine="0"/>
            </w:pPr>
            <w:r>
              <w:rPr>
                <w:lang w:eastAsia="zh-Hans"/>
              </w:rPr>
              <w:t>BCM</w:t>
            </w:r>
          </w:p>
        </w:tc>
        <w:tc>
          <w:tcPr>
            <w:tcW w:w="1671" w:type="dxa"/>
            <w:vAlign w:val="center"/>
          </w:tcPr>
          <w:p w14:paraId="3CC305BA" w14:textId="77777777" w:rsidR="004454D4" w:rsidRDefault="001F6651">
            <w:pPr>
              <w:ind w:firstLine="0"/>
            </w:pPr>
            <w:proofErr w:type="spellStart"/>
            <w:r>
              <w:t>DrStatInnrTgate_B_Actl</w:t>
            </w:r>
            <w:proofErr w:type="spellEnd"/>
          </w:p>
        </w:tc>
        <w:tc>
          <w:tcPr>
            <w:tcW w:w="2448" w:type="dxa"/>
            <w:vAlign w:val="center"/>
          </w:tcPr>
          <w:p w14:paraId="6D8442F4" w14:textId="77777777" w:rsidR="004454D4" w:rsidRDefault="001F6651">
            <w:pPr>
              <w:ind w:firstLine="0"/>
            </w:pPr>
            <w:proofErr w:type="spellStart"/>
            <w:r>
              <w:t>Backtrack_SuspendPopup</w:t>
            </w:r>
            <w:proofErr w:type="spellEnd"/>
            <w:r>
              <w:t>=</w:t>
            </w:r>
            <w:r>
              <w:rPr>
                <w:lang w:eastAsia="zh-Hans"/>
              </w:rPr>
              <w:t>0x5:Trunk</w:t>
            </w:r>
          </w:p>
        </w:tc>
        <w:tc>
          <w:tcPr>
            <w:tcW w:w="1302" w:type="dxa"/>
            <w:vAlign w:val="center"/>
          </w:tcPr>
          <w:p w14:paraId="06098680" w14:textId="77777777" w:rsidR="004454D4" w:rsidRDefault="004454D4">
            <w:pPr>
              <w:ind w:firstLine="0"/>
              <w:rPr>
                <w:lang w:eastAsia="zh-Hans"/>
              </w:rPr>
            </w:pPr>
          </w:p>
        </w:tc>
        <w:tc>
          <w:tcPr>
            <w:tcW w:w="1529" w:type="dxa"/>
            <w:vAlign w:val="center"/>
          </w:tcPr>
          <w:p w14:paraId="367999B8" w14:textId="77777777" w:rsidR="004454D4" w:rsidRDefault="001F6651">
            <w:pPr>
              <w:ind w:firstLine="0"/>
              <w:rPr>
                <w:lang w:eastAsia="zh-Hans"/>
              </w:rPr>
            </w:pPr>
            <w:r>
              <w:rPr>
                <w:rFonts w:hint="eastAsia"/>
                <w:lang w:eastAsia="zh-Hans"/>
              </w:rPr>
              <w:t>4</w:t>
            </w:r>
          </w:p>
        </w:tc>
      </w:tr>
      <w:tr w:rsidR="004454D4" w14:paraId="440ED5AE" w14:textId="77777777">
        <w:trPr>
          <w:trHeight w:val="774"/>
          <w:jc w:val="center"/>
        </w:trPr>
        <w:tc>
          <w:tcPr>
            <w:tcW w:w="1633" w:type="dxa"/>
            <w:vAlign w:val="center"/>
          </w:tcPr>
          <w:p w14:paraId="27D9EFF3" w14:textId="77777777" w:rsidR="004454D4" w:rsidRDefault="001F6651">
            <w:pPr>
              <w:ind w:firstLine="0"/>
            </w:pPr>
            <w:r>
              <w:t>用户打开左前门</w:t>
            </w:r>
          </w:p>
        </w:tc>
        <w:tc>
          <w:tcPr>
            <w:tcW w:w="790" w:type="dxa"/>
            <w:vAlign w:val="center"/>
          </w:tcPr>
          <w:p w14:paraId="6ED715EA" w14:textId="77777777" w:rsidR="004454D4" w:rsidRDefault="001F6651">
            <w:pPr>
              <w:ind w:firstLine="0"/>
            </w:pPr>
            <w:r>
              <w:rPr>
                <w:lang w:eastAsia="zh-Hans"/>
              </w:rPr>
              <w:t>BCM</w:t>
            </w:r>
          </w:p>
        </w:tc>
        <w:tc>
          <w:tcPr>
            <w:tcW w:w="1671" w:type="dxa"/>
            <w:vAlign w:val="center"/>
          </w:tcPr>
          <w:p w14:paraId="4C70ADA4" w14:textId="77777777" w:rsidR="004454D4" w:rsidRDefault="001F6651">
            <w:pPr>
              <w:ind w:firstLine="0"/>
            </w:pPr>
            <w:proofErr w:type="spellStart"/>
            <w:r>
              <w:t>DrStatDrv_B_Actl</w:t>
            </w:r>
            <w:proofErr w:type="spellEnd"/>
          </w:p>
        </w:tc>
        <w:tc>
          <w:tcPr>
            <w:tcW w:w="2448" w:type="dxa"/>
            <w:vAlign w:val="center"/>
          </w:tcPr>
          <w:p w14:paraId="19C23B55" w14:textId="77777777" w:rsidR="004454D4" w:rsidRDefault="001F6651">
            <w:pPr>
              <w:ind w:firstLine="0"/>
            </w:pPr>
            <w:proofErr w:type="spellStart"/>
            <w:r>
              <w:t>Backtrack_SuspendPopup</w:t>
            </w:r>
            <w:proofErr w:type="spellEnd"/>
            <w:r>
              <w:t>=</w:t>
            </w:r>
            <w:r>
              <w:rPr>
                <w:lang w:eastAsia="zh-Hans"/>
              </w:rPr>
              <w:t>0x2:Four Doors</w:t>
            </w:r>
          </w:p>
        </w:tc>
        <w:tc>
          <w:tcPr>
            <w:tcW w:w="1302" w:type="dxa"/>
            <w:vAlign w:val="center"/>
          </w:tcPr>
          <w:p w14:paraId="4B6ADBAF" w14:textId="77777777" w:rsidR="004454D4" w:rsidRDefault="004454D4">
            <w:pPr>
              <w:ind w:firstLine="0"/>
              <w:rPr>
                <w:lang w:eastAsia="zh-Hans"/>
              </w:rPr>
            </w:pPr>
          </w:p>
        </w:tc>
        <w:tc>
          <w:tcPr>
            <w:tcW w:w="1529" w:type="dxa"/>
            <w:vAlign w:val="center"/>
          </w:tcPr>
          <w:p w14:paraId="5D7A9E11" w14:textId="77777777" w:rsidR="004454D4" w:rsidRDefault="001F6651">
            <w:pPr>
              <w:ind w:firstLine="0"/>
              <w:rPr>
                <w:lang w:eastAsia="zh-Hans"/>
              </w:rPr>
            </w:pPr>
            <w:r>
              <w:rPr>
                <w:rFonts w:hint="eastAsia"/>
                <w:lang w:eastAsia="zh-Hans"/>
              </w:rPr>
              <w:t>5</w:t>
            </w:r>
          </w:p>
        </w:tc>
      </w:tr>
      <w:tr w:rsidR="004454D4" w14:paraId="790248D0" w14:textId="77777777">
        <w:trPr>
          <w:trHeight w:val="774"/>
          <w:jc w:val="center"/>
        </w:trPr>
        <w:tc>
          <w:tcPr>
            <w:tcW w:w="1633" w:type="dxa"/>
            <w:vAlign w:val="center"/>
          </w:tcPr>
          <w:p w14:paraId="08285672" w14:textId="77777777" w:rsidR="004454D4" w:rsidRDefault="001F6651">
            <w:pPr>
              <w:ind w:firstLine="0"/>
            </w:pPr>
            <w:r>
              <w:t>用户打开右前门</w:t>
            </w:r>
          </w:p>
        </w:tc>
        <w:tc>
          <w:tcPr>
            <w:tcW w:w="790" w:type="dxa"/>
            <w:vAlign w:val="center"/>
          </w:tcPr>
          <w:p w14:paraId="0E890BEA" w14:textId="77777777" w:rsidR="004454D4" w:rsidRDefault="001F6651">
            <w:pPr>
              <w:ind w:firstLine="0"/>
            </w:pPr>
            <w:r>
              <w:rPr>
                <w:lang w:eastAsia="zh-Hans"/>
              </w:rPr>
              <w:t>BCM</w:t>
            </w:r>
          </w:p>
        </w:tc>
        <w:tc>
          <w:tcPr>
            <w:tcW w:w="1671" w:type="dxa"/>
            <w:vAlign w:val="center"/>
          </w:tcPr>
          <w:p w14:paraId="3A9AC1D6" w14:textId="77777777" w:rsidR="004454D4" w:rsidRDefault="001F6651">
            <w:pPr>
              <w:ind w:firstLine="0"/>
            </w:pPr>
            <w:proofErr w:type="spellStart"/>
            <w:r>
              <w:t>DrStatPsngr_B_Act</w:t>
            </w:r>
            <w:proofErr w:type="spellEnd"/>
          </w:p>
        </w:tc>
        <w:tc>
          <w:tcPr>
            <w:tcW w:w="2448" w:type="dxa"/>
            <w:vAlign w:val="center"/>
          </w:tcPr>
          <w:p w14:paraId="5E0B0090" w14:textId="77777777" w:rsidR="004454D4" w:rsidRDefault="001F6651">
            <w:pPr>
              <w:ind w:firstLine="0"/>
            </w:pPr>
            <w:proofErr w:type="spellStart"/>
            <w:r>
              <w:t>Backtrack_SuspendPopup</w:t>
            </w:r>
            <w:proofErr w:type="spellEnd"/>
            <w:r>
              <w:t>=</w:t>
            </w:r>
            <w:r>
              <w:rPr>
                <w:lang w:eastAsia="zh-Hans"/>
              </w:rPr>
              <w:t>0x2:Four Doors</w:t>
            </w:r>
          </w:p>
        </w:tc>
        <w:tc>
          <w:tcPr>
            <w:tcW w:w="1302" w:type="dxa"/>
            <w:vAlign w:val="center"/>
          </w:tcPr>
          <w:p w14:paraId="67217BA3" w14:textId="77777777" w:rsidR="004454D4" w:rsidRDefault="004454D4">
            <w:pPr>
              <w:ind w:firstLine="0"/>
              <w:rPr>
                <w:lang w:eastAsia="zh-Hans"/>
              </w:rPr>
            </w:pPr>
          </w:p>
        </w:tc>
        <w:tc>
          <w:tcPr>
            <w:tcW w:w="1529" w:type="dxa"/>
            <w:vAlign w:val="center"/>
          </w:tcPr>
          <w:p w14:paraId="0A910891" w14:textId="77777777" w:rsidR="004454D4" w:rsidRDefault="001F6651">
            <w:pPr>
              <w:ind w:firstLine="0"/>
              <w:rPr>
                <w:lang w:eastAsia="zh-Hans"/>
              </w:rPr>
            </w:pPr>
            <w:r>
              <w:rPr>
                <w:rFonts w:hint="eastAsia"/>
                <w:lang w:eastAsia="zh-Hans"/>
              </w:rPr>
              <w:t>6</w:t>
            </w:r>
          </w:p>
        </w:tc>
      </w:tr>
      <w:tr w:rsidR="004454D4" w14:paraId="27E9ABB3" w14:textId="77777777">
        <w:trPr>
          <w:trHeight w:val="774"/>
          <w:jc w:val="center"/>
        </w:trPr>
        <w:tc>
          <w:tcPr>
            <w:tcW w:w="1633" w:type="dxa"/>
            <w:vAlign w:val="center"/>
          </w:tcPr>
          <w:p w14:paraId="67B03EDC" w14:textId="77777777" w:rsidR="004454D4" w:rsidRDefault="001F6651">
            <w:pPr>
              <w:ind w:firstLine="0"/>
            </w:pPr>
            <w:r>
              <w:t>用户打开左后门</w:t>
            </w:r>
          </w:p>
        </w:tc>
        <w:tc>
          <w:tcPr>
            <w:tcW w:w="790" w:type="dxa"/>
            <w:vAlign w:val="center"/>
          </w:tcPr>
          <w:p w14:paraId="6F685BF4" w14:textId="77777777" w:rsidR="004454D4" w:rsidRDefault="001F6651">
            <w:pPr>
              <w:ind w:firstLine="0"/>
            </w:pPr>
            <w:r>
              <w:rPr>
                <w:lang w:eastAsia="zh-Hans"/>
              </w:rPr>
              <w:t>BCM</w:t>
            </w:r>
          </w:p>
        </w:tc>
        <w:tc>
          <w:tcPr>
            <w:tcW w:w="1671" w:type="dxa"/>
            <w:vAlign w:val="center"/>
          </w:tcPr>
          <w:p w14:paraId="119C9E46" w14:textId="77777777" w:rsidR="004454D4" w:rsidRDefault="001F6651">
            <w:pPr>
              <w:ind w:firstLine="0"/>
            </w:pPr>
            <w:proofErr w:type="spellStart"/>
            <w:r>
              <w:t>DrStatRl_B_Actl</w:t>
            </w:r>
            <w:proofErr w:type="spellEnd"/>
          </w:p>
        </w:tc>
        <w:tc>
          <w:tcPr>
            <w:tcW w:w="2448" w:type="dxa"/>
            <w:vAlign w:val="center"/>
          </w:tcPr>
          <w:p w14:paraId="40709602" w14:textId="77777777" w:rsidR="004454D4" w:rsidRDefault="001F6651">
            <w:pPr>
              <w:ind w:firstLine="0"/>
            </w:pPr>
            <w:proofErr w:type="spellStart"/>
            <w:r>
              <w:t>Backtrack_SuspendPopup</w:t>
            </w:r>
            <w:proofErr w:type="spellEnd"/>
            <w:r>
              <w:t>=</w:t>
            </w:r>
            <w:r>
              <w:rPr>
                <w:lang w:eastAsia="zh-Hans"/>
              </w:rPr>
              <w:t>0x2:Four Doors</w:t>
            </w:r>
          </w:p>
        </w:tc>
        <w:tc>
          <w:tcPr>
            <w:tcW w:w="1302" w:type="dxa"/>
            <w:vAlign w:val="center"/>
          </w:tcPr>
          <w:p w14:paraId="3A379581" w14:textId="77777777" w:rsidR="004454D4" w:rsidRDefault="004454D4">
            <w:pPr>
              <w:ind w:firstLine="0"/>
              <w:rPr>
                <w:lang w:eastAsia="zh-Hans"/>
              </w:rPr>
            </w:pPr>
          </w:p>
        </w:tc>
        <w:tc>
          <w:tcPr>
            <w:tcW w:w="1529" w:type="dxa"/>
            <w:vAlign w:val="center"/>
          </w:tcPr>
          <w:p w14:paraId="016F5A59" w14:textId="77777777" w:rsidR="004454D4" w:rsidRDefault="001F6651">
            <w:pPr>
              <w:ind w:firstLine="0"/>
              <w:rPr>
                <w:lang w:eastAsia="zh-Hans"/>
              </w:rPr>
            </w:pPr>
            <w:r>
              <w:rPr>
                <w:rFonts w:hint="eastAsia"/>
                <w:lang w:eastAsia="zh-Hans"/>
              </w:rPr>
              <w:t>7</w:t>
            </w:r>
          </w:p>
        </w:tc>
      </w:tr>
      <w:tr w:rsidR="004454D4" w14:paraId="19AE5844" w14:textId="77777777">
        <w:trPr>
          <w:trHeight w:val="784"/>
          <w:jc w:val="center"/>
        </w:trPr>
        <w:tc>
          <w:tcPr>
            <w:tcW w:w="1633" w:type="dxa"/>
            <w:vAlign w:val="center"/>
          </w:tcPr>
          <w:p w14:paraId="4A6CC1AD" w14:textId="77777777" w:rsidR="004454D4" w:rsidRDefault="001F6651">
            <w:pPr>
              <w:ind w:firstLine="0"/>
            </w:pPr>
            <w:r>
              <w:t>用户打开右后门</w:t>
            </w:r>
          </w:p>
        </w:tc>
        <w:tc>
          <w:tcPr>
            <w:tcW w:w="790" w:type="dxa"/>
            <w:vAlign w:val="center"/>
          </w:tcPr>
          <w:p w14:paraId="494EF269" w14:textId="77777777" w:rsidR="004454D4" w:rsidRDefault="001F6651">
            <w:pPr>
              <w:ind w:firstLine="0"/>
            </w:pPr>
            <w:r>
              <w:rPr>
                <w:lang w:eastAsia="zh-Hans"/>
              </w:rPr>
              <w:t>BCM</w:t>
            </w:r>
          </w:p>
        </w:tc>
        <w:tc>
          <w:tcPr>
            <w:tcW w:w="1671" w:type="dxa"/>
            <w:vAlign w:val="center"/>
          </w:tcPr>
          <w:p w14:paraId="74B67F28" w14:textId="77777777" w:rsidR="004454D4" w:rsidRDefault="001F6651">
            <w:pPr>
              <w:ind w:firstLine="0"/>
            </w:pPr>
            <w:proofErr w:type="spellStart"/>
            <w:r>
              <w:t>DrStatRr_B_Actl</w:t>
            </w:r>
            <w:proofErr w:type="spellEnd"/>
          </w:p>
        </w:tc>
        <w:tc>
          <w:tcPr>
            <w:tcW w:w="2448" w:type="dxa"/>
            <w:vAlign w:val="center"/>
          </w:tcPr>
          <w:p w14:paraId="183919A5" w14:textId="77777777" w:rsidR="004454D4" w:rsidRDefault="001F6651">
            <w:pPr>
              <w:ind w:firstLine="0"/>
            </w:pPr>
            <w:proofErr w:type="spellStart"/>
            <w:r>
              <w:t>Backtrack_SuspendPopup</w:t>
            </w:r>
            <w:proofErr w:type="spellEnd"/>
            <w:r>
              <w:t>=</w:t>
            </w:r>
            <w:r>
              <w:rPr>
                <w:lang w:eastAsia="zh-Hans"/>
              </w:rPr>
              <w:t>0x2:Four Doors</w:t>
            </w:r>
          </w:p>
        </w:tc>
        <w:tc>
          <w:tcPr>
            <w:tcW w:w="1302" w:type="dxa"/>
            <w:vAlign w:val="center"/>
          </w:tcPr>
          <w:p w14:paraId="61998902" w14:textId="77777777" w:rsidR="004454D4" w:rsidRDefault="004454D4">
            <w:pPr>
              <w:ind w:firstLine="0"/>
              <w:rPr>
                <w:lang w:eastAsia="zh-Hans"/>
              </w:rPr>
            </w:pPr>
          </w:p>
        </w:tc>
        <w:tc>
          <w:tcPr>
            <w:tcW w:w="1529" w:type="dxa"/>
            <w:vAlign w:val="center"/>
          </w:tcPr>
          <w:p w14:paraId="5A2A0929" w14:textId="77777777" w:rsidR="004454D4" w:rsidRDefault="001F6651">
            <w:pPr>
              <w:ind w:firstLine="0"/>
              <w:rPr>
                <w:lang w:eastAsia="zh-Hans"/>
              </w:rPr>
            </w:pPr>
            <w:r>
              <w:rPr>
                <w:rFonts w:hint="eastAsia"/>
                <w:lang w:eastAsia="zh-Hans"/>
              </w:rPr>
              <w:t>8</w:t>
            </w:r>
          </w:p>
        </w:tc>
      </w:tr>
    </w:tbl>
    <w:p w14:paraId="507CF188" w14:textId="77777777" w:rsidR="004454D4" w:rsidRDefault="004454D4">
      <w:pPr>
        <w:rPr>
          <w:lang w:eastAsia="zh-Hans"/>
        </w:rPr>
      </w:pPr>
    </w:p>
    <w:p w14:paraId="644ADD86" w14:textId="77777777" w:rsidR="004454D4" w:rsidRDefault="001F6651">
      <w:pPr>
        <w:pStyle w:val="Heading2"/>
        <w:rPr>
          <w:lang w:eastAsia="zh-Hans"/>
        </w:rPr>
      </w:pPr>
      <w:bookmarkStart w:id="48" w:name="_Toc49127244"/>
      <w:bookmarkStart w:id="49" w:name="_Toc1558217286"/>
      <w:r>
        <w:rPr>
          <w:rFonts w:hint="eastAsia"/>
          <w:lang w:eastAsia="zh-Hans"/>
        </w:rPr>
        <w:t>中断</w:t>
      </w:r>
      <w:bookmarkEnd w:id="48"/>
      <w:r>
        <w:rPr>
          <w:rFonts w:hint="eastAsia"/>
          <w:lang w:eastAsia="zh-Hans"/>
        </w:rPr>
        <w:t>恢复</w:t>
      </w:r>
      <w:bookmarkEnd w:id="4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720"/>
      </w:tblGrid>
      <w:tr w:rsidR="004454D4" w14:paraId="4280C24A" w14:textId="77777777">
        <w:tc>
          <w:tcPr>
            <w:tcW w:w="8720" w:type="dxa"/>
          </w:tcPr>
          <w:p w14:paraId="272145D5" w14:textId="77777777" w:rsidR="004454D4" w:rsidRDefault="001F6651">
            <w:pPr>
              <w:ind w:firstLine="0"/>
              <w:rPr>
                <w:lang w:eastAsia="zh-Hans"/>
              </w:rPr>
            </w:pPr>
            <w:r>
              <w:rPr>
                <w:noProof/>
              </w:rPr>
              <w:drawing>
                <wp:anchor distT="0" distB="0" distL="114300" distR="114300" simplePos="0" relativeHeight="251656192" behindDoc="0" locked="0" layoutInCell="1" allowOverlap="1" wp14:anchorId="6B48F173" wp14:editId="6863C92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2266950" cy="1900555"/>
                  <wp:effectExtent l="0" t="0" r="19050" b="4445"/>
                  <wp:wrapSquare wrapText="bothSides"/>
                  <wp:docPr id="16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6950" cy="1900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60AA566A" w14:textId="77777777" w:rsidR="004454D4" w:rsidRDefault="001F6651">
      <w:pPr>
        <w:rPr>
          <w:b/>
          <w:bCs/>
          <w:lang w:eastAsia="zh-Hans"/>
        </w:rPr>
      </w:pPr>
      <w:r>
        <w:rPr>
          <w:rFonts w:hint="eastAsia"/>
          <w:b/>
          <w:bCs/>
          <w:lang w:eastAsia="zh-Hans"/>
        </w:rPr>
        <w:t>触发条件</w:t>
      </w:r>
    </w:p>
    <w:p w14:paraId="01C20FEE" w14:textId="77777777" w:rsidR="004454D4" w:rsidRDefault="001F6651">
      <w:pPr>
        <w:rPr>
          <w:lang w:eastAsia="zh-Hans"/>
        </w:rPr>
      </w:pPr>
      <w:r>
        <w:rPr>
          <w:lang w:eastAsia="zh-Hans"/>
        </w:rPr>
        <w:t>ACU</w:t>
      </w:r>
      <w:r>
        <w:rPr>
          <w:rFonts w:hint="eastAsia"/>
          <w:lang w:eastAsia="zh-Hans"/>
        </w:rPr>
        <w:t>位于中断状态：</w:t>
      </w:r>
      <w:proofErr w:type="spellStart"/>
      <w:r>
        <w:rPr>
          <w:lang w:eastAsia="zh-Hans"/>
        </w:rPr>
        <w:t>BcktrakMde_D_Stat_IVI</w:t>
      </w:r>
      <w:proofErr w:type="spellEnd"/>
      <w:r>
        <w:rPr>
          <w:lang w:eastAsia="zh-Hans"/>
        </w:rPr>
        <w:t>=</w:t>
      </w:r>
      <w:r>
        <w:rPr>
          <w:rFonts w:hint="eastAsia"/>
          <w:lang w:eastAsia="zh-Hans"/>
        </w:rPr>
        <w:t>0x5:Paused</w:t>
      </w:r>
    </w:p>
    <w:p w14:paraId="0CE9D4C3" w14:textId="77777777" w:rsidR="004454D4" w:rsidRDefault="001F6651">
      <w:pPr>
        <w:rPr>
          <w:lang w:eastAsia="zh-Hans"/>
        </w:rPr>
      </w:pPr>
      <w:r>
        <w:rPr>
          <w:rFonts w:hint="eastAsia"/>
          <w:b/>
          <w:bCs/>
          <w:lang w:eastAsia="zh-Hans"/>
        </w:rPr>
        <w:t>使能条件：</w:t>
      </w:r>
    </w:p>
    <w:p w14:paraId="0193F245" w14:textId="77777777" w:rsidR="004454D4" w:rsidRDefault="001F6651">
      <w:pPr>
        <w:rPr>
          <w:lang w:eastAsia="zh-Hans"/>
        </w:rPr>
      </w:pPr>
      <w:r>
        <w:rPr>
          <w:lang w:eastAsia="zh-Hans"/>
        </w:rPr>
        <w:t>30</w:t>
      </w:r>
      <w:r>
        <w:rPr>
          <w:rFonts w:hint="eastAsia"/>
          <w:lang w:eastAsia="zh-Hans"/>
        </w:rPr>
        <w:t>s</w:t>
      </w:r>
      <w:r>
        <w:rPr>
          <w:rFonts w:hint="eastAsia"/>
          <w:lang w:eastAsia="zh-Hans"/>
        </w:rPr>
        <w:t>内中断解除</w:t>
      </w:r>
    </w:p>
    <w:p w14:paraId="0C9633BE" w14:textId="77777777" w:rsidR="004454D4" w:rsidRDefault="001F6651">
      <w:pPr>
        <w:rPr>
          <w:b/>
          <w:bCs/>
          <w:lang w:eastAsia="zh-Hans"/>
        </w:rPr>
      </w:pPr>
      <w:r>
        <w:rPr>
          <w:b/>
          <w:bCs/>
          <w:lang w:eastAsia="zh-Hans"/>
        </w:rPr>
        <w:lastRenderedPageBreak/>
        <w:t>IVI</w:t>
      </w:r>
      <w:r>
        <w:rPr>
          <w:rFonts w:hint="eastAsia"/>
          <w:b/>
          <w:bCs/>
          <w:lang w:eastAsia="zh-Hans"/>
        </w:rPr>
        <w:t>执行条件：</w:t>
      </w:r>
    </w:p>
    <w:p w14:paraId="794BBE6F" w14:textId="03D665D8" w:rsidR="004454D4" w:rsidRDefault="00B0396F">
      <w:pPr>
        <w:rPr>
          <w:lang w:eastAsia="zh-Hans"/>
        </w:rPr>
      </w:pPr>
      <w:r>
        <w:rPr>
          <w:lang w:eastAsia="zh-Hans"/>
        </w:rPr>
        <w:t xml:space="preserve">a. </w:t>
      </w:r>
      <w:r w:rsidR="001F6651">
        <w:rPr>
          <w:rFonts w:hint="eastAsia"/>
          <w:lang w:eastAsia="zh-Hans"/>
        </w:rPr>
        <w:t>IVI</w:t>
      </w:r>
      <w:r w:rsidR="001F6651">
        <w:rPr>
          <w:rFonts w:hint="eastAsia"/>
          <w:lang w:eastAsia="zh-Hans"/>
        </w:rPr>
        <w:t>收到</w:t>
      </w:r>
      <w:proofErr w:type="spellStart"/>
      <w:r w:rsidR="001F6651">
        <w:rPr>
          <w:rFonts w:hint="eastAsia"/>
          <w:lang w:eastAsia="zh-Hans"/>
        </w:rPr>
        <w:t>Backtrack_SuspendPopup</w:t>
      </w:r>
      <w:proofErr w:type="spellEnd"/>
      <w:r w:rsidR="001F6651">
        <w:rPr>
          <w:lang w:eastAsia="zh-Hans"/>
        </w:rPr>
        <w:t>=0x0: No Request</w:t>
      </w:r>
      <w:r w:rsidR="001F6651">
        <w:rPr>
          <w:rFonts w:hint="eastAsia"/>
          <w:lang w:eastAsia="zh-Hans"/>
        </w:rPr>
        <w:t>和</w:t>
      </w:r>
      <w:proofErr w:type="spellStart"/>
      <w:r w:rsidR="001F6651">
        <w:rPr>
          <w:lang w:eastAsia="zh-Hans"/>
        </w:rPr>
        <w:t>Prk_Resume_Req</w:t>
      </w:r>
      <w:proofErr w:type="spellEnd"/>
      <w:r w:rsidR="001F6651">
        <w:rPr>
          <w:lang w:eastAsia="zh-Hans"/>
        </w:rPr>
        <w:t>=0x1: Request</w:t>
      </w:r>
      <w:r w:rsidR="001F6651">
        <w:rPr>
          <w:rFonts w:hint="eastAsia"/>
        </w:rPr>
        <w:t>后显示</w:t>
      </w:r>
      <w:r w:rsidR="001F6651">
        <w:rPr>
          <w:rFonts w:hint="eastAsia"/>
          <w:lang w:eastAsia="zh-Hans"/>
        </w:rPr>
        <w:t>“</w:t>
      </w:r>
      <w:r w:rsidR="001F6651">
        <w:rPr>
          <w:rFonts w:hint="eastAsia"/>
        </w:rPr>
        <w:t>恢复</w:t>
      </w:r>
      <w:r w:rsidR="001F6651">
        <w:rPr>
          <w:rFonts w:hint="eastAsia"/>
          <w:lang w:eastAsia="zh-Hans"/>
        </w:rPr>
        <w:t>”</w:t>
      </w:r>
      <w:r w:rsidR="001F6651">
        <w:rPr>
          <w:rFonts w:hint="eastAsia"/>
        </w:rPr>
        <w:t>按键</w:t>
      </w:r>
      <w:r w:rsidR="001F6651">
        <w:rPr>
          <w:rFonts w:hint="eastAsia"/>
          <w:lang w:eastAsia="zh-Hans"/>
        </w:rPr>
        <w:t>，并</w:t>
      </w:r>
      <w:r w:rsidR="001F6651">
        <w:rPr>
          <w:rFonts w:hint="eastAsia"/>
        </w:rPr>
        <w:t>在</w:t>
      </w:r>
      <w:r w:rsidR="001F6651">
        <w:rPr>
          <w:rFonts w:hint="eastAsia"/>
          <w:lang w:eastAsia="zh-Hans"/>
        </w:rPr>
        <w:t>“</w:t>
      </w:r>
      <w:r w:rsidR="001F6651">
        <w:rPr>
          <w:lang w:eastAsia="zh-Hans"/>
        </w:rPr>
        <w:t>恢复</w:t>
      </w:r>
      <w:r w:rsidR="001F6651">
        <w:rPr>
          <w:lang w:eastAsia="zh-Hans"/>
        </w:rPr>
        <w:t>”</w:t>
      </w:r>
      <w:r w:rsidR="001F6651">
        <w:rPr>
          <w:rFonts w:hint="eastAsia"/>
        </w:rPr>
        <w:t>按键下方显示</w:t>
      </w:r>
      <w:r w:rsidR="001F6651">
        <w:rPr>
          <w:lang w:eastAsia="zh-Hans"/>
        </w:rPr>
        <w:t>30s</w:t>
      </w:r>
      <w:r w:rsidR="001F6651">
        <w:rPr>
          <w:lang w:eastAsia="zh-Hans"/>
        </w:rPr>
        <w:t>倒计时</w:t>
      </w:r>
      <w:r w:rsidR="001F6651">
        <w:rPr>
          <w:rFonts w:hint="eastAsia"/>
          <w:lang w:eastAsia="zh-Hans"/>
        </w:rPr>
        <w:t>（</w:t>
      </w:r>
      <w:r w:rsidR="001F6651">
        <w:rPr>
          <w:lang w:eastAsia="zh-Hans"/>
        </w:rPr>
        <w:t>IVI</w:t>
      </w:r>
      <w:r w:rsidR="001F6651">
        <w:rPr>
          <w:rFonts w:hint="eastAsia"/>
        </w:rPr>
        <w:t>计时</w:t>
      </w:r>
      <w:r w:rsidR="001F6651">
        <w:rPr>
          <w:rFonts w:hint="eastAsia"/>
          <w:lang w:eastAsia="zh-Hans"/>
        </w:rPr>
        <w:t>）</w:t>
      </w:r>
    </w:p>
    <w:p w14:paraId="257BA3E4" w14:textId="77777777" w:rsidR="00B0396F" w:rsidRDefault="00B0396F" w:rsidP="00B0396F">
      <w:pPr>
        <w:widowControl w:val="0"/>
        <w:adjustRightInd w:val="0"/>
        <w:spacing w:after="0" w:line="400" w:lineRule="exact"/>
        <w:rPr>
          <w:lang w:eastAsia="zh-Hans"/>
        </w:rPr>
      </w:pPr>
      <w:r>
        <w:rPr>
          <w:rFonts w:hint="eastAsia"/>
          <w:lang w:eastAsia="zh-Hans"/>
        </w:rPr>
        <w:t>b</w:t>
      </w:r>
      <w:r>
        <w:rPr>
          <w:lang w:eastAsia="zh-Hans"/>
        </w:rPr>
        <w:t xml:space="preserve">. </w:t>
      </w:r>
      <w:r>
        <w:rPr>
          <w:lang w:eastAsia="zh-Hans"/>
        </w:rPr>
        <w:t>IVI</w:t>
      </w:r>
      <w:r>
        <w:rPr>
          <w:rFonts w:hint="eastAsia"/>
          <w:lang w:eastAsia="zh-Hans"/>
        </w:rPr>
        <w:t>收到</w:t>
      </w:r>
      <w:proofErr w:type="spellStart"/>
      <w:r>
        <w:rPr>
          <w:lang w:eastAsia="zh-Hans"/>
        </w:rPr>
        <w:t>Backtrack_GuidePopUp</w:t>
      </w:r>
      <w:proofErr w:type="spellEnd"/>
      <w:r>
        <w:rPr>
          <w:lang w:eastAsia="zh-Hans"/>
        </w:rPr>
        <w:t>=0xD: Press Resume</w:t>
      </w:r>
      <w:r>
        <w:rPr>
          <w:rFonts w:hint="eastAsia"/>
          <w:lang w:eastAsia="zh-Hans"/>
        </w:rPr>
        <w:t>显示提示语“请点击恢复按钮”</w:t>
      </w:r>
    </w:p>
    <w:p w14:paraId="087A8E5F" w14:textId="77777777" w:rsidR="00B0396F" w:rsidRDefault="00B0396F">
      <w:pPr>
        <w:rPr>
          <w:rFonts w:hint="eastAsia"/>
          <w:lang w:eastAsia="zh-Hans"/>
        </w:rPr>
      </w:pPr>
    </w:p>
    <w:p w14:paraId="69D5B44A" w14:textId="77777777" w:rsidR="004454D4" w:rsidRDefault="001F6651">
      <w:pPr>
        <w:rPr>
          <w:b/>
          <w:bCs/>
          <w:lang w:eastAsia="zh-Hans"/>
        </w:rPr>
      </w:pPr>
      <w:r>
        <w:rPr>
          <w:rFonts w:hint="eastAsia"/>
          <w:b/>
          <w:bCs/>
          <w:lang w:eastAsia="zh-Hans"/>
        </w:rPr>
        <w:t>备注：</w:t>
      </w:r>
    </w:p>
    <w:p w14:paraId="46726069" w14:textId="3940619D" w:rsidR="004454D4" w:rsidRDefault="001F6651">
      <w:pPr>
        <w:rPr>
          <w:lang w:eastAsia="zh-Hans"/>
        </w:rPr>
      </w:pPr>
      <w:r>
        <w:rPr>
          <w:rFonts w:hint="eastAsia"/>
        </w:rPr>
        <w:t>若</w:t>
      </w:r>
      <w:r>
        <w:t>ACU</w:t>
      </w:r>
      <w:r>
        <w:rPr>
          <w:rFonts w:hint="eastAsia"/>
        </w:rPr>
        <w:t>在判断触发中断的条件解除后</w:t>
      </w:r>
      <w:r>
        <w:rPr>
          <w:rFonts w:hint="eastAsia"/>
        </w:rPr>
        <w:t>3</w:t>
      </w:r>
      <w:r>
        <w:t>0</w:t>
      </w:r>
      <w:r>
        <w:rPr>
          <w:rFonts w:hint="eastAsia"/>
        </w:rPr>
        <w:t>s</w:t>
      </w:r>
      <w:r>
        <w:rPr>
          <w:rFonts w:hint="eastAsia"/>
        </w:rPr>
        <w:t>内（</w:t>
      </w:r>
      <w:r>
        <w:t>ACU</w:t>
      </w:r>
      <w:r>
        <w:rPr>
          <w:rFonts w:hint="eastAsia"/>
        </w:rPr>
        <w:t>计时）判断再次触发中断的条件，</w:t>
      </w:r>
      <w:r>
        <w:rPr>
          <w:rFonts w:hint="eastAsia"/>
        </w:rPr>
        <w:t>A</w:t>
      </w:r>
      <w:r>
        <w:t>CU</w:t>
      </w:r>
      <w:r>
        <w:rPr>
          <w:rFonts w:hint="eastAsia"/>
          <w:lang w:eastAsia="zh-Hans"/>
        </w:rPr>
        <w:t>再次</w:t>
      </w:r>
      <w:r>
        <w:rPr>
          <w:rFonts w:hint="eastAsia"/>
        </w:rPr>
        <w:t>发送</w:t>
      </w:r>
      <w:r>
        <w:rPr>
          <w:rFonts w:hint="eastAsia"/>
          <w:lang w:eastAsia="zh-Hans"/>
        </w:rPr>
        <w:t>中断原因信号</w:t>
      </w:r>
      <w:proofErr w:type="spellStart"/>
      <w:r>
        <w:rPr>
          <w:rFonts w:hint="eastAsia"/>
          <w:lang w:eastAsia="zh-Hans"/>
        </w:rPr>
        <w:t>Backtrack_SuspendPopup</w:t>
      </w:r>
      <w:proofErr w:type="spellEnd"/>
      <w:r>
        <w:rPr>
          <w:rFonts w:hint="eastAsia"/>
        </w:rPr>
        <w:t>给</w:t>
      </w:r>
      <w:r>
        <w:t>IVI</w:t>
      </w:r>
      <w:r>
        <w:rPr>
          <w:rFonts w:hint="eastAsia"/>
          <w:lang w:eastAsia="zh-Hans"/>
        </w:rPr>
        <w:t>，进入</w:t>
      </w:r>
      <w:r>
        <w:rPr>
          <w:lang w:eastAsia="zh-Hans"/>
        </w:rPr>
        <w:t>3.1</w:t>
      </w:r>
      <w:r>
        <w:rPr>
          <w:rFonts w:hint="eastAsia"/>
          <w:lang w:eastAsia="zh-Hans"/>
        </w:rPr>
        <w:t>章节</w:t>
      </w:r>
    </w:p>
    <w:p w14:paraId="75ED934E" w14:textId="77777777" w:rsidR="00B0396F" w:rsidRDefault="00B0396F">
      <w:pPr>
        <w:rPr>
          <w:rFonts w:hint="eastAsia"/>
          <w:lang w:eastAsia="zh-Hans"/>
        </w:rPr>
      </w:pPr>
    </w:p>
    <w:p w14:paraId="2CE97AB5" w14:textId="77777777" w:rsidR="004454D4" w:rsidRDefault="001F6651">
      <w:pPr>
        <w:pStyle w:val="Heading2"/>
      </w:pPr>
      <w:bookmarkStart w:id="50" w:name="_Toc1047869460"/>
      <w:bookmarkStart w:id="51" w:name="_Toc394850637"/>
      <w:r>
        <w:rPr>
          <w:rFonts w:hint="eastAsia"/>
          <w:lang w:eastAsia="zh-Hans"/>
        </w:rPr>
        <w:t>恢复</w:t>
      </w:r>
      <w:bookmarkEnd w:id="50"/>
      <w:r>
        <w:rPr>
          <w:rFonts w:hint="eastAsia"/>
          <w:lang w:eastAsia="zh-Hans"/>
        </w:rPr>
        <w:t>倒车</w:t>
      </w:r>
      <w:bookmarkEnd w:id="51"/>
    </w:p>
    <w:p w14:paraId="14152E13" w14:textId="77777777" w:rsidR="004454D4" w:rsidRDefault="001F6651">
      <w:pPr>
        <w:rPr>
          <w:b/>
          <w:bCs/>
          <w:lang w:eastAsia="zh-Hans"/>
        </w:rPr>
      </w:pPr>
      <w:r>
        <w:rPr>
          <w:rFonts w:hint="eastAsia"/>
          <w:b/>
          <w:bCs/>
          <w:lang w:eastAsia="zh-Hans"/>
        </w:rPr>
        <w:t>使能条件：</w:t>
      </w:r>
    </w:p>
    <w:p w14:paraId="0B954AD9" w14:textId="77777777" w:rsidR="004454D4" w:rsidRDefault="001F6651">
      <w:pPr>
        <w:numPr>
          <w:ilvl w:val="0"/>
          <w:numId w:val="28"/>
        </w:numPr>
        <w:ind w:left="0" w:firstLine="0"/>
        <w:rPr>
          <w:lang w:eastAsia="zh-Hans"/>
        </w:rPr>
      </w:pPr>
      <w:r>
        <w:rPr>
          <w:lang w:eastAsia="zh-Hans"/>
        </w:rPr>
        <w:t>ACU</w:t>
      </w:r>
      <w:r>
        <w:rPr>
          <w:rFonts w:hint="eastAsia"/>
          <w:lang w:eastAsia="zh-Hans"/>
        </w:rPr>
        <w:t>位于中断状态：</w:t>
      </w:r>
      <w:proofErr w:type="spellStart"/>
      <w:r>
        <w:rPr>
          <w:lang w:eastAsia="zh-Hans"/>
        </w:rPr>
        <w:t>BcktrakMde_D_Stat_IVI</w:t>
      </w:r>
      <w:proofErr w:type="spellEnd"/>
      <w:r>
        <w:rPr>
          <w:lang w:eastAsia="zh-Hans"/>
        </w:rPr>
        <w:t>=</w:t>
      </w:r>
      <w:r>
        <w:rPr>
          <w:rFonts w:hint="eastAsia"/>
          <w:lang w:eastAsia="zh-Hans"/>
        </w:rPr>
        <w:t>0x5:Paused</w:t>
      </w:r>
    </w:p>
    <w:p w14:paraId="7965264B" w14:textId="77777777" w:rsidR="004454D4" w:rsidRDefault="001F6651">
      <w:pPr>
        <w:numPr>
          <w:ilvl w:val="0"/>
          <w:numId w:val="28"/>
        </w:numPr>
        <w:ind w:left="0" w:firstLine="0"/>
        <w:rPr>
          <w:lang w:eastAsia="zh-Hans"/>
        </w:rPr>
      </w:pPr>
      <w:r>
        <w:rPr>
          <w:rFonts w:hint="eastAsia"/>
          <w:lang w:eastAsia="zh-Hans"/>
        </w:rPr>
        <w:t>中断条件已恢复且“恢复按钮”亮起，</w:t>
      </w:r>
      <w:r>
        <w:t>ACU</w:t>
      </w:r>
      <w:r>
        <w:rPr>
          <w:rFonts w:hint="eastAsia"/>
          <w:lang w:eastAsia="zh-Hans"/>
        </w:rPr>
        <w:t>发送恢复按钮信号</w:t>
      </w:r>
      <w:proofErr w:type="spellStart"/>
      <w:r>
        <w:rPr>
          <w:lang w:eastAsia="zh-Hans"/>
        </w:rPr>
        <w:t>Prk_Resume_Req</w:t>
      </w:r>
      <w:proofErr w:type="spellEnd"/>
      <w:r>
        <w:rPr>
          <w:lang w:eastAsia="zh-Hans"/>
        </w:rPr>
        <w:t>=0x1: Request</w:t>
      </w:r>
      <w:r>
        <w:rPr>
          <w:rFonts w:hint="eastAsia"/>
        </w:rPr>
        <w:t>给</w:t>
      </w:r>
      <w:r>
        <w:t>IVI</w:t>
      </w:r>
    </w:p>
    <w:p w14:paraId="387B05AE" w14:textId="77777777" w:rsidR="004454D4" w:rsidRDefault="001F6651">
      <w:pPr>
        <w:rPr>
          <w:b/>
          <w:bCs/>
          <w:lang w:eastAsia="zh-Hans"/>
        </w:rPr>
      </w:pPr>
      <w:r>
        <w:rPr>
          <w:rFonts w:hint="eastAsia"/>
          <w:b/>
          <w:bCs/>
          <w:lang w:eastAsia="zh-Hans"/>
        </w:rPr>
        <w:t>触发条件：</w:t>
      </w:r>
    </w:p>
    <w:p w14:paraId="6295B68E" w14:textId="77777777" w:rsidR="004454D4" w:rsidRDefault="001F6651">
      <w:pPr>
        <w:rPr>
          <w:lang w:eastAsia="zh-Hans"/>
        </w:rPr>
      </w:pPr>
      <w:r>
        <w:rPr>
          <w:rFonts w:hint="eastAsia"/>
          <w:lang w:eastAsia="zh-Hans"/>
        </w:rPr>
        <w:t>用户点击恢复按钮，</w:t>
      </w:r>
      <w:r>
        <w:rPr>
          <w:lang w:eastAsia="zh-Hans"/>
        </w:rPr>
        <w:t>IVI</w:t>
      </w:r>
      <w:r>
        <w:rPr>
          <w:rFonts w:hint="eastAsia"/>
          <w:lang w:eastAsia="zh-Hans"/>
        </w:rPr>
        <w:t>发送</w:t>
      </w:r>
      <w:r>
        <w:rPr>
          <w:lang w:eastAsia="zh-Hans"/>
        </w:rPr>
        <w:t>3</w:t>
      </w:r>
      <w:r>
        <w:rPr>
          <w:rFonts w:hint="eastAsia"/>
          <w:lang w:eastAsia="zh-Hans"/>
        </w:rPr>
        <w:t>帧</w:t>
      </w:r>
      <w:proofErr w:type="spellStart"/>
      <w:r>
        <w:rPr>
          <w:lang w:eastAsia="zh-Hans"/>
        </w:rPr>
        <w:t>Prk_DriverResume_Req</w:t>
      </w:r>
      <w:proofErr w:type="spellEnd"/>
      <w:r>
        <w:rPr>
          <w:lang w:eastAsia="zh-Hans"/>
        </w:rPr>
        <w:t>=0x1:Pressed</w:t>
      </w:r>
      <w:r>
        <w:rPr>
          <w:rFonts w:hint="eastAsia"/>
          <w:lang w:eastAsia="zh-Hans"/>
        </w:rPr>
        <w:t>给</w:t>
      </w:r>
      <w:r>
        <w:rPr>
          <w:lang w:eastAsia="zh-Hans"/>
        </w:rPr>
        <w:t>ACU</w:t>
      </w:r>
    </w:p>
    <w:p w14:paraId="4B725065" w14:textId="77777777" w:rsidR="004454D4" w:rsidRDefault="001F6651">
      <w:pPr>
        <w:rPr>
          <w:b/>
          <w:bCs/>
          <w:lang w:eastAsia="zh-Hans"/>
        </w:rPr>
      </w:pPr>
      <w:r>
        <w:rPr>
          <w:b/>
          <w:bCs/>
          <w:lang w:eastAsia="zh-Hans"/>
        </w:rPr>
        <w:t>IVI</w:t>
      </w:r>
      <w:r>
        <w:rPr>
          <w:rFonts w:hint="eastAsia"/>
          <w:b/>
          <w:bCs/>
          <w:lang w:eastAsia="zh-Hans"/>
        </w:rPr>
        <w:t>执行条件：</w:t>
      </w:r>
    </w:p>
    <w:p w14:paraId="7B831811" w14:textId="77777777" w:rsidR="004454D4" w:rsidRDefault="001F6651">
      <w:pPr>
        <w:rPr>
          <w:lang w:eastAsia="zh-Hans"/>
        </w:rPr>
      </w:pPr>
      <w:r>
        <w:rPr>
          <w:lang w:eastAsia="zh-Hans"/>
        </w:rPr>
        <w:t>IVI</w:t>
      </w:r>
      <w:r>
        <w:rPr>
          <w:rFonts w:hint="eastAsia"/>
        </w:rPr>
        <w:t>收到</w:t>
      </w:r>
      <w:proofErr w:type="spellStart"/>
      <w:r>
        <w:rPr>
          <w:lang w:eastAsia="zh-Hans"/>
        </w:rPr>
        <w:t>Prk_Resume_Req</w:t>
      </w:r>
      <w:proofErr w:type="spellEnd"/>
      <w:r>
        <w:rPr>
          <w:lang w:eastAsia="zh-Hans"/>
        </w:rPr>
        <w:t>=0x0: No request</w:t>
      </w:r>
      <w:r>
        <w:rPr>
          <w:rFonts w:hint="eastAsia"/>
        </w:rPr>
        <w:t>后</w:t>
      </w:r>
      <w:r>
        <w:rPr>
          <w:rFonts w:hint="eastAsia"/>
          <w:lang w:eastAsia="zh-Hans"/>
        </w:rPr>
        <w:t>隐藏恢复按钮，并继续显示倒车状态。</w:t>
      </w:r>
      <w:r>
        <w:rPr>
          <w:lang w:eastAsia="zh-Hans"/>
        </w:rPr>
        <w:t>（</w:t>
      </w:r>
      <w:r>
        <w:rPr>
          <w:rFonts w:hint="eastAsia"/>
          <w:lang w:eastAsia="zh-Hans"/>
        </w:rPr>
        <w:t>见</w:t>
      </w:r>
      <w:r>
        <w:rPr>
          <w:lang w:eastAsia="zh-Hans"/>
        </w:rPr>
        <w:t>2</w:t>
      </w:r>
      <w:r>
        <w:rPr>
          <w:rFonts w:hint="eastAsia"/>
          <w:lang w:eastAsia="zh-Hans"/>
        </w:rPr>
        <w:t>.</w:t>
      </w:r>
      <w:r>
        <w:rPr>
          <w:lang w:eastAsia="zh-Hans"/>
        </w:rPr>
        <w:t>3</w:t>
      </w:r>
      <w:r>
        <w:rPr>
          <w:rFonts w:hint="eastAsia"/>
          <w:lang w:eastAsia="zh-Hans"/>
        </w:rPr>
        <w:t>章节</w:t>
      </w:r>
      <w:r>
        <w:rPr>
          <w:lang w:eastAsia="zh-Hans"/>
        </w:rPr>
        <w:t>）</w:t>
      </w:r>
    </w:p>
    <w:p w14:paraId="6F3F3B29" w14:textId="77777777" w:rsidR="004454D4" w:rsidRDefault="004454D4">
      <w:pPr>
        <w:rPr>
          <w:lang w:eastAsia="zh-Hans"/>
        </w:rPr>
      </w:pPr>
    </w:p>
    <w:p w14:paraId="67CD7ED1" w14:textId="77777777" w:rsidR="004454D4" w:rsidRDefault="001F6651">
      <w:pPr>
        <w:pStyle w:val="Heading1"/>
      </w:pPr>
      <w:bookmarkStart w:id="52" w:name="_Toc530186829"/>
      <w:bookmarkStart w:id="53" w:name="_Toc28625173"/>
      <w:r>
        <w:rPr>
          <w:rFonts w:hint="eastAsia"/>
          <w:lang w:eastAsia="zh-Hans"/>
        </w:rPr>
        <w:lastRenderedPageBreak/>
        <w:t>终止</w:t>
      </w:r>
      <w:bookmarkEnd w:id="52"/>
      <w:bookmarkEnd w:id="5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720"/>
      </w:tblGrid>
      <w:tr w:rsidR="004454D4" w14:paraId="4220B06D" w14:textId="77777777">
        <w:tc>
          <w:tcPr>
            <w:tcW w:w="8720" w:type="dxa"/>
          </w:tcPr>
          <w:p w14:paraId="5186F98E" w14:textId="77777777" w:rsidR="004454D4" w:rsidRDefault="001F6651">
            <w:pPr>
              <w:ind w:firstLine="0"/>
            </w:pPr>
            <w:r>
              <w:rPr>
                <w:noProof/>
              </w:rPr>
              <w:drawing>
                <wp:anchor distT="0" distB="0" distL="114300" distR="114300" simplePos="0" relativeHeight="251659264" behindDoc="1" locked="0" layoutInCell="1" allowOverlap="1" wp14:anchorId="5727D6AC" wp14:editId="2E635C9A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2190750" cy="1995805"/>
                  <wp:effectExtent l="0" t="0" r="19050" b="10795"/>
                  <wp:wrapTight wrapText="bothSides">
                    <wp:wrapPolygon edited="0">
                      <wp:start x="0" y="0"/>
                      <wp:lineTo x="0" y="21442"/>
                      <wp:lineTo x="21287" y="21442"/>
                      <wp:lineTo x="21287" y="0"/>
                      <wp:lineTo x="0" y="0"/>
                    </wp:wrapPolygon>
                  </wp:wrapTight>
                  <wp:docPr id="17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0" cy="1995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7B1D1864" w14:textId="77777777" w:rsidR="004454D4" w:rsidRDefault="001F6651">
      <w:pPr>
        <w:rPr>
          <w:b/>
          <w:bCs/>
          <w:lang w:eastAsia="zh-Hans"/>
        </w:rPr>
      </w:pPr>
      <w:r>
        <w:rPr>
          <w:rFonts w:hint="eastAsia"/>
          <w:b/>
          <w:bCs/>
          <w:lang w:eastAsia="zh-Hans"/>
        </w:rPr>
        <w:t>触发条件：</w:t>
      </w:r>
    </w:p>
    <w:p w14:paraId="263DA985" w14:textId="77777777" w:rsidR="004454D4" w:rsidRDefault="001F6651">
      <w:pPr>
        <w:rPr>
          <w:lang w:eastAsia="zh-Hans"/>
        </w:rPr>
      </w:pPr>
      <w:r>
        <w:rPr>
          <w:rFonts w:hint="eastAsia"/>
          <w:lang w:eastAsia="zh-Hans"/>
        </w:rPr>
        <w:t>触发终止条件，见下表</w:t>
      </w:r>
    </w:p>
    <w:p w14:paraId="72FBBE8F" w14:textId="77777777" w:rsidR="004454D4" w:rsidRDefault="001F6651">
      <w:pPr>
        <w:rPr>
          <w:b/>
          <w:bCs/>
          <w:lang w:eastAsia="zh-Hans"/>
        </w:rPr>
      </w:pPr>
      <w:r>
        <w:rPr>
          <w:b/>
          <w:bCs/>
          <w:lang w:eastAsia="zh-Hans"/>
        </w:rPr>
        <w:t>ACU</w:t>
      </w:r>
      <w:r>
        <w:rPr>
          <w:rFonts w:hint="eastAsia"/>
          <w:b/>
          <w:bCs/>
          <w:lang w:eastAsia="zh-Hans"/>
        </w:rPr>
        <w:t>输出条件：</w:t>
      </w:r>
    </w:p>
    <w:p w14:paraId="3ECA6B89" w14:textId="77777777" w:rsidR="004454D4" w:rsidRDefault="001F6651">
      <w:pPr>
        <w:numPr>
          <w:ilvl w:val="0"/>
          <w:numId w:val="30"/>
        </w:numPr>
        <w:ind w:left="0" w:firstLine="0"/>
        <w:rPr>
          <w:lang w:eastAsia="zh-Hans"/>
        </w:rPr>
      </w:pPr>
      <w:r>
        <w:rPr>
          <w:rFonts w:hint="eastAsia"/>
          <w:lang w:eastAsia="zh-Hans"/>
        </w:rPr>
        <w:t>终止原因</w:t>
      </w:r>
      <w:r>
        <w:rPr>
          <w:lang w:eastAsia="zh-Hans"/>
        </w:rPr>
        <w:t>：</w:t>
      </w:r>
      <w:r>
        <w:t>ACU</w:t>
      </w:r>
      <w:r>
        <w:rPr>
          <w:rFonts w:hint="eastAsia"/>
        </w:rPr>
        <w:t>发送</w:t>
      </w:r>
      <w:proofErr w:type="spellStart"/>
      <w:r>
        <w:rPr>
          <w:rFonts w:hint="eastAsia"/>
        </w:rPr>
        <w:t>Backtrack_TerminatePopup</w:t>
      </w:r>
      <w:proofErr w:type="spellEnd"/>
      <w:r>
        <w:rPr>
          <w:rFonts w:hint="eastAsia"/>
          <w:lang w:eastAsia="zh-Hans"/>
        </w:rPr>
        <w:t>给</w:t>
      </w:r>
      <w:r>
        <w:rPr>
          <w:lang w:eastAsia="zh-Hans"/>
        </w:rPr>
        <w:t>IVI</w:t>
      </w:r>
    </w:p>
    <w:p w14:paraId="768C3CB6" w14:textId="77777777" w:rsidR="004454D4" w:rsidRDefault="001F6651">
      <w:pPr>
        <w:numPr>
          <w:ilvl w:val="0"/>
          <w:numId w:val="30"/>
        </w:numPr>
        <w:ind w:left="0" w:firstLine="0"/>
        <w:rPr>
          <w:lang w:eastAsia="zh-Hans"/>
        </w:rPr>
      </w:pPr>
      <w:r>
        <w:rPr>
          <w:rFonts w:hint="eastAsia"/>
          <w:lang w:eastAsia="zh-Hans"/>
        </w:rPr>
        <w:t>提示语信号置为</w:t>
      </w:r>
      <w:r>
        <w:rPr>
          <w:lang w:eastAsia="zh-Hans"/>
        </w:rPr>
        <w:t>0</w:t>
      </w:r>
      <w:r>
        <w:rPr>
          <w:rFonts w:hint="eastAsia"/>
          <w:lang w:eastAsia="zh-Hans"/>
        </w:rPr>
        <w:t>：</w:t>
      </w:r>
      <w:r>
        <w:rPr>
          <w:rFonts w:hint="eastAsia"/>
          <w:lang w:eastAsia="zh-Hans"/>
        </w:rPr>
        <w:t>ACU</w:t>
      </w:r>
      <w:r>
        <w:rPr>
          <w:rFonts w:hint="eastAsia"/>
          <w:lang w:eastAsia="zh-Hans"/>
        </w:rPr>
        <w:t>发送</w:t>
      </w:r>
      <w:proofErr w:type="spellStart"/>
      <w:r>
        <w:rPr>
          <w:rFonts w:hint="eastAsia"/>
          <w:lang w:eastAsia="zh-Hans"/>
        </w:rPr>
        <w:t>Backtrack_GuidePopUp</w:t>
      </w:r>
      <w:proofErr w:type="spellEnd"/>
      <w:r>
        <w:rPr>
          <w:lang w:eastAsia="zh-Hans"/>
        </w:rPr>
        <w:t>=0x0: No Popup</w:t>
      </w:r>
      <w:r>
        <w:rPr>
          <w:rFonts w:hint="eastAsia"/>
          <w:lang w:eastAsia="zh-Hans"/>
        </w:rPr>
        <w:t>给</w:t>
      </w:r>
      <w:r>
        <w:rPr>
          <w:lang w:eastAsia="zh-Hans"/>
        </w:rPr>
        <w:t>IVI</w:t>
      </w:r>
    </w:p>
    <w:p w14:paraId="7D01F911" w14:textId="77777777" w:rsidR="004454D4" w:rsidRDefault="001F6651">
      <w:pPr>
        <w:numPr>
          <w:ilvl w:val="0"/>
          <w:numId w:val="30"/>
        </w:numPr>
        <w:ind w:left="0" w:firstLine="0"/>
        <w:rPr>
          <w:lang w:eastAsia="zh-Hans"/>
        </w:rPr>
      </w:pPr>
      <w:r>
        <w:rPr>
          <w:rFonts w:hint="eastAsia"/>
          <w:lang w:eastAsia="zh-Hans"/>
        </w:rPr>
        <w:t>中断提示语信号置为</w:t>
      </w:r>
      <w:r>
        <w:rPr>
          <w:lang w:eastAsia="zh-Hans"/>
        </w:rPr>
        <w:t>0</w:t>
      </w:r>
      <w:r>
        <w:rPr>
          <w:rFonts w:hint="eastAsia"/>
          <w:lang w:eastAsia="zh-Hans"/>
        </w:rPr>
        <w:t>：</w:t>
      </w:r>
      <w:r>
        <w:rPr>
          <w:lang w:eastAsia="zh-Hans"/>
        </w:rPr>
        <w:t>ACU</w:t>
      </w:r>
      <w:r>
        <w:rPr>
          <w:rFonts w:hint="eastAsia"/>
          <w:lang w:eastAsia="zh-Hans"/>
        </w:rPr>
        <w:t>发送</w:t>
      </w:r>
      <w:proofErr w:type="spellStart"/>
      <w:r>
        <w:rPr>
          <w:rFonts w:hint="eastAsia"/>
          <w:lang w:eastAsia="zh-Hans"/>
        </w:rPr>
        <w:t>Backtrack_SuspendPopup</w:t>
      </w:r>
      <w:proofErr w:type="spellEnd"/>
      <w:r>
        <w:rPr>
          <w:rFonts w:hint="eastAsia"/>
          <w:lang w:eastAsia="zh-Hans"/>
        </w:rPr>
        <w:t>=0x0:Default</w:t>
      </w:r>
      <w:r>
        <w:rPr>
          <w:rFonts w:hint="eastAsia"/>
          <w:lang w:eastAsia="zh-Hans"/>
        </w:rPr>
        <w:t>给</w:t>
      </w:r>
      <w:r>
        <w:rPr>
          <w:lang w:eastAsia="zh-Hans"/>
        </w:rPr>
        <w:t>IVI</w:t>
      </w:r>
    </w:p>
    <w:p w14:paraId="4FBCF131" w14:textId="77777777" w:rsidR="004454D4" w:rsidRDefault="001F6651">
      <w:pPr>
        <w:rPr>
          <w:b/>
          <w:bCs/>
          <w:lang w:eastAsia="zh-Hans"/>
        </w:rPr>
      </w:pPr>
      <w:r>
        <w:rPr>
          <w:b/>
          <w:bCs/>
          <w:lang w:eastAsia="zh-Hans"/>
        </w:rPr>
        <w:t>IVI</w:t>
      </w:r>
      <w:r>
        <w:rPr>
          <w:rFonts w:hint="eastAsia"/>
          <w:b/>
          <w:bCs/>
          <w:lang w:eastAsia="zh-Hans"/>
        </w:rPr>
        <w:t>执行条件：</w:t>
      </w:r>
    </w:p>
    <w:p w14:paraId="1E7DD3EC" w14:textId="77777777" w:rsidR="004454D4" w:rsidRPr="003B4815" w:rsidRDefault="001F6651">
      <w:pPr>
        <w:numPr>
          <w:ilvl w:val="0"/>
          <w:numId w:val="31"/>
        </w:numPr>
        <w:ind w:left="0" w:firstLine="0"/>
      </w:pPr>
      <w:r w:rsidRPr="003B4815">
        <w:rPr>
          <w:rFonts w:hint="eastAsia"/>
        </w:rPr>
        <w:t>I</w:t>
      </w:r>
      <w:r w:rsidRPr="003B4815">
        <w:t>VI</w:t>
      </w:r>
      <w:r w:rsidRPr="003B4815">
        <w:rPr>
          <w:rFonts w:hint="eastAsia"/>
        </w:rPr>
        <w:t>收到</w:t>
      </w:r>
      <w:proofErr w:type="spellStart"/>
      <w:r w:rsidRPr="003B4815">
        <w:rPr>
          <w:rFonts w:hint="eastAsia"/>
          <w:lang w:eastAsia="zh-Hans"/>
        </w:rPr>
        <w:t>Backtrack_GuidePopUp</w:t>
      </w:r>
      <w:proofErr w:type="spellEnd"/>
      <w:r w:rsidRPr="003B4815">
        <w:rPr>
          <w:lang w:eastAsia="zh-Hans"/>
        </w:rPr>
        <w:t>=0x0: No Popup</w:t>
      </w:r>
      <w:r w:rsidRPr="003B4815">
        <w:rPr>
          <w:rFonts w:hint="eastAsia"/>
        </w:rPr>
        <w:t>后，不显示任何提示语。</w:t>
      </w:r>
    </w:p>
    <w:p w14:paraId="5C37C685" w14:textId="77777777" w:rsidR="004454D4" w:rsidRPr="003B4815" w:rsidRDefault="001F6651">
      <w:pPr>
        <w:numPr>
          <w:ilvl w:val="0"/>
          <w:numId w:val="31"/>
        </w:numPr>
        <w:ind w:left="0" w:firstLine="0"/>
      </w:pPr>
      <w:r w:rsidRPr="003B4815">
        <w:rPr>
          <w:rFonts w:hint="eastAsia"/>
        </w:rPr>
        <w:t>I</w:t>
      </w:r>
      <w:r w:rsidRPr="003B4815">
        <w:t>VI</w:t>
      </w:r>
      <w:r w:rsidRPr="003B4815">
        <w:rPr>
          <w:rFonts w:hint="eastAsia"/>
        </w:rPr>
        <w:t>收到</w:t>
      </w:r>
      <w:proofErr w:type="spellStart"/>
      <w:r w:rsidRPr="003B4815">
        <w:rPr>
          <w:rFonts w:hint="eastAsia"/>
          <w:lang w:eastAsia="zh-Hans"/>
        </w:rPr>
        <w:t>Backtrack_SuspendPopup</w:t>
      </w:r>
      <w:proofErr w:type="spellEnd"/>
      <w:r w:rsidRPr="003B4815">
        <w:rPr>
          <w:rFonts w:hint="eastAsia"/>
          <w:lang w:eastAsia="zh-Hans"/>
        </w:rPr>
        <w:t>=0x0:Default</w:t>
      </w:r>
      <w:r w:rsidRPr="003B4815">
        <w:rPr>
          <w:rFonts w:hint="eastAsia"/>
        </w:rPr>
        <w:t>后，不显示中断弹窗</w:t>
      </w:r>
      <w:r w:rsidRPr="003B4815">
        <w:rPr>
          <w:rFonts w:hint="eastAsia"/>
          <w:lang w:eastAsia="zh-Hans"/>
        </w:rPr>
        <w:t>，</w:t>
      </w:r>
      <w:r w:rsidRPr="003B4815">
        <w:rPr>
          <w:rFonts w:hint="eastAsia"/>
        </w:rPr>
        <w:t>I</w:t>
      </w:r>
      <w:r w:rsidRPr="003B4815">
        <w:t>VI</w:t>
      </w:r>
      <w:r w:rsidRPr="003B4815">
        <w:rPr>
          <w:rFonts w:hint="eastAsia"/>
        </w:rPr>
        <w:t>需保证中断弹窗先消失，终止弹窗后出现的显示顺序</w:t>
      </w:r>
      <w:r w:rsidRPr="003B4815">
        <w:rPr>
          <w:rFonts w:hint="eastAsia"/>
          <w:lang w:eastAsia="zh-Hans"/>
        </w:rPr>
        <w:t>（</w:t>
      </w:r>
      <w:r w:rsidRPr="003B4815">
        <w:rPr>
          <w:lang w:eastAsia="zh-Hans"/>
        </w:rPr>
        <w:t>IVI</w:t>
      </w:r>
      <w:r w:rsidRPr="003B4815">
        <w:rPr>
          <w:rFonts w:hint="eastAsia"/>
          <w:lang w:eastAsia="zh-Hans"/>
        </w:rPr>
        <w:t>实现）</w:t>
      </w:r>
    </w:p>
    <w:p w14:paraId="62C7C896" w14:textId="77777777" w:rsidR="004454D4" w:rsidRPr="003B4815" w:rsidRDefault="001F6651">
      <w:pPr>
        <w:numPr>
          <w:ilvl w:val="0"/>
          <w:numId w:val="31"/>
        </w:numPr>
        <w:ind w:left="0" w:firstLine="0"/>
      </w:pPr>
      <w:r w:rsidRPr="003B4815">
        <w:rPr>
          <w:rFonts w:hint="eastAsia"/>
        </w:rPr>
        <w:t>I</w:t>
      </w:r>
      <w:r w:rsidRPr="003B4815">
        <w:t>VI</w:t>
      </w:r>
      <w:r w:rsidRPr="003B4815">
        <w:rPr>
          <w:rFonts w:hint="eastAsia"/>
        </w:rPr>
        <w:t>收到</w:t>
      </w:r>
      <w:proofErr w:type="spellStart"/>
      <w:r w:rsidRPr="003B4815">
        <w:rPr>
          <w:rFonts w:hint="eastAsia"/>
        </w:rPr>
        <w:t>Backtrack_TerminatePopup</w:t>
      </w:r>
      <w:proofErr w:type="spellEnd"/>
      <w:r w:rsidRPr="003B4815">
        <w:rPr>
          <w:rFonts w:hint="eastAsia"/>
        </w:rPr>
        <w:t>后显示终止原因弹窗，弹窗中显示具体终止原因如下表</w:t>
      </w:r>
      <w:r w:rsidRPr="003B4815">
        <w:rPr>
          <w:rFonts w:hint="eastAsia"/>
          <w:lang w:eastAsia="zh-Hans"/>
        </w:rPr>
        <w:t>，应显示终止退出的弹窗</w:t>
      </w:r>
      <w:r w:rsidRPr="003B4815">
        <w:rPr>
          <w:rFonts w:hint="eastAsia"/>
          <w:lang w:eastAsia="zh-Hans"/>
        </w:rPr>
        <w:t>3S</w:t>
      </w:r>
      <w:r w:rsidRPr="003B4815">
        <w:rPr>
          <w:rFonts w:hint="eastAsia"/>
          <w:lang w:eastAsia="zh-Hans"/>
        </w:rPr>
        <w:t>后自行切换回到车机首页，</w:t>
      </w:r>
      <w:r w:rsidRPr="003B4815">
        <w:rPr>
          <w:lang w:eastAsia="zh-Hans"/>
        </w:rPr>
        <w:t>IVI</w:t>
      </w:r>
      <w:r w:rsidRPr="003B4815">
        <w:rPr>
          <w:rFonts w:hint="eastAsia"/>
          <w:lang w:eastAsia="zh-Hans"/>
        </w:rPr>
        <w:t>回到车机首页后发送</w:t>
      </w:r>
      <w:proofErr w:type="spellStart"/>
      <w:r w:rsidRPr="003B4815">
        <w:rPr>
          <w:rFonts w:hint="eastAsia"/>
          <w:lang w:eastAsia="zh-Hans"/>
        </w:rPr>
        <w:t>IVI_Prk_DispStat</w:t>
      </w:r>
      <w:proofErr w:type="spellEnd"/>
      <w:r w:rsidRPr="003B4815">
        <w:rPr>
          <w:rFonts w:hint="eastAsia"/>
          <w:lang w:eastAsia="zh-Hans"/>
        </w:rPr>
        <w:t>=0x0: OFF</w:t>
      </w:r>
      <w:r w:rsidRPr="003B4815">
        <w:rPr>
          <w:rFonts w:hint="eastAsia"/>
          <w:lang w:eastAsia="zh-Hans"/>
        </w:rPr>
        <w:t>给</w:t>
      </w:r>
      <w:r w:rsidRPr="003B4815">
        <w:rPr>
          <w:rFonts w:hint="eastAsia"/>
          <w:lang w:eastAsia="zh-Hans"/>
        </w:rPr>
        <w:t>ACU</w:t>
      </w:r>
      <w:r w:rsidRPr="003B4815">
        <w:rPr>
          <w:rFonts w:hint="eastAsia"/>
          <w:lang w:eastAsia="zh-Hans"/>
        </w:rPr>
        <w:t>表示车机端倒车页面成功关闭。</w:t>
      </w:r>
    </w:p>
    <w:p w14:paraId="25670E64" w14:textId="77777777" w:rsidR="004454D4" w:rsidRDefault="004454D4">
      <w:pPr>
        <w:rPr>
          <w:lang w:eastAsia="zh-Hans"/>
        </w:rPr>
      </w:pPr>
    </w:p>
    <w:p w14:paraId="7D9FDB61" w14:textId="36391E48" w:rsidR="004454D4" w:rsidRDefault="004454D4">
      <w:pPr>
        <w:rPr>
          <w:lang w:eastAsia="zh-Hans"/>
        </w:rPr>
      </w:pPr>
    </w:p>
    <w:p w14:paraId="484B8F3D" w14:textId="15C30442" w:rsidR="00B0396F" w:rsidRDefault="00B0396F">
      <w:pPr>
        <w:rPr>
          <w:lang w:eastAsia="zh-Hans"/>
        </w:rPr>
      </w:pPr>
    </w:p>
    <w:p w14:paraId="75871D6F" w14:textId="5B8113C6" w:rsidR="00B0396F" w:rsidRDefault="00B0396F">
      <w:pPr>
        <w:rPr>
          <w:lang w:eastAsia="zh-Hans"/>
        </w:rPr>
      </w:pPr>
    </w:p>
    <w:p w14:paraId="01E074DD" w14:textId="77777777" w:rsidR="00B0396F" w:rsidRDefault="00B0396F">
      <w:pPr>
        <w:rPr>
          <w:lang w:eastAsia="zh-Hans"/>
        </w:rPr>
      </w:pPr>
    </w:p>
    <w:p w14:paraId="78B01C42" w14:textId="77777777" w:rsidR="004454D4" w:rsidRDefault="004454D4">
      <w:pPr>
        <w:rPr>
          <w:lang w:eastAsia="zh-Hans"/>
        </w:rPr>
      </w:pPr>
    </w:p>
    <w:p w14:paraId="17391248" w14:textId="77777777" w:rsidR="004454D4" w:rsidRPr="003B4815" w:rsidRDefault="001F6651">
      <w:pPr>
        <w:rPr>
          <w:b/>
          <w:bCs/>
          <w:highlight w:val="yellow"/>
        </w:rPr>
      </w:pPr>
      <w:r w:rsidRPr="003B4815">
        <w:rPr>
          <w:rFonts w:hint="eastAsia"/>
          <w:b/>
          <w:bCs/>
        </w:rPr>
        <w:lastRenderedPageBreak/>
        <w:t>终止条件</w:t>
      </w:r>
      <w:proofErr w:type="spellStart"/>
      <w:r w:rsidRPr="003B4815">
        <w:rPr>
          <w:rFonts w:hint="eastAsia"/>
          <w:b/>
          <w:bCs/>
        </w:rPr>
        <w:t>Backtrack_TerminatePopup</w:t>
      </w:r>
      <w:proofErr w:type="spellEnd"/>
      <w:r w:rsidRPr="003B4815">
        <w:rPr>
          <w:rFonts w:hint="eastAsia"/>
          <w:b/>
          <w:bCs/>
          <w:lang w:eastAsia="zh-Hans"/>
        </w:rPr>
        <w:t>信号</w:t>
      </w:r>
      <w:r w:rsidRPr="003B4815">
        <w:rPr>
          <w:rFonts w:hint="eastAsia"/>
          <w:b/>
          <w:bCs/>
        </w:rPr>
        <w:t>列表：</w:t>
      </w:r>
    </w:p>
    <w:tbl>
      <w:tblPr>
        <w:tblW w:w="8292" w:type="dxa"/>
        <w:tblInd w:w="88" w:type="dxa"/>
        <w:tblLayout w:type="fixed"/>
        <w:tblLook w:val="04A0" w:firstRow="1" w:lastRow="0" w:firstColumn="1" w:lastColumn="0" w:noHBand="0" w:noVBand="1"/>
      </w:tblPr>
      <w:tblGrid>
        <w:gridCol w:w="2036"/>
        <w:gridCol w:w="2698"/>
        <w:gridCol w:w="1300"/>
        <w:gridCol w:w="2258"/>
      </w:tblGrid>
      <w:tr w:rsidR="004454D4" w14:paraId="03685D2F" w14:textId="77777777">
        <w:trPr>
          <w:trHeight w:val="240"/>
        </w:trPr>
        <w:tc>
          <w:tcPr>
            <w:tcW w:w="2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4A4A4"/>
            <w:vAlign w:val="center"/>
          </w:tcPr>
          <w:p w14:paraId="2777AC12" w14:textId="77777777" w:rsidR="004454D4" w:rsidRPr="003B4815" w:rsidRDefault="001F6651">
            <w:pPr>
              <w:textAlignment w:val="center"/>
              <w:rPr>
                <w:rFonts w:ascii="Arial" w:hAnsi="Arial" w:cs="Arial"/>
              </w:rPr>
            </w:pPr>
            <w:r w:rsidRPr="003B4815">
              <w:rPr>
                <w:rFonts w:ascii="Arial" w:hAnsi="Arial" w:cs="Arial"/>
                <w:lang w:bidi="ar"/>
              </w:rPr>
              <w:t>触发终止的场景</w:t>
            </w:r>
          </w:p>
        </w:tc>
        <w:tc>
          <w:tcPr>
            <w:tcW w:w="2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4A4A4"/>
            <w:vAlign w:val="center"/>
          </w:tcPr>
          <w:p w14:paraId="3510E4CA" w14:textId="77777777" w:rsidR="004454D4" w:rsidRPr="003B4815" w:rsidRDefault="001F6651">
            <w:pPr>
              <w:textAlignment w:val="center"/>
              <w:rPr>
                <w:rFonts w:ascii="Arial" w:hAnsi="Arial" w:cs="Arial"/>
              </w:rPr>
            </w:pPr>
            <w:r w:rsidRPr="003B4815">
              <w:rPr>
                <w:rFonts w:ascii="Arial" w:hAnsi="Arial" w:cs="Arial"/>
                <w:lang w:bidi="ar"/>
              </w:rPr>
              <w:t>ACU</w:t>
            </w:r>
            <w:r w:rsidRPr="003B4815">
              <w:rPr>
                <w:rFonts w:ascii="Arial" w:hAnsi="Arial" w:cs="Arial"/>
                <w:lang w:bidi="ar"/>
              </w:rPr>
              <w:t>发送的信号</w:t>
            </w:r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4A4A4"/>
            <w:vAlign w:val="center"/>
          </w:tcPr>
          <w:p w14:paraId="6425E057" w14:textId="77777777" w:rsidR="004454D4" w:rsidRPr="003B4815" w:rsidRDefault="001F6651">
            <w:pPr>
              <w:textAlignment w:val="center"/>
              <w:rPr>
                <w:rFonts w:ascii="Arial" w:hAnsi="Arial" w:cs="Arial"/>
              </w:rPr>
            </w:pPr>
            <w:r w:rsidRPr="003B4815">
              <w:rPr>
                <w:rFonts w:ascii="Arial" w:hAnsi="Arial" w:cs="Arial"/>
                <w:lang w:bidi="ar"/>
              </w:rPr>
              <w:t>IVI</w:t>
            </w:r>
            <w:r w:rsidRPr="003B4815">
              <w:rPr>
                <w:rFonts w:ascii="Arial" w:hAnsi="Arial" w:cs="Arial"/>
                <w:lang w:bidi="ar"/>
              </w:rPr>
              <w:t>显示的弹窗</w:t>
            </w:r>
          </w:p>
        </w:tc>
        <w:tc>
          <w:tcPr>
            <w:tcW w:w="2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4A4A4"/>
            <w:vAlign w:val="center"/>
          </w:tcPr>
          <w:p w14:paraId="1C1C43F9" w14:textId="77777777" w:rsidR="004454D4" w:rsidRPr="003B4815" w:rsidRDefault="001F6651">
            <w:pPr>
              <w:textAlignment w:val="center"/>
              <w:rPr>
                <w:rFonts w:ascii="Arial" w:hAnsi="Arial" w:cs="Arial"/>
              </w:rPr>
            </w:pPr>
            <w:r w:rsidRPr="003B4815">
              <w:rPr>
                <w:rFonts w:ascii="Arial" w:hAnsi="Arial" w:cs="Arial"/>
                <w:lang w:bidi="ar"/>
              </w:rPr>
              <w:t>显示优先级</w:t>
            </w:r>
          </w:p>
        </w:tc>
      </w:tr>
      <w:tr w:rsidR="004454D4" w14:paraId="21333F47" w14:textId="77777777">
        <w:trPr>
          <w:trHeight w:val="240"/>
        </w:trPr>
        <w:tc>
          <w:tcPr>
            <w:tcW w:w="2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5CB909E" w14:textId="77777777" w:rsidR="004454D4" w:rsidRPr="003B4815" w:rsidRDefault="001F6651">
            <w:pPr>
              <w:textAlignment w:val="center"/>
              <w:rPr>
                <w:rFonts w:ascii="Arial" w:hAnsi="Arial" w:cs="Arial"/>
                <w:lang w:bidi="ar"/>
              </w:rPr>
            </w:pPr>
            <w:r w:rsidRPr="003B4815">
              <w:rPr>
                <w:rFonts w:ascii="Arial" w:hAnsi="Arial" w:cs="Arial"/>
                <w:lang w:eastAsia="zh-Hans" w:bidi="ar"/>
              </w:rPr>
              <w:t>车辆电源模式非</w:t>
            </w:r>
            <w:r w:rsidRPr="003B4815">
              <w:rPr>
                <w:rFonts w:ascii="Arial" w:hAnsi="Arial" w:cs="Arial"/>
                <w:lang w:eastAsia="zh-Hans" w:bidi="ar"/>
              </w:rPr>
              <w:t>Normal</w:t>
            </w:r>
          </w:p>
        </w:tc>
        <w:tc>
          <w:tcPr>
            <w:tcW w:w="2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D77CE3E" w14:textId="77777777" w:rsidR="004454D4" w:rsidRPr="003B4815" w:rsidRDefault="001F6651">
            <w:pPr>
              <w:textAlignment w:val="center"/>
              <w:rPr>
                <w:rFonts w:ascii="Arial" w:hAnsi="Arial" w:cs="Arial"/>
                <w:lang w:bidi="ar"/>
              </w:rPr>
            </w:pPr>
            <w:r w:rsidRPr="003B4815">
              <w:rPr>
                <w:rFonts w:ascii="Arial" w:hAnsi="Arial" w:cs="Arial"/>
                <w:lang w:bidi="ar"/>
              </w:rPr>
              <w:t xml:space="preserve">0x1: </w:t>
            </w:r>
            <w:proofErr w:type="spellStart"/>
            <w:r w:rsidRPr="003B4815">
              <w:rPr>
                <w:rFonts w:ascii="Arial" w:hAnsi="Arial" w:cs="Arial"/>
                <w:lang w:bidi="ar"/>
              </w:rPr>
              <w:t>Req_Quit_CarModeInvalid</w:t>
            </w:r>
            <w:proofErr w:type="spellEnd"/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8302059" w14:textId="77777777" w:rsidR="004454D4" w:rsidRPr="003B4815" w:rsidRDefault="004454D4">
            <w:pPr>
              <w:rPr>
                <w:rFonts w:ascii="Arial" w:hAnsi="Arial" w:cs="Arial"/>
              </w:rPr>
            </w:pPr>
          </w:p>
        </w:tc>
        <w:tc>
          <w:tcPr>
            <w:tcW w:w="2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955F209" w14:textId="77777777" w:rsidR="004454D4" w:rsidRPr="003B4815" w:rsidRDefault="004454D4">
            <w:pPr>
              <w:rPr>
                <w:rFonts w:ascii="Arial" w:hAnsi="Arial" w:cs="Arial"/>
              </w:rPr>
            </w:pPr>
          </w:p>
        </w:tc>
      </w:tr>
      <w:tr w:rsidR="004454D4" w14:paraId="7E3DA543" w14:textId="77777777">
        <w:trPr>
          <w:trHeight w:val="240"/>
        </w:trPr>
        <w:tc>
          <w:tcPr>
            <w:tcW w:w="2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60F51DF" w14:textId="77777777" w:rsidR="004454D4" w:rsidRPr="003B4815" w:rsidRDefault="001F6651">
            <w:pPr>
              <w:textAlignment w:val="center"/>
              <w:rPr>
                <w:rFonts w:ascii="Arial" w:hAnsi="Arial" w:cs="Arial"/>
                <w:lang w:bidi="ar"/>
              </w:rPr>
            </w:pPr>
            <w:r w:rsidRPr="003B4815">
              <w:rPr>
                <w:rFonts w:ascii="Arial" w:hAnsi="Arial" w:cs="Arial"/>
                <w:lang w:bidi="ar"/>
              </w:rPr>
              <w:t>OTA</w:t>
            </w:r>
            <w:r w:rsidRPr="003B4815">
              <w:rPr>
                <w:rFonts w:ascii="Arial" w:hAnsi="Arial" w:cs="Arial"/>
                <w:lang w:bidi="ar"/>
              </w:rPr>
              <w:t>功能激活</w:t>
            </w:r>
          </w:p>
        </w:tc>
        <w:tc>
          <w:tcPr>
            <w:tcW w:w="2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4C4B200" w14:textId="77777777" w:rsidR="004454D4" w:rsidRPr="003B4815" w:rsidRDefault="001F6651">
            <w:pPr>
              <w:textAlignment w:val="center"/>
              <w:rPr>
                <w:rFonts w:ascii="Arial" w:hAnsi="Arial" w:cs="Arial"/>
              </w:rPr>
            </w:pPr>
            <w:r w:rsidRPr="003B4815">
              <w:rPr>
                <w:rFonts w:ascii="Arial" w:hAnsi="Arial" w:cs="Arial"/>
                <w:lang w:bidi="ar"/>
              </w:rPr>
              <w:t xml:space="preserve">0x2: </w:t>
            </w:r>
            <w:proofErr w:type="spellStart"/>
            <w:r w:rsidRPr="003B4815">
              <w:rPr>
                <w:rFonts w:ascii="Arial" w:hAnsi="Arial" w:cs="Arial"/>
                <w:lang w:bidi="ar"/>
              </w:rPr>
              <w:t>Req_Quit_OTA_Active</w:t>
            </w:r>
            <w:proofErr w:type="spellEnd"/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8ED899C" w14:textId="77777777" w:rsidR="004454D4" w:rsidRPr="003B4815" w:rsidRDefault="004454D4">
            <w:pPr>
              <w:rPr>
                <w:rFonts w:ascii="Arial" w:hAnsi="Arial" w:cs="Arial"/>
              </w:rPr>
            </w:pPr>
          </w:p>
        </w:tc>
        <w:tc>
          <w:tcPr>
            <w:tcW w:w="2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BC4F6D1" w14:textId="77777777" w:rsidR="004454D4" w:rsidRPr="003B4815" w:rsidRDefault="004454D4">
            <w:pPr>
              <w:rPr>
                <w:rFonts w:ascii="Arial" w:hAnsi="Arial" w:cs="Arial"/>
              </w:rPr>
            </w:pPr>
          </w:p>
        </w:tc>
      </w:tr>
      <w:tr w:rsidR="004454D4" w14:paraId="2FE05910" w14:textId="77777777">
        <w:trPr>
          <w:trHeight w:val="240"/>
        </w:trPr>
        <w:tc>
          <w:tcPr>
            <w:tcW w:w="2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DF9E691" w14:textId="77777777" w:rsidR="004454D4" w:rsidRPr="003B4815" w:rsidRDefault="001F6651">
            <w:pPr>
              <w:textAlignment w:val="center"/>
              <w:rPr>
                <w:rFonts w:ascii="Arial" w:hAnsi="Arial" w:cs="Arial"/>
              </w:rPr>
            </w:pPr>
            <w:r w:rsidRPr="003B4815">
              <w:rPr>
                <w:rFonts w:ascii="Arial" w:hAnsi="Arial" w:cs="Arial"/>
                <w:lang w:bidi="ar"/>
              </w:rPr>
              <w:t>ADAS</w:t>
            </w:r>
            <w:r w:rsidRPr="003B4815">
              <w:rPr>
                <w:rFonts w:ascii="Arial" w:hAnsi="Arial" w:cs="Arial"/>
                <w:lang w:bidi="ar"/>
              </w:rPr>
              <w:t>被激活</w:t>
            </w:r>
          </w:p>
        </w:tc>
        <w:tc>
          <w:tcPr>
            <w:tcW w:w="2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70EF975" w14:textId="77777777" w:rsidR="004454D4" w:rsidRPr="003B4815" w:rsidRDefault="001F6651">
            <w:pPr>
              <w:textAlignment w:val="center"/>
              <w:rPr>
                <w:rFonts w:ascii="Arial" w:hAnsi="Arial" w:cs="Arial"/>
              </w:rPr>
            </w:pPr>
            <w:r w:rsidRPr="003B4815">
              <w:rPr>
                <w:rFonts w:ascii="Arial" w:hAnsi="Arial" w:cs="Arial"/>
                <w:lang w:bidi="ar"/>
              </w:rPr>
              <w:t xml:space="preserve">0x3: </w:t>
            </w:r>
            <w:proofErr w:type="spellStart"/>
            <w:r w:rsidRPr="003B4815">
              <w:rPr>
                <w:rFonts w:ascii="Arial" w:hAnsi="Arial" w:cs="Arial"/>
                <w:lang w:bidi="ar"/>
              </w:rPr>
              <w:t>Req_Quit_ADAS</w:t>
            </w:r>
            <w:proofErr w:type="spellEnd"/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484BA7F" w14:textId="77777777" w:rsidR="004454D4" w:rsidRPr="003B4815" w:rsidRDefault="004454D4">
            <w:pPr>
              <w:rPr>
                <w:rFonts w:ascii="Arial" w:hAnsi="Arial" w:cs="Arial"/>
              </w:rPr>
            </w:pPr>
          </w:p>
        </w:tc>
        <w:tc>
          <w:tcPr>
            <w:tcW w:w="2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2F36E6E" w14:textId="77777777" w:rsidR="004454D4" w:rsidRPr="003B4815" w:rsidRDefault="004454D4">
            <w:pPr>
              <w:rPr>
                <w:rFonts w:ascii="Arial" w:hAnsi="Arial" w:cs="Arial"/>
              </w:rPr>
            </w:pPr>
          </w:p>
        </w:tc>
      </w:tr>
      <w:tr w:rsidR="004454D4" w14:paraId="08B6F03C" w14:textId="77777777">
        <w:trPr>
          <w:trHeight w:val="240"/>
        </w:trPr>
        <w:tc>
          <w:tcPr>
            <w:tcW w:w="2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CC59241" w14:textId="77777777" w:rsidR="004454D4" w:rsidRPr="003B4815" w:rsidRDefault="001F6651">
            <w:pPr>
              <w:textAlignment w:val="center"/>
              <w:rPr>
                <w:rFonts w:ascii="Arial" w:hAnsi="Arial" w:cs="Arial"/>
              </w:rPr>
            </w:pPr>
            <w:r w:rsidRPr="003B4815">
              <w:rPr>
                <w:rFonts w:ascii="Arial" w:hAnsi="Arial" w:cs="Arial"/>
                <w:lang w:bidi="ar"/>
              </w:rPr>
              <w:t>TCS</w:t>
            </w:r>
            <w:r w:rsidRPr="003B4815">
              <w:rPr>
                <w:rFonts w:ascii="Arial" w:hAnsi="Arial" w:cs="Arial"/>
                <w:lang w:bidi="ar"/>
              </w:rPr>
              <w:t>激活</w:t>
            </w:r>
          </w:p>
        </w:tc>
        <w:tc>
          <w:tcPr>
            <w:tcW w:w="2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288A07A" w14:textId="77777777" w:rsidR="004454D4" w:rsidRPr="003B4815" w:rsidRDefault="001F6651">
            <w:pPr>
              <w:textAlignment w:val="center"/>
              <w:rPr>
                <w:rFonts w:ascii="Arial" w:hAnsi="Arial" w:cs="Arial"/>
              </w:rPr>
            </w:pPr>
            <w:r w:rsidRPr="003B4815">
              <w:rPr>
                <w:rFonts w:ascii="Arial" w:hAnsi="Arial" w:cs="Arial"/>
                <w:lang w:bidi="ar"/>
              </w:rPr>
              <w:t xml:space="preserve">0x5: </w:t>
            </w:r>
            <w:proofErr w:type="spellStart"/>
            <w:r w:rsidRPr="003B4815">
              <w:rPr>
                <w:rFonts w:ascii="Arial" w:hAnsi="Arial" w:cs="Arial"/>
                <w:lang w:bidi="ar"/>
              </w:rPr>
              <w:t>Req_Quit_TCSActive</w:t>
            </w:r>
            <w:proofErr w:type="spellEnd"/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E81527E" w14:textId="77777777" w:rsidR="004454D4" w:rsidRPr="003B4815" w:rsidRDefault="004454D4">
            <w:pPr>
              <w:rPr>
                <w:rFonts w:ascii="Arial" w:hAnsi="Arial" w:cs="Arial"/>
              </w:rPr>
            </w:pPr>
          </w:p>
        </w:tc>
        <w:tc>
          <w:tcPr>
            <w:tcW w:w="2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2469460" w14:textId="77777777" w:rsidR="004454D4" w:rsidRPr="003B4815" w:rsidRDefault="004454D4">
            <w:pPr>
              <w:rPr>
                <w:rFonts w:ascii="Arial" w:hAnsi="Arial" w:cs="Arial"/>
              </w:rPr>
            </w:pPr>
          </w:p>
        </w:tc>
      </w:tr>
      <w:tr w:rsidR="004454D4" w14:paraId="7D14ECE5" w14:textId="77777777">
        <w:trPr>
          <w:trHeight w:val="240"/>
        </w:trPr>
        <w:tc>
          <w:tcPr>
            <w:tcW w:w="2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D2ADA9A" w14:textId="77777777" w:rsidR="004454D4" w:rsidRPr="003B4815" w:rsidRDefault="001F6651">
            <w:pPr>
              <w:textAlignment w:val="center"/>
              <w:rPr>
                <w:rFonts w:ascii="Arial" w:hAnsi="Arial" w:cs="Arial"/>
              </w:rPr>
            </w:pPr>
            <w:r w:rsidRPr="003B4815">
              <w:rPr>
                <w:rFonts w:ascii="Arial" w:hAnsi="Arial" w:cs="Arial"/>
                <w:lang w:bidi="ar"/>
              </w:rPr>
              <w:t>ESC</w:t>
            </w:r>
            <w:r w:rsidRPr="003B4815">
              <w:rPr>
                <w:rFonts w:ascii="Arial" w:hAnsi="Arial" w:cs="Arial"/>
                <w:lang w:bidi="ar"/>
              </w:rPr>
              <w:t>激活</w:t>
            </w:r>
          </w:p>
        </w:tc>
        <w:tc>
          <w:tcPr>
            <w:tcW w:w="2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011379D" w14:textId="77777777" w:rsidR="004454D4" w:rsidRPr="003B4815" w:rsidRDefault="001F6651">
            <w:pPr>
              <w:textAlignment w:val="center"/>
              <w:rPr>
                <w:rFonts w:ascii="Arial" w:hAnsi="Arial" w:cs="Arial"/>
              </w:rPr>
            </w:pPr>
            <w:r w:rsidRPr="003B4815">
              <w:rPr>
                <w:rFonts w:ascii="Arial" w:hAnsi="Arial" w:cs="Arial"/>
                <w:lang w:bidi="ar"/>
              </w:rPr>
              <w:t xml:space="preserve">0x6: </w:t>
            </w:r>
            <w:proofErr w:type="spellStart"/>
            <w:r w:rsidRPr="003B4815">
              <w:rPr>
                <w:rFonts w:ascii="Arial" w:hAnsi="Arial" w:cs="Arial"/>
                <w:lang w:bidi="ar"/>
              </w:rPr>
              <w:t>Req_Quit_ESCActive</w:t>
            </w:r>
            <w:proofErr w:type="spellEnd"/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F8F4AA4" w14:textId="77777777" w:rsidR="004454D4" w:rsidRPr="003B4815" w:rsidRDefault="004454D4">
            <w:pPr>
              <w:rPr>
                <w:rFonts w:ascii="Arial" w:hAnsi="Arial" w:cs="Arial"/>
              </w:rPr>
            </w:pPr>
          </w:p>
        </w:tc>
        <w:tc>
          <w:tcPr>
            <w:tcW w:w="2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72F4FCB" w14:textId="77777777" w:rsidR="004454D4" w:rsidRPr="003B4815" w:rsidRDefault="004454D4">
            <w:pPr>
              <w:rPr>
                <w:rFonts w:ascii="Arial" w:hAnsi="Arial" w:cs="Arial"/>
              </w:rPr>
            </w:pPr>
          </w:p>
        </w:tc>
      </w:tr>
      <w:tr w:rsidR="004454D4" w14:paraId="04901AE0" w14:textId="77777777">
        <w:trPr>
          <w:trHeight w:val="240"/>
        </w:trPr>
        <w:tc>
          <w:tcPr>
            <w:tcW w:w="2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6D0F857" w14:textId="77777777" w:rsidR="004454D4" w:rsidRPr="003B4815" w:rsidRDefault="001F6651">
            <w:pPr>
              <w:textAlignment w:val="center"/>
              <w:rPr>
                <w:rFonts w:ascii="Arial" w:hAnsi="Arial" w:cs="Arial"/>
              </w:rPr>
            </w:pPr>
            <w:r w:rsidRPr="003B4815">
              <w:rPr>
                <w:rFonts w:ascii="Arial" w:hAnsi="Arial" w:cs="Arial"/>
                <w:lang w:bidi="ar"/>
              </w:rPr>
              <w:t>紧急呼叫功能开启</w:t>
            </w:r>
          </w:p>
        </w:tc>
        <w:tc>
          <w:tcPr>
            <w:tcW w:w="2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9D3F1DB" w14:textId="77777777" w:rsidR="004454D4" w:rsidRPr="003B4815" w:rsidRDefault="001F6651">
            <w:pPr>
              <w:textAlignment w:val="center"/>
              <w:rPr>
                <w:rFonts w:ascii="Arial" w:hAnsi="Arial" w:cs="Arial"/>
              </w:rPr>
            </w:pPr>
            <w:r w:rsidRPr="003B4815">
              <w:rPr>
                <w:rFonts w:ascii="Arial" w:hAnsi="Arial" w:cs="Arial"/>
                <w:lang w:bidi="ar"/>
              </w:rPr>
              <w:t xml:space="preserve">0x7: </w:t>
            </w:r>
            <w:proofErr w:type="spellStart"/>
            <w:r w:rsidRPr="003B4815">
              <w:rPr>
                <w:rFonts w:ascii="Arial" w:hAnsi="Arial" w:cs="Arial"/>
                <w:lang w:bidi="ar"/>
              </w:rPr>
              <w:t>Req_Quit_eCALL</w:t>
            </w:r>
            <w:proofErr w:type="spellEnd"/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2F226A5" w14:textId="77777777" w:rsidR="004454D4" w:rsidRPr="003B4815" w:rsidRDefault="004454D4">
            <w:pPr>
              <w:rPr>
                <w:rFonts w:ascii="Arial" w:hAnsi="Arial" w:cs="Arial"/>
              </w:rPr>
            </w:pPr>
          </w:p>
        </w:tc>
        <w:tc>
          <w:tcPr>
            <w:tcW w:w="2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EC13160" w14:textId="77777777" w:rsidR="004454D4" w:rsidRPr="003B4815" w:rsidRDefault="004454D4">
            <w:pPr>
              <w:rPr>
                <w:rFonts w:ascii="Arial" w:hAnsi="Arial" w:cs="Arial"/>
              </w:rPr>
            </w:pPr>
          </w:p>
        </w:tc>
      </w:tr>
      <w:tr w:rsidR="004454D4" w14:paraId="32B33100" w14:textId="77777777">
        <w:trPr>
          <w:trHeight w:val="240"/>
        </w:trPr>
        <w:tc>
          <w:tcPr>
            <w:tcW w:w="2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763C58A" w14:textId="77777777" w:rsidR="004454D4" w:rsidRPr="003B4815" w:rsidRDefault="001F6651">
            <w:pPr>
              <w:textAlignment w:val="center"/>
              <w:rPr>
                <w:rFonts w:ascii="Arial" w:hAnsi="Arial" w:cs="Arial"/>
              </w:rPr>
            </w:pPr>
            <w:r w:rsidRPr="003B4815">
              <w:rPr>
                <w:rFonts w:ascii="Arial" w:hAnsi="Arial" w:cs="Arial"/>
                <w:lang w:bidi="ar"/>
              </w:rPr>
              <w:t>摄像头遮挡</w:t>
            </w:r>
          </w:p>
        </w:tc>
        <w:tc>
          <w:tcPr>
            <w:tcW w:w="2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99E0185" w14:textId="77777777" w:rsidR="004454D4" w:rsidRPr="003B4815" w:rsidRDefault="001F6651">
            <w:pPr>
              <w:textAlignment w:val="center"/>
              <w:rPr>
                <w:rFonts w:ascii="Arial" w:hAnsi="Arial" w:cs="Arial"/>
              </w:rPr>
            </w:pPr>
            <w:r w:rsidRPr="003B4815">
              <w:rPr>
                <w:rFonts w:ascii="Arial" w:hAnsi="Arial" w:cs="Arial"/>
                <w:lang w:bidi="ar"/>
              </w:rPr>
              <w:t xml:space="preserve">0x8: </w:t>
            </w:r>
            <w:proofErr w:type="spellStart"/>
            <w:r w:rsidRPr="003B4815">
              <w:rPr>
                <w:rFonts w:ascii="Arial" w:hAnsi="Arial" w:cs="Arial"/>
                <w:lang w:bidi="ar"/>
              </w:rPr>
              <w:t>Req_Quit_CameraBlockage</w:t>
            </w:r>
            <w:proofErr w:type="spellEnd"/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DAD229B" w14:textId="77777777" w:rsidR="004454D4" w:rsidRPr="003B4815" w:rsidRDefault="004454D4">
            <w:pPr>
              <w:rPr>
                <w:rFonts w:ascii="Arial" w:hAnsi="Arial" w:cs="Arial"/>
              </w:rPr>
            </w:pPr>
          </w:p>
        </w:tc>
        <w:tc>
          <w:tcPr>
            <w:tcW w:w="2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6158599" w14:textId="77777777" w:rsidR="004454D4" w:rsidRPr="003B4815" w:rsidRDefault="004454D4">
            <w:pPr>
              <w:rPr>
                <w:rFonts w:ascii="Arial" w:hAnsi="Arial" w:cs="Arial"/>
              </w:rPr>
            </w:pPr>
          </w:p>
        </w:tc>
      </w:tr>
      <w:tr w:rsidR="004454D4" w14:paraId="222A518B" w14:textId="77777777">
        <w:trPr>
          <w:trHeight w:val="280"/>
        </w:trPr>
        <w:tc>
          <w:tcPr>
            <w:tcW w:w="2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F6B8E91" w14:textId="77777777" w:rsidR="004454D4" w:rsidRPr="003B4815" w:rsidRDefault="001F6651">
            <w:pPr>
              <w:textAlignment w:val="center"/>
              <w:rPr>
                <w:rFonts w:ascii="Arial" w:hAnsi="Arial" w:cs="Arial"/>
              </w:rPr>
            </w:pPr>
            <w:r w:rsidRPr="003B4815">
              <w:rPr>
                <w:rFonts w:ascii="Arial" w:hAnsi="Arial" w:cs="Arial"/>
                <w:lang w:bidi="ar"/>
              </w:rPr>
              <w:t>超声波雷达遮挡</w:t>
            </w:r>
            <w:r w:rsidRPr="003B4815">
              <w:rPr>
                <w:rFonts w:ascii="Arial" w:hAnsi="Arial" w:cs="Arial"/>
                <w:lang w:bidi="ar"/>
              </w:rPr>
              <w:t xml:space="preserve"> </w:t>
            </w:r>
            <w:r w:rsidRPr="003B4815">
              <w:rPr>
                <w:rFonts w:ascii="Arial" w:hAnsi="Arial" w:cs="Arial"/>
                <w:lang w:bidi="ar"/>
              </w:rPr>
              <w:t>（</w:t>
            </w:r>
            <w:r w:rsidRPr="003B4815">
              <w:rPr>
                <w:rFonts w:ascii="Arial" w:hAnsi="Arial" w:cs="Arial"/>
                <w:lang w:bidi="ar"/>
              </w:rPr>
              <w:t>Baidu</w:t>
            </w:r>
            <w:r w:rsidRPr="003B4815">
              <w:rPr>
                <w:rFonts w:ascii="Arial" w:hAnsi="Arial" w:cs="Arial"/>
                <w:lang w:bidi="ar"/>
              </w:rPr>
              <w:t>暂不支持）</w:t>
            </w:r>
          </w:p>
        </w:tc>
        <w:tc>
          <w:tcPr>
            <w:tcW w:w="2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C4901AD" w14:textId="77777777" w:rsidR="004454D4" w:rsidRPr="003B4815" w:rsidRDefault="001F6651">
            <w:pPr>
              <w:textAlignment w:val="center"/>
              <w:rPr>
                <w:rFonts w:ascii="Arial" w:hAnsi="Arial" w:cs="Arial"/>
              </w:rPr>
            </w:pPr>
            <w:r w:rsidRPr="003B4815">
              <w:rPr>
                <w:rFonts w:ascii="Arial" w:hAnsi="Arial" w:cs="Arial"/>
                <w:lang w:bidi="ar"/>
              </w:rPr>
              <w:t xml:space="preserve">0x9: </w:t>
            </w:r>
            <w:proofErr w:type="spellStart"/>
            <w:r w:rsidRPr="003B4815">
              <w:rPr>
                <w:rFonts w:ascii="Arial" w:hAnsi="Arial" w:cs="Arial"/>
                <w:lang w:bidi="ar"/>
              </w:rPr>
              <w:t>Req_Quit_USS</w:t>
            </w:r>
            <w:proofErr w:type="spellEnd"/>
            <w:r w:rsidRPr="003B4815">
              <w:rPr>
                <w:rFonts w:ascii="Arial" w:hAnsi="Arial" w:cs="Arial"/>
                <w:lang w:bidi="ar"/>
              </w:rPr>
              <w:t xml:space="preserve"> Blockage</w:t>
            </w:r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7D2421C" w14:textId="77777777" w:rsidR="004454D4" w:rsidRPr="003B4815" w:rsidRDefault="004454D4">
            <w:pPr>
              <w:rPr>
                <w:rFonts w:ascii="Arial" w:hAnsi="Arial" w:cs="Arial"/>
              </w:rPr>
            </w:pPr>
          </w:p>
        </w:tc>
        <w:tc>
          <w:tcPr>
            <w:tcW w:w="2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83EF42D" w14:textId="77777777" w:rsidR="004454D4" w:rsidRPr="003B4815" w:rsidRDefault="004454D4">
            <w:pPr>
              <w:rPr>
                <w:rFonts w:ascii="Arial" w:hAnsi="Arial" w:cs="Arial"/>
              </w:rPr>
            </w:pPr>
          </w:p>
        </w:tc>
      </w:tr>
      <w:tr w:rsidR="004454D4" w14:paraId="352449A6" w14:textId="77777777">
        <w:trPr>
          <w:trHeight w:val="240"/>
        </w:trPr>
        <w:tc>
          <w:tcPr>
            <w:tcW w:w="2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C870A40" w14:textId="77777777" w:rsidR="004454D4" w:rsidRPr="003B4815" w:rsidRDefault="001F6651">
            <w:pPr>
              <w:textAlignment w:val="center"/>
              <w:rPr>
                <w:rFonts w:ascii="Arial" w:hAnsi="Arial" w:cs="Arial"/>
              </w:rPr>
            </w:pPr>
            <w:r w:rsidRPr="003B4815">
              <w:rPr>
                <w:rFonts w:ascii="Arial" w:hAnsi="Arial" w:cs="Arial"/>
                <w:lang w:bidi="ar"/>
              </w:rPr>
              <w:t>坡度过大</w:t>
            </w:r>
            <w:r w:rsidRPr="003B4815">
              <w:rPr>
                <w:rFonts w:ascii="Arial" w:hAnsi="Arial" w:cs="Arial"/>
                <w:lang w:bidi="ar"/>
              </w:rPr>
              <w:t xml:space="preserve"> </w:t>
            </w:r>
            <w:r w:rsidRPr="003B4815">
              <w:rPr>
                <w:rFonts w:ascii="Arial" w:hAnsi="Arial" w:cs="Arial"/>
                <w:lang w:bidi="ar"/>
              </w:rPr>
              <w:t>（大于</w:t>
            </w:r>
            <w:r w:rsidRPr="003B4815">
              <w:rPr>
                <w:rFonts w:ascii="Arial" w:hAnsi="Arial" w:cs="Arial"/>
                <w:lang w:bidi="ar"/>
              </w:rPr>
              <w:t xml:space="preserve">12% </w:t>
            </w:r>
            <w:r w:rsidRPr="003B4815">
              <w:rPr>
                <w:rFonts w:ascii="Arial" w:hAnsi="Arial" w:cs="Arial"/>
                <w:lang w:bidi="ar"/>
              </w:rPr>
              <w:t>）</w:t>
            </w:r>
          </w:p>
        </w:tc>
        <w:tc>
          <w:tcPr>
            <w:tcW w:w="2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3A12166" w14:textId="77777777" w:rsidR="004454D4" w:rsidRPr="003B4815" w:rsidRDefault="001F6651">
            <w:pPr>
              <w:textAlignment w:val="center"/>
              <w:rPr>
                <w:rFonts w:ascii="Arial" w:hAnsi="Arial" w:cs="Arial"/>
              </w:rPr>
            </w:pPr>
            <w:r w:rsidRPr="003B4815">
              <w:rPr>
                <w:rFonts w:ascii="Arial" w:hAnsi="Arial" w:cs="Arial"/>
                <w:lang w:bidi="ar"/>
              </w:rPr>
              <w:t xml:space="preserve">0xA: </w:t>
            </w:r>
            <w:proofErr w:type="spellStart"/>
            <w:r w:rsidRPr="003B4815">
              <w:rPr>
                <w:rFonts w:ascii="Arial" w:hAnsi="Arial" w:cs="Arial"/>
                <w:lang w:bidi="ar"/>
              </w:rPr>
              <w:t>Req_Quit_SlopeTooLarge</w:t>
            </w:r>
            <w:proofErr w:type="spellEnd"/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78B3254" w14:textId="77777777" w:rsidR="004454D4" w:rsidRPr="003B4815" w:rsidRDefault="004454D4">
            <w:pPr>
              <w:rPr>
                <w:rFonts w:ascii="Arial" w:hAnsi="Arial" w:cs="Arial"/>
              </w:rPr>
            </w:pPr>
          </w:p>
        </w:tc>
        <w:tc>
          <w:tcPr>
            <w:tcW w:w="2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2168621" w14:textId="77777777" w:rsidR="004454D4" w:rsidRPr="003B4815" w:rsidRDefault="004454D4">
            <w:pPr>
              <w:rPr>
                <w:rFonts w:ascii="Arial" w:hAnsi="Arial" w:cs="Arial"/>
              </w:rPr>
            </w:pPr>
          </w:p>
        </w:tc>
      </w:tr>
      <w:tr w:rsidR="004454D4" w14:paraId="175A8FC2" w14:textId="77777777">
        <w:trPr>
          <w:trHeight w:val="280"/>
        </w:trPr>
        <w:tc>
          <w:tcPr>
            <w:tcW w:w="2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C2A3ED9" w14:textId="77777777" w:rsidR="004454D4" w:rsidRPr="003B4815" w:rsidRDefault="001F6651">
            <w:pPr>
              <w:textAlignment w:val="center"/>
              <w:rPr>
                <w:rFonts w:ascii="Arial" w:hAnsi="Arial" w:cs="Arial"/>
              </w:rPr>
            </w:pPr>
            <w:r w:rsidRPr="003B4815">
              <w:rPr>
                <w:rFonts w:ascii="Arial" w:hAnsi="Arial" w:cs="Arial"/>
                <w:lang w:bidi="ar"/>
              </w:rPr>
              <w:t>车速过高（大于</w:t>
            </w:r>
            <w:r w:rsidRPr="003B4815">
              <w:rPr>
                <w:rFonts w:ascii="Arial" w:hAnsi="Arial" w:cs="Arial"/>
                <w:lang w:bidi="ar"/>
              </w:rPr>
              <w:t>3kph</w:t>
            </w:r>
            <w:r w:rsidRPr="003B4815">
              <w:rPr>
                <w:rFonts w:ascii="Arial" w:hAnsi="Arial" w:cs="Arial"/>
                <w:lang w:bidi="ar"/>
              </w:rPr>
              <w:t>，</w:t>
            </w:r>
            <w:r w:rsidRPr="003B4815">
              <w:rPr>
                <w:rFonts w:ascii="Arial" w:hAnsi="Arial" w:cs="Arial"/>
                <w:lang w:bidi="ar"/>
              </w:rPr>
              <w:t xml:space="preserve"> </w:t>
            </w:r>
            <w:r w:rsidRPr="003B4815">
              <w:rPr>
                <w:rFonts w:ascii="Arial" w:hAnsi="Arial" w:cs="Arial"/>
                <w:lang w:bidi="ar"/>
              </w:rPr>
              <w:t>可标定）</w:t>
            </w:r>
          </w:p>
        </w:tc>
        <w:tc>
          <w:tcPr>
            <w:tcW w:w="2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BB9D7A3" w14:textId="77777777" w:rsidR="004454D4" w:rsidRPr="003B4815" w:rsidRDefault="001F6651">
            <w:pPr>
              <w:textAlignment w:val="center"/>
              <w:rPr>
                <w:rFonts w:ascii="Arial" w:hAnsi="Arial" w:cs="Arial"/>
              </w:rPr>
            </w:pPr>
            <w:r w:rsidRPr="003B4815">
              <w:rPr>
                <w:rFonts w:ascii="Arial" w:hAnsi="Arial" w:cs="Arial"/>
                <w:lang w:bidi="ar"/>
              </w:rPr>
              <w:t xml:space="preserve">0xB: </w:t>
            </w:r>
            <w:proofErr w:type="spellStart"/>
            <w:r w:rsidRPr="003B4815">
              <w:rPr>
                <w:rFonts w:ascii="Arial" w:hAnsi="Arial" w:cs="Arial"/>
                <w:lang w:bidi="ar"/>
              </w:rPr>
              <w:t>Req_Quit_SpeedHigh</w:t>
            </w:r>
            <w:proofErr w:type="spellEnd"/>
            <w:r w:rsidRPr="003B4815">
              <w:rPr>
                <w:rFonts w:ascii="Arial" w:hAnsi="Arial" w:cs="Arial"/>
                <w:lang w:bidi="ar"/>
              </w:rPr>
              <w:t xml:space="preserve"> </w:t>
            </w:r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39242A8" w14:textId="77777777" w:rsidR="004454D4" w:rsidRPr="003B4815" w:rsidRDefault="004454D4">
            <w:pPr>
              <w:rPr>
                <w:rFonts w:ascii="Arial" w:hAnsi="Arial" w:cs="Arial"/>
              </w:rPr>
            </w:pPr>
          </w:p>
        </w:tc>
        <w:tc>
          <w:tcPr>
            <w:tcW w:w="2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D141AF2" w14:textId="77777777" w:rsidR="004454D4" w:rsidRPr="003B4815" w:rsidRDefault="004454D4">
            <w:pPr>
              <w:rPr>
                <w:rFonts w:ascii="Arial" w:hAnsi="Arial" w:cs="Arial"/>
              </w:rPr>
            </w:pPr>
          </w:p>
        </w:tc>
      </w:tr>
      <w:tr w:rsidR="004454D4" w14:paraId="33F2C6AE" w14:textId="77777777">
        <w:trPr>
          <w:trHeight w:val="240"/>
        </w:trPr>
        <w:tc>
          <w:tcPr>
            <w:tcW w:w="2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849B0CA" w14:textId="77777777" w:rsidR="004454D4" w:rsidRPr="003B4815" w:rsidRDefault="001F6651">
            <w:pPr>
              <w:textAlignment w:val="center"/>
              <w:rPr>
                <w:rFonts w:ascii="Arial" w:hAnsi="Arial" w:cs="Arial"/>
              </w:rPr>
            </w:pPr>
            <w:r w:rsidRPr="003B4815">
              <w:rPr>
                <w:rFonts w:ascii="Arial" w:hAnsi="Arial" w:cs="Arial"/>
                <w:lang w:bidi="ar"/>
              </w:rPr>
              <w:t>胎压过低</w:t>
            </w:r>
            <w:r w:rsidRPr="003B4815">
              <w:rPr>
                <w:rFonts w:ascii="Arial" w:hAnsi="Arial" w:cs="Arial"/>
                <w:lang w:bidi="ar"/>
              </w:rPr>
              <w:t xml:space="preserve"> </w:t>
            </w:r>
            <w:r w:rsidRPr="003B4815">
              <w:rPr>
                <w:rFonts w:ascii="Arial" w:hAnsi="Arial" w:cs="Arial"/>
                <w:lang w:bidi="ar"/>
              </w:rPr>
              <w:t>（暂定无）</w:t>
            </w:r>
          </w:p>
        </w:tc>
        <w:tc>
          <w:tcPr>
            <w:tcW w:w="2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E0FE86A" w14:textId="77777777" w:rsidR="004454D4" w:rsidRPr="003B4815" w:rsidRDefault="001F6651">
            <w:pPr>
              <w:textAlignment w:val="center"/>
              <w:rPr>
                <w:rFonts w:ascii="Arial" w:hAnsi="Arial" w:cs="Arial"/>
              </w:rPr>
            </w:pPr>
            <w:r w:rsidRPr="003B4815">
              <w:rPr>
                <w:rFonts w:ascii="Arial" w:hAnsi="Arial" w:cs="Arial"/>
                <w:lang w:bidi="ar"/>
              </w:rPr>
              <w:t xml:space="preserve">0xC: </w:t>
            </w:r>
            <w:proofErr w:type="spellStart"/>
            <w:r w:rsidRPr="003B4815">
              <w:rPr>
                <w:rFonts w:ascii="Arial" w:hAnsi="Arial" w:cs="Arial"/>
                <w:lang w:bidi="ar"/>
              </w:rPr>
              <w:t>Req_Quit_TirePressureTooLow</w:t>
            </w:r>
            <w:proofErr w:type="spellEnd"/>
            <w:r w:rsidRPr="003B4815">
              <w:rPr>
                <w:rFonts w:ascii="Arial" w:hAnsi="Arial" w:cs="Arial"/>
                <w:lang w:bidi="ar"/>
              </w:rPr>
              <w:t xml:space="preserve"> </w:t>
            </w:r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353D25F" w14:textId="77777777" w:rsidR="004454D4" w:rsidRPr="003B4815" w:rsidRDefault="004454D4">
            <w:pPr>
              <w:rPr>
                <w:rFonts w:ascii="Arial" w:hAnsi="Arial" w:cs="Arial"/>
              </w:rPr>
            </w:pPr>
          </w:p>
        </w:tc>
        <w:tc>
          <w:tcPr>
            <w:tcW w:w="2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1BA5244" w14:textId="77777777" w:rsidR="004454D4" w:rsidRPr="003B4815" w:rsidRDefault="004454D4">
            <w:pPr>
              <w:rPr>
                <w:rFonts w:ascii="Arial" w:hAnsi="Arial" w:cs="Arial"/>
              </w:rPr>
            </w:pPr>
          </w:p>
        </w:tc>
      </w:tr>
      <w:tr w:rsidR="004454D4" w14:paraId="38D48262" w14:textId="77777777">
        <w:trPr>
          <w:trHeight w:val="240"/>
        </w:trPr>
        <w:tc>
          <w:tcPr>
            <w:tcW w:w="2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3BCE219" w14:textId="77777777" w:rsidR="004454D4" w:rsidRPr="003B4815" w:rsidRDefault="001F6651">
            <w:pPr>
              <w:textAlignment w:val="center"/>
              <w:rPr>
                <w:rFonts w:ascii="Arial" w:hAnsi="Arial" w:cs="Arial"/>
              </w:rPr>
            </w:pPr>
            <w:r w:rsidRPr="003B4815">
              <w:rPr>
                <w:rFonts w:ascii="Arial" w:hAnsi="Arial" w:cs="Arial"/>
                <w:lang w:bidi="ar"/>
              </w:rPr>
              <w:t>READY</w:t>
            </w:r>
            <w:r w:rsidRPr="003B4815">
              <w:rPr>
                <w:rFonts w:ascii="Arial" w:hAnsi="Arial" w:cs="Arial"/>
                <w:lang w:bidi="ar"/>
              </w:rPr>
              <w:t>失败</w:t>
            </w:r>
          </w:p>
        </w:tc>
        <w:tc>
          <w:tcPr>
            <w:tcW w:w="2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03A873E" w14:textId="77777777" w:rsidR="004454D4" w:rsidRPr="003B4815" w:rsidRDefault="001F6651">
            <w:pPr>
              <w:textAlignment w:val="center"/>
              <w:rPr>
                <w:rFonts w:ascii="Arial" w:hAnsi="Arial" w:cs="Arial"/>
              </w:rPr>
            </w:pPr>
            <w:r w:rsidRPr="003B4815">
              <w:rPr>
                <w:rFonts w:ascii="Arial" w:hAnsi="Arial" w:cs="Arial"/>
                <w:lang w:bidi="ar"/>
              </w:rPr>
              <w:t xml:space="preserve">0xE: </w:t>
            </w:r>
            <w:proofErr w:type="spellStart"/>
            <w:r w:rsidRPr="003B4815">
              <w:rPr>
                <w:rFonts w:ascii="Arial" w:hAnsi="Arial" w:cs="Arial"/>
                <w:lang w:bidi="ar"/>
              </w:rPr>
              <w:t>Req_Quit_PT_Ready_Failed</w:t>
            </w:r>
            <w:proofErr w:type="spellEnd"/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06304CD" w14:textId="77777777" w:rsidR="004454D4" w:rsidRPr="003B4815" w:rsidRDefault="004454D4">
            <w:pPr>
              <w:rPr>
                <w:rFonts w:ascii="Arial" w:hAnsi="Arial" w:cs="Arial"/>
              </w:rPr>
            </w:pPr>
          </w:p>
        </w:tc>
        <w:tc>
          <w:tcPr>
            <w:tcW w:w="2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1BC1DEA" w14:textId="77777777" w:rsidR="004454D4" w:rsidRPr="003B4815" w:rsidRDefault="004454D4">
            <w:pPr>
              <w:rPr>
                <w:rFonts w:ascii="Arial" w:hAnsi="Arial" w:cs="Arial"/>
              </w:rPr>
            </w:pPr>
          </w:p>
        </w:tc>
      </w:tr>
      <w:tr w:rsidR="004454D4" w14:paraId="331B44C0" w14:textId="77777777">
        <w:trPr>
          <w:trHeight w:val="240"/>
        </w:trPr>
        <w:tc>
          <w:tcPr>
            <w:tcW w:w="2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B9AC46A" w14:textId="77777777" w:rsidR="004454D4" w:rsidRPr="003B4815" w:rsidRDefault="001F6651">
            <w:pPr>
              <w:textAlignment w:val="center"/>
              <w:rPr>
                <w:rFonts w:ascii="Arial" w:hAnsi="Arial" w:cs="Arial"/>
              </w:rPr>
            </w:pPr>
            <w:r w:rsidRPr="003B4815">
              <w:rPr>
                <w:rFonts w:ascii="Arial" w:hAnsi="Arial" w:cs="Arial"/>
                <w:lang w:bidi="ar"/>
              </w:rPr>
              <w:lastRenderedPageBreak/>
              <w:t>车辆低电量</w:t>
            </w:r>
            <w:r w:rsidRPr="003B4815">
              <w:rPr>
                <w:rFonts w:ascii="Arial" w:hAnsi="Arial" w:cs="Arial"/>
                <w:lang w:bidi="ar"/>
              </w:rPr>
              <w:t>/</w:t>
            </w:r>
            <w:r w:rsidRPr="003B4815">
              <w:rPr>
                <w:rFonts w:ascii="Arial" w:hAnsi="Arial" w:cs="Arial"/>
                <w:lang w:bidi="ar"/>
              </w:rPr>
              <w:t>续航低</w:t>
            </w:r>
          </w:p>
        </w:tc>
        <w:tc>
          <w:tcPr>
            <w:tcW w:w="2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B6DF60B" w14:textId="77777777" w:rsidR="004454D4" w:rsidRPr="003B4815" w:rsidRDefault="001F6651">
            <w:pPr>
              <w:textAlignment w:val="center"/>
              <w:rPr>
                <w:rFonts w:ascii="Arial" w:hAnsi="Arial" w:cs="Arial"/>
              </w:rPr>
            </w:pPr>
            <w:r w:rsidRPr="003B4815">
              <w:rPr>
                <w:rFonts w:ascii="Arial" w:hAnsi="Arial" w:cs="Arial"/>
                <w:lang w:bidi="ar"/>
              </w:rPr>
              <w:t xml:space="preserve">0xF: </w:t>
            </w:r>
            <w:proofErr w:type="spellStart"/>
            <w:r w:rsidRPr="003B4815">
              <w:rPr>
                <w:rFonts w:ascii="Arial" w:hAnsi="Arial" w:cs="Arial"/>
                <w:lang w:bidi="ar"/>
              </w:rPr>
              <w:t>Req_Quit_VehicleLowBattery</w:t>
            </w:r>
            <w:proofErr w:type="spellEnd"/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484CE2E" w14:textId="77777777" w:rsidR="004454D4" w:rsidRPr="003B4815" w:rsidRDefault="004454D4">
            <w:pPr>
              <w:rPr>
                <w:rFonts w:ascii="Arial" w:hAnsi="Arial" w:cs="Arial"/>
              </w:rPr>
            </w:pPr>
          </w:p>
        </w:tc>
        <w:tc>
          <w:tcPr>
            <w:tcW w:w="2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5E66771" w14:textId="77777777" w:rsidR="004454D4" w:rsidRPr="003B4815" w:rsidRDefault="004454D4">
            <w:pPr>
              <w:rPr>
                <w:rFonts w:ascii="Arial" w:hAnsi="Arial" w:cs="Arial"/>
              </w:rPr>
            </w:pPr>
          </w:p>
        </w:tc>
      </w:tr>
      <w:tr w:rsidR="004454D4" w14:paraId="727F3D07" w14:textId="77777777">
        <w:trPr>
          <w:trHeight w:val="240"/>
        </w:trPr>
        <w:tc>
          <w:tcPr>
            <w:tcW w:w="2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8294667" w14:textId="77777777" w:rsidR="004454D4" w:rsidRPr="003B4815" w:rsidRDefault="001F6651">
            <w:pPr>
              <w:textAlignment w:val="center"/>
              <w:rPr>
                <w:rFonts w:ascii="Arial" w:hAnsi="Arial" w:cs="Arial"/>
              </w:rPr>
            </w:pPr>
            <w:r w:rsidRPr="003B4815">
              <w:rPr>
                <w:rFonts w:ascii="Arial" w:hAnsi="Arial" w:cs="Arial"/>
                <w:lang w:bidi="ar"/>
              </w:rPr>
              <w:t>牵引力控制系统关闭</w:t>
            </w:r>
          </w:p>
        </w:tc>
        <w:tc>
          <w:tcPr>
            <w:tcW w:w="2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27EB04A" w14:textId="77777777" w:rsidR="004454D4" w:rsidRPr="003B4815" w:rsidRDefault="001F6651">
            <w:pPr>
              <w:textAlignment w:val="center"/>
              <w:rPr>
                <w:rFonts w:ascii="Arial" w:hAnsi="Arial" w:cs="Arial"/>
              </w:rPr>
            </w:pPr>
            <w:r w:rsidRPr="003B4815">
              <w:rPr>
                <w:rFonts w:ascii="Arial" w:hAnsi="Arial" w:cs="Arial"/>
                <w:lang w:bidi="ar"/>
              </w:rPr>
              <w:t xml:space="preserve">0x11: </w:t>
            </w:r>
            <w:proofErr w:type="spellStart"/>
            <w:r w:rsidRPr="003B4815">
              <w:rPr>
                <w:rFonts w:ascii="Arial" w:hAnsi="Arial" w:cs="Arial"/>
                <w:lang w:bidi="ar"/>
              </w:rPr>
              <w:t>Req_Quit_TractionControlSystemOff</w:t>
            </w:r>
            <w:proofErr w:type="spellEnd"/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13DDCAC" w14:textId="77777777" w:rsidR="004454D4" w:rsidRPr="003B4815" w:rsidRDefault="004454D4">
            <w:pPr>
              <w:rPr>
                <w:rFonts w:ascii="Arial" w:hAnsi="Arial" w:cs="Arial"/>
              </w:rPr>
            </w:pPr>
          </w:p>
        </w:tc>
        <w:tc>
          <w:tcPr>
            <w:tcW w:w="2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D47B1DC" w14:textId="77777777" w:rsidR="004454D4" w:rsidRPr="003B4815" w:rsidRDefault="004454D4">
            <w:pPr>
              <w:rPr>
                <w:rFonts w:ascii="Arial" w:hAnsi="Arial" w:cs="Arial"/>
              </w:rPr>
            </w:pPr>
          </w:p>
        </w:tc>
      </w:tr>
      <w:tr w:rsidR="004454D4" w14:paraId="6E7B614E" w14:textId="77777777">
        <w:trPr>
          <w:trHeight w:val="240"/>
        </w:trPr>
        <w:tc>
          <w:tcPr>
            <w:tcW w:w="2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6553C58" w14:textId="77777777" w:rsidR="004454D4" w:rsidRPr="003B4815" w:rsidRDefault="001F6651">
            <w:pPr>
              <w:textAlignment w:val="center"/>
              <w:rPr>
                <w:rFonts w:ascii="Arial" w:hAnsi="Arial" w:cs="Arial"/>
              </w:rPr>
            </w:pPr>
            <w:r w:rsidRPr="003B4815">
              <w:rPr>
                <w:rFonts w:ascii="Arial" w:hAnsi="Arial" w:cs="Arial"/>
                <w:lang w:bidi="ar"/>
              </w:rPr>
              <w:t>扭矩不可用</w:t>
            </w:r>
          </w:p>
        </w:tc>
        <w:tc>
          <w:tcPr>
            <w:tcW w:w="2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EF8A6C0" w14:textId="77777777" w:rsidR="004454D4" w:rsidRPr="003B4815" w:rsidRDefault="001F6651">
            <w:pPr>
              <w:textAlignment w:val="center"/>
              <w:rPr>
                <w:rFonts w:ascii="Arial" w:hAnsi="Arial" w:cs="Arial"/>
              </w:rPr>
            </w:pPr>
            <w:r w:rsidRPr="003B4815">
              <w:rPr>
                <w:rFonts w:ascii="Arial" w:hAnsi="Arial" w:cs="Arial"/>
                <w:lang w:bidi="ar"/>
              </w:rPr>
              <w:t xml:space="preserve">0x1D: </w:t>
            </w:r>
            <w:proofErr w:type="spellStart"/>
            <w:r w:rsidRPr="003B4815">
              <w:rPr>
                <w:rFonts w:ascii="Arial" w:hAnsi="Arial" w:cs="Arial"/>
                <w:lang w:bidi="ar"/>
              </w:rPr>
              <w:t>Req_Quit_ExternalECUFailure</w:t>
            </w:r>
            <w:proofErr w:type="spellEnd"/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4220917" w14:textId="77777777" w:rsidR="004454D4" w:rsidRPr="003B4815" w:rsidRDefault="004454D4">
            <w:pPr>
              <w:rPr>
                <w:rFonts w:ascii="Arial" w:hAnsi="Arial" w:cs="Arial"/>
              </w:rPr>
            </w:pPr>
          </w:p>
        </w:tc>
        <w:tc>
          <w:tcPr>
            <w:tcW w:w="2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8C37C11" w14:textId="77777777" w:rsidR="004454D4" w:rsidRPr="003B4815" w:rsidRDefault="004454D4">
            <w:pPr>
              <w:rPr>
                <w:rFonts w:ascii="Arial" w:hAnsi="Arial" w:cs="Arial"/>
              </w:rPr>
            </w:pPr>
          </w:p>
        </w:tc>
      </w:tr>
      <w:tr w:rsidR="004454D4" w14:paraId="424F7AC6" w14:textId="77777777">
        <w:trPr>
          <w:trHeight w:val="240"/>
        </w:trPr>
        <w:tc>
          <w:tcPr>
            <w:tcW w:w="2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E50D1F8" w14:textId="77777777" w:rsidR="004454D4" w:rsidRPr="003B4815" w:rsidRDefault="001F6651">
            <w:pPr>
              <w:textAlignment w:val="center"/>
              <w:rPr>
                <w:rFonts w:ascii="Arial" w:hAnsi="Arial" w:cs="Arial"/>
              </w:rPr>
            </w:pPr>
            <w:r w:rsidRPr="003B4815">
              <w:rPr>
                <w:rFonts w:ascii="Arial" w:hAnsi="Arial" w:cs="Arial"/>
                <w:lang w:bidi="ar"/>
              </w:rPr>
              <w:t>电源模块故障</w:t>
            </w:r>
          </w:p>
        </w:tc>
        <w:tc>
          <w:tcPr>
            <w:tcW w:w="2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D93C879" w14:textId="77777777" w:rsidR="004454D4" w:rsidRPr="003B4815" w:rsidRDefault="001F6651">
            <w:pPr>
              <w:textAlignment w:val="center"/>
              <w:rPr>
                <w:rFonts w:ascii="Arial" w:hAnsi="Arial" w:cs="Arial"/>
              </w:rPr>
            </w:pPr>
            <w:r w:rsidRPr="003B4815">
              <w:rPr>
                <w:rFonts w:ascii="Arial" w:hAnsi="Arial" w:cs="Arial"/>
                <w:lang w:bidi="ar"/>
              </w:rPr>
              <w:t xml:space="preserve">0x1D: </w:t>
            </w:r>
            <w:proofErr w:type="spellStart"/>
            <w:r w:rsidRPr="003B4815">
              <w:rPr>
                <w:rFonts w:ascii="Arial" w:hAnsi="Arial" w:cs="Arial"/>
                <w:lang w:bidi="ar"/>
              </w:rPr>
              <w:t>Req_Quit_ExternalECUFailure</w:t>
            </w:r>
            <w:proofErr w:type="spellEnd"/>
            <w:r w:rsidRPr="003B4815">
              <w:rPr>
                <w:rFonts w:ascii="Arial" w:hAnsi="Arial" w:cs="Arial"/>
                <w:lang w:bidi="ar"/>
              </w:rPr>
              <w:t xml:space="preserve"> </w:t>
            </w:r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97E9855" w14:textId="77777777" w:rsidR="004454D4" w:rsidRPr="003B4815" w:rsidRDefault="004454D4">
            <w:pPr>
              <w:rPr>
                <w:rFonts w:ascii="Arial" w:hAnsi="Arial" w:cs="Arial"/>
              </w:rPr>
            </w:pPr>
          </w:p>
        </w:tc>
        <w:tc>
          <w:tcPr>
            <w:tcW w:w="2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8A6CE91" w14:textId="77777777" w:rsidR="004454D4" w:rsidRPr="003B4815" w:rsidRDefault="004454D4">
            <w:pPr>
              <w:rPr>
                <w:rFonts w:ascii="Arial" w:hAnsi="Arial" w:cs="Arial"/>
              </w:rPr>
            </w:pPr>
          </w:p>
        </w:tc>
      </w:tr>
      <w:tr w:rsidR="004454D4" w14:paraId="380E0BD6" w14:textId="77777777">
        <w:trPr>
          <w:trHeight w:val="240"/>
        </w:trPr>
        <w:tc>
          <w:tcPr>
            <w:tcW w:w="2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E25DF8F" w14:textId="77777777" w:rsidR="004454D4" w:rsidRPr="003B4815" w:rsidRDefault="001F6651">
            <w:pPr>
              <w:textAlignment w:val="center"/>
              <w:rPr>
                <w:rFonts w:ascii="Arial" w:hAnsi="Arial" w:cs="Arial"/>
              </w:rPr>
            </w:pPr>
            <w:r w:rsidRPr="003B4815">
              <w:rPr>
                <w:rFonts w:ascii="Arial" w:hAnsi="Arial" w:cs="Arial"/>
                <w:lang w:bidi="ar"/>
              </w:rPr>
              <w:t>低速控制系统故障（</w:t>
            </w:r>
            <w:r w:rsidRPr="003B4815">
              <w:rPr>
                <w:rFonts w:ascii="Arial" w:hAnsi="Arial" w:cs="Arial"/>
                <w:lang w:bidi="ar"/>
              </w:rPr>
              <w:t>LSC</w:t>
            </w:r>
            <w:r w:rsidRPr="003B4815">
              <w:rPr>
                <w:rFonts w:ascii="Arial" w:hAnsi="Arial" w:cs="Arial"/>
                <w:lang w:bidi="ar"/>
              </w:rPr>
              <w:t>）</w:t>
            </w:r>
          </w:p>
        </w:tc>
        <w:tc>
          <w:tcPr>
            <w:tcW w:w="2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DFE64CB" w14:textId="77777777" w:rsidR="004454D4" w:rsidRPr="003B4815" w:rsidRDefault="001F6651">
            <w:pPr>
              <w:textAlignment w:val="center"/>
              <w:rPr>
                <w:rFonts w:ascii="Arial" w:hAnsi="Arial" w:cs="Arial"/>
              </w:rPr>
            </w:pPr>
            <w:r w:rsidRPr="003B4815">
              <w:rPr>
                <w:rFonts w:ascii="Arial" w:hAnsi="Arial" w:cs="Arial"/>
                <w:lang w:bidi="ar"/>
              </w:rPr>
              <w:t xml:space="preserve">0x1D: </w:t>
            </w:r>
            <w:proofErr w:type="spellStart"/>
            <w:r w:rsidRPr="003B4815">
              <w:rPr>
                <w:rFonts w:ascii="Arial" w:hAnsi="Arial" w:cs="Arial"/>
                <w:lang w:bidi="ar"/>
              </w:rPr>
              <w:t>Req_Quit_ExternalECUFailure</w:t>
            </w:r>
            <w:proofErr w:type="spellEnd"/>
            <w:r w:rsidRPr="003B4815">
              <w:rPr>
                <w:rFonts w:ascii="Arial" w:hAnsi="Arial" w:cs="Arial"/>
                <w:lang w:bidi="ar"/>
              </w:rPr>
              <w:t xml:space="preserve"> </w:t>
            </w:r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36D6C53" w14:textId="77777777" w:rsidR="004454D4" w:rsidRPr="003B4815" w:rsidRDefault="004454D4">
            <w:pPr>
              <w:rPr>
                <w:rFonts w:ascii="Arial" w:hAnsi="Arial" w:cs="Arial"/>
              </w:rPr>
            </w:pPr>
          </w:p>
        </w:tc>
        <w:tc>
          <w:tcPr>
            <w:tcW w:w="2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7E1AF47" w14:textId="77777777" w:rsidR="004454D4" w:rsidRPr="003B4815" w:rsidRDefault="004454D4">
            <w:pPr>
              <w:rPr>
                <w:rFonts w:ascii="Arial" w:hAnsi="Arial" w:cs="Arial"/>
              </w:rPr>
            </w:pPr>
          </w:p>
        </w:tc>
      </w:tr>
      <w:tr w:rsidR="004454D4" w14:paraId="6D2398F7" w14:textId="77777777">
        <w:trPr>
          <w:trHeight w:val="280"/>
        </w:trPr>
        <w:tc>
          <w:tcPr>
            <w:tcW w:w="2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DE8F0CE" w14:textId="77777777" w:rsidR="004454D4" w:rsidRPr="003B4815" w:rsidRDefault="001F6651">
            <w:pPr>
              <w:textAlignment w:val="center"/>
              <w:rPr>
                <w:rFonts w:ascii="Arial" w:hAnsi="Arial" w:cs="Arial"/>
              </w:rPr>
            </w:pPr>
            <w:r w:rsidRPr="003B4815">
              <w:rPr>
                <w:rFonts w:ascii="Arial" w:hAnsi="Arial" w:cs="Arial"/>
                <w:lang w:bidi="ar"/>
              </w:rPr>
              <w:t>转向控制系统故障（</w:t>
            </w:r>
            <w:r w:rsidRPr="003B4815">
              <w:rPr>
                <w:rFonts w:ascii="Arial" w:hAnsi="Arial" w:cs="Arial"/>
                <w:lang w:bidi="ar"/>
              </w:rPr>
              <w:t>EPAS</w:t>
            </w:r>
            <w:r w:rsidRPr="003B4815">
              <w:rPr>
                <w:rFonts w:ascii="Arial" w:hAnsi="Arial" w:cs="Arial"/>
                <w:lang w:bidi="ar"/>
              </w:rPr>
              <w:t>）</w:t>
            </w:r>
          </w:p>
        </w:tc>
        <w:tc>
          <w:tcPr>
            <w:tcW w:w="2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C6ABD11" w14:textId="77777777" w:rsidR="004454D4" w:rsidRPr="003B4815" w:rsidRDefault="001F6651">
            <w:pPr>
              <w:textAlignment w:val="center"/>
              <w:rPr>
                <w:rFonts w:ascii="Arial" w:hAnsi="Arial" w:cs="Arial"/>
              </w:rPr>
            </w:pPr>
            <w:r w:rsidRPr="003B4815">
              <w:rPr>
                <w:rFonts w:ascii="Arial" w:hAnsi="Arial" w:cs="Arial"/>
                <w:lang w:bidi="ar"/>
              </w:rPr>
              <w:t xml:space="preserve">0x1D: </w:t>
            </w:r>
            <w:proofErr w:type="spellStart"/>
            <w:r w:rsidRPr="003B4815">
              <w:rPr>
                <w:rFonts w:ascii="Arial" w:hAnsi="Arial" w:cs="Arial"/>
                <w:lang w:bidi="ar"/>
              </w:rPr>
              <w:t>Req_Quit_ExternalECUFailure</w:t>
            </w:r>
            <w:proofErr w:type="spellEnd"/>
            <w:r w:rsidRPr="003B4815">
              <w:rPr>
                <w:rFonts w:ascii="Arial" w:hAnsi="Arial" w:cs="Arial"/>
                <w:lang w:bidi="ar"/>
              </w:rPr>
              <w:t xml:space="preserve"> </w:t>
            </w:r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5E411C9" w14:textId="77777777" w:rsidR="004454D4" w:rsidRPr="003B4815" w:rsidRDefault="004454D4">
            <w:pPr>
              <w:rPr>
                <w:rFonts w:ascii="Arial" w:hAnsi="Arial" w:cs="Arial"/>
              </w:rPr>
            </w:pPr>
          </w:p>
        </w:tc>
        <w:tc>
          <w:tcPr>
            <w:tcW w:w="2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98B3956" w14:textId="77777777" w:rsidR="004454D4" w:rsidRPr="003B4815" w:rsidRDefault="004454D4">
            <w:pPr>
              <w:rPr>
                <w:rFonts w:ascii="Arial" w:hAnsi="Arial" w:cs="Arial"/>
              </w:rPr>
            </w:pPr>
          </w:p>
        </w:tc>
      </w:tr>
      <w:tr w:rsidR="004454D4" w14:paraId="2619A1D5" w14:textId="77777777">
        <w:trPr>
          <w:trHeight w:val="240"/>
        </w:trPr>
        <w:tc>
          <w:tcPr>
            <w:tcW w:w="2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9B03E56" w14:textId="77777777" w:rsidR="004454D4" w:rsidRPr="003B4815" w:rsidRDefault="001F6651">
            <w:pPr>
              <w:textAlignment w:val="center"/>
              <w:rPr>
                <w:rFonts w:ascii="Arial" w:hAnsi="Arial" w:cs="Arial"/>
              </w:rPr>
            </w:pPr>
            <w:r w:rsidRPr="003B4815">
              <w:rPr>
                <w:rFonts w:ascii="Arial" w:hAnsi="Arial" w:cs="Arial"/>
                <w:lang w:bidi="ar"/>
              </w:rPr>
              <w:t>防抱死制动系统故障</w:t>
            </w:r>
            <w:r w:rsidRPr="003B4815">
              <w:rPr>
                <w:rFonts w:ascii="Arial" w:hAnsi="Arial" w:cs="Arial"/>
                <w:lang w:bidi="ar"/>
              </w:rPr>
              <w:t>(ABS)</w:t>
            </w:r>
          </w:p>
        </w:tc>
        <w:tc>
          <w:tcPr>
            <w:tcW w:w="2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9540D6F" w14:textId="77777777" w:rsidR="004454D4" w:rsidRPr="003B4815" w:rsidRDefault="001F6651">
            <w:pPr>
              <w:textAlignment w:val="center"/>
              <w:rPr>
                <w:rFonts w:ascii="Arial" w:hAnsi="Arial" w:cs="Arial"/>
              </w:rPr>
            </w:pPr>
            <w:r w:rsidRPr="003B4815">
              <w:rPr>
                <w:rFonts w:ascii="Arial" w:hAnsi="Arial" w:cs="Arial"/>
                <w:lang w:bidi="ar"/>
              </w:rPr>
              <w:t xml:space="preserve">0x1D: </w:t>
            </w:r>
            <w:proofErr w:type="spellStart"/>
            <w:r w:rsidRPr="003B4815">
              <w:rPr>
                <w:rFonts w:ascii="Arial" w:hAnsi="Arial" w:cs="Arial"/>
                <w:lang w:bidi="ar"/>
              </w:rPr>
              <w:t>Req_Quit_ExternalECUFailure</w:t>
            </w:r>
            <w:proofErr w:type="spellEnd"/>
            <w:r w:rsidRPr="003B4815">
              <w:rPr>
                <w:rFonts w:ascii="Arial" w:hAnsi="Arial" w:cs="Arial"/>
                <w:lang w:bidi="ar"/>
              </w:rPr>
              <w:t xml:space="preserve"> </w:t>
            </w:r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8942AE6" w14:textId="77777777" w:rsidR="004454D4" w:rsidRPr="003B4815" w:rsidRDefault="004454D4">
            <w:pPr>
              <w:rPr>
                <w:rFonts w:ascii="Arial" w:hAnsi="Arial" w:cs="Arial"/>
              </w:rPr>
            </w:pPr>
          </w:p>
        </w:tc>
        <w:tc>
          <w:tcPr>
            <w:tcW w:w="2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73E8FA6" w14:textId="77777777" w:rsidR="004454D4" w:rsidRPr="003B4815" w:rsidRDefault="004454D4">
            <w:pPr>
              <w:rPr>
                <w:rFonts w:ascii="Arial" w:hAnsi="Arial" w:cs="Arial"/>
              </w:rPr>
            </w:pPr>
          </w:p>
        </w:tc>
      </w:tr>
      <w:tr w:rsidR="004454D4" w14:paraId="5E1CF562" w14:textId="77777777">
        <w:trPr>
          <w:trHeight w:val="240"/>
        </w:trPr>
        <w:tc>
          <w:tcPr>
            <w:tcW w:w="2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06229A4" w14:textId="77777777" w:rsidR="004454D4" w:rsidRPr="003B4815" w:rsidRDefault="001F6651">
            <w:pPr>
              <w:textAlignment w:val="center"/>
              <w:rPr>
                <w:rFonts w:ascii="Arial" w:hAnsi="Arial" w:cs="Arial"/>
              </w:rPr>
            </w:pPr>
            <w:r w:rsidRPr="003B4815">
              <w:rPr>
                <w:rFonts w:ascii="Arial" w:hAnsi="Arial" w:cs="Arial"/>
                <w:lang w:bidi="ar"/>
              </w:rPr>
              <w:t>车身控制系统故障（</w:t>
            </w:r>
            <w:r w:rsidRPr="003B4815">
              <w:rPr>
                <w:rFonts w:ascii="Arial" w:hAnsi="Arial" w:cs="Arial"/>
                <w:lang w:bidi="ar"/>
              </w:rPr>
              <w:t>BCM</w:t>
            </w:r>
            <w:r w:rsidRPr="003B4815">
              <w:rPr>
                <w:rFonts w:ascii="Arial" w:hAnsi="Arial" w:cs="Arial"/>
                <w:lang w:bidi="ar"/>
              </w:rPr>
              <w:t>）</w:t>
            </w:r>
          </w:p>
        </w:tc>
        <w:tc>
          <w:tcPr>
            <w:tcW w:w="2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0E45A70" w14:textId="77777777" w:rsidR="004454D4" w:rsidRPr="003B4815" w:rsidRDefault="001F6651">
            <w:pPr>
              <w:textAlignment w:val="center"/>
              <w:rPr>
                <w:rFonts w:ascii="Arial" w:hAnsi="Arial" w:cs="Arial"/>
              </w:rPr>
            </w:pPr>
            <w:r w:rsidRPr="003B4815">
              <w:rPr>
                <w:rFonts w:ascii="Arial" w:hAnsi="Arial" w:cs="Arial"/>
                <w:lang w:bidi="ar"/>
              </w:rPr>
              <w:t xml:space="preserve">0x1D: </w:t>
            </w:r>
            <w:proofErr w:type="spellStart"/>
            <w:r w:rsidRPr="003B4815">
              <w:rPr>
                <w:rFonts w:ascii="Arial" w:hAnsi="Arial" w:cs="Arial"/>
                <w:lang w:bidi="ar"/>
              </w:rPr>
              <w:t>Req_Quit_ExternalECUFailure</w:t>
            </w:r>
            <w:proofErr w:type="spellEnd"/>
            <w:r w:rsidRPr="003B4815">
              <w:rPr>
                <w:rFonts w:ascii="Arial" w:hAnsi="Arial" w:cs="Arial"/>
                <w:lang w:bidi="ar"/>
              </w:rPr>
              <w:t xml:space="preserve"> </w:t>
            </w:r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36E36B5" w14:textId="77777777" w:rsidR="004454D4" w:rsidRPr="003B4815" w:rsidRDefault="004454D4">
            <w:pPr>
              <w:rPr>
                <w:rFonts w:ascii="Arial" w:hAnsi="Arial" w:cs="Arial"/>
              </w:rPr>
            </w:pPr>
          </w:p>
        </w:tc>
        <w:tc>
          <w:tcPr>
            <w:tcW w:w="2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635842F" w14:textId="77777777" w:rsidR="004454D4" w:rsidRPr="003B4815" w:rsidRDefault="004454D4">
            <w:pPr>
              <w:rPr>
                <w:rFonts w:ascii="Arial" w:hAnsi="Arial" w:cs="Arial"/>
              </w:rPr>
            </w:pPr>
          </w:p>
        </w:tc>
      </w:tr>
      <w:tr w:rsidR="004454D4" w14:paraId="7E33EE15" w14:textId="77777777">
        <w:trPr>
          <w:trHeight w:val="240"/>
        </w:trPr>
        <w:tc>
          <w:tcPr>
            <w:tcW w:w="2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7FEA98A" w14:textId="77777777" w:rsidR="004454D4" w:rsidRPr="003B4815" w:rsidRDefault="001F6651">
            <w:pPr>
              <w:textAlignment w:val="center"/>
              <w:rPr>
                <w:rFonts w:ascii="Arial" w:hAnsi="Arial" w:cs="Arial"/>
              </w:rPr>
            </w:pPr>
            <w:r w:rsidRPr="003B4815">
              <w:rPr>
                <w:rFonts w:ascii="Arial" w:hAnsi="Arial" w:cs="Arial"/>
                <w:lang w:bidi="ar"/>
              </w:rPr>
              <w:t>低速控制系统意外退出</w:t>
            </w:r>
          </w:p>
        </w:tc>
        <w:tc>
          <w:tcPr>
            <w:tcW w:w="2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FBACD0E" w14:textId="77777777" w:rsidR="004454D4" w:rsidRPr="003B4815" w:rsidRDefault="001F6651">
            <w:pPr>
              <w:textAlignment w:val="center"/>
              <w:rPr>
                <w:rFonts w:ascii="Arial" w:hAnsi="Arial" w:cs="Arial"/>
              </w:rPr>
            </w:pPr>
            <w:r w:rsidRPr="003B4815">
              <w:rPr>
                <w:rFonts w:ascii="Arial" w:hAnsi="Arial" w:cs="Arial"/>
                <w:lang w:bidi="ar"/>
              </w:rPr>
              <w:t xml:space="preserve">0x1D: </w:t>
            </w:r>
            <w:proofErr w:type="spellStart"/>
            <w:r w:rsidRPr="003B4815">
              <w:rPr>
                <w:rFonts w:ascii="Arial" w:hAnsi="Arial" w:cs="Arial"/>
                <w:lang w:bidi="ar"/>
              </w:rPr>
              <w:t>Req_Quit_ExternalECUFailure</w:t>
            </w:r>
            <w:proofErr w:type="spellEnd"/>
            <w:r w:rsidRPr="003B4815">
              <w:rPr>
                <w:rFonts w:ascii="Arial" w:hAnsi="Arial" w:cs="Arial"/>
                <w:lang w:bidi="ar"/>
              </w:rPr>
              <w:t xml:space="preserve"> </w:t>
            </w:r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C595538" w14:textId="77777777" w:rsidR="004454D4" w:rsidRPr="003B4815" w:rsidRDefault="004454D4">
            <w:pPr>
              <w:rPr>
                <w:rFonts w:ascii="Arial" w:hAnsi="Arial" w:cs="Arial"/>
              </w:rPr>
            </w:pPr>
          </w:p>
        </w:tc>
        <w:tc>
          <w:tcPr>
            <w:tcW w:w="2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A273BF4" w14:textId="77777777" w:rsidR="004454D4" w:rsidRPr="003B4815" w:rsidRDefault="004454D4">
            <w:pPr>
              <w:rPr>
                <w:rFonts w:ascii="Arial" w:hAnsi="Arial" w:cs="Arial"/>
              </w:rPr>
            </w:pPr>
          </w:p>
        </w:tc>
      </w:tr>
      <w:tr w:rsidR="004454D4" w14:paraId="1CD2CF5A" w14:textId="77777777">
        <w:trPr>
          <w:trHeight w:val="240"/>
        </w:trPr>
        <w:tc>
          <w:tcPr>
            <w:tcW w:w="2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94191CB" w14:textId="77777777" w:rsidR="004454D4" w:rsidRPr="003B4815" w:rsidRDefault="001F6651">
            <w:pPr>
              <w:textAlignment w:val="center"/>
              <w:rPr>
                <w:rFonts w:ascii="Arial" w:hAnsi="Arial" w:cs="Arial"/>
              </w:rPr>
            </w:pPr>
            <w:r w:rsidRPr="003B4815">
              <w:rPr>
                <w:rFonts w:ascii="Arial" w:hAnsi="Arial" w:cs="Arial"/>
                <w:lang w:bidi="ar"/>
              </w:rPr>
              <w:t>防抱死制动系统意外退出</w:t>
            </w:r>
          </w:p>
        </w:tc>
        <w:tc>
          <w:tcPr>
            <w:tcW w:w="2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382DD74" w14:textId="77777777" w:rsidR="004454D4" w:rsidRPr="003B4815" w:rsidRDefault="001F6651">
            <w:pPr>
              <w:textAlignment w:val="center"/>
              <w:rPr>
                <w:rFonts w:ascii="Arial" w:hAnsi="Arial" w:cs="Arial"/>
              </w:rPr>
            </w:pPr>
            <w:r w:rsidRPr="003B4815">
              <w:rPr>
                <w:rFonts w:ascii="Arial" w:hAnsi="Arial" w:cs="Arial"/>
                <w:lang w:bidi="ar"/>
              </w:rPr>
              <w:t xml:space="preserve">0x1D: </w:t>
            </w:r>
            <w:proofErr w:type="spellStart"/>
            <w:r w:rsidRPr="003B4815">
              <w:rPr>
                <w:rFonts w:ascii="Arial" w:hAnsi="Arial" w:cs="Arial"/>
                <w:lang w:bidi="ar"/>
              </w:rPr>
              <w:t>Req_Quit_ExternalECUFailure</w:t>
            </w:r>
            <w:proofErr w:type="spellEnd"/>
            <w:r w:rsidRPr="003B4815">
              <w:rPr>
                <w:rFonts w:ascii="Arial" w:hAnsi="Arial" w:cs="Arial"/>
                <w:lang w:bidi="ar"/>
              </w:rPr>
              <w:t xml:space="preserve"> </w:t>
            </w:r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E769AA2" w14:textId="77777777" w:rsidR="004454D4" w:rsidRPr="003B4815" w:rsidRDefault="004454D4">
            <w:pPr>
              <w:rPr>
                <w:rFonts w:ascii="Arial" w:hAnsi="Arial" w:cs="Arial"/>
              </w:rPr>
            </w:pPr>
          </w:p>
        </w:tc>
        <w:tc>
          <w:tcPr>
            <w:tcW w:w="2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7171D7C" w14:textId="77777777" w:rsidR="004454D4" w:rsidRPr="003B4815" w:rsidRDefault="004454D4">
            <w:pPr>
              <w:rPr>
                <w:rFonts w:ascii="Arial" w:hAnsi="Arial" w:cs="Arial"/>
              </w:rPr>
            </w:pPr>
          </w:p>
        </w:tc>
      </w:tr>
      <w:tr w:rsidR="004454D4" w14:paraId="19E4C1C6" w14:textId="77777777">
        <w:trPr>
          <w:trHeight w:val="240"/>
        </w:trPr>
        <w:tc>
          <w:tcPr>
            <w:tcW w:w="2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E69771A" w14:textId="77777777" w:rsidR="004454D4" w:rsidRPr="003B4815" w:rsidRDefault="001F6651">
            <w:pPr>
              <w:textAlignment w:val="center"/>
              <w:rPr>
                <w:rFonts w:ascii="Arial" w:hAnsi="Arial" w:cs="Arial"/>
              </w:rPr>
            </w:pPr>
            <w:r w:rsidRPr="003B4815">
              <w:rPr>
                <w:rFonts w:ascii="Arial" w:hAnsi="Arial" w:cs="Arial"/>
                <w:lang w:bidi="ar"/>
              </w:rPr>
              <w:t>转向控制系统意外</w:t>
            </w:r>
            <w:r w:rsidRPr="003B4815">
              <w:rPr>
                <w:rFonts w:ascii="Arial" w:hAnsi="Arial" w:cs="Arial"/>
                <w:lang w:bidi="ar"/>
              </w:rPr>
              <w:lastRenderedPageBreak/>
              <w:t>退出</w:t>
            </w:r>
          </w:p>
        </w:tc>
        <w:tc>
          <w:tcPr>
            <w:tcW w:w="2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F0AFE42" w14:textId="77777777" w:rsidR="004454D4" w:rsidRPr="003B4815" w:rsidRDefault="001F6651">
            <w:pPr>
              <w:textAlignment w:val="center"/>
              <w:rPr>
                <w:rFonts w:ascii="Arial" w:hAnsi="Arial" w:cs="Arial"/>
              </w:rPr>
            </w:pPr>
            <w:r w:rsidRPr="003B4815">
              <w:rPr>
                <w:rFonts w:ascii="Arial" w:hAnsi="Arial" w:cs="Arial"/>
                <w:lang w:bidi="ar"/>
              </w:rPr>
              <w:lastRenderedPageBreak/>
              <w:t xml:space="preserve">0x1D: </w:t>
            </w:r>
            <w:proofErr w:type="spellStart"/>
            <w:r w:rsidRPr="003B4815">
              <w:rPr>
                <w:rFonts w:ascii="Arial" w:hAnsi="Arial" w:cs="Arial"/>
                <w:lang w:bidi="ar"/>
              </w:rPr>
              <w:t>Req_Quit_ExternalECUF</w:t>
            </w:r>
            <w:r w:rsidRPr="003B4815">
              <w:rPr>
                <w:rFonts w:ascii="Arial" w:hAnsi="Arial" w:cs="Arial"/>
                <w:lang w:bidi="ar"/>
              </w:rPr>
              <w:lastRenderedPageBreak/>
              <w:t>ailure</w:t>
            </w:r>
            <w:proofErr w:type="spellEnd"/>
            <w:r w:rsidRPr="003B4815">
              <w:rPr>
                <w:rFonts w:ascii="Arial" w:hAnsi="Arial" w:cs="Arial"/>
                <w:lang w:bidi="ar"/>
              </w:rPr>
              <w:t xml:space="preserve"> </w:t>
            </w:r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3C8ED57" w14:textId="77777777" w:rsidR="004454D4" w:rsidRPr="003B4815" w:rsidRDefault="004454D4">
            <w:pPr>
              <w:rPr>
                <w:rFonts w:ascii="Arial" w:hAnsi="Arial" w:cs="Arial"/>
              </w:rPr>
            </w:pPr>
          </w:p>
        </w:tc>
        <w:tc>
          <w:tcPr>
            <w:tcW w:w="2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E45E165" w14:textId="77777777" w:rsidR="004454D4" w:rsidRPr="003B4815" w:rsidRDefault="004454D4">
            <w:pPr>
              <w:rPr>
                <w:rFonts w:ascii="Arial" w:hAnsi="Arial" w:cs="Arial"/>
              </w:rPr>
            </w:pPr>
          </w:p>
        </w:tc>
      </w:tr>
      <w:tr w:rsidR="004454D4" w14:paraId="7B05A161" w14:textId="77777777">
        <w:trPr>
          <w:trHeight w:val="240"/>
        </w:trPr>
        <w:tc>
          <w:tcPr>
            <w:tcW w:w="2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7EA99D9" w14:textId="77777777" w:rsidR="004454D4" w:rsidRPr="003B4815" w:rsidRDefault="001F6651">
            <w:pPr>
              <w:textAlignment w:val="center"/>
              <w:rPr>
                <w:rFonts w:ascii="Arial" w:hAnsi="Arial" w:cs="Arial"/>
              </w:rPr>
            </w:pPr>
            <w:r w:rsidRPr="003B4815">
              <w:rPr>
                <w:rFonts w:ascii="Arial" w:hAnsi="Arial" w:cs="Arial"/>
                <w:lang w:bidi="ar"/>
              </w:rPr>
              <w:t>其他关联系统故障</w:t>
            </w:r>
          </w:p>
        </w:tc>
        <w:tc>
          <w:tcPr>
            <w:tcW w:w="2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E1D20A0" w14:textId="77777777" w:rsidR="004454D4" w:rsidRPr="003B4815" w:rsidRDefault="001F6651">
            <w:pPr>
              <w:textAlignment w:val="center"/>
              <w:rPr>
                <w:rFonts w:ascii="Arial" w:hAnsi="Arial" w:cs="Arial"/>
              </w:rPr>
            </w:pPr>
            <w:r w:rsidRPr="003B4815">
              <w:rPr>
                <w:rFonts w:ascii="Arial" w:hAnsi="Arial" w:cs="Arial"/>
                <w:lang w:bidi="ar"/>
              </w:rPr>
              <w:t xml:space="preserve">0x1D: </w:t>
            </w:r>
            <w:proofErr w:type="spellStart"/>
            <w:r w:rsidRPr="003B4815">
              <w:rPr>
                <w:rFonts w:ascii="Arial" w:hAnsi="Arial" w:cs="Arial"/>
                <w:lang w:bidi="ar"/>
              </w:rPr>
              <w:t>Req_Quit_ExternalECUFailure</w:t>
            </w:r>
            <w:proofErr w:type="spellEnd"/>
            <w:r w:rsidRPr="003B4815">
              <w:rPr>
                <w:rFonts w:ascii="Arial" w:hAnsi="Arial" w:cs="Arial"/>
                <w:lang w:bidi="ar"/>
              </w:rPr>
              <w:t xml:space="preserve"> </w:t>
            </w:r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E7991A3" w14:textId="77777777" w:rsidR="004454D4" w:rsidRPr="003B4815" w:rsidRDefault="004454D4">
            <w:pPr>
              <w:rPr>
                <w:rFonts w:ascii="Arial" w:hAnsi="Arial" w:cs="Arial"/>
              </w:rPr>
            </w:pPr>
          </w:p>
        </w:tc>
        <w:tc>
          <w:tcPr>
            <w:tcW w:w="2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8D4E943" w14:textId="77777777" w:rsidR="004454D4" w:rsidRPr="003B4815" w:rsidRDefault="004454D4">
            <w:pPr>
              <w:rPr>
                <w:rFonts w:ascii="Arial" w:hAnsi="Arial" w:cs="Arial"/>
              </w:rPr>
            </w:pPr>
          </w:p>
        </w:tc>
      </w:tr>
      <w:tr w:rsidR="004454D4" w14:paraId="19D077A7" w14:textId="77777777">
        <w:trPr>
          <w:trHeight w:val="240"/>
        </w:trPr>
        <w:tc>
          <w:tcPr>
            <w:tcW w:w="2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20CF19D" w14:textId="77777777" w:rsidR="004454D4" w:rsidRPr="003B4815" w:rsidRDefault="001F6651">
            <w:pPr>
              <w:textAlignment w:val="center"/>
              <w:rPr>
                <w:rFonts w:ascii="Arial" w:hAnsi="Arial" w:cs="Arial"/>
              </w:rPr>
            </w:pPr>
            <w:r w:rsidRPr="003B4815">
              <w:rPr>
                <w:rFonts w:ascii="Arial" w:hAnsi="Arial" w:cs="Arial"/>
                <w:lang w:bidi="ar"/>
              </w:rPr>
              <w:t>泊车控制系统故障（</w:t>
            </w:r>
            <w:r w:rsidRPr="003B4815">
              <w:rPr>
                <w:rFonts w:ascii="Arial" w:hAnsi="Arial" w:cs="Arial"/>
                <w:lang w:bidi="ar"/>
              </w:rPr>
              <w:t>ACU</w:t>
            </w:r>
            <w:r w:rsidRPr="003B4815">
              <w:rPr>
                <w:rFonts w:ascii="Arial" w:hAnsi="Arial" w:cs="Arial"/>
                <w:lang w:bidi="ar"/>
              </w:rPr>
              <w:t>）</w:t>
            </w:r>
          </w:p>
        </w:tc>
        <w:tc>
          <w:tcPr>
            <w:tcW w:w="2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59DD2C0" w14:textId="77777777" w:rsidR="004454D4" w:rsidRPr="003B4815" w:rsidRDefault="001F6651">
            <w:pPr>
              <w:textAlignment w:val="center"/>
              <w:rPr>
                <w:rFonts w:ascii="Arial" w:hAnsi="Arial" w:cs="Arial"/>
              </w:rPr>
            </w:pPr>
            <w:r w:rsidRPr="003B4815">
              <w:rPr>
                <w:rFonts w:ascii="Arial" w:hAnsi="Arial" w:cs="Arial"/>
                <w:lang w:bidi="ar"/>
              </w:rPr>
              <w:t xml:space="preserve">0x1E: </w:t>
            </w:r>
            <w:proofErr w:type="spellStart"/>
            <w:r w:rsidRPr="003B4815">
              <w:rPr>
                <w:rFonts w:ascii="Arial" w:hAnsi="Arial" w:cs="Arial"/>
                <w:lang w:bidi="ar"/>
              </w:rPr>
              <w:t>Req_Quit_Sys_Failure</w:t>
            </w:r>
            <w:proofErr w:type="spellEnd"/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2AAEADC" w14:textId="77777777" w:rsidR="004454D4" w:rsidRPr="003B4815" w:rsidRDefault="004454D4">
            <w:pPr>
              <w:rPr>
                <w:rFonts w:ascii="Arial" w:hAnsi="Arial" w:cs="Arial"/>
              </w:rPr>
            </w:pPr>
          </w:p>
        </w:tc>
        <w:tc>
          <w:tcPr>
            <w:tcW w:w="2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200F555" w14:textId="77777777" w:rsidR="004454D4" w:rsidRPr="003B4815" w:rsidRDefault="004454D4">
            <w:pPr>
              <w:rPr>
                <w:rFonts w:ascii="Arial" w:hAnsi="Arial" w:cs="Arial"/>
              </w:rPr>
            </w:pPr>
          </w:p>
        </w:tc>
      </w:tr>
      <w:tr w:rsidR="004454D4" w14:paraId="2D421849" w14:textId="77777777">
        <w:trPr>
          <w:trHeight w:val="240"/>
        </w:trPr>
        <w:tc>
          <w:tcPr>
            <w:tcW w:w="2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D8AF6DD" w14:textId="77777777" w:rsidR="004454D4" w:rsidRPr="003B4815" w:rsidRDefault="001F6651">
            <w:pPr>
              <w:textAlignment w:val="center"/>
              <w:rPr>
                <w:rFonts w:ascii="Arial" w:hAnsi="Arial" w:cs="Arial"/>
              </w:rPr>
            </w:pPr>
            <w:r w:rsidRPr="003B4815">
              <w:rPr>
                <w:rFonts w:ascii="Arial" w:hAnsi="Arial" w:cs="Arial"/>
                <w:lang w:bidi="ar"/>
              </w:rPr>
              <w:t>CAN</w:t>
            </w:r>
            <w:r w:rsidRPr="003B4815">
              <w:rPr>
                <w:rFonts w:ascii="Arial" w:hAnsi="Arial" w:cs="Arial"/>
                <w:lang w:bidi="ar"/>
              </w:rPr>
              <w:t>通信故障</w:t>
            </w:r>
          </w:p>
        </w:tc>
        <w:tc>
          <w:tcPr>
            <w:tcW w:w="2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72D7B24" w14:textId="77777777" w:rsidR="004454D4" w:rsidRPr="003B4815" w:rsidRDefault="001F6651">
            <w:pPr>
              <w:textAlignment w:val="center"/>
              <w:rPr>
                <w:rFonts w:ascii="Arial" w:hAnsi="Arial" w:cs="Arial"/>
              </w:rPr>
            </w:pPr>
            <w:r w:rsidRPr="003B4815">
              <w:rPr>
                <w:rFonts w:ascii="Arial" w:hAnsi="Arial" w:cs="Arial"/>
                <w:lang w:bidi="ar"/>
              </w:rPr>
              <w:t xml:space="preserve">0x1D: </w:t>
            </w:r>
            <w:proofErr w:type="spellStart"/>
            <w:r w:rsidRPr="003B4815">
              <w:rPr>
                <w:rFonts w:ascii="Arial" w:hAnsi="Arial" w:cs="Arial"/>
                <w:lang w:bidi="ar"/>
              </w:rPr>
              <w:t>Req_Quit_External</w:t>
            </w:r>
            <w:proofErr w:type="spellEnd"/>
            <w:r w:rsidRPr="003B4815">
              <w:rPr>
                <w:rFonts w:ascii="Arial" w:hAnsi="Arial" w:cs="Arial"/>
                <w:lang w:bidi="ar"/>
              </w:rPr>
              <w:t xml:space="preserve"> ECU failure</w:t>
            </w:r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6D9DB7B" w14:textId="77777777" w:rsidR="004454D4" w:rsidRPr="003B4815" w:rsidRDefault="004454D4">
            <w:pPr>
              <w:rPr>
                <w:rFonts w:ascii="Arial" w:hAnsi="Arial" w:cs="Arial"/>
              </w:rPr>
            </w:pPr>
          </w:p>
        </w:tc>
        <w:tc>
          <w:tcPr>
            <w:tcW w:w="2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EC601DC" w14:textId="77777777" w:rsidR="004454D4" w:rsidRPr="003B4815" w:rsidRDefault="004454D4">
            <w:pPr>
              <w:rPr>
                <w:rFonts w:ascii="Arial" w:hAnsi="Arial" w:cs="Arial"/>
              </w:rPr>
            </w:pPr>
          </w:p>
        </w:tc>
      </w:tr>
      <w:tr w:rsidR="004454D4" w14:paraId="51AC0B99" w14:textId="77777777">
        <w:trPr>
          <w:trHeight w:val="280"/>
        </w:trPr>
        <w:tc>
          <w:tcPr>
            <w:tcW w:w="2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BAA674F" w14:textId="77777777" w:rsidR="004454D4" w:rsidRPr="003B4815" w:rsidRDefault="001F6651">
            <w:pPr>
              <w:textAlignment w:val="center"/>
              <w:rPr>
                <w:rFonts w:ascii="Arial" w:hAnsi="Arial" w:cs="Arial"/>
              </w:rPr>
            </w:pPr>
            <w:r w:rsidRPr="003B4815">
              <w:rPr>
                <w:rFonts w:ascii="Arial" w:hAnsi="Arial" w:cs="Arial"/>
                <w:lang w:bidi="ar"/>
              </w:rPr>
              <w:t>用户退出功能（按键、语音）</w:t>
            </w:r>
          </w:p>
        </w:tc>
        <w:tc>
          <w:tcPr>
            <w:tcW w:w="2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34A23C8" w14:textId="77777777" w:rsidR="004454D4" w:rsidRPr="003B4815" w:rsidRDefault="001F6651">
            <w:pPr>
              <w:textAlignment w:val="center"/>
              <w:rPr>
                <w:rFonts w:ascii="Arial" w:hAnsi="Arial" w:cs="Arial"/>
              </w:rPr>
            </w:pPr>
            <w:r w:rsidRPr="003B4815">
              <w:rPr>
                <w:rFonts w:ascii="Arial" w:hAnsi="Arial" w:cs="Arial"/>
                <w:lang w:bidi="ar"/>
              </w:rPr>
              <w:t xml:space="preserve">0x21: </w:t>
            </w:r>
            <w:proofErr w:type="spellStart"/>
            <w:r w:rsidRPr="003B4815">
              <w:rPr>
                <w:rFonts w:ascii="Arial" w:hAnsi="Arial" w:cs="Arial"/>
                <w:lang w:bidi="ar"/>
              </w:rPr>
              <w:t>Req_Quit</w:t>
            </w:r>
            <w:proofErr w:type="spellEnd"/>
            <w:r w:rsidRPr="003B4815">
              <w:rPr>
                <w:rFonts w:ascii="Arial" w:hAnsi="Arial" w:cs="Arial"/>
                <w:lang w:bidi="ar"/>
              </w:rPr>
              <w:t xml:space="preserve"> _</w:t>
            </w:r>
            <w:proofErr w:type="spellStart"/>
            <w:r w:rsidRPr="003B4815">
              <w:rPr>
                <w:rFonts w:ascii="Arial" w:hAnsi="Arial" w:cs="Arial"/>
                <w:lang w:bidi="ar"/>
              </w:rPr>
              <w:t>UserExitViaButtion</w:t>
            </w:r>
            <w:proofErr w:type="spellEnd"/>
            <w:r w:rsidRPr="003B4815">
              <w:rPr>
                <w:rFonts w:ascii="Arial" w:hAnsi="Arial" w:cs="Arial"/>
                <w:lang w:bidi="ar"/>
              </w:rPr>
              <w:t>/Voice</w:t>
            </w:r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E4B8094" w14:textId="77777777" w:rsidR="004454D4" w:rsidRPr="003B4815" w:rsidRDefault="004454D4">
            <w:pPr>
              <w:rPr>
                <w:rFonts w:ascii="Arial" w:hAnsi="Arial" w:cs="Arial"/>
              </w:rPr>
            </w:pPr>
          </w:p>
        </w:tc>
        <w:tc>
          <w:tcPr>
            <w:tcW w:w="2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1908E32" w14:textId="77777777" w:rsidR="004454D4" w:rsidRPr="003B4815" w:rsidRDefault="004454D4">
            <w:pPr>
              <w:rPr>
                <w:rFonts w:ascii="Arial" w:hAnsi="Arial" w:cs="Arial"/>
              </w:rPr>
            </w:pPr>
          </w:p>
        </w:tc>
      </w:tr>
      <w:tr w:rsidR="004454D4" w14:paraId="0508F2B7" w14:textId="77777777">
        <w:trPr>
          <w:trHeight w:val="240"/>
        </w:trPr>
        <w:tc>
          <w:tcPr>
            <w:tcW w:w="2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045DB1A" w14:textId="77777777" w:rsidR="004454D4" w:rsidRPr="003B4815" w:rsidRDefault="001F6651">
            <w:pPr>
              <w:textAlignment w:val="center"/>
              <w:rPr>
                <w:rFonts w:ascii="Arial" w:hAnsi="Arial" w:cs="Arial"/>
              </w:rPr>
            </w:pPr>
            <w:r w:rsidRPr="003B4815">
              <w:rPr>
                <w:rFonts w:ascii="Arial" w:hAnsi="Arial" w:cs="Arial"/>
                <w:lang w:bidi="ar"/>
              </w:rPr>
              <w:t>用户踩刹车超过</w:t>
            </w:r>
            <w:r w:rsidRPr="003B4815">
              <w:rPr>
                <w:rFonts w:ascii="Arial" w:hAnsi="Arial" w:cs="Arial"/>
                <w:lang w:bidi="ar"/>
              </w:rPr>
              <w:t>2mins</w:t>
            </w:r>
          </w:p>
        </w:tc>
        <w:tc>
          <w:tcPr>
            <w:tcW w:w="2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2F34B37" w14:textId="77777777" w:rsidR="004454D4" w:rsidRPr="003B4815" w:rsidRDefault="001F6651">
            <w:pPr>
              <w:textAlignment w:val="center"/>
              <w:rPr>
                <w:rFonts w:ascii="Arial" w:hAnsi="Arial" w:cs="Arial"/>
              </w:rPr>
            </w:pPr>
            <w:r w:rsidRPr="003B4815">
              <w:rPr>
                <w:rFonts w:ascii="Arial" w:hAnsi="Arial" w:cs="Arial"/>
                <w:lang w:bidi="ar"/>
              </w:rPr>
              <w:t>0x22: BrakeExceed_2min</w:t>
            </w:r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A993D7E" w14:textId="77777777" w:rsidR="004454D4" w:rsidRPr="003B4815" w:rsidRDefault="004454D4">
            <w:pPr>
              <w:rPr>
                <w:rFonts w:ascii="Arial" w:hAnsi="Arial" w:cs="Arial"/>
              </w:rPr>
            </w:pPr>
          </w:p>
        </w:tc>
        <w:tc>
          <w:tcPr>
            <w:tcW w:w="2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3D8F3AD" w14:textId="77777777" w:rsidR="004454D4" w:rsidRPr="003B4815" w:rsidRDefault="004454D4">
            <w:pPr>
              <w:rPr>
                <w:rFonts w:ascii="Arial" w:hAnsi="Arial" w:cs="Arial"/>
              </w:rPr>
            </w:pPr>
          </w:p>
        </w:tc>
      </w:tr>
      <w:tr w:rsidR="004454D4" w14:paraId="5A9CCA9F" w14:textId="77777777">
        <w:trPr>
          <w:trHeight w:val="240"/>
        </w:trPr>
        <w:tc>
          <w:tcPr>
            <w:tcW w:w="2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354192B" w14:textId="77777777" w:rsidR="004454D4" w:rsidRPr="003B4815" w:rsidRDefault="001F6651">
            <w:pPr>
              <w:textAlignment w:val="center"/>
              <w:rPr>
                <w:rFonts w:ascii="Arial" w:hAnsi="Arial" w:cs="Arial"/>
              </w:rPr>
            </w:pPr>
            <w:r w:rsidRPr="003B4815">
              <w:rPr>
                <w:rFonts w:ascii="Arial" w:hAnsi="Arial" w:cs="Arial"/>
                <w:lang w:bidi="ar"/>
              </w:rPr>
              <w:t>挡位干预</w:t>
            </w:r>
          </w:p>
        </w:tc>
        <w:tc>
          <w:tcPr>
            <w:tcW w:w="2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C56536D" w14:textId="77777777" w:rsidR="004454D4" w:rsidRPr="003B4815" w:rsidRDefault="001F6651">
            <w:pPr>
              <w:textAlignment w:val="center"/>
              <w:rPr>
                <w:rFonts w:ascii="Arial" w:hAnsi="Arial" w:cs="Arial"/>
              </w:rPr>
            </w:pPr>
            <w:r w:rsidRPr="003B4815">
              <w:rPr>
                <w:rFonts w:ascii="Arial" w:hAnsi="Arial" w:cs="Arial"/>
                <w:lang w:bidi="ar"/>
              </w:rPr>
              <w:t xml:space="preserve">0x23: </w:t>
            </w:r>
            <w:proofErr w:type="spellStart"/>
            <w:r w:rsidRPr="003B4815">
              <w:rPr>
                <w:rFonts w:ascii="Arial" w:hAnsi="Arial" w:cs="Arial"/>
                <w:lang w:bidi="ar"/>
              </w:rPr>
              <w:t>Req_Quit_GearIntervention</w:t>
            </w:r>
            <w:proofErr w:type="spellEnd"/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6CB370A" w14:textId="77777777" w:rsidR="004454D4" w:rsidRPr="003B4815" w:rsidRDefault="004454D4">
            <w:pPr>
              <w:rPr>
                <w:rFonts w:ascii="Arial" w:hAnsi="Arial" w:cs="Arial"/>
              </w:rPr>
            </w:pPr>
          </w:p>
        </w:tc>
        <w:tc>
          <w:tcPr>
            <w:tcW w:w="2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D0B6E8D" w14:textId="77777777" w:rsidR="004454D4" w:rsidRPr="003B4815" w:rsidRDefault="004454D4">
            <w:pPr>
              <w:rPr>
                <w:rFonts w:ascii="Arial" w:hAnsi="Arial" w:cs="Arial"/>
              </w:rPr>
            </w:pPr>
          </w:p>
        </w:tc>
      </w:tr>
      <w:tr w:rsidR="004454D4" w14:paraId="55A2CDD0" w14:textId="77777777">
        <w:trPr>
          <w:trHeight w:val="240"/>
        </w:trPr>
        <w:tc>
          <w:tcPr>
            <w:tcW w:w="2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C1626D4" w14:textId="77777777" w:rsidR="004454D4" w:rsidRPr="003B4815" w:rsidRDefault="001F6651">
            <w:pPr>
              <w:textAlignment w:val="center"/>
              <w:rPr>
                <w:rFonts w:ascii="Arial" w:hAnsi="Arial" w:cs="Arial"/>
              </w:rPr>
            </w:pPr>
            <w:r w:rsidRPr="003B4815">
              <w:rPr>
                <w:rFonts w:ascii="Arial" w:hAnsi="Arial" w:cs="Arial"/>
                <w:lang w:bidi="ar"/>
              </w:rPr>
              <w:t>用户干预</w:t>
            </w:r>
            <w:r w:rsidRPr="003B4815">
              <w:rPr>
                <w:rFonts w:ascii="Arial" w:hAnsi="Arial" w:cs="Arial"/>
                <w:lang w:bidi="ar"/>
              </w:rPr>
              <w:t>EPB</w:t>
            </w:r>
          </w:p>
        </w:tc>
        <w:tc>
          <w:tcPr>
            <w:tcW w:w="2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8DC7088" w14:textId="77777777" w:rsidR="004454D4" w:rsidRPr="003B4815" w:rsidRDefault="001F6651">
            <w:pPr>
              <w:textAlignment w:val="center"/>
              <w:rPr>
                <w:rFonts w:ascii="Arial" w:hAnsi="Arial" w:cs="Arial"/>
              </w:rPr>
            </w:pPr>
            <w:r w:rsidRPr="003B4815">
              <w:rPr>
                <w:rFonts w:ascii="Arial" w:hAnsi="Arial" w:cs="Arial"/>
                <w:lang w:bidi="ar"/>
              </w:rPr>
              <w:t xml:space="preserve">0x24: </w:t>
            </w:r>
            <w:proofErr w:type="spellStart"/>
            <w:r w:rsidRPr="003B4815">
              <w:rPr>
                <w:rFonts w:ascii="Arial" w:hAnsi="Arial" w:cs="Arial"/>
                <w:lang w:bidi="ar"/>
              </w:rPr>
              <w:t>Req_Quit_EPB_Apply</w:t>
            </w:r>
            <w:proofErr w:type="spellEnd"/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BD5B8E6" w14:textId="77777777" w:rsidR="004454D4" w:rsidRPr="003B4815" w:rsidRDefault="004454D4">
            <w:pPr>
              <w:rPr>
                <w:rFonts w:ascii="Arial" w:hAnsi="Arial" w:cs="Arial"/>
              </w:rPr>
            </w:pPr>
          </w:p>
        </w:tc>
        <w:tc>
          <w:tcPr>
            <w:tcW w:w="2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122F878" w14:textId="77777777" w:rsidR="004454D4" w:rsidRPr="003B4815" w:rsidRDefault="004454D4">
            <w:pPr>
              <w:rPr>
                <w:rFonts w:ascii="Arial" w:hAnsi="Arial" w:cs="Arial"/>
              </w:rPr>
            </w:pPr>
          </w:p>
        </w:tc>
      </w:tr>
      <w:tr w:rsidR="004454D4" w14:paraId="036EFE41" w14:textId="77777777">
        <w:trPr>
          <w:trHeight w:val="240"/>
        </w:trPr>
        <w:tc>
          <w:tcPr>
            <w:tcW w:w="2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1BE8392" w14:textId="77777777" w:rsidR="004454D4" w:rsidRPr="003B4815" w:rsidRDefault="001F6651">
            <w:pPr>
              <w:textAlignment w:val="center"/>
              <w:rPr>
                <w:rFonts w:ascii="Arial" w:hAnsi="Arial" w:cs="Arial"/>
              </w:rPr>
            </w:pPr>
            <w:r w:rsidRPr="003B4815">
              <w:rPr>
                <w:rFonts w:ascii="Arial" w:hAnsi="Arial" w:cs="Arial"/>
                <w:lang w:bidi="ar"/>
              </w:rPr>
              <w:t>用户干预方向盘</w:t>
            </w:r>
          </w:p>
        </w:tc>
        <w:tc>
          <w:tcPr>
            <w:tcW w:w="2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4CA5E2A" w14:textId="77777777" w:rsidR="004454D4" w:rsidRPr="003B4815" w:rsidRDefault="001F6651">
            <w:pPr>
              <w:textAlignment w:val="center"/>
              <w:rPr>
                <w:rFonts w:ascii="Arial" w:hAnsi="Arial" w:cs="Arial"/>
              </w:rPr>
            </w:pPr>
            <w:r w:rsidRPr="003B4815">
              <w:rPr>
                <w:rFonts w:ascii="Arial" w:hAnsi="Arial" w:cs="Arial"/>
                <w:lang w:bidi="ar"/>
              </w:rPr>
              <w:t>0x25:Req_Quit_SteeringWheel_Intervention</w:t>
            </w:r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28B6133" w14:textId="77777777" w:rsidR="004454D4" w:rsidRPr="003B4815" w:rsidRDefault="004454D4">
            <w:pPr>
              <w:rPr>
                <w:rFonts w:ascii="Arial" w:hAnsi="Arial" w:cs="Arial"/>
              </w:rPr>
            </w:pPr>
          </w:p>
        </w:tc>
        <w:tc>
          <w:tcPr>
            <w:tcW w:w="2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81CC99A" w14:textId="77777777" w:rsidR="004454D4" w:rsidRPr="003B4815" w:rsidRDefault="004454D4">
            <w:pPr>
              <w:rPr>
                <w:rFonts w:ascii="Arial" w:hAnsi="Arial" w:cs="Arial"/>
              </w:rPr>
            </w:pPr>
          </w:p>
        </w:tc>
      </w:tr>
      <w:tr w:rsidR="004454D4" w14:paraId="581A51C5" w14:textId="77777777">
        <w:trPr>
          <w:trHeight w:val="240"/>
        </w:trPr>
        <w:tc>
          <w:tcPr>
            <w:tcW w:w="2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41CA6E7" w14:textId="77777777" w:rsidR="004454D4" w:rsidRPr="003B4815" w:rsidRDefault="001F6651">
            <w:pPr>
              <w:textAlignment w:val="center"/>
              <w:rPr>
                <w:rFonts w:ascii="Arial" w:hAnsi="Arial" w:cs="Arial"/>
              </w:rPr>
            </w:pPr>
            <w:r w:rsidRPr="003B4815">
              <w:rPr>
                <w:rFonts w:ascii="Arial" w:hAnsi="Arial" w:cs="Arial"/>
                <w:lang w:bidi="ar"/>
              </w:rPr>
              <w:t>用户折叠后视镜</w:t>
            </w:r>
          </w:p>
        </w:tc>
        <w:tc>
          <w:tcPr>
            <w:tcW w:w="2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A3BDAF6" w14:textId="77777777" w:rsidR="004454D4" w:rsidRPr="003B4815" w:rsidRDefault="001F6651">
            <w:pPr>
              <w:textAlignment w:val="center"/>
              <w:rPr>
                <w:rFonts w:ascii="Arial" w:hAnsi="Arial" w:cs="Arial"/>
              </w:rPr>
            </w:pPr>
            <w:r w:rsidRPr="003B4815">
              <w:rPr>
                <w:rFonts w:ascii="Arial" w:hAnsi="Arial" w:cs="Arial"/>
                <w:lang w:bidi="ar"/>
              </w:rPr>
              <w:t xml:space="preserve">0X26: </w:t>
            </w:r>
            <w:proofErr w:type="spellStart"/>
            <w:r w:rsidRPr="003B4815">
              <w:rPr>
                <w:rFonts w:ascii="Arial" w:hAnsi="Arial" w:cs="Arial"/>
                <w:lang w:bidi="ar"/>
              </w:rPr>
              <w:t>Req_Quit_MirrorFold</w:t>
            </w:r>
            <w:proofErr w:type="spellEnd"/>
            <w:r w:rsidRPr="003B4815">
              <w:rPr>
                <w:rFonts w:ascii="Arial" w:hAnsi="Arial" w:cs="Arial"/>
                <w:lang w:bidi="ar"/>
              </w:rPr>
              <w:t xml:space="preserve"> </w:t>
            </w:r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54BF08D" w14:textId="77777777" w:rsidR="004454D4" w:rsidRPr="003B4815" w:rsidRDefault="004454D4">
            <w:pPr>
              <w:rPr>
                <w:rFonts w:ascii="Arial" w:hAnsi="Arial" w:cs="Arial"/>
              </w:rPr>
            </w:pPr>
          </w:p>
        </w:tc>
        <w:tc>
          <w:tcPr>
            <w:tcW w:w="2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D581B41" w14:textId="77777777" w:rsidR="004454D4" w:rsidRPr="003B4815" w:rsidRDefault="004454D4">
            <w:pPr>
              <w:rPr>
                <w:rFonts w:ascii="Arial" w:hAnsi="Arial" w:cs="Arial"/>
              </w:rPr>
            </w:pPr>
          </w:p>
        </w:tc>
      </w:tr>
      <w:tr w:rsidR="004454D4" w14:paraId="59A1DC38" w14:textId="77777777">
        <w:trPr>
          <w:trHeight w:val="240"/>
        </w:trPr>
        <w:tc>
          <w:tcPr>
            <w:tcW w:w="2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4BFE583" w14:textId="77777777" w:rsidR="004454D4" w:rsidRPr="003B4815" w:rsidRDefault="001F6651">
            <w:pPr>
              <w:textAlignment w:val="center"/>
              <w:rPr>
                <w:rFonts w:ascii="Arial" w:hAnsi="Arial" w:cs="Arial"/>
              </w:rPr>
            </w:pPr>
            <w:r w:rsidRPr="003B4815">
              <w:rPr>
                <w:rFonts w:ascii="Arial" w:hAnsi="Arial" w:cs="Arial"/>
                <w:lang w:bidi="ar"/>
              </w:rPr>
              <w:t>不安全行为</w:t>
            </w:r>
            <w:r w:rsidRPr="003B4815">
              <w:rPr>
                <w:rFonts w:ascii="Arial" w:hAnsi="Arial" w:cs="Arial"/>
                <w:lang w:bidi="ar"/>
              </w:rPr>
              <w:t>(P+EPB</w:t>
            </w:r>
            <w:r w:rsidRPr="003B4815">
              <w:rPr>
                <w:rFonts w:ascii="Arial" w:hAnsi="Arial" w:cs="Arial"/>
                <w:lang w:bidi="ar"/>
              </w:rPr>
              <w:t>没反馈</w:t>
            </w:r>
            <w:r w:rsidRPr="003B4815">
              <w:rPr>
                <w:rFonts w:ascii="Arial" w:hAnsi="Arial" w:cs="Arial"/>
                <w:lang w:bidi="ar"/>
              </w:rPr>
              <w:t>)</w:t>
            </w:r>
          </w:p>
        </w:tc>
        <w:tc>
          <w:tcPr>
            <w:tcW w:w="2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0D47821" w14:textId="77777777" w:rsidR="004454D4" w:rsidRPr="003B4815" w:rsidRDefault="001F6651">
            <w:pPr>
              <w:textAlignment w:val="center"/>
              <w:rPr>
                <w:rFonts w:ascii="Arial" w:hAnsi="Arial" w:cs="Arial"/>
              </w:rPr>
            </w:pPr>
            <w:r w:rsidRPr="003B4815">
              <w:rPr>
                <w:rFonts w:ascii="Arial" w:hAnsi="Arial" w:cs="Arial"/>
                <w:lang w:bidi="ar"/>
              </w:rPr>
              <w:t xml:space="preserve">0x27: </w:t>
            </w:r>
            <w:proofErr w:type="spellStart"/>
            <w:r w:rsidRPr="003B4815">
              <w:rPr>
                <w:rFonts w:ascii="Arial" w:hAnsi="Arial" w:cs="Arial"/>
                <w:lang w:bidi="ar"/>
              </w:rPr>
              <w:t>Req_Quit_Unsafe_Behavior</w:t>
            </w:r>
            <w:proofErr w:type="spellEnd"/>
            <w:r w:rsidRPr="003B4815">
              <w:rPr>
                <w:rFonts w:ascii="Arial" w:hAnsi="Arial" w:cs="Arial"/>
                <w:lang w:bidi="ar"/>
              </w:rPr>
              <w:t xml:space="preserve"> </w:t>
            </w:r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21163E8" w14:textId="77777777" w:rsidR="004454D4" w:rsidRPr="003B4815" w:rsidRDefault="004454D4">
            <w:pPr>
              <w:rPr>
                <w:rFonts w:ascii="Arial" w:hAnsi="Arial" w:cs="Arial"/>
              </w:rPr>
            </w:pPr>
          </w:p>
        </w:tc>
        <w:tc>
          <w:tcPr>
            <w:tcW w:w="2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0326D8E" w14:textId="77777777" w:rsidR="004454D4" w:rsidRPr="003B4815" w:rsidRDefault="004454D4">
            <w:pPr>
              <w:rPr>
                <w:rFonts w:ascii="Arial" w:hAnsi="Arial" w:cs="Arial"/>
              </w:rPr>
            </w:pPr>
          </w:p>
        </w:tc>
      </w:tr>
      <w:tr w:rsidR="004454D4" w14:paraId="05BE9460" w14:textId="77777777">
        <w:trPr>
          <w:trHeight w:val="240"/>
        </w:trPr>
        <w:tc>
          <w:tcPr>
            <w:tcW w:w="2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18A3606" w14:textId="77777777" w:rsidR="004454D4" w:rsidRPr="003B4815" w:rsidRDefault="001F6651">
            <w:pPr>
              <w:textAlignment w:val="center"/>
              <w:rPr>
                <w:rFonts w:ascii="Arial" w:hAnsi="Arial" w:cs="Arial"/>
              </w:rPr>
            </w:pPr>
            <w:r w:rsidRPr="003B4815">
              <w:rPr>
                <w:rFonts w:ascii="Arial" w:hAnsi="Arial" w:cs="Arial"/>
                <w:lang w:bidi="ar"/>
              </w:rPr>
              <w:t>充电枪插着</w:t>
            </w:r>
          </w:p>
        </w:tc>
        <w:tc>
          <w:tcPr>
            <w:tcW w:w="2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E474A51" w14:textId="77777777" w:rsidR="004454D4" w:rsidRPr="003B4815" w:rsidRDefault="001F6651">
            <w:pPr>
              <w:textAlignment w:val="center"/>
              <w:rPr>
                <w:rFonts w:ascii="Arial" w:hAnsi="Arial" w:cs="Arial"/>
              </w:rPr>
            </w:pPr>
            <w:r w:rsidRPr="003B4815">
              <w:rPr>
                <w:rFonts w:ascii="Arial" w:hAnsi="Arial" w:cs="Arial"/>
                <w:lang w:bidi="ar"/>
              </w:rPr>
              <w:t xml:space="preserve">0x28: </w:t>
            </w:r>
            <w:proofErr w:type="spellStart"/>
            <w:r w:rsidRPr="003B4815">
              <w:rPr>
                <w:rFonts w:ascii="Arial" w:hAnsi="Arial" w:cs="Arial"/>
                <w:lang w:bidi="ar"/>
              </w:rPr>
              <w:t>Req_Quit_Vehcle_Charging</w:t>
            </w:r>
            <w:proofErr w:type="spellEnd"/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FFAB981" w14:textId="77777777" w:rsidR="004454D4" w:rsidRPr="003B4815" w:rsidRDefault="004454D4">
            <w:pPr>
              <w:rPr>
                <w:rFonts w:ascii="Arial" w:hAnsi="Arial" w:cs="Arial"/>
              </w:rPr>
            </w:pPr>
          </w:p>
        </w:tc>
        <w:tc>
          <w:tcPr>
            <w:tcW w:w="2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0AB468E" w14:textId="77777777" w:rsidR="004454D4" w:rsidRPr="003B4815" w:rsidRDefault="004454D4">
            <w:pPr>
              <w:rPr>
                <w:rFonts w:ascii="Arial" w:hAnsi="Arial" w:cs="Arial"/>
              </w:rPr>
            </w:pPr>
          </w:p>
        </w:tc>
      </w:tr>
      <w:tr w:rsidR="004454D4" w14:paraId="61D472C7" w14:textId="77777777">
        <w:trPr>
          <w:trHeight w:val="240"/>
        </w:trPr>
        <w:tc>
          <w:tcPr>
            <w:tcW w:w="2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B4ED1BB" w14:textId="77777777" w:rsidR="004454D4" w:rsidRPr="003B4815" w:rsidRDefault="001F6651">
            <w:pPr>
              <w:textAlignment w:val="center"/>
              <w:rPr>
                <w:rFonts w:ascii="Arial" w:hAnsi="Arial" w:cs="Arial"/>
              </w:rPr>
            </w:pPr>
            <w:r w:rsidRPr="003B4815">
              <w:rPr>
                <w:rFonts w:ascii="Arial" w:hAnsi="Arial" w:cs="Arial"/>
                <w:lang w:bidi="ar"/>
              </w:rPr>
              <w:t>车辆下电</w:t>
            </w:r>
          </w:p>
        </w:tc>
        <w:tc>
          <w:tcPr>
            <w:tcW w:w="2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9D0EF3E" w14:textId="77777777" w:rsidR="004454D4" w:rsidRPr="003B4815" w:rsidRDefault="001F6651">
            <w:pPr>
              <w:textAlignment w:val="center"/>
              <w:rPr>
                <w:rFonts w:ascii="Arial" w:hAnsi="Arial" w:cs="Arial"/>
              </w:rPr>
            </w:pPr>
            <w:r w:rsidRPr="003B4815">
              <w:rPr>
                <w:rFonts w:ascii="Arial" w:hAnsi="Arial" w:cs="Arial"/>
                <w:lang w:bidi="ar"/>
              </w:rPr>
              <w:t xml:space="preserve">0x29: </w:t>
            </w:r>
            <w:proofErr w:type="spellStart"/>
            <w:r w:rsidRPr="003B4815">
              <w:rPr>
                <w:rFonts w:ascii="Arial" w:hAnsi="Arial" w:cs="Arial"/>
                <w:lang w:bidi="ar"/>
              </w:rPr>
              <w:t>Req_PowerOFF</w:t>
            </w:r>
            <w:proofErr w:type="spellEnd"/>
            <w:r w:rsidRPr="003B4815">
              <w:rPr>
                <w:rFonts w:ascii="Arial" w:hAnsi="Arial" w:cs="Arial"/>
                <w:lang w:bidi="ar"/>
              </w:rPr>
              <w:t xml:space="preserve"> </w:t>
            </w:r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F76DE2F" w14:textId="77777777" w:rsidR="004454D4" w:rsidRPr="003B4815" w:rsidRDefault="004454D4">
            <w:pPr>
              <w:rPr>
                <w:rFonts w:ascii="Arial" w:hAnsi="Arial" w:cs="Arial"/>
              </w:rPr>
            </w:pPr>
          </w:p>
        </w:tc>
        <w:tc>
          <w:tcPr>
            <w:tcW w:w="2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E36A7EA" w14:textId="77777777" w:rsidR="004454D4" w:rsidRPr="003B4815" w:rsidRDefault="004454D4">
            <w:pPr>
              <w:rPr>
                <w:rFonts w:ascii="Arial" w:hAnsi="Arial" w:cs="Arial"/>
              </w:rPr>
            </w:pPr>
          </w:p>
        </w:tc>
      </w:tr>
      <w:tr w:rsidR="004454D4" w14:paraId="24C1BAC3" w14:textId="77777777">
        <w:trPr>
          <w:trHeight w:val="280"/>
        </w:trPr>
        <w:tc>
          <w:tcPr>
            <w:tcW w:w="2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E443408" w14:textId="77777777" w:rsidR="004454D4" w:rsidRPr="003B4815" w:rsidRDefault="001F6651">
            <w:pPr>
              <w:textAlignment w:val="center"/>
              <w:rPr>
                <w:rFonts w:ascii="Arial" w:hAnsi="Arial" w:cs="Arial"/>
              </w:rPr>
            </w:pPr>
            <w:r w:rsidRPr="003B4815">
              <w:rPr>
                <w:rFonts w:ascii="Arial" w:hAnsi="Arial" w:cs="Arial"/>
                <w:lang w:bidi="ar"/>
              </w:rPr>
              <w:lastRenderedPageBreak/>
              <w:t>不可逾越的障碍</w:t>
            </w:r>
          </w:p>
        </w:tc>
        <w:tc>
          <w:tcPr>
            <w:tcW w:w="2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98CD46D" w14:textId="77777777" w:rsidR="004454D4" w:rsidRPr="003B4815" w:rsidRDefault="001F6651">
            <w:pPr>
              <w:textAlignment w:val="center"/>
              <w:rPr>
                <w:rFonts w:ascii="Arial" w:hAnsi="Arial" w:cs="Arial"/>
              </w:rPr>
            </w:pPr>
            <w:r w:rsidRPr="003B4815">
              <w:rPr>
                <w:rFonts w:ascii="Arial" w:hAnsi="Arial" w:cs="Arial"/>
                <w:lang w:bidi="ar"/>
              </w:rPr>
              <w:t>0x2A:Req_Quit_InsurmountableObstacle Detected</w:t>
            </w:r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ABE11F1" w14:textId="77777777" w:rsidR="004454D4" w:rsidRPr="003B4815" w:rsidRDefault="004454D4">
            <w:pPr>
              <w:rPr>
                <w:rFonts w:ascii="Arial" w:hAnsi="Arial" w:cs="Arial"/>
              </w:rPr>
            </w:pPr>
          </w:p>
        </w:tc>
        <w:tc>
          <w:tcPr>
            <w:tcW w:w="2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8C33B2A" w14:textId="77777777" w:rsidR="004454D4" w:rsidRPr="003B4815" w:rsidRDefault="004454D4">
            <w:pPr>
              <w:rPr>
                <w:rFonts w:ascii="Arial" w:hAnsi="Arial" w:cs="Arial"/>
              </w:rPr>
            </w:pPr>
          </w:p>
        </w:tc>
      </w:tr>
      <w:tr w:rsidR="004454D4" w14:paraId="7D7147DF" w14:textId="77777777">
        <w:trPr>
          <w:trHeight w:val="280"/>
        </w:trPr>
        <w:tc>
          <w:tcPr>
            <w:tcW w:w="2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7269206" w14:textId="77777777" w:rsidR="004454D4" w:rsidRPr="003B4815" w:rsidRDefault="001F6651">
            <w:pPr>
              <w:textAlignment w:val="center"/>
              <w:rPr>
                <w:rFonts w:ascii="Arial" w:hAnsi="Arial" w:cs="Arial"/>
              </w:rPr>
            </w:pPr>
            <w:r w:rsidRPr="003B4815">
              <w:rPr>
                <w:rFonts w:ascii="Arial" w:hAnsi="Arial" w:cs="Arial"/>
                <w:lang w:bidi="ar"/>
              </w:rPr>
              <w:t>等待点击开始超时（</w:t>
            </w:r>
            <w:r w:rsidRPr="003B4815">
              <w:rPr>
                <w:rFonts w:ascii="Arial" w:hAnsi="Arial" w:cs="Arial"/>
                <w:lang w:bidi="ar"/>
              </w:rPr>
              <w:t>2min</w:t>
            </w:r>
            <w:r w:rsidRPr="003B4815">
              <w:rPr>
                <w:rFonts w:ascii="Arial" w:hAnsi="Arial" w:cs="Arial"/>
                <w:lang w:bidi="ar"/>
              </w:rPr>
              <w:t>）</w:t>
            </w:r>
          </w:p>
        </w:tc>
        <w:tc>
          <w:tcPr>
            <w:tcW w:w="2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DBCB915" w14:textId="77777777" w:rsidR="004454D4" w:rsidRPr="003B4815" w:rsidRDefault="001F6651">
            <w:pPr>
              <w:textAlignment w:val="center"/>
              <w:rPr>
                <w:rFonts w:ascii="Arial" w:hAnsi="Arial" w:cs="Arial"/>
              </w:rPr>
            </w:pPr>
            <w:r w:rsidRPr="003B4815">
              <w:rPr>
                <w:rFonts w:ascii="Arial" w:hAnsi="Arial" w:cs="Arial"/>
                <w:lang w:bidi="ar"/>
              </w:rPr>
              <w:t>0x20:Req_Quit_FunctionOnCheckOvertime</w:t>
            </w:r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C1550B8" w14:textId="77777777" w:rsidR="004454D4" w:rsidRPr="003B4815" w:rsidRDefault="004454D4">
            <w:pPr>
              <w:rPr>
                <w:rFonts w:ascii="Arial" w:hAnsi="Arial" w:cs="Arial"/>
              </w:rPr>
            </w:pPr>
          </w:p>
        </w:tc>
        <w:tc>
          <w:tcPr>
            <w:tcW w:w="2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8C66082" w14:textId="77777777" w:rsidR="004454D4" w:rsidRPr="003B4815" w:rsidRDefault="004454D4">
            <w:pPr>
              <w:rPr>
                <w:rFonts w:ascii="Arial" w:hAnsi="Arial" w:cs="Arial"/>
              </w:rPr>
            </w:pPr>
          </w:p>
        </w:tc>
      </w:tr>
      <w:tr w:rsidR="004454D4" w14:paraId="7289C54C" w14:textId="77777777">
        <w:trPr>
          <w:trHeight w:val="240"/>
        </w:trPr>
        <w:tc>
          <w:tcPr>
            <w:tcW w:w="2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DDF1E62" w14:textId="77777777" w:rsidR="004454D4" w:rsidRPr="003B4815" w:rsidRDefault="001F6651">
            <w:pPr>
              <w:textAlignment w:val="center"/>
              <w:rPr>
                <w:rFonts w:ascii="Arial" w:hAnsi="Arial" w:cs="Arial"/>
              </w:rPr>
            </w:pPr>
            <w:r w:rsidRPr="003B4815">
              <w:rPr>
                <w:rFonts w:ascii="Arial" w:hAnsi="Arial" w:cs="Arial"/>
                <w:lang w:bidi="ar"/>
              </w:rPr>
              <w:t>功能激活大于</w:t>
            </w:r>
            <w:r w:rsidRPr="003B4815">
              <w:rPr>
                <w:rFonts w:ascii="Arial" w:hAnsi="Arial" w:cs="Arial"/>
                <w:lang w:bidi="ar"/>
              </w:rPr>
              <w:t>10</w:t>
            </w:r>
            <w:r w:rsidRPr="003B4815">
              <w:rPr>
                <w:rFonts w:ascii="Arial" w:hAnsi="Arial" w:cs="Arial"/>
                <w:lang w:bidi="ar"/>
              </w:rPr>
              <w:t>分钟</w:t>
            </w:r>
          </w:p>
        </w:tc>
        <w:tc>
          <w:tcPr>
            <w:tcW w:w="2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39D96DA" w14:textId="77777777" w:rsidR="004454D4" w:rsidRPr="003B4815" w:rsidRDefault="001F6651">
            <w:pPr>
              <w:textAlignment w:val="center"/>
              <w:rPr>
                <w:rFonts w:ascii="Arial" w:hAnsi="Arial" w:cs="Arial"/>
              </w:rPr>
            </w:pPr>
            <w:r w:rsidRPr="003B4815">
              <w:rPr>
                <w:rFonts w:ascii="Arial" w:hAnsi="Arial" w:cs="Arial"/>
                <w:lang w:bidi="ar"/>
              </w:rPr>
              <w:t>0x2C: Req_Quit_MatimeOvertime_10min</w:t>
            </w:r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FB10FC5" w14:textId="77777777" w:rsidR="004454D4" w:rsidRPr="003B4815" w:rsidRDefault="004454D4">
            <w:pPr>
              <w:rPr>
                <w:rFonts w:ascii="Arial" w:hAnsi="Arial" w:cs="Arial"/>
              </w:rPr>
            </w:pPr>
          </w:p>
        </w:tc>
        <w:tc>
          <w:tcPr>
            <w:tcW w:w="2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6B6EC08" w14:textId="77777777" w:rsidR="004454D4" w:rsidRPr="003B4815" w:rsidRDefault="004454D4">
            <w:pPr>
              <w:rPr>
                <w:rFonts w:ascii="Arial" w:hAnsi="Arial" w:cs="Arial"/>
              </w:rPr>
            </w:pPr>
          </w:p>
        </w:tc>
      </w:tr>
      <w:tr w:rsidR="004454D4" w14:paraId="04C90C23" w14:textId="77777777">
        <w:trPr>
          <w:trHeight w:val="240"/>
        </w:trPr>
        <w:tc>
          <w:tcPr>
            <w:tcW w:w="2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A62DF02" w14:textId="77777777" w:rsidR="004454D4" w:rsidRPr="003B4815" w:rsidRDefault="001F6651">
            <w:pPr>
              <w:textAlignment w:val="center"/>
              <w:rPr>
                <w:rFonts w:ascii="Arial" w:hAnsi="Arial" w:cs="Arial"/>
              </w:rPr>
            </w:pPr>
            <w:r w:rsidRPr="003B4815">
              <w:rPr>
                <w:rFonts w:ascii="Arial" w:hAnsi="Arial" w:cs="Arial"/>
                <w:lang w:bidi="ar"/>
              </w:rPr>
              <w:t>恢复超时</w:t>
            </w:r>
          </w:p>
        </w:tc>
        <w:tc>
          <w:tcPr>
            <w:tcW w:w="2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E1226DF" w14:textId="77777777" w:rsidR="004454D4" w:rsidRPr="003B4815" w:rsidRDefault="001F6651">
            <w:pPr>
              <w:textAlignment w:val="center"/>
              <w:rPr>
                <w:rFonts w:ascii="Arial" w:hAnsi="Arial" w:cs="Arial"/>
              </w:rPr>
            </w:pPr>
            <w:r w:rsidRPr="003B4815">
              <w:rPr>
                <w:rFonts w:ascii="Arial" w:hAnsi="Arial" w:cs="Arial"/>
                <w:lang w:bidi="ar"/>
              </w:rPr>
              <w:t>0x2D:Req_Quit_RecoveryTimeout</w:t>
            </w:r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969F602" w14:textId="77777777" w:rsidR="004454D4" w:rsidRPr="003B4815" w:rsidRDefault="004454D4">
            <w:pPr>
              <w:rPr>
                <w:rFonts w:ascii="Arial" w:hAnsi="Arial" w:cs="Arial"/>
              </w:rPr>
            </w:pPr>
          </w:p>
        </w:tc>
        <w:tc>
          <w:tcPr>
            <w:tcW w:w="2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10F58A8" w14:textId="77777777" w:rsidR="004454D4" w:rsidRPr="003B4815" w:rsidRDefault="004454D4">
            <w:pPr>
              <w:rPr>
                <w:rFonts w:ascii="Arial" w:hAnsi="Arial" w:cs="Arial"/>
              </w:rPr>
            </w:pPr>
          </w:p>
        </w:tc>
      </w:tr>
      <w:tr w:rsidR="004454D4" w14:paraId="4FE1EFE5" w14:textId="77777777">
        <w:trPr>
          <w:trHeight w:val="240"/>
        </w:trPr>
        <w:tc>
          <w:tcPr>
            <w:tcW w:w="2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FE34BCB" w14:textId="77777777" w:rsidR="004454D4" w:rsidRPr="003B4815" w:rsidRDefault="001F6651">
            <w:pPr>
              <w:textAlignment w:val="center"/>
              <w:rPr>
                <w:rFonts w:ascii="Arial" w:hAnsi="Arial" w:cs="Arial"/>
              </w:rPr>
            </w:pPr>
            <w:r w:rsidRPr="003B4815">
              <w:rPr>
                <w:rFonts w:ascii="Arial" w:hAnsi="Arial" w:cs="Arial"/>
                <w:lang w:bidi="ar"/>
              </w:rPr>
              <w:t>中断次数超限</w:t>
            </w:r>
            <w:r w:rsidRPr="003B4815">
              <w:rPr>
                <w:rFonts w:ascii="Arial" w:hAnsi="Arial" w:cs="Arial"/>
                <w:lang w:bidi="ar"/>
              </w:rPr>
              <w:t>(8</w:t>
            </w:r>
            <w:r w:rsidRPr="003B4815">
              <w:rPr>
                <w:rFonts w:ascii="Arial" w:hAnsi="Arial" w:cs="Arial"/>
                <w:lang w:bidi="ar"/>
              </w:rPr>
              <w:t>次</w:t>
            </w:r>
            <w:r w:rsidRPr="003B4815">
              <w:rPr>
                <w:rFonts w:ascii="Arial" w:hAnsi="Arial" w:cs="Arial"/>
                <w:lang w:bidi="ar"/>
              </w:rPr>
              <w:t>)</w:t>
            </w:r>
          </w:p>
        </w:tc>
        <w:tc>
          <w:tcPr>
            <w:tcW w:w="2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DDF839D" w14:textId="77777777" w:rsidR="004454D4" w:rsidRPr="003B4815" w:rsidRDefault="001F6651">
            <w:pPr>
              <w:textAlignment w:val="center"/>
              <w:rPr>
                <w:rFonts w:ascii="Arial" w:hAnsi="Arial" w:cs="Arial"/>
              </w:rPr>
            </w:pPr>
            <w:r w:rsidRPr="003B4815">
              <w:rPr>
                <w:rFonts w:ascii="Arial" w:hAnsi="Arial" w:cs="Arial"/>
                <w:lang w:bidi="ar"/>
              </w:rPr>
              <w:t xml:space="preserve">0x2E: </w:t>
            </w:r>
            <w:proofErr w:type="spellStart"/>
            <w:r w:rsidRPr="003B4815">
              <w:rPr>
                <w:rFonts w:ascii="Arial" w:hAnsi="Arial" w:cs="Arial"/>
                <w:lang w:bidi="ar"/>
              </w:rPr>
              <w:t>Req_Quit_InterruptTimesOverflow</w:t>
            </w:r>
            <w:proofErr w:type="spellEnd"/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2C8E1D8" w14:textId="77777777" w:rsidR="004454D4" w:rsidRPr="003B4815" w:rsidRDefault="004454D4">
            <w:pPr>
              <w:rPr>
                <w:rFonts w:ascii="Arial" w:hAnsi="Arial" w:cs="Arial"/>
              </w:rPr>
            </w:pPr>
          </w:p>
        </w:tc>
        <w:tc>
          <w:tcPr>
            <w:tcW w:w="2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F8D0412" w14:textId="77777777" w:rsidR="004454D4" w:rsidRPr="003B4815" w:rsidRDefault="004454D4">
            <w:pPr>
              <w:rPr>
                <w:rFonts w:ascii="Arial" w:hAnsi="Arial" w:cs="Arial"/>
              </w:rPr>
            </w:pPr>
          </w:p>
        </w:tc>
      </w:tr>
      <w:tr w:rsidR="004454D4" w14:paraId="74EA0B76" w14:textId="77777777">
        <w:trPr>
          <w:trHeight w:val="280"/>
        </w:trPr>
        <w:tc>
          <w:tcPr>
            <w:tcW w:w="2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9BCF75D" w14:textId="77777777" w:rsidR="004454D4" w:rsidRPr="003B4815" w:rsidRDefault="001F6651">
            <w:pPr>
              <w:textAlignment w:val="center"/>
              <w:rPr>
                <w:rFonts w:ascii="Arial" w:hAnsi="Arial" w:cs="Arial"/>
              </w:rPr>
            </w:pPr>
            <w:r w:rsidRPr="003B4815">
              <w:rPr>
                <w:rFonts w:ascii="Arial" w:hAnsi="Arial" w:cs="Arial"/>
                <w:lang w:bidi="ar"/>
              </w:rPr>
              <w:t>用户干预移动超过</w:t>
            </w:r>
            <w:r w:rsidRPr="003B4815">
              <w:rPr>
                <w:rFonts w:ascii="Arial" w:hAnsi="Arial" w:cs="Arial"/>
                <w:lang w:bidi="ar"/>
              </w:rPr>
              <w:t>1m</w:t>
            </w:r>
          </w:p>
        </w:tc>
        <w:tc>
          <w:tcPr>
            <w:tcW w:w="2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16A7616" w14:textId="77777777" w:rsidR="004454D4" w:rsidRPr="003B4815" w:rsidRDefault="001F6651">
            <w:pPr>
              <w:textAlignment w:val="center"/>
              <w:rPr>
                <w:rFonts w:ascii="Arial" w:hAnsi="Arial" w:cs="Arial"/>
              </w:rPr>
            </w:pPr>
            <w:r w:rsidRPr="003B4815">
              <w:rPr>
                <w:rFonts w:ascii="Arial" w:hAnsi="Arial" w:cs="Arial"/>
                <w:lang w:bidi="ar"/>
              </w:rPr>
              <w:t xml:space="preserve">0x2F: </w:t>
            </w:r>
            <w:proofErr w:type="spellStart"/>
            <w:r w:rsidRPr="003B4815">
              <w:rPr>
                <w:rFonts w:ascii="Arial" w:hAnsi="Arial" w:cs="Arial"/>
                <w:lang w:bidi="ar"/>
              </w:rPr>
              <w:t>Req_Quit_RemoteMoveDistanceOut_Of</w:t>
            </w:r>
            <w:proofErr w:type="spellEnd"/>
            <w:r w:rsidRPr="003B4815">
              <w:rPr>
                <w:rFonts w:ascii="Arial" w:hAnsi="Arial" w:cs="Arial"/>
                <w:lang w:bidi="ar"/>
              </w:rPr>
              <w:t xml:space="preserve"> Range</w:t>
            </w:r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C4118E2" w14:textId="77777777" w:rsidR="004454D4" w:rsidRPr="003B4815" w:rsidRDefault="004454D4">
            <w:pPr>
              <w:rPr>
                <w:rFonts w:ascii="Arial" w:hAnsi="Arial" w:cs="Arial"/>
              </w:rPr>
            </w:pPr>
          </w:p>
        </w:tc>
        <w:tc>
          <w:tcPr>
            <w:tcW w:w="2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8648FB5" w14:textId="77777777" w:rsidR="004454D4" w:rsidRPr="003B4815" w:rsidRDefault="004454D4">
            <w:pPr>
              <w:rPr>
                <w:rFonts w:ascii="Arial" w:hAnsi="Arial" w:cs="Arial"/>
              </w:rPr>
            </w:pPr>
          </w:p>
        </w:tc>
      </w:tr>
      <w:tr w:rsidR="004454D4" w14:paraId="5627EB95" w14:textId="77777777">
        <w:trPr>
          <w:trHeight w:val="240"/>
        </w:trPr>
        <w:tc>
          <w:tcPr>
            <w:tcW w:w="2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1C69F9C" w14:textId="77777777" w:rsidR="004454D4" w:rsidRPr="003B4815" w:rsidRDefault="001F6651">
            <w:pPr>
              <w:textAlignment w:val="center"/>
              <w:rPr>
                <w:rFonts w:ascii="Arial" w:hAnsi="Arial" w:cs="Arial"/>
              </w:rPr>
            </w:pPr>
            <w:r w:rsidRPr="003B4815">
              <w:rPr>
                <w:rFonts w:ascii="Arial" w:hAnsi="Arial" w:cs="Arial"/>
                <w:lang w:bidi="ar"/>
              </w:rPr>
              <w:t>关联系统握手失败</w:t>
            </w:r>
          </w:p>
        </w:tc>
        <w:tc>
          <w:tcPr>
            <w:tcW w:w="2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BE5F352" w14:textId="77777777" w:rsidR="004454D4" w:rsidRPr="003B4815" w:rsidRDefault="001F6651">
            <w:pPr>
              <w:textAlignment w:val="center"/>
              <w:rPr>
                <w:rFonts w:ascii="Arial" w:hAnsi="Arial" w:cs="Arial"/>
              </w:rPr>
            </w:pPr>
            <w:r w:rsidRPr="003B4815">
              <w:rPr>
                <w:rFonts w:ascii="Arial" w:hAnsi="Arial" w:cs="Arial"/>
                <w:lang w:bidi="ar"/>
              </w:rPr>
              <w:t xml:space="preserve">0x30: </w:t>
            </w:r>
            <w:proofErr w:type="spellStart"/>
            <w:r w:rsidRPr="003B4815">
              <w:rPr>
                <w:rFonts w:ascii="Arial" w:hAnsi="Arial" w:cs="Arial"/>
                <w:lang w:bidi="ar"/>
              </w:rPr>
              <w:t>Req_Quit_HandshakeFailed</w:t>
            </w:r>
            <w:proofErr w:type="spellEnd"/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FB46DD9" w14:textId="77777777" w:rsidR="004454D4" w:rsidRPr="003B4815" w:rsidRDefault="004454D4">
            <w:pPr>
              <w:rPr>
                <w:rFonts w:ascii="Arial" w:hAnsi="Arial" w:cs="Arial"/>
              </w:rPr>
            </w:pPr>
          </w:p>
        </w:tc>
        <w:tc>
          <w:tcPr>
            <w:tcW w:w="2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7E70E99" w14:textId="77777777" w:rsidR="004454D4" w:rsidRPr="003B4815" w:rsidRDefault="004454D4">
            <w:pPr>
              <w:rPr>
                <w:rFonts w:ascii="Arial" w:hAnsi="Arial" w:cs="Arial"/>
              </w:rPr>
            </w:pPr>
          </w:p>
        </w:tc>
      </w:tr>
      <w:tr w:rsidR="004454D4" w14:paraId="45C6A74E" w14:textId="77777777">
        <w:trPr>
          <w:trHeight w:val="280"/>
        </w:trPr>
        <w:tc>
          <w:tcPr>
            <w:tcW w:w="2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4859176" w14:textId="77777777" w:rsidR="004454D4" w:rsidRPr="003B4815" w:rsidRDefault="001F6651">
            <w:pPr>
              <w:textAlignment w:val="center"/>
              <w:rPr>
                <w:rFonts w:ascii="Arial" w:hAnsi="Arial" w:cs="Arial"/>
              </w:rPr>
            </w:pPr>
            <w:r w:rsidRPr="003B4815">
              <w:rPr>
                <w:rFonts w:ascii="Arial" w:hAnsi="Arial" w:cs="Arial"/>
                <w:lang w:bidi="ar"/>
              </w:rPr>
              <w:t>转向超过线控范围即方向盘角度超限</w:t>
            </w:r>
          </w:p>
        </w:tc>
        <w:tc>
          <w:tcPr>
            <w:tcW w:w="2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32A5002" w14:textId="77777777" w:rsidR="004454D4" w:rsidRPr="003B4815" w:rsidRDefault="001F6651">
            <w:pPr>
              <w:textAlignment w:val="center"/>
              <w:rPr>
                <w:rFonts w:ascii="Arial" w:hAnsi="Arial" w:cs="Arial"/>
              </w:rPr>
            </w:pPr>
            <w:r w:rsidRPr="003B4815">
              <w:rPr>
                <w:rFonts w:ascii="Arial" w:hAnsi="Arial" w:cs="Arial"/>
                <w:lang w:bidi="ar"/>
              </w:rPr>
              <w:t xml:space="preserve">0x31: </w:t>
            </w:r>
            <w:proofErr w:type="spellStart"/>
            <w:r w:rsidRPr="003B4815">
              <w:rPr>
                <w:rFonts w:ascii="Arial" w:hAnsi="Arial" w:cs="Arial"/>
                <w:lang w:bidi="ar"/>
              </w:rPr>
              <w:t>Req_Quit_SteeringAngle_Out_of_Limit</w:t>
            </w:r>
            <w:proofErr w:type="spellEnd"/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94C2509" w14:textId="77777777" w:rsidR="004454D4" w:rsidRPr="003B4815" w:rsidRDefault="004454D4">
            <w:pPr>
              <w:rPr>
                <w:rFonts w:ascii="Arial" w:hAnsi="Arial" w:cs="Arial"/>
              </w:rPr>
            </w:pPr>
          </w:p>
        </w:tc>
        <w:tc>
          <w:tcPr>
            <w:tcW w:w="2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935889C" w14:textId="77777777" w:rsidR="004454D4" w:rsidRPr="003B4815" w:rsidRDefault="004454D4">
            <w:pPr>
              <w:rPr>
                <w:rFonts w:ascii="Arial" w:hAnsi="Arial" w:cs="Arial"/>
              </w:rPr>
            </w:pPr>
          </w:p>
        </w:tc>
      </w:tr>
      <w:tr w:rsidR="004454D4" w14:paraId="1579C030" w14:textId="77777777">
        <w:trPr>
          <w:trHeight w:val="240"/>
        </w:trPr>
        <w:tc>
          <w:tcPr>
            <w:tcW w:w="2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10D44FB" w14:textId="77777777" w:rsidR="004454D4" w:rsidRPr="003B4815" w:rsidRDefault="001F6651">
            <w:pPr>
              <w:textAlignment w:val="center"/>
              <w:rPr>
                <w:rFonts w:ascii="Arial" w:hAnsi="Arial" w:cs="Arial"/>
              </w:rPr>
            </w:pPr>
            <w:r w:rsidRPr="003B4815">
              <w:rPr>
                <w:rFonts w:ascii="Arial" w:hAnsi="Arial" w:cs="Arial"/>
                <w:lang w:bidi="ar"/>
              </w:rPr>
              <w:t>换挡失败（无有效换挡）</w:t>
            </w:r>
          </w:p>
        </w:tc>
        <w:tc>
          <w:tcPr>
            <w:tcW w:w="2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51C55BC" w14:textId="77777777" w:rsidR="004454D4" w:rsidRPr="003B4815" w:rsidRDefault="001F6651">
            <w:pPr>
              <w:textAlignment w:val="center"/>
              <w:rPr>
                <w:rFonts w:ascii="Arial" w:hAnsi="Arial" w:cs="Arial"/>
              </w:rPr>
            </w:pPr>
            <w:r w:rsidRPr="003B4815">
              <w:rPr>
                <w:rFonts w:ascii="Arial" w:hAnsi="Arial" w:cs="Arial"/>
                <w:lang w:bidi="ar"/>
              </w:rPr>
              <w:t xml:space="preserve">0x32: </w:t>
            </w:r>
            <w:proofErr w:type="spellStart"/>
            <w:r w:rsidRPr="003B4815">
              <w:rPr>
                <w:rFonts w:ascii="Arial" w:hAnsi="Arial" w:cs="Arial"/>
                <w:lang w:bidi="ar"/>
              </w:rPr>
              <w:t>Req_Quit_Shift_Operate_Failed</w:t>
            </w:r>
            <w:proofErr w:type="spellEnd"/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B11CD36" w14:textId="77777777" w:rsidR="004454D4" w:rsidRPr="003B4815" w:rsidRDefault="004454D4">
            <w:pPr>
              <w:rPr>
                <w:rFonts w:ascii="Arial" w:hAnsi="Arial" w:cs="Arial"/>
              </w:rPr>
            </w:pPr>
          </w:p>
        </w:tc>
        <w:tc>
          <w:tcPr>
            <w:tcW w:w="2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4FA6823" w14:textId="77777777" w:rsidR="004454D4" w:rsidRPr="003B4815" w:rsidRDefault="004454D4">
            <w:pPr>
              <w:rPr>
                <w:rFonts w:ascii="Arial" w:hAnsi="Arial" w:cs="Arial"/>
              </w:rPr>
            </w:pPr>
          </w:p>
        </w:tc>
      </w:tr>
      <w:tr w:rsidR="004454D4" w14:paraId="3052A2C6" w14:textId="77777777">
        <w:trPr>
          <w:trHeight w:val="240"/>
        </w:trPr>
        <w:tc>
          <w:tcPr>
            <w:tcW w:w="2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ACEB120" w14:textId="77777777" w:rsidR="004454D4" w:rsidRPr="003B4815" w:rsidRDefault="001F6651">
            <w:pPr>
              <w:textAlignment w:val="center"/>
              <w:rPr>
                <w:rFonts w:ascii="Arial" w:hAnsi="Arial" w:cs="Arial"/>
              </w:rPr>
            </w:pPr>
            <w:r w:rsidRPr="003B4815">
              <w:rPr>
                <w:rFonts w:ascii="Arial" w:hAnsi="Arial" w:cs="Arial"/>
                <w:lang w:bidi="ar"/>
              </w:rPr>
              <w:t>偏离轨迹</w:t>
            </w:r>
          </w:p>
        </w:tc>
        <w:tc>
          <w:tcPr>
            <w:tcW w:w="2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66E0199" w14:textId="77777777" w:rsidR="004454D4" w:rsidRPr="003B4815" w:rsidRDefault="001F6651">
            <w:pPr>
              <w:textAlignment w:val="center"/>
              <w:rPr>
                <w:rFonts w:ascii="Arial" w:hAnsi="Arial" w:cs="Arial"/>
              </w:rPr>
            </w:pPr>
            <w:r w:rsidRPr="003B4815">
              <w:rPr>
                <w:rFonts w:ascii="Arial" w:hAnsi="Arial" w:cs="Arial"/>
                <w:lang w:bidi="ar"/>
              </w:rPr>
              <w:t xml:space="preserve">0x33: </w:t>
            </w:r>
            <w:proofErr w:type="spellStart"/>
            <w:r w:rsidRPr="003B4815">
              <w:rPr>
                <w:rFonts w:ascii="Arial" w:hAnsi="Arial" w:cs="Arial"/>
                <w:lang w:bidi="ar"/>
              </w:rPr>
              <w:t>Req_Quit_TrajectoryDeviation</w:t>
            </w:r>
            <w:proofErr w:type="spellEnd"/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54036DB" w14:textId="77777777" w:rsidR="004454D4" w:rsidRPr="003B4815" w:rsidRDefault="004454D4">
            <w:pPr>
              <w:rPr>
                <w:rFonts w:ascii="Arial" w:hAnsi="Arial" w:cs="Arial"/>
              </w:rPr>
            </w:pPr>
          </w:p>
        </w:tc>
        <w:tc>
          <w:tcPr>
            <w:tcW w:w="2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B853518" w14:textId="77777777" w:rsidR="004454D4" w:rsidRPr="003B4815" w:rsidRDefault="004454D4">
            <w:pPr>
              <w:rPr>
                <w:rFonts w:ascii="Arial" w:hAnsi="Arial" w:cs="Arial"/>
              </w:rPr>
            </w:pPr>
          </w:p>
        </w:tc>
      </w:tr>
      <w:tr w:rsidR="004454D4" w14:paraId="44C7133D" w14:textId="77777777">
        <w:trPr>
          <w:trHeight w:val="240"/>
        </w:trPr>
        <w:tc>
          <w:tcPr>
            <w:tcW w:w="2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D3B6396" w14:textId="77777777" w:rsidR="004454D4" w:rsidRPr="003B4815" w:rsidRDefault="001F6651">
            <w:pPr>
              <w:textAlignment w:val="center"/>
              <w:rPr>
                <w:rFonts w:ascii="Arial" w:hAnsi="Arial" w:cs="Arial"/>
              </w:rPr>
            </w:pPr>
            <w:r w:rsidRPr="003B4815">
              <w:rPr>
                <w:rFonts w:ascii="Arial" w:hAnsi="Arial" w:cs="Arial"/>
                <w:lang w:bidi="ar"/>
              </w:rPr>
              <w:t>充电盖未关闭</w:t>
            </w:r>
          </w:p>
        </w:tc>
        <w:tc>
          <w:tcPr>
            <w:tcW w:w="2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A6873A5" w14:textId="77777777" w:rsidR="004454D4" w:rsidRPr="003B4815" w:rsidRDefault="001F6651">
            <w:pPr>
              <w:textAlignment w:val="center"/>
              <w:rPr>
                <w:rFonts w:ascii="Arial" w:hAnsi="Arial" w:cs="Arial"/>
              </w:rPr>
            </w:pPr>
            <w:r w:rsidRPr="003B4815">
              <w:rPr>
                <w:rFonts w:ascii="Arial" w:hAnsi="Arial" w:cs="Arial"/>
                <w:lang w:bidi="ar"/>
              </w:rPr>
              <w:t xml:space="preserve">0x34: </w:t>
            </w:r>
            <w:proofErr w:type="spellStart"/>
            <w:r w:rsidRPr="003B4815">
              <w:rPr>
                <w:rFonts w:ascii="Arial" w:hAnsi="Arial" w:cs="Arial"/>
                <w:lang w:bidi="ar"/>
              </w:rPr>
              <w:t>Req_Quit_ChargeCover</w:t>
            </w:r>
            <w:proofErr w:type="spellEnd"/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429480D" w14:textId="77777777" w:rsidR="004454D4" w:rsidRPr="003B4815" w:rsidRDefault="004454D4">
            <w:pPr>
              <w:rPr>
                <w:rFonts w:ascii="Arial" w:hAnsi="Arial" w:cs="Arial"/>
              </w:rPr>
            </w:pPr>
          </w:p>
        </w:tc>
        <w:tc>
          <w:tcPr>
            <w:tcW w:w="2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EBDDCA9" w14:textId="77777777" w:rsidR="004454D4" w:rsidRPr="003B4815" w:rsidRDefault="004454D4">
            <w:pPr>
              <w:rPr>
                <w:rFonts w:ascii="Arial" w:hAnsi="Arial" w:cs="Arial"/>
              </w:rPr>
            </w:pPr>
          </w:p>
        </w:tc>
      </w:tr>
      <w:tr w:rsidR="004454D4" w14:paraId="0309790A" w14:textId="77777777">
        <w:trPr>
          <w:trHeight w:val="240"/>
        </w:trPr>
        <w:tc>
          <w:tcPr>
            <w:tcW w:w="2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439EED1" w14:textId="77777777" w:rsidR="004454D4" w:rsidRPr="003B4815" w:rsidRDefault="001F6651">
            <w:pPr>
              <w:textAlignment w:val="center"/>
              <w:rPr>
                <w:rFonts w:ascii="Arial" w:hAnsi="Arial" w:cs="Arial"/>
              </w:rPr>
            </w:pPr>
            <w:r w:rsidRPr="003B4815">
              <w:rPr>
                <w:rFonts w:ascii="Arial" w:hAnsi="Arial" w:cs="Arial"/>
                <w:lang w:bidi="ar"/>
              </w:rPr>
              <w:t>空间受限</w:t>
            </w:r>
          </w:p>
        </w:tc>
        <w:tc>
          <w:tcPr>
            <w:tcW w:w="2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D8B91BB" w14:textId="77777777" w:rsidR="004454D4" w:rsidRPr="003B4815" w:rsidRDefault="001F6651">
            <w:pPr>
              <w:textAlignment w:val="center"/>
              <w:rPr>
                <w:rFonts w:ascii="Arial" w:hAnsi="Arial" w:cs="Arial"/>
              </w:rPr>
            </w:pPr>
            <w:r w:rsidRPr="003B4815">
              <w:rPr>
                <w:rFonts w:ascii="Arial" w:hAnsi="Arial" w:cs="Arial"/>
                <w:lang w:bidi="ar"/>
              </w:rPr>
              <w:t xml:space="preserve">0x35: </w:t>
            </w:r>
            <w:proofErr w:type="spellStart"/>
            <w:r w:rsidRPr="003B4815">
              <w:rPr>
                <w:rFonts w:ascii="Arial" w:hAnsi="Arial" w:cs="Arial"/>
                <w:lang w:bidi="ar"/>
              </w:rPr>
              <w:lastRenderedPageBreak/>
              <w:t>Req_Quit_SpaceLimit</w:t>
            </w:r>
            <w:proofErr w:type="spellEnd"/>
            <w:r w:rsidRPr="003B4815">
              <w:rPr>
                <w:rFonts w:ascii="Arial" w:hAnsi="Arial" w:cs="Arial"/>
                <w:lang w:bidi="ar"/>
              </w:rPr>
              <w:t xml:space="preserve"> </w:t>
            </w:r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E62898D" w14:textId="77777777" w:rsidR="004454D4" w:rsidRPr="003B4815" w:rsidRDefault="004454D4">
            <w:pPr>
              <w:rPr>
                <w:rFonts w:ascii="Arial" w:hAnsi="Arial" w:cs="Arial"/>
              </w:rPr>
            </w:pPr>
          </w:p>
        </w:tc>
        <w:tc>
          <w:tcPr>
            <w:tcW w:w="2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543BF2A" w14:textId="77777777" w:rsidR="004454D4" w:rsidRPr="003B4815" w:rsidRDefault="004454D4">
            <w:pPr>
              <w:rPr>
                <w:rFonts w:ascii="Arial" w:hAnsi="Arial" w:cs="Arial"/>
              </w:rPr>
            </w:pPr>
          </w:p>
        </w:tc>
      </w:tr>
      <w:tr w:rsidR="004454D4" w14:paraId="6D45C463" w14:textId="77777777">
        <w:trPr>
          <w:trHeight w:val="240"/>
        </w:trPr>
        <w:tc>
          <w:tcPr>
            <w:tcW w:w="2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D7532C0" w14:textId="77777777" w:rsidR="004454D4" w:rsidRPr="003B4815" w:rsidRDefault="001F6651">
            <w:pPr>
              <w:textAlignment w:val="center"/>
              <w:rPr>
                <w:rFonts w:ascii="Arial" w:hAnsi="Arial" w:cs="Arial"/>
              </w:rPr>
            </w:pPr>
            <w:r w:rsidRPr="003B4815">
              <w:rPr>
                <w:rFonts w:ascii="Arial" w:hAnsi="Arial" w:cs="Arial"/>
                <w:lang w:bidi="ar"/>
              </w:rPr>
              <w:t>车轮卡住</w:t>
            </w:r>
          </w:p>
        </w:tc>
        <w:tc>
          <w:tcPr>
            <w:tcW w:w="2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428B97C" w14:textId="77777777" w:rsidR="004454D4" w:rsidRPr="003B4815" w:rsidRDefault="001F6651">
            <w:pPr>
              <w:textAlignment w:val="center"/>
              <w:rPr>
                <w:rFonts w:ascii="Arial" w:hAnsi="Arial" w:cs="Arial"/>
              </w:rPr>
            </w:pPr>
            <w:r w:rsidRPr="003B4815">
              <w:rPr>
                <w:rFonts w:ascii="Arial" w:hAnsi="Arial" w:cs="Arial"/>
                <w:lang w:bidi="ar"/>
              </w:rPr>
              <w:t xml:space="preserve">0x37: </w:t>
            </w:r>
            <w:proofErr w:type="spellStart"/>
            <w:r w:rsidRPr="003B4815">
              <w:rPr>
                <w:rFonts w:ascii="Arial" w:hAnsi="Arial" w:cs="Arial"/>
                <w:lang w:bidi="ar"/>
              </w:rPr>
              <w:t>Req_Quit_WheelStuck</w:t>
            </w:r>
            <w:proofErr w:type="spellEnd"/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9608A57" w14:textId="77777777" w:rsidR="004454D4" w:rsidRPr="003B4815" w:rsidRDefault="004454D4">
            <w:pPr>
              <w:rPr>
                <w:rFonts w:ascii="Arial" w:hAnsi="Arial" w:cs="Arial"/>
              </w:rPr>
            </w:pPr>
          </w:p>
        </w:tc>
        <w:tc>
          <w:tcPr>
            <w:tcW w:w="2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7A7D93D" w14:textId="77777777" w:rsidR="004454D4" w:rsidRPr="003B4815" w:rsidRDefault="004454D4">
            <w:pPr>
              <w:rPr>
                <w:rFonts w:ascii="Arial" w:hAnsi="Arial" w:cs="Arial"/>
              </w:rPr>
            </w:pPr>
          </w:p>
        </w:tc>
      </w:tr>
      <w:tr w:rsidR="004454D4" w14:paraId="155BA588" w14:textId="77777777">
        <w:trPr>
          <w:trHeight w:val="240"/>
        </w:trPr>
        <w:tc>
          <w:tcPr>
            <w:tcW w:w="2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88BF1E4" w14:textId="77777777" w:rsidR="004454D4" w:rsidRPr="003B4815" w:rsidRDefault="001F6651">
            <w:pPr>
              <w:textAlignment w:val="center"/>
              <w:rPr>
                <w:rFonts w:ascii="Arial" w:hAnsi="Arial" w:cs="Arial"/>
              </w:rPr>
            </w:pPr>
            <w:r w:rsidRPr="003B4815">
              <w:rPr>
                <w:rFonts w:ascii="Arial" w:hAnsi="Arial" w:cs="Arial"/>
                <w:lang w:bidi="ar"/>
              </w:rPr>
              <w:t>挡位不响应</w:t>
            </w:r>
          </w:p>
        </w:tc>
        <w:tc>
          <w:tcPr>
            <w:tcW w:w="2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BCB8F46" w14:textId="77777777" w:rsidR="004454D4" w:rsidRPr="003B4815" w:rsidRDefault="001F6651">
            <w:pPr>
              <w:textAlignment w:val="center"/>
              <w:rPr>
                <w:rFonts w:ascii="Arial" w:hAnsi="Arial" w:cs="Arial"/>
              </w:rPr>
            </w:pPr>
            <w:r w:rsidRPr="003B4815">
              <w:rPr>
                <w:rFonts w:ascii="Arial" w:hAnsi="Arial" w:cs="Arial"/>
                <w:lang w:bidi="ar"/>
              </w:rPr>
              <w:t xml:space="preserve">0x38: </w:t>
            </w:r>
            <w:proofErr w:type="spellStart"/>
            <w:r w:rsidRPr="003B4815">
              <w:rPr>
                <w:rFonts w:ascii="Arial" w:hAnsi="Arial" w:cs="Arial"/>
                <w:lang w:bidi="ar"/>
              </w:rPr>
              <w:t>Req_Quit_Actuator</w:t>
            </w:r>
            <w:proofErr w:type="spellEnd"/>
            <w:r w:rsidRPr="003B4815">
              <w:rPr>
                <w:rFonts w:ascii="Arial" w:hAnsi="Arial" w:cs="Arial"/>
                <w:lang w:bidi="ar"/>
              </w:rPr>
              <w:t xml:space="preserve"> feedback abnormal</w:t>
            </w:r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B4422EE" w14:textId="77777777" w:rsidR="004454D4" w:rsidRPr="003B4815" w:rsidRDefault="004454D4">
            <w:pPr>
              <w:rPr>
                <w:rFonts w:ascii="Arial" w:hAnsi="Arial" w:cs="Arial"/>
              </w:rPr>
            </w:pPr>
          </w:p>
        </w:tc>
        <w:tc>
          <w:tcPr>
            <w:tcW w:w="2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FFCEEA3" w14:textId="77777777" w:rsidR="004454D4" w:rsidRPr="003B4815" w:rsidRDefault="004454D4">
            <w:pPr>
              <w:rPr>
                <w:rFonts w:ascii="Arial" w:hAnsi="Arial" w:cs="Arial"/>
              </w:rPr>
            </w:pPr>
          </w:p>
        </w:tc>
      </w:tr>
      <w:tr w:rsidR="004454D4" w14:paraId="307C9C3C" w14:textId="77777777">
        <w:trPr>
          <w:trHeight w:val="240"/>
        </w:trPr>
        <w:tc>
          <w:tcPr>
            <w:tcW w:w="2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7E9FC5D" w14:textId="77777777" w:rsidR="004454D4" w:rsidRPr="003B4815" w:rsidRDefault="001F6651">
            <w:pPr>
              <w:textAlignment w:val="center"/>
              <w:rPr>
                <w:rFonts w:ascii="Arial" w:hAnsi="Arial" w:cs="Arial"/>
              </w:rPr>
            </w:pPr>
            <w:r w:rsidRPr="003B4815">
              <w:rPr>
                <w:rFonts w:ascii="Arial" w:hAnsi="Arial" w:cs="Arial"/>
                <w:lang w:bidi="ar"/>
              </w:rPr>
              <w:t>车外温度监控不可用</w:t>
            </w:r>
          </w:p>
        </w:tc>
        <w:tc>
          <w:tcPr>
            <w:tcW w:w="2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6837132" w14:textId="77777777" w:rsidR="004454D4" w:rsidRPr="003B4815" w:rsidRDefault="001F6651">
            <w:pPr>
              <w:textAlignment w:val="center"/>
              <w:rPr>
                <w:rFonts w:ascii="Arial" w:hAnsi="Arial" w:cs="Arial"/>
              </w:rPr>
            </w:pPr>
            <w:r w:rsidRPr="003B4815">
              <w:rPr>
                <w:rFonts w:ascii="Arial" w:hAnsi="Arial" w:cs="Arial"/>
                <w:lang w:bidi="ar"/>
              </w:rPr>
              <w:t xml:space="preserve">0x1D: </w:t>
            </w:r>
            <w:proofErr w:type="spellStart"/>
            <w:r w:rsidRPr="003B4815">
              <w:rPr>
                <w:rFonts w:ascii="Arial" w:hAnsi="Arial" w:cs="Arial"/>
                <w:lang w:bidi="ar"/>
              </w:rPr>
              <w:t>Req_Quit_ExternalECUFailure</w:t>
            </w:r>
            <w:proofErr w:type="spellEnd"/>
            <w:r w:rsidRPr="003B4815">
              <w:rPr>
                <w:rFonts w:ascii="Arial" w:hAnsi="Arial" w:cs="Arial"/>
                <w:lang w:bidi="ar"/>
              </w:rPr>
              <w:t xml:space="preserve"> </w:t>
            </w:r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B9A7D47" w14:textId="77777777" w:rsidR="004454D4" w:rsidRPr="003B4815" w:rsidRDefault="004454D4">
            <w:pPr>
              <w:rPr>
                <w:rFonts w:ascii="Arial" w:hAnsi="Arial" w:cs="Arial"/>
              </w:rPr>
            </w:pPr>
          </w:p>
        </w:tc>
        <w:tc>
          <w:tcPr>
            <w:tcW w:w="2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0C4FF22" w14:textId="77777777" w:rsidR="004454D4" w:rsidRPr="003B4815" w:rsidRDefault="004454D4">
            <w:pPr>
              <w:rPr>
                <w:rFonts w:ascii="Arial" w:hAnsi="Arial" w:cs="Arial"/>
              </w:rPr>
            </w:pPr>
          </w:p>
        </w:tc>
      </w:tr>
      <w:tr w:rsidR="004454D4" w14:paraId="2C1CA093" w14:textId="77777777">
        <w:trPr>
          <w:trHeight w:val="240"/>
        </w:trPr>
        <w:tc>
          <w:tcPr>
            <w:tcW w:w="2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7827E51" w14:textId="77777777" w:rsidR="004454D4" w:rsidRPr="003B4815" w:rsidRDefault="001F6651">
            <w:pPr>
              <w:textAlignment w:val="center"/>
              <w:rPr>
                <w:rFonts w:ascii="Arial" w:hAnsi="Arial" w:cs="Arial"/>
              </w:rPr>
            </w:pPr>
            <w:r w:rsidRPr="003B4815">
              <w:rPr>
                <w:rFonts w:ascii="Arial" w:hAnsi="Arial" w:cs="Arial"/>
                <w:lang w:bidi="ar"/>
              </w:rPr>
              <w:t>驻车系统故障</w:t>
            </w:r>
          </w:p>
        </w:tc>
        <w:tc>
          <w:tcPr>
            <w:tcW w:w="2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434BF12" w14:textId="77777777" w:rsidR="004454D4" w:rsidRPr="003B4815" w:rsidRDefault="001F6651">
            <w:pPr>
              <w:textAlignment w:val="center"/>
              <w:rPr>
                <w:rFonts w:ascii="Arial" w:hAnsi="Arial" w:cs="Arial"/>
              </w:rPr>
            </w:pPr>
            <w:r w:rsidRPr="003B4815">
              <w:rPr>
                <w:rFonts w:ascii="Arial" w:hAnsi="Arial" w:cs="Arial"/>
                <w:lang w:bidi="ar"/>
              </w:rPr>
              <w:t xml:space="preserve">0x1D: </w:t>
            </w:r>
            <w:proofErr w:type="spellStart"/>
            <w:r w:rsidRPr="003B4815">
              <w:rPr>
                <w:rFonts w:ascii="Arial" w:hAnsi="Arial" w:cs="Arial"/>
                <w:lang w:bidi="ar"/>
              </w:rPr>
              <w:t>Req_Quit_ExternalECUFailure</w:t>
            </w:r>
            <w:proofErr w:type="spellEnd"/>
            <w:r w:rsidRPr="003B4815">
              <w:rPr>
                <w:rFonts w:ascii="Arial" w:hAnsi="Arial" w:cs="Arial"/>
                <w:lang w:bidi="ar"/>
              </w:rPr>
              <w:t xml:space="preserve"> </w:t>
            </w:r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692E09F" w14:textId="77777777" w:rsidR="004454D4" w:rsidRPr="003B4815" w:rsidRDefault="004454D4">
            <w:pPr>
              <w:rPr>
                <w:rFonts w:ascii="Arial" w:hAnsi="Arial" w:cs="Arial"/>
              </w:rPr>
            </w:pPr>
          </w:p>
        </w:tc>
        <w:tc>
          <w:tcPr>
            <w:tcW w:w="2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BBFE764" w14:textId="77777777" w:rsidR="004454D4" w:rsidRPr="003B4815" w:rsidRDefault="004454D4">
            <w:pPr>
              <w:rPr>
                <w:rFonts w:ascii="Arial" w:hAnsi="Arial" w:cs="Arial"/>
              </w:rPr>
            </w:pPr>
          </w:p>
        </w:tc>
      </w:tr>
      <w:tr w:rsidR="004454D4" w14:paraId="024CAD84" w14:textId="77777777">
        <w:trPr>
          <w:trHeight w:val="240"/>
        </w:trPr>
        <w:tc>
          <w:tcPr>
            <w:tcW w:w="2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148F88C" w14:textId="77777777" w:rsidR="004454D4" w:rsidRPr="003B4815" w:rsidRDefault="001F6651">
            <w:pPr>
              <w:textAlignment w:val="center"/>
              <w:rPr>
                <w:rFonts w:ascii="Arial" w:hAnsi="Arial" w:cs="Arial"/>
              </w:rPr>
            </w:pPr>
            <w:r w:rsidRPr="003B4815">
              <w:rPr>
                <w:rFonts w:ascii="Arial" w:hAnsi="Arial" w:cs="Arial"/>
                <w:lang w:bidi="ar"/>
              </w:rPr>
              <w:t>轮速信号故障</w:t>
            </w:r>
          </w:p>
        </w:tc>
        <w:tc>
          <w:tcPr>
            <w:tcW w:w="2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7740832" w14:textId="77777777" w:rsidR="004454D4" w:rsidRPr="003B4815" w:rsidRDefault="001F6651">
            <w:pPr>
              <w:textAlignment w:val="center"/>
              <w:rPr>
                <w:rFonts w:ascii="Arial" w:hAnsi="Arial" w:cs="Arial"/>
              </w:rPr>
            </w:pPr>
            <w:r w:rsidRPr="003B4815">
              <w:rPr>
                <w:rFonts w:ascii="Arial" w:hAnsi="Arial" w:cs="Arial"/>
                <w:lang w:bidi="ar"/>
              </w:rPr>
              <w:t xml:space="preserve">0x1D: </w:t>
            </w:r>
            <w:proofErr w:type="spellStart"/>
            <w:r w:rsidRPr="003B4815">
              <w:rPr>
                <w:rFonts w:ascii="Arial" w:hAnsi="Arial" w:cs="Arial"/>
                <w:lang w:bidi="ar"/>
              </w:rPr>
              <w:t>Req_Quit_ExternalECUFailure</w:t>
            </w:r>
            <w:proofErr w:type="spellEnd"/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96B513D" w14:textId="77777777" w:rsidR="004454D4" w:rsidRPr="003B4815" w:rsidRDefault="004454D4">
            <w:pPr>
              <w:rPr>
                <w:rFonts w:ascii="Arial" w:hAnsi="Arial" w:cs="Arial"/>
              </w:rPr>
            </w:pPr>
          </w:p>
        </w:tc>
        <w:tc>
          <w:tcPr>
            <w:tcW w:w="2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5185A4B" w14:textId="77777777" w:rsidR="004454D4" w:rsidRPr="003B4815" w:rsidRDefault="004454D4">
            <w:pPr>
              <w:rPr>
                <w:rFonts w:ascii="Arial" w:hAnsi="Arial" w:cs="Arial"/>
              </w:rPr>
            </w:pPr>
          </w:p>
        </w:tc>
      </w:tr>
      <w:tr w:rsidR="004454D4" w14:paraId="5083153C" w14:textId="77777777">
        <w:trPr>
          <w:trHeight w:val="240"/>
        </w:trPr>
        <w:tc>
          <w:tcPr>
            <w:tcW w:w="2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2A95241" w14:textId="77777777" w:rsidR="004454D4" w:rsidRPr="003B4815" w:rsidRDefault="001F6651">
            <w:pPr>
              <w:textAlignment w:val="center"/>
              <w:rPr>
                <w:rFonts w:ascii="Arial" w:hAnsi="Arial" w:cs="Arial"/>
              </w:rPr>
            </w:pPr>
            <w:r w:rsidRPr="003B4815">
              <w:rPr>
                <w:rFonts w:ascii="Arial" w:hAnsi="Arial" w:cs="Arial"/>
                <w:lang w:bidi="ar"/>
              </w:rPr>
              <w:t>EBD</w:t>
            </w:r>
            <w:r w:rsidRPr="003B4815">
              <w:rPr>
                <w:rFonts w:ascii="Arial" w:hAnsi="Arial" w:cs="Arial"/>
                <w:lang w:bidi="ar"/>
              </w:rPr>
              <w:t>激活有故障</w:t>
            </w:r>
          </w:p>
        </w:tc>
        <w:tc>
          <w:tcPr>
            <w:tcW w:w="2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4C57563" w14:textId="77777777" w:rsidR="004454D4" w:rsidRPr="003B4815" w:rsidRDefault="001F6651">
            <w:pPr>
              <w:textAlignment w:val="center"/>
              <w:rPr>
                <w:rFonts w:ascii="Arial" w:hAnsi="Arial" w:cs="Arial"/>
              </w:rPr>
            </w:pPr>
            <w:r w:rsidRPr="003B4815">
              <w:rPr>
                <w:rFonts w:ascii="Arial" w:hAnsi="Arial" w:cs="Arial"/>
                <w:lang w:bidi="ar"/>
              </w:rPr>
              <w:t xml:space="preserve">0x1D: </w:t>
            </w:r>
            <w:proofErr w:type="spellStart"/>
            <w:r w:rsidRPr="003B4815">
              <w:rPr>
                <w:rFonts w:ascii="Arial" w:hAnsi="Arial" w:cs="Arial"/>
                <w:lang w:bidi="ar"/>
              </w:rPr>
              <w:t>Req_Quit_ExternalECUFailure</w:t>
            </w:r>
            <w:proofErr w:type="spellEnd"/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635256A" w14:textId="77777777" w:rsidR="004454D4" w:rsidRPr="003B4815" w:rsidRDefault="004454D4">
            <w:pPr>
              <w:rPr>
                <w:rFonts w:ascii="Arial" w:hAnsi="Arial" w:cs="Arial"/>
              </w:rPr>
            </w:pPr>
          </w:p>
        </w:tc>
        <w:tc>
          <w:tcPr>
            <w:tcW w:w="2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FE9342B" w14:textId="77777777" w:rsidR="004454D4" w:rsidRPr="003B4815" w:rsidRDefault="004454D4">
            <w:pPr>
              <w:rPr>
                <w:rFonts w:ascii="Arial" w:hAnsi="Arial" w:cs="Arial"/>
              </w:rPr>
            </w:pPr>
          </w:p>
        </w:tc>
      </w:tr>
      <w:tr w:rsidR="004454D4" w14:paraId="7A0E13FD" w14:textId="77777777">
        <w:trPr>
          <w:trHeight w:val="240"/>
        </w:trPr>
        <w:tc>
          <w:tcPr>
            <w:tcW w:w="2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FD280CD" w14:textId="77777777" w:rsidR="004454D4" w:rsidRPr="003B4815" w:rsidRDefault="001F6651">
            <w:pPr>
              <w:textAlignment w:val="center"/>
              <w:rPr>
                <w:rFonts w:ascii="Arial" w:hAnsi="Arial" w:cs="Arial"/>
              </w:rPr>
            </w:pPr>
            <w:r w:rsidRPr="003B4815">
              <w:rPr>
                <w:rFonts w:ascii="Arial" w:hAnsi="Arial" w:cs="Arial"/>
                <w:lang w:bidi="ar"/>
              </w:rPr>
              <w:t>用户点击</w:t>
            </w:r>
            <w:r w:rsidRPr="003B4815">
              <w:rPr>
                <w:rFonts w:ascii="Arial" w:hAnsi="Arial" w:cs="Arial"/>
                <w:lang w:bidi="ar"/>
              </w:rPr>
              <w:t>APA</w:t>
            </w:r>
            <w:r w:rsidRPr="003B4815">
              <w:rPr>
                <w:rFonts w:ascii="Arial" w:hAnsi="Arial" w:cs="Arial"/>
                <w:lang w:bidi="ar"/>
              </w:rPr>
              <w:t>硬开关</w:t>
            </w:r>
          </w:p>
        </w:tc>
        <w:tc>
          <w:tcPr>
            <w:tcW w:w="2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9A428CA" w14:textId="77777777" w:rsidR="004454D4" w:rsidRPr="003B4815" w:rsidRDefault="001F6651">
            <w:pPr>
              <w:textAlignment w:val="center"/>
              <w:rPr>
                <w:rFonts w:ascii="Arial" w:hAnsi="Arial" w:cs="Arial"/>
              </w:rPr>
            </w:pPr>
            <w:r w:rsidRPr="003B4815">
              <w:rPr>
                <w:rFonts w:ascii="Arial" w:hAnsi="Arial" w:cs="Arial"/>
                <w:lang w:bidi="ar"/>
              </w:rPr>
              <w:t xml:space="preserve">0x21: </w:t>
            </w:r>
            <w:proofErr w:type="spellStart"/>
            <w:r w:rsidRPr="003B4815">
              <w:rPr>
                <w:rFonts w:ascii="Arial" w:hAnsi="Arial" w:cs="Arial"/>
                <w:lang w:bidi="ar"/>
              </w:rPr>
              <w:t>Req_Quit</w:t>
            </w:r>
            <w:proofErr w:type="spellEnd"/>
            <w:r w:rsidRPr="003B4815">
              <w:rPr>
                <w:rFonts w:ascii="Arial" w:hAnsi="Arial" w:cs="Arial"/>
                <w:lang w:bidi="ar"/>
              </w:rPr>
              <w:t xml:space="preserve"> _</w:t>
            </w:r>
            <w:proofErr w:type="spellStart"/>
            <w:r w:rsidRPr="003B4815">
              <w:rPr>
                <w:rFonts w:ascii="Arial" w:hAnsi="Arial" w:cs="Arial"/>
                <w:lang w:bidi="ar"/>
              </w:rPr>
              <w:t>UserExitViaButtion</w:t>
            </w:r>
            <w:proofErr w:type="spellEnd"/>
            <w:r w:rsidRPr="003B4815">
              <w:rPr>
                <w:rFonts w:ascii="Arial" w:hAnsi="Arial" w:cs="Arial"/>
                <w:lang w:bidi="ar"/>
              </w:rPr>
              <w:t>/Voice</w:t>
            </w:r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9BDB1F1" w14:textId="77777777" w:rsidR="004454D4" w:rsidRPr="003B4815" w:rsidRDefault="004454D4">
            <w:pPr>
              <w:rPr>
                <w:rFonts w:ascii="Arial" w:hAnsi="Arial" w:cs="Arial"/>
              </w:rPr>
            </w:pPr>
          </w:p>
        </w:tc>
        <w:tc>
          <w:tcPr>
            <w:tcW w:w="2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D6014E3" w14:textId="77777777" w:rsidR="004454D4" w:rsidRPr="003B4815" w:rsidRDefault="004454D4">
            <w:pPr>
              <w:rPr>
                <w:rFonts w:ascii="Arial" w:hAnsi="Arial" w:cs="Arial"/>
              </w:rPr>
            </w:pPr>
          </w:p>
        </w:tc>
      </w:tr>
    </w:tbl>
    <w:p w14:paraId="0921D4B6" w14:textId="77777777" w:rsidR="004454D4" w:rsidRDefault="004454D4">
      <w:pPr>
        <w:rPr>
          <w:highlight w:val="yellow"/>
          <w:lang w:eastAsia="zh-Hans"/>
        </w:rPr>
      </w:pPr>
    </w:p>
    <w:bookmarkEnd w:id="14"/>
    <w:bookmarkEnd w:id="15"/>
    <w:p w14:paraId="71EA1112" w14:textId="77777777" w:rsidR="004454D4" w:rsidRDefault="004454D4">
      <w:pPr>
        <w:rPr>
          <w:b/>
          <w:bCs/>
          <w:lang w:eastAsia="zh-Hans"/>
        </w:rPr>
      </w:pPr>
    </w:p>
    <w:p w14:paraId="3B9DE044" w14:textId="77777777" w:rsidR="004454D4" w:rsidRDefault="004454D4">
      <w:pPr>
        <w:rPr>
          <w:lang w:eastAsia="zh-Hans"/>
        </w:rPr>
      </w:pPr>
    </w:p>
    <w:p w14:paraId="32B16CF1" w14:textId="77777777" w:rsidR="004454D4" w:rsidRDefault="004454D4">
      <w:pPr>
        <w:rPr>
          <w:lang w:eastAsia="zh-Hans"/>
        </w:rPr>
      </w:pPr>
    </w:p>
    <w:p w14:paraId="5BAD2407" w14:textId="77777777" w:rsidR="004454D4" w:rsidRDefault="004454D4">
      <w:pPr>
        <w:rPr>
          <w:lang w:eastAsia="zh-Hans"/>
        </w:rPr>
      </w:pPr>
    </w:p>
    <w:p w14:paraId="1C4C0F84" w14:textId="77777777" w:rsidR="004454D4" w:rsidRDefault="004454D4">
      <w:pPr>
        <w:rPr>
          <w:lang w:eastAsia="zh-Hans"/>
        </w:rPr>
      </w:pPr>
    </w:p>
    <w:p w14:paraId="2CFBEECE" w14:textId="77777777" w:rsidR="004454D4" w:rsidRDefault="001F6651">
      <w:pPr>
        <w:pStyle w:val="Heading1"/>
        <w:rPr>
          <w:lang w:eastAsia="zh-Hans"/>
        </w:rPr>
      </w:pPr>
      <w:bookmarkStart w:id="54" w:name="_Toc940383600"/>
      <w:r>
        <w:rPr>
          <w:rFonts w:hint="eastAsia"/>
          <w:lang w:eastAsia="zh-Hans"/>
        </w:rPr>
        <w:lastRenderedPageBreak/>
        <w:t>信号列表</w:t>
      </w:r>
      <w:bookmarkEnd w:id="54"/>
    </w:p>
    <w:p w14:paraId="580522FC" w14:textId="77777777" w:rsidR="004454D4" w:rsidRDefault="001F6651">
      <w:pPr>
        <w:pStyle w:val="Heading2"/>
      </w:pPr>
      <w:bookmarkStart w:id="55" w:name="_Toc1695006927"/>
      <w:r>
        <w:rPr>
          <w:lang w:eastAsia="zh-Hans"/>
        </w:rPr>
        <w:t>IVI</w:t>
      </w:r>
      <w:r>
        <w:rPr>
          <w:rFonts w:hint="eastAsia"/>
          <w:lang w:eastAsia="zh-Hans"/>
        </w:rPr>
        <w:t>发给</w:t>
      </w:r>
      <w:r>
        <w:rPr>
          <w:lang w:eastAsia="zh-Hans"/>
        </w:rPr>
        <w:t>ACU</w:t>
      </w:r>
      <w:bookmarkEnd w:id="55"/>
      <w:r>
        <w:rPr>
          <w:lang w:eastAsia="zh-Hans"/>
        </w:rPr>
        <w:t xml:space="preserve"> (CAN)</w:t>
      </w:r>
    </w:p>
    <w:tbl>
      <w:tblPr>
        <w:tblW w:w="8708" w:type="dxa"/>
        <w:tblInd w:w="12" w:type="dxa"/>
        <w:tblLook w:val="04A0" w:firstRow="1" w:lastRow="0" w:firstColumn="1" w:lastColumn="0" w:noHBand="0" w:noVBand="1"/>
      </w:tblPr>
      <w:tblGrid>
        <w:gridCol w:w="2696"/>
        <w:gridCol w:w="4563"/>
        <w:gridCol w:w="1449"/>
      </w:tblGrid>
      <w:tr w:rsidR="004454D4" w14:paraId="6C73C75F" w14:textId="77777777">
        <w:trPr>
          <w:trHeight w:val="248"/>
        </w:trPr>
        <w:tc>
          <w:tcPr>
            <w:tcW w:w="25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noWrap/>
            <w:vAlign w:val="center"/>
          </w:tcPr>
          <w:p w14:paraId="581C08B1" w14:textId="77777777" w:rsidR="004454D4" w:rsidRDefault="001F6651">
            <w:pPr>
              <w:textAlignment w:val="center"/>
              <w:rPr>
                <w:rFonts w:ascii="宋体" w:hAnsi="宋体" w:cs="宋体"/>
                <w:sz w:val="20"/>
              </w:rPr>
            </w:pPr>
            <w:r>
              <w:rPr>
                <w:rFonts w:ascii="宋体" w:hAnsi="宋体" w:cs="宋体" w:hint="eastAsia"/>
                <w:sz w:val="20"/>
                <w:lang w:bidi="ar"/>
              </w:rPr>
              <w:t>信号</w:t>
            </w:r>
          </w:p>
        </w:tc>
        <w:tc>
          <w:tcPr>
            <w:tcW w:w="4677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9D9D9"/>
            <w:noWrap/>
            <w:vAlign w:val="center"/>
          </w:tcPr>
          <w:p w14:paraId="468664C3" w14:textId="77777777" w:rsidR="004454D4" w:rsidRDefault="001F6651">
            <w:pPr>
              <w:textAlignment w:val="center"/>
              <w:rPr>
                <w:rFonts w:ascii="宋体" w:hAnsi="宋体" w:cs="宋体"/>
                <w:sz w:val="20"/>
              </w:rPr>
            </w:pPr>
            <w:r>
              <w:rPr>
                <w:rFonts w:ascii="宋体" w:hAnsi="宋体" w:cs="宋体" w:hint="eastAsia"/>
                <w:sz w:val="20"/>
                <w:lang w:bidi="ar"/>
              </w:rPr>
              <w:t>信号说明</w:t>
            </w:r>
          </w:p>
        </w:tc>
        <w:tc>
          <w:tcPr>
            <w:tcW w:w="1482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9D9D9"/>
            <w:noWrap/>
            <w:vAlign w:val="center"/>
          </w:tcPr>
          <w:p w14:paraId="2CD46D59" w14:textId="77777777" w:rsidR="004454D4" w:rsidRDefault="001F6651">
            <w:pPr>
              <w:textAlignment w:val="center"/>
              <w:rPr>
                <w:rFonts w:ascii="宋体" w:hAnsi="宋体" w:cs="宋体"/>
                <w:sz w:val="20"/>
              </w:rPr>
            </w:pPr>
            <w:r>
              <w:rPr>
                <w:rFonts w:ascii="宋体" w:hAnsi="宋体" w:cs="宋体" w:hint="eastAsia"/>
                <w:sz w:val="20"/>
                <w:lang w:bidi="ar"/>
              </w:rPr>
              <w:t>枚举值</w:t>
            </w:r>
          </w:p>
        </w:tc>
      </w:tr>
      <w:tr w:rsidR="004454D4" w14:paraId="59C4E28B" w14:textId="77777777">
        <w:trPr>
          <w:trHeight w:val="960"/>
        </w:trPr>
        <w:tc>
          <w:tcPr>
            <w:tcW w:w="2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0B471C3" w14:textId="77777777" w:rsidR="004454D4" w:rsidRDefault="001F6651">
            <w:pPr>
              <w:textAlignment w:val="center"/>
              <w:rPr>
                <w:rFonts w:ascii="Arial" w:eastAsia="等线" w:hAnsi="Arial" w:cs="Arial"/>
                <w:sz w:val="20"/>
              </w:rPr>
            </w:pPr>
            <w:r>
              <w:rPr>
                <w:rFonts w:ascii="Arial" w:eastAsia="等线" w:hAnsi="Arial" w:cs="Arial"/>
                <w:sz w:val="20"/>
                <w:lang w:bidi="ar"/>
              </w:rPr>
              <w:t xml:space="preserve">IVI_Backtrack_AVMSoftButton </w:t>
            </w:r>
          </w:p>
        </w:tc>
        <w:tc>
          <w:tcPr>
            <w:tcW w:w="4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57D0F33" w14:textId="77777777" w:rsidR="004454D4" w:rsidRDefault="001F6651">
            <w:pPr>
              <w:textAlignment w:val="center"/>
              <w:rPr>
                <w:rFonts w:ascii="Arial" w:eastAsia="等线" w:hAnsi="Arial" w:cs="Arial"/>
                <w:sz w:val="20"/>
              </w:rPr>
            </w:pPr>
            <w:r>
              <w:rPr>
                <w:rFonts w:ascii="Arial" w:eastAsia="等线" w:hAnsi="Arial" w:cs="Arial"/>
                <w:sz w:val="20"/>
                <w:lang w:bidi="ar"/>
              </w:rPr>
              <w:t>This signal indicates the soft button of Backtrack on APIM screen( in AVM), if user click this button, APIM will sent pressed status to IPMB.</w:t>
            </w:r>
          </w:p>
        </w:tc>
        <w:tc>
          <w:tcPr>
            <w:tcW w:w="14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9BCC455" w14:textId="77777777" w:rsidR="004454D4" w:rsidRDefault="001F6651">
            <w:pPr>
              <w:textAlignment w:val="center"/>
              <w:rPr>
                <w:rFonts w:ascii="Arial" w:eastAsia="等线" w:hAnsi="Arial" w:cs="Arial"/>
                <w:sz w:val="20"/>
              </w:rPr>
            </w:pPr>
            <w:r>
              <w:rPr>
                <w:rFonts w:ascii="Arial" w:eastAsia="等线" w:hAnsi="Arial" w:cs="Arial"/>
                <w:sz w:val="20"/>
                <w:lang w:bidi="ar"/>
              </w:rPr>
              <w:t>0x0: OFF</w:t>
            </w:r>
            <w:r>
              <w:rPr>
                <w:rFonts w:ascii="Arial" w:eastAsia="等线" w:hAnsi="Arial" w:cs="Arial"/>
                <w:sz w:val="20"/>
                <w:lang w:bidi="ar"/>
              </w:rPr>
              <w:br/>
              <w:t>0x1: ON</w:t>
            </w:r>
          </w:p>
        </w:tc>
      </w:tr>
      <w:tr w:rsidR="004454D4" w14:paraId="49A5AE89" w14:textId="77777777">
        <w:trPr>
          <w:trHeight w:val="960"/>
        </w:trPr>
        <w:tc>
          <w:tcPr>
            <w:tcW w:w="2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133DD76" w14:textId="77777777" w:rsidR="004454D4" w:rsidRDefault="001F6651">
            <w:pPr>
              <w:textAlignment w:val="center"/>
              <w:rPr>
                <w:rFonts w:ascii="Arial" w:eastAsia="等线" w:hAnsi="Arial" w:cs="Arial"/>
                <w:sz w:val="20"/>
              </w:rPr>
            </w:pPr>
            <w:r>
              <w:rPr>
                <w:rFonts w:ascii="Arial"/>
                <w:lang w:eastAsia="zh-Hans"/>
              </w:rPr>
              <w:t xml:space="preserve">IVI_Bktrk_Launch_SoftButton </w:t>
            </w:r>
          </w:p>
        </w:tc>
        <w:tc>
          <w:tcPr>
            <w:tcW w:w="4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DC3F871" w14:textId="77777777" w:rsidR="004454D4" w:rsidRDefault="001F6651">
            <w:pPr>
              <w:textAlignment w:val="center"/>
              <w:rPr>
                <w:rFonts w:ascii="Arial" w:eastAsia="等线" w:hAnsi="Arial" w:cs="Arial"/>
                <w:sz w:val="20"/>
              </w:rPr>
            </w:pPr>
            <w:r>
              <w:rPr>
                <w:rFonts w:ascii="Arial" w:eastAsia="等线" w:hAnsi="Arial" w:cs="Arial"/>
                <w:sz w:val="20"/>
                <w:lang w:bidi="ar"/>
              </w:rPr>
              <w:t>This signal indicates the soft button of Backtrack on APIM launcher page, if user click this button, APIM will sent pressed status to IPMB.</w:t>
            </w:r>
          </w:p>
        </w:tc>
        <w:tc>
          <w:tcPr>
            <w:tcW w:w="14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21EFB91" w14:textId="77777777" w:rsidR="004454D4" w:rsidRDefault="001F6651">
            <w:pPr>
              <w:textAlignment w:val="center"/>
              <w:rPr>
                <w:rFonts w:ascii="Arial" w:eastAsia="等线" w:hAnsi="Arial" w:cs="Arial"/>
                <w:sz w:val="20"/>
              </w:rPr>
            </w:pPr>
            <w:r>
              <w:rPr>
                <w:rFonts w:ascii="Arial" w:eastAsia="等线" w:hAnsi="Arial" w:cs="Arial"/>
                <w:sz w:val="20"/>
                <w:lang w:bidi="ar"/>
              </w:rPr>
              <w:t>0x0: OFF</w:t>
            </w:r>
            <w:r>
              <w:rPr>
                <w:rFonts w:ascii="Arial" w:eastAsia="等线" w:hAnsi="Arial" w:cs="Arial"/>
                <w:sz w:val="20"/>
                <w:lang w:bidi="ar"/>
              </w:rPr>
              <w:br/>
              <w:t>0x1: ON</w:t>
            </w:r>
          </w:p>
        </w:tc>
      </w:tr>
      <w:tr w:rsidR="004454D4" w14:paraId="44EA5A04" w14:textId="77777777">
        <w:trPr>
          <w:trHeight w:val="720"/>
        </w:trPr>
        <w:tc>
          <w:tcPr>
            <w:tcW w:w="2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42594D5" w14:textId="77777777" w:rsidR="004454D4" w:rsidRDefault="001F6651">
            <w:pPr>
              <w:textAlignment w:val="center"/>
              <w:rPr>
                <w:rFonts w:ascii="Arial" w:eastAsia="等线" w:hAnsi="Arial" w:cs="Arial"/>
                <w:sz w:val="20"/>
              </w:rPr>
            </w:pPr>
            <w:r>
              <w:rPr>
                <w:rFonts w:ascii="Arial" w:eastAsia="等线" w:hAnsi="Arial" w:cs="Arial"/>
                <w:sz w:val="20"/>
                <w:lang w:bidi="ar"/>
              </w:rPr>
              <w:t xml:space="preserve">IVI_Bktrak_VoiceActivButton </w:t>
            </w:r>
          </w:p>
        </w:tc>
        <w:tc>
          <w:tcPr>
            <w:tcW w:w="4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0CBB221" w14:textId="77777777" w:rsidR="004454D4" w:rsidRDefault="001F6651">
            <w:pPr>
              <w:textAlignment w:val="center"/>
              <w:rPr>
                <w:rFonts w:ascii="Arial" w:eastAsia="等线" w:hAnsi="Arial" w:cs="Arial"/>
                <w:sz w:val="20"/>
              </w:rPr>
            </w:pPr>
            <w:r>
              <w:rPr>
                <w:rFonts w:ascii="Arial" w:eastAsia="等线" w:hAnsi="Arial" w:cs="Arial"/>
                <w:sz w:val="20"/>
                <w:lang w:bidi="ar"/>
              </w:rPr>
              <w:t xml:space="preserve">This signal indicates the voice activation of Backtrack, if user requests Backtrack ON by voice, APIM will sent this signal to IPMB.  </w:t>
            </w:r>
          </w:p>
        </w:tc>
        <w:tc>
          <w:tcPr>
            <w:tcW w:w="14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17D747C" w14:textId="77777777" w:rsidR="004454D4" w:rsidRDefault="001F6651">
            <w:pPr>
              <w:textAlignment w:val="center"/>
              <w:rPr>
                <w:rFonts w:ascii="Arial" w:eastAsia="等线" w:hAnsi="Arial" w:cs="Arial"/>
                <w:sz w:val="20"/>
              </w:rPr>
            </w:pPr>
            <w:r>
              <w:rPr>
                <w:rFonts w:ascii="Arial" w:eastAsia="等线" w:hAnsi="Arial" w:cs="Arial"/>
                <w:sz w:val="20"/>
                <w:lang w:bidi="ar"/>
              </w:rPr>
              <w:t>0x0: No request</w:t>
            </w:r>
            <w:r>
              <w:rPr>
                <w:rFonts w:ascii="Arial" w:eastAsia="等线" w:hAnsi="Arial" w:cs="Arial"/>
                <w:sz w:val="20"/>
                <w:lang w:bidi="ar"/>
              </w:rPr>
              <w:br/>
              <w:t>0x1: ON</w:t>
            </w:r>
            <w:r>
              <w:rPr>
                <w:rFonts w:ascii="Arial" w:eastAsia="等线" w:hAnsi="Arial" w:cs="Arial"/>
                <w:sz w:val="20"/>
                <w:lang w:bidi="ar"/>
              </w:rPr>
              <w:br/>
              <w:t>0x2: OFF</w:t>
            </w:r>
          </w:p>
        </w:tc>
      </w:tr>
      <w:tr w:rsidR="004454D4" w14:paraId="1C092F19" w14:textId="77777777">
        <w:trPr>
          <w:trHeight w:val="1200"/>
        </w:trPr>
        <w:tc>
          <w:tcPr>
            <w:tcW w:w="2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D8C224B" w14:textId="77777777" w:rsidR="004454D4" w:rsidRDefault="001F6651">
            <w:pPr>
              <w:textAlignment w:val="center"/>
              <w:rPr>
                <w:rFonts w:ascii="Arial" w:eastAsia="等线" w:hAnsi="Arial" w:cs="Arial"/>
                <w:sz w:val="20"/>
              </w:rPr>
            </w:pPr>
            <w:proofErr w:type="spellStart"/>
            <w:r>
              <w:rPr>
                <w:rFonts w:ascii="Arial" w:eastAsia="等线" w:hAnsi="Arial" w:cs="Arial"/>
                <w:sz w:val="20"/>
                <w:lang w:bidi="ar"/>
              </w:rPr>
              <w:t>Backtrack_ActButton</w:t>
            </w:r>
            <w:proofErr w:type="spellEnd"/>
          </w:p>
        </w:tc>
        <w:tc>
          <w:tcPr>
            <w:tcW w:w="4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40C908E" w14:textId="77777777" w:rsidR="004454D4" w:rsidRDefault="001F6651">
            <w:pPr>
              <w:textAlignment w:val="top"/>
              <w:rPr>
                <w:rFonts w:ascii="Arial" w:eastAsia="等线" w:hAnsi="Arial" w:cs="Arial"/>
                <w:sz w:val="20"/>
              </w:rPr>
            </w:pPr>
            <w:r>
              <w:rPr>
                <w:rFonts w:ascii="Arial" w:eastAsia="等线" w:hAnsi="Arial" w:cs="Arial"/>
                <w:sz w:val="20"/>
                <w:lang w:bidi="ar"/>
              </w:rPr>
              <w:t>The driver needs to press the backtrack activation button once prep-</w:t>
            </w:r>
            <w:proofErr w:type="spellStart"/>
            <w:r>
              <w:rPr>
                <w:rFonts w:ascii="Arial" w:eastAsia="等线" w:hAnsi="Arial" w:cs="Arial"/>
                <w:sz w:val="20"/>
                <w:lang w:bidi="ar"/>
              </w:rPr>
              <w:t>condtion</w:t>
            </w:r>
            <w:proofErr w:type="spellEnd"/>
            <w:r>
              <w:rPr>
                <w:rFonts w:ascii="Arial" w:eastAsia="等线" w:hAnsi="Arial" w:cs="Arial"/>
                <w:sz w:val="20"/>
                <w:lang w:bidi="ar"/>
              </w:rPr>
              <w:t xml:space="preserve"> met (after driver press the </w:t>
            </w:r>
            <w:proofErr w:type="spellStart"/>
            <w:r>
              <w:rPr>
                <w:rFonts w:ascii="Arial" w:eastAsia="等线" w:hAnsi="Arial" w:cs="Arial"/>
                <w:sz w:val="20"/>
                <w:lang w:bidi="ar"/>
              </w:rPr>
              <w:t>Backtrack_SoftButton</w:t>
            </w:r>
            <w:proofErr w:type="spellEnd"/>
            <w:r>
              <w:rPr>
                <w:rFonts w:ascii="Arial" w:eastAsia="等线" w:hAnsi="Arial" w:cs="Arial"/>
                <w:sz w:val="20"/>
                <w:lang w:bidi="ar"/>
              </w:rPr>
              <w:t>/</w:t>
            </w:r>
            <w:proofErr w:type="spellStart"/>
            <w:r>
              <w:rPr>
                <w:rFonts w:ascii="Arial" w:eastAsia="等线" w:hAnsi="Arial" w:cs="Arial"/>
                <w:sz w:val="20"/>
                <w:lang w:bidi="ar"/>
              </w:rPr>
              <w:t>AVMButton</w:t>
            </w:r>
            <w:proofErr w:type="spellEnd"/>
            <w:r>
              <w:rPr>
                <w:rFonts w:ascii="Arial" w:eastAsia="等线" w:hAnsi="Arial" w:cs="Arial"/>
                <w:sz w:val="20"/>
                <w:lang w:bidi="ar"/>
              </w:rPr>
              <w:t>/</w:t>
            </w:r>
            <w:proofErr w:type="spellStart"/>
            <w:r>
              <w:rPr>
                <w:rFonts w:ascii="Arial" w:eastAsia="等线" w:hAnsi="Arial" w:cs="Arial"/>
                <w:sz w:val="20"/>
                <w:lang w:bidi="ar"/>
              </w:rPr>
              <w:t>VoiceActivationButton</w:t>
            </w:r>
            <w:proofErr w:type="spellEnd"/>
            <w:r>
              <w:rPr>
                <w:rFonts w:ascii="Arial" w:eastAsia="等线" w:hAnsi="Arial" w:cs="Arial"/>
                <w:sz w:val="20"/>
                <w:lang w:bidi="ar"/>
              </w:rPr>
              <w:t>)</w:t>
            </w:r>
          </w:p>
        </w:tc>
        <w:tc>
          <w:tcPr>
            <w:tcW w:w="14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112746C" w14:textId="77777777" w:rsidR="004454D4" w:rsidRDefault="001F6651">
            <w:pPr>
              <w:textAlignment w:val="center"/>
              <w:rPr>
                <w:rFonts w:ascii="Arial" w:eastAsia="等线" w:hAnsi="Arial" w:cs="Arial"/>
                <w:sz w:val="20"/>
              </w:rPr>
            </w:pPr>
            <w:r>
              <w:rPr>
                <w:rFonts w:ascii="Arial" w:eastAsia="等线" w:hAnsi="Arial" w:cs="Arial"/>
                <w:sz w:val="20"/>
                <w:lang w:bidi="ar"/>
              </w:rPr>
              <w:t>0x0: No request</w:t>
            </w:r>
            <w:r>
              <w:rPr>
                <w:rFonts w:ascii="Arial" w:eastAsia="等线" w:hAnsi="Arial" w:cs="Arial"/>
                <w:sz w:val="20"/>
                <w:lang w:bidi="ar"/>
              </w:rPr>
              <w:br/>
              <w:t>0x1: Requested</w:t>
            </w:r>
          </w:p>
        </w:tc>
      </w:tr>
      <w:tr w:rsidR="004454D4" w14:paraId="5BCB772C" w14:textId="77777777">
        <w:trPr>
          <w:trHeight w:val="480"/>
        </w:trPr>
        <w:tc>
          <w:tcPr>
            <w:tcW w:w="2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760A016" w14:textId="77777777" w:rsidR="004454D4" w:rsidRDefault="001F6651">
            <w:pPr>
              <w:textAlignment w:val="center"/>
              <w:rPr>
                <w:rFonts w:ascii="Arial" w:eastAsia="等线" w:hAnsi="Arial" w:cs="Arial"/>
                <w:sz w:val="20"/>
              </w:rPr>
            </w:pPr>
            <w:proofErr w:type="spellStart"/>
            <w:r>
              <w:rPr>
                <w:rFonts w:ascii="Arial" w:eastAsia="等线" w:hAnsi="Arial" w:cs="Arial"/>
                <w:sz w:val="20"/>
                <w:lang w:bidi="ar"/>
              </w:rPr>
              <w:t>Prk_DriverResume_Req</w:t>
            </w:r>
            <w:proofErr w:type="spellEnd"/>
          </w:p>
        </w:tc>
        <w:tc>
          <w:tcPr>
            <w:tcW w:w="4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0EA22D7" w14:textId="77777777" w:rsidR="004454D4" w:rsidRDefault="001F6651">
            <w:pPr>
              <w:textAlignment w:val="top"/>
              <w:rPr>
                <w:rFonts w:ascii="宋体" w:hAnsi="宋体" w:cs="宋体"/>
                <w:sz w:val="20"/>
              </w:rPr>
            </w:pPr>
            <w:r>
              <w:rPr>
                <w:rFonts w:ascii="宋体" w:hAnsi="宋体" w:cs="宋体" w:hint="eastAsia"/>
                <w:sz w:val="20"/>
                <w:lang w:bidi="ar"/>
              </w:rPr>
              <w:t>用户点击恢复按键</w:t>
            </w:r>
          </w:p>
        </w:tc>
        <w:tc>
          <w:tcPr>
            <w:tcW w:w="14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1476A71" w14:textId="77777777" w:rsidR="004454D4" w:rsidRDefault="001F6651">
            <w:pPr>
              <w:textAlignment w:val="center"/>
              <w:rPr>
                <w:rFonts w:ascii="Arial" w:eastAsia="等线" w:hAnsi="Arial" w:cs="Arial"/>
                <w:sz w:val="20"/>
              </w:rPr>
            </w:pPr>
            <w:r>
              <w:rPr>
                <w:rFonts w:ascii="Arial" w:eastAsia="等线" w:hAnsi="Arial" w:cs="Arial"/>
                <w:sz w:val="20"/>
                <w:lang w:bidi="ar"/>
              </w:rPr>
              <w:t>0x0:No Pressed</w:t>
            </w:r>
            <w:r>
              <w:rPr>
                <w:rFonts w:ascii="Arial" w:eastAsia="等线" w:hAnsi="Arial" w:cs="Arial"/>
                <w:sz w:val="20"/>
                <w:lang w:bidi="ar"/>
              </w:rPr>
              <w:br/>
              <w:t>0x1:Pressed</w:t>
            </w:r>
          </w:p>
        </w:tc>
      </w:tr>
      <w:tr w:rsidR="004454D4" w14:paraId="5ED80252" w14:textId="77777777">
        <w:trPr>
          <w:trHeight w:val="960"/>
        </w:trPr>
        <w:tc>
          <w:tcPr>
            <w:tcW w:w="2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7A7B238" w14:textId="77777777" w:rsidR="004454D4" w:rsidRDefault="001F6651">
            <w:pPr>
              <w:textAlignment w:val="center"/>
              <w:rPr>
                <w:rFonts w:ascii="Arial" w:eastAsia="等线" w:hAnsi="Arial" w:cs="Arial"/>
                <w:sz w:val="20"/>
              </w:rPr>
            </w:pPr>
            <w:proofErr w:type="spellStart"/>
            <w:r>
              <w:rPr>
                <w:rFonts w:ascii="Arial" w:eastAsia="等线" w:hAnsi="Arial" w:cs="Arial"/>
                <w:sz w:val="20"/>
                <w:lang w:bidi="ar"/>
              </w:rPr>
              <w:t>IVI_Backtrack_Act_Flag</w:t>
            </w:r>
            <w:proofErr w:type="spellEnd"/>
          </w:p>
        </w:tc>
        <w:tc>
          <w:tcPr>
            <w:tcW w:w="4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76CE303" w14:textId="77777777" w:rsidR="004454D4" w:rsidRDefault="001F6651">
            <w:pPr>
              <w:textAlignment w:val="center"/>
              <w:rPr>
                <w:rFonts w:ascii="Arial" w:eastAsia="等线" w:hAnsi="Arial" w:cs="Arial"/>
                <w:sz w:val="20"/>
              </w:rPr>
            </w:pPr>
            <w:r>
              <w:rPr>
                <w:rFonts w:ascii="Arial" w:eastAsia="等线" w:hAnsi="Arial" w:cs="Arial"/>
                <w:sz w:val="20"/>
                <w:lang w:bidi="ar"/>
              </w:rPr>
              <w:t>This signal indicates whether the IVI related precondition be satisfied so that ACU shall transit state of Backtrack from OFF to Standby.</w:t>
            </w:r>
          </w:p>
        </w:tc>
        <w:tc>
          <w:tcPr>
            <w:tcW w:w="14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74DCDAB" w14:textId="77777777" w:rsidR="004454D4" w:rsidRDefault="001F6651">
            <w:pPr>
              <w:textAlignment w:val="center"/>
              <w:rPr>
                <w:rFonts w:ascii="Arial" w:eastAsia="等线" w:hAnsi="Arial" w:cs="Arial"/>
                <w:sz w:val="20"/>
              </w:rPr>
            </w:pPr>
            <w:r>
              <w:rPr>
                <w:rFonts w:ascii="Arial" w:eastAsia="等线" w:hAnsi="Arial" w:cs="Arial"/>
                <w:sz w:val="20"/>
                <w:lang w:bidi="ar"/>
              </w:rPr>
              <w:t>0x0:Unactivated</w:t>
            </w:r>
            <w:r>
              <w:rPr>
                <w:rFonts w:ascii="Arial" w:eastAsia="等线" w:hAnsi="Arial" w:cs="Arial"/>
                <w:sz w:val="20"/>
                <w:lang w:bidi="ar"/>
              </w:rPr>
              <w:br/>
              <w:t>0x1:Activated</w:t>
            </w:r>
          </w:p>
        </w:tc>
      </w:tr>
      <w:tr w:rsidR="004454D4" w14:paraId="29EF1A2E" w14:textId="77777777">
        <w:trPr>
          <w:trHeight w:val="1920"/>
        </w:trPr>
        <w:tc>
          <w:tcPr>
            <w:tcW w:w="2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1FDDDE88" w14:textId="77777777" w:rsidR="004454D4" w:rsidRDefault="001F6651">
            <w:pPr>
              <w:textAlignment w:val="bottom"/>
              <w:rPr>
                <w:rFonts w:ascii="Arial" w:eastAsia="等线" w:hAnsi="Arial" w:cs="Arial"/>
                <w:sz w:val="20"/>
                <w:lang w:bidi="ar"/>
              </w:rPr>
            </w:pPr>
            <w:proofErr w:type="spellStart"/>
            <w:r>
              <w:rPr>
                <w:rFonts w:ascii="Arial" w:eastAsia="等线" w:hAnsi="Arial" w:cs="Arial"/>
                <w:sz w:val="20"/>
                <w:lang w:bidi="ar"/>
              </w:rPr>
              <w:t>IVI_Prk_DispStat</w:t>
            </w:r>
            <w:proofErr w:type="spellEnd"/>
          </w:p>
        </w:tc>
        <w:tc>
          <w:tcPr>
            <w:tcW w:w="4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DAEB99C" w14:textId="77777777" w:rsidR="004454D4" w:rsidRDefault="001F6651">
            <w:pPr>
              <w:textAlignment w:val="bottom"/>
              <w:rPr>
                <w:rFonts w:ascii="Arial" w:eastAsia="等线" w:hAnsi="Arial" w:cs="Arial"/>
                <w:sz w:val="20"/>
                <w:lang w:bidi="ar"/>
              </w:rPr>
            </w:pPr>
            <w:r>
              <w:rPr>
                <w:rFonts w:ascii="Arial" w:eastAsia="等线" w:hAnsi="Arial" w:cs="Arial"/>
                <w:sz w:val="20"/>
                <w:lang w:bidi="ar"/>
              </w:rPr>
              <w:t>This signal indicates which parking feature is displayed on APIM, include APA/AVM/Backtrack/HAVP.</w:t>
            </w:r>
          </w:p>
        </w:tc>
        <w:tc>
          <w:tcPr>
            <w:tcW w:w="14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31363F9" w14:textId="77777777" w:rsidR="004454D4" w:rsidRDefault="001F6651">
            <w:pPr>
              <w:textAlignment w:val="bottom"/>
              <w:rPr>
                <w:rFonts w:ascii="Arial" w:eastAsia="等线" w:hAnsi="Arial" w:cs="Arial"/>
                <w:sz w:val="20"/>
                <w:lang w:bidi="ar"/>
              </w:rPr>
            </w:pPr>
            <w:r>
              <w:rPr>
                <w:rFonts w:ascii="Arial" w:eastAsia="等线" w:hAnsi="Arial" w:cs="Arial"/>
                <w:sz w:val="20"/>
                <w:lang w:bidi="ar"/>
              </w:rPr>
              <w:t>0x0: OFF</w:t>
            </w:r>
            <w:r>
              <w:rPr>
                <w:rFonts w:ascii="Arial" w:eastAsia="等线" w:hAnsi="Arial" w:cs="Arial"/>
                <w:sz w:val="20"/>
                <w:lang w:bidi="ar"/>
              </w:rPr>
              <w:br/>
              <w:t xml:space="preserve">0x1: AVM </w:t>
            </w:r>
            <w:proofErr w:type="spellStart"/>
            <w:r>
              <w:rPr>
                <w:rFonts w:ascii="Arial" w:eastAsia="等线" w:hAnsi="Arial" w:cs="Arial"/>
                <w:sz w:val="20"/>
                <w:lang w:bidi="ar"/>
              </w:rPr>
              <w:t>actived</w:t>
            </w:r>
            <w:proofErr w:type="spellEnd"/>
            <w:r>
              <w:rPr>
                <w:rFonts w:ascii="Arial" w:eastAsia="等线" w:hAnsi="Arial" w:cs="Arial"/>
                <w:sz w:val="20"/>
                <w:lang w:bidi="ar"/>
              </w:rPr>
              <w:br/>
              <w:t xml:space="preserve">0x2: APA </w:t>
            </w:r>
            <w:proofErr w:type="spellStart"/>
            <w:r>
              <w:rPr>
                <w:rFonts w:ascii="Arial" w:eastAsia="等线" w:hAnsi="Arial" w:cs="Arial"/>
                <w:sz w:val="20"/>
                <w:lang w:bidi="ar"/>
              </w:rPr>
              <w:t>actived</w:t>
            </w:r>
            <w:proofErr w:type="spellEnd"/>
            <w:r>
              <w:rPr>
                <w:rFonts w:ascii="Arial" w:eastAsia="等线" w:hAnsi="Arial" w:cs="Arial"/>
                <w:sz w:val="20"/>
                <w:lang w:bidi="ar"/>
              </w:rPr>
              <w:br/>
              <w:t xml:space="preserve">0x3: Backtrack </w:t>
            </w:r>
            <w:proofErr w:type="spellStart"/>
            <w:r>
              <w:rPr>
                <w:rFonts w:ascii="Arial" w:eastAsia="等线" w:hAnsi="Arial" w:cs="Arial"/>
                <w:sz w:val="20"/>
                <w:lang w:bidi="ar"/>
              </w:rPr>
              <w:lastRenderedPageBreak/>
              <w:t>actived</w:t>
            </w:r>
            <w:proofErr w:type="spellEnd"/>
            <w:r>
              <w:rPr>
                <w:rFonts w:ascii="Arial" w:eastAsia="等线" w:hAnsi="Arial" w:cs="Arial"/>
                <w:sz w:val="20"/>
                <w:lang w:bidi="ar"/>
              </w:rPr>
              <w:br/>
              <w:t>0x4: HAVP active</w:t>
            </w:r>
            <w:r>
              <w:rPr>
                <w:rFonts w:ascii="Arial" w:eastAsia="等线" w:hAnsi="Arial" w:cs="Arial"/>
                <w:sz w:val="20"/>
                <w:lang w:bidi="ar"/>
              </w:rPr>
              <w:br/>
              <w:t>0x5: Reserved</w:t>
            </w:r>
            <w:r>
              <w:rPr>
                <w:rFonts w:ascii="Arial" w:eastAsia="等线" w:hAnsi="Arial" w:cs="Arial"/>
                <w:sz w:val="20"/>
                <w:lang w:bidi="ar"/>
              </w:rPr>
              <w:br/>
              <w:t>0x6: Reserved</w:t>
            </w:r>
            <w:r>
              <w:rPr>
                <w:rFonts w:ascii="Arial" w:eastAsia="等线" w:hAnsi="Arial" w:cs="Arial"/>
                <w:sz w:val="20"/>
                <w:lang w:bidi="ar"/>
              </w:rPr>
              <w:br/>
              <w:t>0x7: Reserved</w:t>
            </w:r>
          </w:p>
        </w:tc>
      </w:tr>
      <w:tr w:rsidR="004454D4" w14:paraId="3F03B9FF" w14:textId="77777777">
        <w:trPr>
          <w:trHeight w:val="1920"/>
        </w:trPr>
        <w:tc>
          <w:tcPr>
            <w:tcW w:w="2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54CC1E91" w14:textId="77777777" w:rsidR="004454D4" w:rsidRDefault="001F6651">
            <w:pPr>
              <w:textAlignment w:val="bottom"/>
              <w:rPr>
                <w:rFonts w:ascii="Arial" w:eastAsia="等线" w:hAnsi="Arial" w:cs="Arial"/>
                <w:sz w:val="20"/>
                <w:lang w:bidi="ar"/>
              </w:rPr>
            </w:pPr>
            <w:proofErr w:type="spellStart"/>
            <w:r>
              <w:rPr>
                <w:rFonts w:ascii="Arial" w:eastAsia="等线" w:hAnsi="Arial" w:cs="Arial"/>
                <w:sz w:val="20"/>
                <w:lang w:bidi="ar"/>
              </w:rPr>
              <w:lastRenderedPageBreak/>
              <w:t>Prk_ExitButton</w:t>
            </w:r>
            <w:proofErr w:type="spellEnd"/>
            <w:r>
              <w:rPr>
                <w:rFonts w:ascii="Arial" w:eastAsia="等线" w:hAnsi="Arial" w:cs="Arial"/>
                <w:sz w:val="20"/>
                <w:lang w:bidi="ar"/>
              </w:rPr>
              <w:t xml:space="preserve"> </w:t>
            </w:r>
          </w:p>
          <w:p w14:paraId="35BD81EF" w14:textId="77777777" w:rsidR="004454D4" w:rsidRDefault="004454D4">
            <w:pPr>
              <w:textAlignment w:val="bottom"/>
              <w:rPr>
                <w:rFonts w:ascii="Arial" w:eastAsia="等线" w:hAnsi="Arial" w:cs="Arial"/>
                <w:sz w:val="20"/>
                <w:lang w:bidi="ar"/>
              </w:rPr>
            </w:pPr>
          </w:p>
        </w:tc>
        <w:tc>
          <w:tcPr>
            <w:tcW w:w="4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22E7ED2" w14:textId="77777777" w:rsidR="004454D4" w:rsidRDefault="001F6651">
            <w:pPr>
              <w:textAlignment w:val="bottom"/>
              <w:rPr>
                <w:rFonts w:ascii="Arial" w:eastAsia="等线" w:hAnsi="Arial" w:cs="Arial"/>
                <w:sz w:val="20"/>
                <w:lang w:eastAsia="zh-Hans" w:bidi="ar"/>
              </w:rPr>
            </w:pPr>
            <w:r>
              <w:rPr>
                <w:rFonts w:ascii="Arial" w:eastAsia="等线" w:hAnsi="Arial" w:cs="Arial" w:hint="eastAsia"/>
                <w:sz w:val="20"/>
                <w:lang w:eastAsia="zh-Hans" w:bidi="ar"/>
              </w:rPr>
              <w:t>用户</w:t>
            </w:r>
            <w:r>
              <w:rPr>
                <w:rFonts w:ascii="Arial" w:eastAsia="等线" w:hAnsi="Arial" w:cs="Arial"/>
                <w:sz w:val="20"/>
                <w:lang w:bidi="ar"/>
              </w:rPr>
              <w:t>退出</w:t>
            </w:r>
            <w:r>
              <w:rPr>
                <w:rFonts w:ascii="Arial" w:eastAsia="等线" w:hAnsi="Arial" w:cs="Arial" w:hint="eastAsia"/>
                <w:sz w:val="20"/>
                <w:lang w:eastAsia="zh-Hans" w:bidi="ar"/>
              </w:rPr>
              <w:t>按钮</w:t>
            </w:r>
          </w:p>
        </w:tc>
        <w:tc>
          <w:tcPr>
            <w:tcW w:w="14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CC425B2" w14:textId="77777777" w:rsidR="004454D4" w:rsidRDefault="001F6651">
            <w:pPr>
              <w:textAlignment w:val="bottom"/>
              <w:rPr>
                <w:rFonts w:ascii="Arial" w:eastAsia="等线" w:hAnsi="Arial" w:cs="Arial"/>
                <w:sz w:val="20"/>
                <w:lang w:bidi="ar"/>
              </w:rPr>
            </w:pPr>
            <w:r>
              <w:rPr>
                <w:rFonts w:ascii="Arial" w:eastAsia="等线" w:hAnsi="Arial" w:cs="Arial"/>
                <w:sz w:val="20"/>
                <w:lang w:bidi="ar"/>
              </w:rPr>
              <w:t>0x0: No Pressed</w:t>
            </w:r>
          </w:p>
          <w:p w14:paraId="5BE6C440" w14:textId="77777777" w:rsidR="004454D4" w:rsidRDefault="001F6651">
            <w:pPr>
              <w:textAlignment w:val="bottom"/>
              <w:rPr>
                <w:rFonts w:ascii="Arial" w:eastAsia="等线" w:hAnsi="Arial" w:cs="Arial"/>
                <w:sz w:val="20"/>
                <w:lang w:bidi="ar"/>
              </w:rPr>
            </w:pPr>
            <w:r>
              <w:rPr>
                <w:rFonts w:ascii="Arial" w:eastAsia="等线" w:hAnsi="Arial" w:cs="Arial"/>
                <w:sz w:val="20"/>
                <w:lang w:bidi="ar"/>
              </w:rPr>
              <w:t>0x1: Pressed</w:t>
            </w:r>
          </w:p>
        </w:tc>
      </w:tr>
    </w:tbl>
    <w:p w14:paraId="0D0330F3" w14:textId="77777777" w:rsidR="004454D4" w:rsidRDefault="004454D4"/>
    <w:p w14:paraId="4E798E6D" w14:textId="77777777" w:rsidR="004454D4" w:rsidRDefault="001F6651">
      <w:pPr>
        <w:pStyle w:val="Heading2"/>
      </w:pPr>
      <w:bookmarkStart w:id="56" w:name="_Toc1610844634"/>
      <w:r>
        <w:rPr>
          <w:lang w:eastAsia="zh-Hans"/>
        </w:rPr>
        <w:t>ACU</w:t>
      </w:r>
      <w:r>
        <w:rPr>
          <w:rFonts w:hint="eastAsia"/>
          <w:lang w:eastAsia="zh-Hans"/>
        </w:rPr>
        <w:t>发给</w:t>
      </w:r>
      <w:r>
        <w:rPr>
          <w:lang w:eastAsia="zh-Hans"/>
        </w:rPr>
        <w:t>IVI</w:t>
      </w:r>
      <w:bookmarkEnd w:id="56"/>
      <w:r>
        <w:rPr>
          <w:lang w:eastAsia="zh-Hans"/>
        </w:rPr>
        <w:t>(CAN)</w:t>
      </w:r>
    </w:p>
    <w:tbl>
      <w:tblPr>
        <w:tblW w:w="6940" w:type="dxa"/>
        <w:tblInd w:w="88" w:type="dxa"/>
        <w:tblLook w:val="04A0" w:firstRow="1" w:lastRow="0" w:firstColumn="1" w:lastColumn="0" w:noHBand="0" w:noVBand="1"/>
      </w:tblPr>
      <w:tblGrid>
        <w:gridCol w:w="2398"/>
        <w:gridCol w:w="2527"/>
        <w:gridCol w:w="3707"/>
      </w:tblGrid>
      <w:tr w:rsidR="004454D4" w14:paraId="05E14297" w14:textId="77777777">
        <w:trPr>
          <w:trHeight w:val="263"/>
        </w:trPr>
        <w:tc>
          <w:tcPr>
            <w:tcW w:w="20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noWrap/>
            <w:vAlign w:val="center"/>
          </w:tcPr>
          <w:p w14:paraId="2859D59F" w14:textId="77777777" w:rsidR="004454D4" w:rsidRDefault="001F6651">
            <w:pPr>
              <w:textAlignment w:val="center"/>
              <w:rPr>
                <w:rFonts w:ascii="宋体" w:hAnsi="宋体" w:cs="宋体"/>
                <w:sz w:val="20"/>
              </w:rPr>
            </w:pPr>
            <w:r>
              <w:rPr>
                <w:rFonts w:ascii="宋体" w:hAnsi="宋体" w:cs="宋体" w:hint="eastAsia"/>
                <w:sz w:val="20"/>
                <w:lang w:bidi="ar"/>
              </w:rPr>
              <w:t>信号</w:t>
            </w:r>
          </w:p>
        </w:tc>
        <w:tc>
          <w:tcPr>
            <w:tcW w:w="243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9D9D9"/>
            <w:noWrap/>
            <w:vAlign w:val="center"/>
          </w:tcPr>
          <w:p w14:paraId="19650F6D" w14:textId="77777777" w:rsidR="004454D4" w:rsidRDefault="001F6651">
            <w:pPr>
              <w:textAlignment w:val="center"/>
              <w:rPr>
                <w:rFonts w:ascii="宋体" w:hAnsi="宋体" w:cs="宋体"/>
                <w:sz w:val="20"/>
              </w:rPr>
            </w:pPr>
            <w:r>
              <w:rPr>
                <w:rFonts w:ascii="宋体" w:hAnsi="宋体" w:cs="宋体" w:hint="eastAsia"/>
                <w:sz w:val="20"/>
                <w:lang w:bidi="ar"/>
              </w:rPr>
              <w:t>信号说明</w:t>
            </w:r>
          </w:p>
        </w:tc>
        <w:tc>
          <w:tcPr>
            <w:tcW w:w="243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9D9D9"/>
            <w:noWrap/>
            <w:vAlign w:val="center"/>
          </w:tcPr>
          <w:p w14:paraId="550D9A32" w14:textId="77777777" w:rsidR="004454D4" w:rsidRDefault="001F6651">
            <w:pPr>
              <w:textAlignment w:val="center"/>
              <w:rPr>
                <w:rFonts w:ascii="宋体" w:hAnsi="宋体" w:cs="宋体"/>
                <w:sz w:val="20"/>
              </w:rPr>
            </w:pPr>
            <w:r>
              <w:rPr>
                <w:rFonts w:ascii="宋体" w:hAnsi="宋体" w:cs="宋体" w:hint="eastAsia"/>
                <w:sz w:val="20"/>
                <w:lang w:bidi="ar"/>
              </w:rPr>
              <w:t>枚举值</w:t>
            </w:r>
          </w:p>
        </w:tc>
      </w:tr>
      <w:tr w:rsidR="004454D4" w14:paraId="5A74D6FB" w14:textId="77777777">
        <w:trPr>
          <w:trHeight w:val="2160"/>
        </w:trPr>
        <w:tc>
          <w:tcPr>
            <w:tcW w:w="2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DC446D7" w14:textId="77777777" w:rsidR="004454D4" w:rsidRDefault="001F6651">
            <w:pPr>
              <w:textAlignment w:val="center"/>
              <w:rPr>
                <w:rFonts w:ascii="Arial" w:eastAsia="等线" w:hAnsi="Arial" w:cs="Arial"/>
                <w:sz w:val="20"/>
              </w:rPr>
            </w:pPr>
            <w:r>
              <w:rPr>
                <w:rFonts w:ascii="Arial" w:eastAsia="等线" w:hAnsi="Arial" w:cs="Arial"/>
                <w:sz w:val="20"/>
                <w:lang w:bidi="ar"/>
              </w:rPr>
              <w:t>Backtrack _</w:t>
            </w:r>
            <w:proofErr w:type="spellStart"/>
            <w:r>
              <w:rPr>
                <w:rFonts w:ascii="Arial" w:eastAsia="等线" w:hAnsi="Arial" w:cs="Arial"/>
                <w:sz w:val="20"/>
                <w:lang w:bidi="ar"/>
              </w:rPr>
              <w:t>ActiveType_Indicate</w:t>
            </w:r>
            <w:proofErr w:type="spellEnd"/>
          </w:p>
        </w:tc>
        <w:tc>
          <w:tcPr>
            <w:tcW w:w="24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DDE717B" w14:textId="77777777" w:rsidR="004454D4" w:rsidRDefault="001F6651">
            <w:pPr>
              <w:textAlignment w:val="center"/>
              <w:rPr>
                <w:rFonts w:ascii="Arial" w:eastAsia="等线" w:hAnsi="Arial" w:cs="Arial"/>
                <w:sz w:val="20"/>
              </w:rPr>
            </w:pPr>
            <w:r>
              <w:rPr>
                <w:rFonts w:ascii="Arial" w:eastAsia="等线" w:hAnsi="Arial" w:cs="Arial"/>
                <w:sz w:val="20"/>
                <w:lang w:bidi="ar"/>
              </w:rPr>
              <w:t xml:space="preserve">This signal indicates  the different activation ways of the Backtrack. </w:t>
            </w:r>
          </w:p>
        </w:tc>
        <w:tc>
          <w:tcPr>
            <w:tcW w:w="24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9B4718C" w14:textId="77777777" w:rsidR="004454D4" w:rsidRDefault="001F6651">
            <w:pPr>
              <w:textAlignment w:val="center"/>
              <w:rPr>
                <w:rFonts w:ascii="Arial" w:eastAsia="等线" w:hAnsi="Arial" w:cs="Arial"/>
                <w:sz w:val="20"/>
              </w:rPr>
            </w:pPr>
            <w:r>
              <w:rPr>
                <w:rFonts w:ascii="Arial" w:eastAsia="等线" w:hAnsi="Arial" w:cs="Arial"/>
                <w:sz w:val="20"/>
                <w:lang w:bidi="ar"/>
              </w:rPr>
              <w:t>0x0: OFF</w:t>
            </w:r>
            <w:r>
              <w:rPr>
                <w:rFonts w:ascii="Arial" w:eastAsia="等线" w:hAnsi="Arial" w:cs="Arial"/>
                <w:sz w:val="20"/>
                <w:lang w:bidi="ar"/>
              </w:rPr>
              <w:br/>
              <w:t xml:space="preserve">0x1: Backtrack </w:t>
            </w:r>
            <w:proofErr w:type="spellStart"/>
            <w:r>
              <w:rPr>
                <w:rFonts w:ascii="Arial" w:eastAsia="等线" w:hAnsi="Arial" w:cs="Arial"/>
                <w:sz w:val="20"/>
                <w:lang w:bidi="ar"/>
              </w:rPr>
              <w:t>actived</w:t>
            </w:r>
            <w:proofErr w:type="spellEnd"/>
            <w:r>
              <w:rPr>
                <w:rFonts w:ascii="Arial" w:eastAsia="等线" w:hAnsi="Arial" w:cs="Arial"/>
                <w:sz w:val="20"/>
                <w:lang w:bidi="ar"/>
              </w:rPr>
              <w:t xml:space="preserve"> by IVI soft button</w:t>
            </w:r>
            <w:r>
              <w:rPr>
                <w:rFonts w:ascii="Arial" w:eastAsia="等线" w:hAnsi="Arial" w:cs="Arial"/>
                <w:sz w:val="20"/>
                <w:lang w:bidi="ar"/>
              </w:rPr>
              <w:br/>
              <w:t xml:space="preserve">0x2: Backtrack </w:t>
            </w:r>
            <w:proofErr w:type="spellStart"/>
            <w:r>
              <w:rPr>
                <w:rFonts w:ascii="Arial" w:eastAsia="等线" w:hAnsi="Arial" w:cs="Arial"/>
                <w:sz w:val="20"/>
                <w:lang w:bidi="ar"/>
              </w:rPr>
              <w:t>actived</w:t>
            </w:r>
            <w:proofErr w:type="spellEnd"/>
            <w:r>
              <w:rPr>
                <w:rFonts w:ascii="Arial" w:eastAsia="等线" w:hAnsi="Arial" w:cs="Arial"/>
                <w:sz w:val="20"/>
                <w:lang w:bidi="ar"/>
              </w:rPr>
              <w:t xml:space="preserve"> by voice button</w:t>
            </w:r>
            <w:r>
              <w:rPr>
                <w:rFonts w:ascii="Arial" w:eastAsia="等线" w:hAnsi="Arial" w:cs="Arial"/>
                <w:sz w:val="20"/>
                <w:lang w:bidi="ar"/>
              </w:rPr>
              <w:br/>
              <w:t xml:space="preserve">0x3: Backtrack </w:t>
            </w:r>
            <w:proofErr w:type="spellStart"/>
            <w:r>
              <w:rPr>
                <w:rFonts w:ascii="Arial" w:eastAsia="等线" w:hAnsi="Arial" w:cs="Arial"/>
                <w:sz w:val="20"/>
                <w:lang w:bidi="ar"/>
              </w:rPr>
              <w:t>actived</w:t>
            </w:r>
            <w:proofErr w:type="spellEnd"/>
            <w:r>
              <w:rPr>
                <w:rFonts w:ascii="Arial" w:eastAsia="等线" w:hAnsi="Arial" w:cs="Arial"/>
                <w:sz w:val="20"/>
                <w:lang w:bidi="ar"/>
              </w:rPr>
              <w:t xml:space="preserve"> by AVM soft button</w:t>
            </w:r>
            <w:r>
              <w:rPr>
                <w:rFonts w:ascii="Arial" w:eastAsia="等线" w:hAnsi="Arial" w:cs="Arial"/>
                <w:sz w:val="20"/>
                <w:lang w:bidi="ar"/>
              </w:rPr>
              <w:br/>
              <w:t xml:space="preserve">0x4: </w:t>
            </w:r>
            <w:proofErr w:type="spellStart"/>
            <w:r>
              <w:rPr>
                <w:rFonts w:ascii="Arial" w:eastAsia="等线" w:hAnsi="Arial" w:cs="Arial"/>
                <w:sz w:val="20"/>
                <w:lang w:bidi="ar"/>
              </w:rPr>
              <w:t>QuickPanel</w:t>
            </w:r>
            <w:proofErr w:type="spellEnd"/>
            <w:r>
              <w:rPr>
                <w:rFonts w:ascii="Arial" w:eastAsia="等线" w:hAnsi="Arial" w:cs="Arial"/>
                <w:sz w:val="20"/>
                <w:lang w:bidi="ar"/>
              </w:rPr>
              <w:br/>
              <w:t>0x5: Reserved</w:t>
            </w:r>
            <w:r>
              <w:rPr>
                <w:rFonts w:ascii="Arial" w:eastAsia="等线" w:hAnsi="Arial" w:cs="Arial"/>
                <w:sz w:val="20"/>
                <w:lang w:bidi="ar"/>
              </w:rPr>
              <w:br/>
              <w:t>0x6: Reserved</w:t>
            </w:r>
            <w:r>
              <w:rPr>
                <w:rFonts w:ascii="Arial" w:eastAsia="等线" w:hAnsi="Arial" w:cs="Arial"/>
                <w:sz w:val="20"/>
                <w:lang w:bidi="ar"/>
              </w:rPr>
              <w:br/>
              <w:t>0x7: Reserved</w:t>
            </w:r>
          </w:p>
        </w:tc>
      </w:tr>
      <w:tr w:rsidR="004454D4" w14:paraId="24974925" w14:textId="77777777">
        <w:trPr>
          <w:trHeight w:val="480"/>
        </w:trPr>
        <w:tc>
          <w:tcPr>
            <w:tcW w:w="2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F685431" w14:textId="77777777" w:rsidR="004454D4" w:rsidRDefault="001F6651">
            <w:pPr>
              <w:textAlignment w:val="center"/>
              <w:rPr>
                <w:rFonts w:ascii="Arial" w:eastAsia="等线" w:hAnsi="Arial" w:cs="Arial"/>
                <w:sz w:val="20"/>
              </w:rPr>
            </w:pPr>
            <w:proofErr w:type="spellStart"/>
            <w:r>
              <w:rPr>
                <w:rFonts w:ascii="Arial" w:eastAsia="等线" w:hAnsi="Arial" w:cs="Arial"/>
                <w:sz w:val="20"/>
                <w:lang w:bidi="ar"/>
              </w:rPr>
              <w:t>Prk_Resume_Req</w:t>
            </w:r>
            <w:proofErr w:type="spellEnd"/>
          </w:p>
        </w:tc>
        <w:tc>
          <w:tcPr>
            <w:tcW w:w="24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072C30D" w14:textId="77777777" w:rsidR="004454D4" w:rsidRDefault="001F6651">
            <w:pPr>
              <w:textAlignment w:val="top"/>
              <w:rPr>
                <w:rFonts w:ascii="宋体" w:hAnsi="宋体" w:cs="宋体"/>
                <w:sz w:val="20"/>
              </w:rPr>
            </w:pPr>
            <w:r>
              <w:rPr>
                <w:rFonts w:ascii="宋体" w:hAnsi="宋体" w:cs="宋体" w:hint="eastAsia"/>
                <w:sz w:val="20"/>
                <w:lang w:bidi="ar"/>
              </w:rPr>
              <w:t>中断条件满足，提示</w:t>
            </w:r>
            <w:r>
              <w:rPr>
                <w:rStyle w:val="font11"/>
                <w:lang w:bidi="ar"/>
              </w:rPr>
              <w:t>HMI</w:t>
            </w:r>
            <w:r>
              <w:rPr>
                <w:rFonts w:ascii="宋体" w:hAnsi="宋体" w:cs="宋体" w:hint="eastAsia"/>
                <w:sz w:val="20"/>
                <w:lang w:bidi="ar"/>
              </w:rPr>
              <w:t>切用户确认恢复弹窗</w:t>
            </w:r>
          </w:p>
        </w:tc>
        <w:tc>
          <w:tcPr>
            <w:tcW w:w="24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DB1AF19" w14:textId="77777777" w:rsidR="004454D4" w:rsidRDefault="001F6651">
            <w:pPr>
              <w:textAlignment w:val="center"/>
              <w:rPr>
                <w:rFonts w:ascii="Arial" w:eastAsia="等线" w:hAnsi="Arial" w:cs="Arial"/>
                <w:sz w:val="20"/>
              </w:rPr>
            </w:pPr>
            <w:r>
              <w:rPr>
                <w:rFonts w:ascii="Arial" w:eastAsia="等线" w:hAnsi="Arial" w:cs="Arial"/>
                <w:sz w:val="20"/>
                <w:lang w:bidi="ar"/>
              </w:rPr>
              <w:t>0x0: No request</w:t>
            </w:r>
            <w:r>
              <w:rPr>
                <w:rFonts w:ascii="Arial" w:eastAsia="等线" w:hAnsi="Arial" w:cs="Arial"/>
                <w:sz w:val="20"/>
                <w:lang w:bidi="ar"/>
              </w:rPr>
              <w:br/>
              <w:t>0x1: Request</w:t>
            </w:r>
          </w:p>
        </w:tc>
      </w:tr>
      <w:tr w:rsidR="004454D4" w14:paraId="023F887C" w14:textId="77777777">
        <w:trPr>
          <w:trHeight w:val="960"/>
        </w:trPr>
        <w:tc>
          <w:tcPr>
            <w:tcW w:w="2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ADDDC0B" w14:textId="77777777" w:rsidR="004454D4" w:rsidRDefault="001F6651">
            <w:pPr>
              <w:textAlignment w:val="center"/>
              <w:rPr>
                <w:rFonts w:ascii="Arial" w:eastAsia="等线" w:hAnsi="Arial" w:cs="Arial"/>
                <w:sz w:val="20"/>
              </w:rPr>
            </w:pPr>
            <w:proofErr w:type="spellStart"/>
            <w:r>
              <w:rPr>
                <w:rFonts w:ascii="Arial" w:eastAsia="等线" w:hAnsi="Arial" w:cs="Arial"/>
                <w:sz w:val="20"/>
                <w:lang w:bidi="ar"/>
              </w:rPr>
              <w:t>Backtrack_Start_Sta</w:t>
            </w:r>
            <w:proofErr w:type="spellEnd"/>
          </w:p>
        </w:tc>
        <w:tc>
          <w:tcPr>
            <w:tcW w:w="24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C4F7667" w14:textId="77777777" w:rsidR="004454D4" w:rsidRDefault="001F6651">
            <w:pPr>
              <w:textAlignment w:val="top"/>
              <w:rPr>
                <w:rFonts w:ascii="Arial" w:eastAsia="等线" w:hAnsi="Arial" w:cs="Arial"/>
                <w:sz w:val="20"/>
              </w:rPr>
            </w:pPr>
            <w:r>
              <w:rPr>
                <w:rFonts w:ascii="Arial" w:eastAsia="等线" w:hAnsi="Arial" w:cs="Arial"/>
                <w:sz w:val="20"/>
                <w:lang w:bidi="ar"/>
              </w:rPr>
              <w:t xml:space="preserve">This signal indicates driver the status, if backtrack is ready to control the </w:t>
            </w:r>
            <w:proofErr w:type="spellStart"/>
            <w:r>
              <w:rPr>
                <w:rFonts w:ascii="Arial" w:eastAsia="等线" w:hAnsi="Arial" w:cs="Arial"/>
                <w:sz w:val="20"/>
                <w:lang w:bidi="ar"/>
              </w:rPr>
              <w:t>vehilce</w:t>
            </w:r>
            <w:proofErr w:type="spellEnd"/>
            <w:r>
              <w:rPr>
                <w:rFonts w:ascii="Arial" w:eastAsia="等线" w:hAnsi="Arial" w:cs="Arial"/>
                <w:sz w:val="20"/>
                <w:lang w:bidi="ar"/>
              </w:rPr>
              <w:t xml:space="preserve"> and </w:t>
            </w:r>
            <w:r>
              <w:rPr>
                <w:rFonts w:ascii="Arial" w:eastAsia="等线" w:hAnsi="Arial" w:cs="Arial"/>
                <w:sz w:val="20"/>
                <w:lang w:bidi="ar"/>
              </w:rPr>
              <w:lastRenderedPageBreak/>
              <w:t xml:space="preserve">the </w:t>
            </w:r>
            <w:proofErr w:type="spellStart"/>
            <w:r>
              <w:rPr>
                <w:rFonts w:ascii="Arial" w:eastAsia="等线" w:hAnsi="Arial" w:cs="Arial"/>
                <w:sz w:val="20"/>
                <w:lang w:bidi="ar"/>
              </w:rPr>
              <w:t>buttion</w:t>
            </w:r>
            <w:proofErr w:type="spellEnd"/>
            <w:r>
              <w:rPr>
                <w:rFonts w:ascii="Arial" w:eastAsia="等线" w:hAnsi="Arial" w:cs="Arial"/>
                <w:sz w:val="20"/>
                <w:lang w:bidi="ar"/>
              </w:rPr>
              <w:t xml:space="preserve"> is highlighted.</w:t>
            </w:r>
          </w:p>
        </w:tc>
        <w:tc>
          <w:tcPr>
            <w:tcW w:w="24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F7E102D" w14:textId="77777777" w:rsidR="004454D4" w:rsidRDefault="001F6651">
            <w:pPr>
              <w:textAlignment w:val="center"/>
              <w:rPr>
                <w:rFonts w:ascii="Arial" w:eastAsia="等线" w:hAnsi="Arial" w:cs="Arial"/>
                <w:sz w:val="20"/>
              </w:rPr>
            </w:pPr>
            <w:r>
              <w:rPr>
                <w:rFonts w:ascii="Arial" w:eastAsia="等线" w:hAnsi="Arial" w:cs="Arial"/>
                <w:sz w:val="20"/>
                <w:lang w:bidi="ar"/>
              </w:rPr>
              <w:lastRenderedPageBreak/>
              <w:t>0x0: No display</w:t>
            </w:r>
            <w:r>
              <w:rPr>
                <w:rFonts w:ascii="Arial" w:eastAsia="等线" w:hAnsi="Arial" w:cs="Arial"/>
                <w:sz w:val="20"/>
                <w:lang w:bidi="ar"/>
              </w:rPr>
              <w:br/>
              <w:t>0x1: Highlighted</w:t>
            </w:r>
            <w:r>
              <w:rPr>
                <w:rFonts w:ascii="Arial" w:eastAsia="等线" w:hAnsi="Arial" w:cs="Arial"/>
                <w:sz w:val="20"/>
                <w:lang w:bidi="ar"/>
              </w:rPr>
              <w:br/>
              <w:t>0x2: Grey</w:t>
            </w:r>
          </w:p>
        </w:tc>
      </w:tr>
      <w:tr w:rsidR="004454D4" w14:paraId="4340BE38" w14:textId="77777777">
        <w:trPr>
          <w:trHeight w:val="480"/>
        </w:trPr>
        <w:tc>
          <w:tcPr>
            <w:tcW w:w="2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A63B35E" w14:textId="77777777" w:rsidR="004454D4" w:rsidRDefault="001F6651">
            <w:pPr>
              <w:textAlignment w:val="center"/>
              <w:rPr>
                <w:rFonts w:ascii="Arial" w:eastAsia="等线" w:hAnsi="Arial" w:cs="Arial"/>
                <w:sz w:val="20"/>
              </w:rPr>
            </w:pPr>
            <w:proofErr w:type="spellStart"/>
            <w:r>
              <w:rPr>
                <w:rFonts w:ascii="Arial" w:eastAsia="等线" w:hAnsi="Arial" w:cs="Arial"/>
                <w:sz w:val="20"/>
                <w:lang w:bidi="ar"/>
              </w:rPr>
              <w:t>Backtrack_RemainDis</w:t>
            </w:r>
            <w:proofErr w:type="spellEnd"/>
          </w:p>
        </w:tc>
        <w:tc>
          <w:tcPr>
            <w:tcW w:w="24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DE51171" w14:textId="77777777" w:rsidR="004454D4" w:rsidRDefault="001F6651">
            <w:pPr>
              <w:textAlignment w:val="center"/>
              <w:rPr>
                <w:rFonts w:ascii="Arial" w:eastAsia="等线" w:hAnsi="Arial" w:cs="Arial"/>
                <w:sz w:val="20"/>
              </w:rPr>
            </w:pPr>
            <w:r>
              <w:rPr>
                <w:rFonts w:ascii="Arial" w:eastAsia="等线" w:hAnsi="Arial" w:cs="Arial"/>
                <w:sz w:val="20"/>
                <w:lang w:bidi="ar"/>
              </w:rPr>
              <w:t>remaining valid distance of Backtrack feature in m</w:t>
            </w:r>
          </w:p>
        </w:tc>
        <w:tc>
          <w:tcPr>
            <w:tcW w:w="24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7DAE2F0" w14:textId="77777777" w:rsidR="004454D4" w:rsidRDefault="001F6651">
            <w:pPr>
              <w:textAlignment w:val="center"/>
              <w:rPr>
                <w:rFonts w:ascii="Arial" w:eastAsia="等线" w:hAnsi="Arial" w:cs="Arial"/>
                <w:sz w:val="20"/>
              </w:rPr>
            </w:pPr>
            <w:r>
              <w:rPr>
                <w:rFonts w:ascii="Arial" w:eastAsia="等线" w:hAnsi="Arial" w:cs="Arial"/>
                <w:sz w:val="20"/>
                <w:lang w:bidi="ar"/>
              </w:rPr>
              <w:t>0-50m</w:t>
            </w:r>
          </w:p>
        </w:tc>
      </w:tr>
      <w:tr w:rsidR="004454D4" w14:paraId="378CE9E7" w14:textId="77777777">
        <w:trPr>
          <w:trHeight w:val="960"/>
        </w:trPr>
        <w:tc>
          <w:tcPr>
            <w:tcW w:w="2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5CE4A8E" w14:textId="77777777" w:rsidR="004454D4" w:rsidRDefault="001F6651">
            <w:pPr>
              <w:textAlignment w:val="center"/>
              <w:rPr>
                <w:rFonts w:ascii="Arial" w:eastAsia="等线" w:hAnsi="Arial" w:cs="Arial"/>
                <w:sz w:val="20"/>
              </w:rPr>
            </w:pPr>
            <w:proofErr w:type="spellStart"/>
            <w:r>
              <w:rPr>
                <w:rFonts w:ascii="Arial" w:eastAsia="等线" w:hAnsi="Arial" w:cs="Arial"/>
                <w:sz w:val="20"/>
                <w:lang w:bidi="ar"/>
              </w:rPr>
              <w:t>Backtrack_PageDisplay</w:t>
            </w:r>
            <w:proofErr w:type="spellEnd"/>
          </w:p>
        </w:tc>
        <w:tc>
          <w:tcPr>
            <w:tcW w:w="24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60EE5C0" w14:textId="77777777" w:rsidR="004454D4" w:rsidRDefault="001F6651">
            <w:pPr>
              <w:textAlignment w:val="center"/>
              <w:rPr>
                <w:rFonts w:ascii="Arial" w:eastAsia="等线" w:hAnsi="Arial" w:cs="Arial"/>
                <w:sz w:val="20"/>
              </w:rPr>
            </w:pPr>
            <w:r>
              <w:rPr>
                <w:rFonts w:ascii="Arial" w:eastAsia="等线" w:hAnsi="Arial" w:cs="Arial"/>
                <w:sz w:val="20"/>
                <w:lang w:bidi="ar"/>
              </w:rPr>
              <w:t>RA main page display req</w:t>
            </w:r>
          </w:p>
        </w:tc>
        <w:tc>
          <w:tcPr>
            <w:tcW w:w="24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490F17C" w14:textId="77777777" w:rsidR="004454D4" w:rsidRDefault="001F6651">
            <w:pPr>
              <w:textAlignment w:val="center"/>
              <w:rPr>
                <w:rFonts w:ascii="Arial" w:eastAsia="等线" w:hAnsi="Arial" w:cs="Arial"/>
                <w:sz w:val="20"/>
              </w:rPr>
            </w:pPr>
            <w:r>
              <w:rPr>
                <w:rFonts w:ascii="Arial" w:eastAsia="等线" w:hAnsi="Arial" w:cs="Arial"/>
                <w:sz w:val="20"/>
                <w:lang w:bidi="ar"/>
              </w:rPr>
              <w:t>0x0: OFF</w:t>
            </w:r>
            <w:r>
              <w:rPr>
                <w:rFonts w:ascii="Arial" w:eastAsia="等线" w:hAnsi="Arial" w:cs="Arial"/>
                <w:sz w:val="20"/>
                <w:lang w:bidi="ar"/>
              </w:rPr>
              <w:br/>
              <w:t xml:space="preserve">0x1: </w:t>
            </w:r>
            <w:proofErr w:type="spellStart"/>
            <w:r>
              <w:rPr>
                <w:rFonts w:ascii="Arial" w:eastAsia="等线" w:hAnsi="Arial" w:cs="Arial"/>
                <w:sz w:val="20"/>
                <w:lang w:bidi="ar"/>
              </w:rPr>
              <w:t>Backtrack_Reversing</w:t>
            </w:r>
            <w:proofErr w:type="spellEnd"/>
            <w:r>
              <w:rPr>
                <w:rFonts w:ascii="宋体" w:hAnsi="宋体" w:cs="宋体" w:hint="eastAsia"/>
                <w:sz w:val="20"/>
                <w:lang w:bidi="ar"/>
              </w:rPr>
              <w:t>（倒车界面）</w:t>
            </w:r>
            <w:r>
              <w:rPr>
                <w:rStyle w:val="font11"/>
                <w:rFonts w:eastAsia="等线"/>
                <w:lang w:bidi="ar"/>
              </w:rPr>
              <w:br/>
              <w:t xml:space="preserve">0x2: </w:t>
            </w:r>
            <w:proofErr w:type="spellStart"/>
            <w:r>
              <w:rPr>
                <w:rStyle w:val="font11"/>
                <w:rFonts w:eastAsia="等线"/>
                <w:lang w:bidi="ar"/>
              </w:rPr>
              <w:t>Backtrack_Completed</w:t>
            </w:r>
            <w:proofErr w:type="spellEnd"/>
            <w:r>
              <w:rPr>
                <w:rFonts w:ascii="宋体" w:hAnsi="宋体" w:cs="宋体" w:hint="eastAsia"/>
                <w:sz w:val="20"/>
                <w:lang w:bidi="ar"/>
              </w:rPr>
              <w:t>（倒车完成）</w:t>
            </w:r>
            <w:r>
              <w:rPr>
                <w:rStyle w:val="font11"/>
                <w:rFonts w:eastAsia="等线"/>
                <w:lang w:bidi="ar"/>
              </w:rPr>
              <w:br/>
              <w:t>0x3: Invalid</w:t>
            </w:r>
          </w:p>
        </w:tc>
      </w:tr>
      <w:tr w:rsidR="004454D4" w14:paraId="32DC5F77" w14:textId="77777777">
        <w:trPr>
          <w:trHeight w:val="3120"/>
        </w:trPr>
        <w:tc>
          <w:tcPr>
            <w:tcW w:w="2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3F6242D" w14:textId="77777777" w:rsidR="004454D4" w:rsidRDefault="001F6651">
            <w:pPr>
              <w:textAlignment w:val="center"/>
              <w:rPr>
                <w:rFonts w:ascii="Arial" w:eastAsia="等线" w:hAnsi="Arial" w:cs="Arial"/>
                <w:sz w:val="20"/>
              </w:rPr>
            </w:pPr>
            <w:proofErr w:type="spellStart"/>
            <w:r>
              <w:rPr>
                <w:rFonts w:ascii="Arial" w:eastAsia="等线" w:hAnsi="Arial" w:cs="Arial"/>
                <w:sz w:val="20"/>
                <w:lang w:bidi="ar"/>
              </w:rPr>
              <w:t>BcktrakMde_D_Stat_IVI</w:t>
            </w:r>
            <w:proofErr w:type="spellEnd"/>
          </w:p>
        </w:tc>
        <w:tc>
          <w:tcPr>
            <w:tcW w:w="24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4D6A359" w14:textId="77777777" w:rsidR="004454D4" w:rsidRDefault="001F6651">
            <w:pPr>
              <w:textAlignment w:val="center"/>
              <w:rPr>
                <w:rFonts w:ascii="Arial" w:eastAsia="等线" w:hAnsi="Arial" w:cs="Arial"/>
                <w:sz w:val="20"/>
              </w:rPr>
            </w:pPr>
            <w:r>
              <w:rPr>
                <w:rFonts w:ascii="Arial" w:eastAsia="等线" w:hAnsi="Arial" w:cs="Arial"/>
                <w:sz w:val="20"/>
                <w:lang w:bidi="ar"/>
              </w:rPr>
              <w:t>This signal indicates the state machine defined for Backtrack feature in ACU.</w:t>
            </w:r>
          </w:p>
        </w:tc>
        <w:tc>
          <w:tcPr>
            <w:tcW w:w="24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9454E5F" w14:textId="77777777" w:rsidR="004454D4" w:rsidRDefault="001F6651">
            <w:pPr>
              <w:textAlignment w:val="center"/>
              <w:rPr>
                <w:rFonts w:ascii="Arial" w:eastAsia="等线" w:hAnsi="Arial" w:cs="Arial"/>
                <w:sz w:val="20"/>
              </w:rPr>
            </w:pPr>
            <w:r>
              <w:rPr>
                <w:rFonts w:ascii="Arial" w:eastAsia="等线" w:hAnsi="Arial" w:cs="Arial"/>
                <w:sz w:val="20"/>
                <w:lang w:bidi="ar"/>
              </w:rPr>
              <w:t>0x0: OFF</w:t>
            </w:r>
            <w:r>
              <w:rPr>
                <w:rFonts w:ascii="Arial" w:eastAsia="等线" w:hAnsi="Arial" w:cs="Arial"/>
                <w:sz w:val="20"/>
                <w:lang w:bidi="ar"/>
              </w:rPr>
              <w:br/>
              <w:t>0x1:Initialization</w:t>
            </w:r>
            <w:r>
              <w:rPr>
                <w:rFonts w:ascii="Arial" w:eastAsia="等线" w:hAnsi="Arial" w:cs="Arial"/>
                <w:sz w:val="20"/>
                <w:lang w:bidi="ar"/>
              </w:rPr>
              <w:br/>
              <w:t>0x2:Standby</w:t>
            </w:r>
            <w:r>
              <w:rPr>
                <w:rFonts w:ascii="Arial" w:eastAsia="等线" w:hAnsi="Arial" w:cs="Arial"/>
                <w:sz w:val="20"/>
                <w:lang w:bidi="ar"/>
              </w:rPr>
              <w:br/>
              <w:t>0x3:Checking</w:t>
            </w:r>
            <w:r>
              <w:rPr>
                <w:rFonts w:ascii="Arial" w:eastAsia="等线" w:hAnsi="Arial" w:cs="Arial"/>
                <w:sz w:val="20"/>
                <w:lang w:bidi="ar"/>
              </w:rPr>
              <w:br/>
              <w:t>0x4:Maneuvering</w:t>
            </w:r>
            <w:r>
              <w:rPr>
                <w:rFonts w:ascii="Arial" w:eastAsia="等线" w:hAnsi="Arial" w:cs="Arial"/>
                <w:sz w:val="20"/>
                <w:lang w:bidi="ar"/>
              </w:rPr>
              <w:br/>
              <w:t>0x5:Paused</w:t>
            </w:r>
            <w:r>
              <w:rPr>
                <w:rFonts w:ascii="Arial" w:eastAsia="等线" w:hAnsi="Arial" w:cs="Arial"/>
                <w:sz w:val="20"/>
                <w:lang w:bidi="ar"/>
              </w:rPr>
              <w:br/>
              <w:t>0x6:Terminated</w:t>
            </w:r>
            <w:r>
              <w:rPr>
                <w:rFonts w:ascii="Arial" w:eastAsia="等线" w:hAnsi="Arial" w:cs="Arial"/>
                <w:sz w:val="20"/>
                <w:lang w:bidi="ar"/>
              </w:rPr>
              <w:br/>
              <w:t>0x7:Disable</w:t>
            </w:r>
            <w:r>
              <w:rPr>
                <w:rFonts w:ascii="Arial" w:eastAsia="等线" w:hAnsi="Arial" w:cs="Arial"/>
                <w:sz w:val="20"/>
                <w:lang w:bidi="ar"/>
              </w:rPr>
              <w:br/>
              <w:t>0x8:Failure</w:t>
            </w:r>
            <w:r>
              <w:rPr>
                <w:rFonts w:ascii="Arial" w:eastAsia="等线" w:hAnsi="Arial" w:cs="Arial"/>
                <w:sz w:val="20"/>
                <w:lang w:bidi="ar"/>
              </w:rPr>
              <w:br/>
              <w:t>0x9: Completed</w:t>
            </w:r>
            <w:r>
              <w:rPr>
                <w:rFonts w:ascii="Arial" w:eastAsia="等线" w:hAnsi="Arial" w:cs="Arial"/>
                <w:sz w:val="20"/>
                <w:lang w:bidi="ar"/>
              </w:rPr>
              <w:br/>
              <w:t>0xA: Reserved</w:t>
            </w:r>
            <w:r>
              <w:rPr>
                <w:rFonts w:ascii="Arial" w:eastAsia="等线" w:hAnsi="Arial" w:cs="Arial"/>
                <w:sz w:val="20"/>
                <w:lang w:bidi="ar"/>
              </w:rPr>
              <w:br/>
              <w:t>0xB~0xf:Not used</w:t>
            </w:r>
          </w:p>
        </w:tc>
      </w:tr>
      <w:tr w:rsidR="004454D4" w14:paraId="0A1046B7" w14:textId="77777777">
        <w:trPr>
          <w:trHeight w:val="4800"/>
        </w:trPr>
        <w:tc>
          <w:tcPr>
            <w:tcW w:w="2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B47209C" w14:textId="77777777" w:rsidR="004454D4" w:rsidRDefault="001F6651">
            <w:pPr>
              <w:textAlignment w:val="center"/>
              <w:rPr>
                <w:rFonts w:ascii="Arial" w:eastAsia="等线" w:hAnsi="Arial" w:cs="Arial"/>
                <w:sz w:val="20"/>
              </w:rPr>
            </w:pPr>
            <w:proofErr w:type="spellStart"/>
            <w:r>
              <w:rPr>
                <w:rFonts w:ascii="Arial" w:eastAsia="等线" w:hAnsi="Arial" w:cs="Arial"/>
                <w:sz w:val="20"/>
                <w:lang w:bidi="ar"/>
              </w:rPr>
              <w:t>Backtrack_GuidePopUp</w:t>
            </w:r>
            <w:proofErr w:type="spellEnd"/>
          </w:p>
        </w:tc>
        <w:tc>
          <w:tcPr>
            <w:tcW w:w="24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2BAEC59" w14:textId="77777777" w:rsidR="004454D4" w:rsidRDefault="001F6651">
            <w:pPr>
              <w:textAlignment w:val="center"/>
              <w:rPr>
                <w:rFonts w:ascii="Arial" w:eastAsia="等线" w:hAnsi="Arial" w:cs="Arial"/>
                <w:sz w:val="20"/>
              </w:rPr>
            </w:pPr>
            <w:r>
              <w:rPr>
                <w:rFonts w:ascii="Arial" w:eastAsia="等线" w:hAnsi="Arial" w:cs="Arial"/>
                <w:sz w:val="20"/>
                <w:lang w:bidi="ar"/>
              </w:rPr>
              <w:t xml:space="preserve">This signal indicates the guide prompt once Backtrack ON via </w:t>
            </w:r>
            <w:proofErr w:type="spellStart"/>
            <w:r>
              <w:rPr>
                <w:rFonts w:ascii="Arial" w:eastAsia="等线" w:hAnsi="Arial" w:cs="Arial"/>
                <w:sz w:val="20"/>
                <w:lang w:bidi="ar"/>
              </w:rPr>
              <w:t>SoftButton</w:t>
            </w:r>
            <w:proofErr w:type="spellEnd"/>
            <w:r>
              <w:rPr>
                <w:rFonts w:ascii="Arial" w:eastAsia="等线" w:hAnsi="Arial" w:cs="Arial"/>
                <w:sz w:val="20"/>
                <w:lang w:bidi="ar"/>
              </w:rPr>
              <w:t>/</w:t>
            </w:r>
            <w:proofErr w:type="spellStart"/>
            <w:r>
              <w:rPr>
                <w:rFonts w:ascii="Arial" w:eastAsia="等线" w:hAnsi="Arial" w:cs="Arial"/>
                <w:sz w:val="20"/>
                <w:lang w:bidi="ar"/>
              </w:rPr>
              <w:t>MainButton</w:t>
            </w:r>
            <w:proofErr w:type="spellEnd"/>
            <w:r>
              <w:rPr>
                <w:rFonts w:ascii="Arial" w:eastAsia="等线" w:hAnsi="Arial" w:cs="Arial"/>
                <w:sz w:val="20"/>
                <w:lang w:bidi="ar"/>
              </w:rPr>
              <w:t xml:space="preserve">/Voice, which is </w:t>
            </w:r>
            <w:proofErr w:type="spellStart"/>
            <w:r>
              <w:rPr>
                <w:rFonts w:ascii="Arial" w:eastAsia="等线" w:hAnsi="Arial" w:cs="Arial"/>
                <w:sz w:val="20"/>
                <w:lang w:bidi="ar"/>
              </w:rPr>
              <w:t>dispalyed</w:t>
            </w:r>
            <w:proofErr w:type="spellEnd"/>
            <w:r>
              <w:rPr>
                <w:rFonts w:ascii="Arial" w:eastAsia="等线" w:hAnsi="Arial" w:cs="Arial"/>
                <w:sz w:val="20"/>
                <w:lang w:bidi="ar"/>
              </w:rPr>
              <w:t xml:space="preserve"> on IVI screen. </w:t>
            </w:r>
            <w:proofErr w:type="spellStart"/>
            <w:r>
              <w:rPr>
                <w:rFonts w:ascii="Arial" w:eastAsia="等线" w:hAnsi="Arial" w:cs="Arial"/>
                <w:sz w:val="20"/>
                <w:lang w:bidi="ar"/>
              </w:rPr>
              <w:t>E,g</w:t>
            </w:r>
            <w:proofErr w:type="spellEnd"/>
            <w:r>
              <w:rPr>
                <w:rFonts w:ascii="Arial" w:eastAsia="等线" w:hAnsi="Arial" w:cs="Arial"/>
                <w:sz w:val="20"/>
                <w:lang w:bidi="ar"/>
              </w:rPr>
              <w:t xml:space="preserve"> </w:t>
            </w:r>
            <w:proofErr w:type="gramStart"/>
            <w:r>
              <w:rPr>
                <w:rFonts w:ascii="Arial" w:eastAsia="等线" w:hAnsi="Arial" w:cs="Arial"/>
                <w:sz w:val="20"/>
                <w:lang w:bidi="ar"/>
              </w:rPr>
              <w:t>remind</w:t>
            </w:r>
            <w:proofErr w:type="gramEnd"/>
            <w:r>
              <w:rPr>
                <w:rFonts w:ascii="Arial" w:eastAsia="等线" w:hAnsi="Arial" w:cs="Arial"/>
                <w:sz w:val="20"/>
                <w:lang w:bidi="ar"/>
              </w:rPr>
              <w:t xml:space="preserve"> the driver to shift to gear N so handshake among ECU will execute</w:t>
            </w:r>
          </w:p>
        </w:tc>
        <w:tc>
          <w:tcPr>
            <w:tcW w:w="24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809C67B" w14:textId="77777777" w:rsidR="004454D4" w:rsidRDefault="001F6651">
            <w:pPr>
              <w:textAlignment w:val="center"/>
              <w:rPr>
                <w:rFonts w:ascii="Arial" w:eastAsia="等线" w:hAnsi="Arial" w:cs="Arial"/>
                <w:sz w:val="20"/>
              </w:rPr>
            </w:pPr>
            <w:r>
              <w:rPr>
                <w:rFonts w:ascii="Arial" w:eastAsia="等线" w:hAnsi="Arial" w:cs="Arial"/>
                <w:sz w:val="20"/>
                <w:lang w:bidi="ar"/>
              </w:rPr>
              <w:t>0x0: No Popup</w:t>
            </w:r>
            <w:r>
              <w:rPr>
                <w:rFonts w:ascii="Arial" w:eastAsia="等线" w:hAnsi="Arial" w:cs="Arial"/>
                <w:sz w:val="20"/>
                <w:lang w:bidi="ar"/>
              </w:rPr>
              <w:br/>
              <w:t>0x1: Gear N</w:t>
            </w:r>
            <w:r>
              <w:rPr>
                <w:rFonts w:ascii="Arial" w:eastAsia="等线" w:hAnsi="Arial" w:cs="Arial"/>
                <w:sz w:val="20"/>
                <w:lang w:bidi="ar"/>
              </w:rPr>
              <w:br/>
              <w:t xml:space="preserve">0x2: Release Brake Pedal </w:t>
            </w:r>
            <w:proofErr w:type="gramStart"/>
            <w:r>
              <w:rPr>
                <w:rFonts w:ascii="Arial" w:eastAsia="等线" w:hAnsi="Arial" w:cs="Arial"/>
                <w:sz w:val="20"/>
                <w:lang w:bidi="ar"/>
              </w:rPr>
              <w:t>Or</w:t>
            </w:r>
            <w:proofErr w:type="gramEnd"/>
            <w:r>
              <w:rPr>
                <w:rFonts w:ascii="Arial" w:eastAsia="等线" w:hAnsi="Arial" w:cs="Arial"/>
                <w:sz w:val="20"/>
                <w:lang w:bidi="ar"/>
              </w:rPr>
              <w:t xml:space="preserve"> Choose Exit</w:t>
            </w:r>
            <w:r>
              <w:rPr>
                <w:rFonts w:ascii="Arial" w:eastAsia="等线" w:hAnsi="Arial" w:cs="Arial"/>
                <w:sz w:val="20"/>
                <w:lang w:bidi="ar"/>
              </w:rPr>
              <w:br/>
              <w:t xml:space="preserve">0x3: Release </w:t>
            </w:r>
            <w:proofErr w:type="spellStart"/>
            <w:r>
              <w:rPr>
                <w:rFonts w:ascii="Arial" w:eastAsia="等线" w:hAnsi="Arial" w:cs="Arial"/>
                <w:sz w:val="20"/>
                <w:lang w:bidi="ar"/>
              </w:rPr>
              <w:t>Acclerator</w:t>
            </w:r>
            <w:proofErr w:type="spellEnd"/>
            <w:r>
              <w:rPr>
                <w:rFonts w:ascii="Arial" w:eastAsia="等线" w:hAnsi="Arial" w:cs="Arial"/>
                <w:sz w:val="20"/>
                <w:lang w:bidi="ar"/>
              </w:rPr>
              <w:br/>
              <w:t>0x4: Doors</w:t>
            </w:r>
            <w:r>
              <w:rPr>
                <w:rFonts w:ascii="Arial" w:eastAsia="等线" w:hAnsi="Arial" w:cs="Arial"/>
                <w:sz w:val="20"/>
                <w:lang w:bidi="ar"/>
              </w:rPr>
              <w:br/>
              <w:t>0x5: Hood</w:t>
            </w:r>
            <w:r>
              <w:rPr>
                <w:rFonts w:ascii="Arial" w:eastAsia="等线" w:hAnsi="Arial" w:cs="Arial"/>
                <w:sz w:val="20"/>
                <w:lang w:bidi="ar"/>
              </w:rPr>
              <w:br/>
              <w:t>0x6: Trunk</w:t>
            </w:r>
            <w:r>
              <w:rPr>
                <w:rFonts w:ascii="Arial" w:eastAsia="等线" w:hAnsi="Arial" w:cs="Arial"/>
                <w:sz w:val="20"/>
                <w:lang w:bidi="ar"/>
              </w:rPr>
              <w:br/>
              <w:t xml:space="preserve">0x7: </w:t>
            </w:r>
            <w:proofErr w:type="spellStart"/>
            <w:r>
              <w:rPr>
                <w:rFonts w:ascii="Arial" w:eastAsia="等线" w:hAnsi="Arial" w:cs="Arial"/>
                <w:sz w:val="20"/>
                <w:lang w:bidi="ar"/>
              </w:rPr>
              <w:t>Safty</w:t>
            </w:r>
            <w:proofErr w:type="spellEnd"/>
            <w:r>
              <w:rPr>
                <w:rFonts w:ascii="Arial" w:eastAsia="等线" w:hAnsi="Arial" w:cs="Arial"/>
                <w:sz w:val="20"/>
                <w:lang w:bidi="ar"/>
              </w:rPr>
              <w:t xml:space="preserve"> Belt</w:t>
            </w:r>
            <w:r>
              <w:rPr>
                <w:rFonts w:ascii="Arial" w:eastAsia="等线" w:hAnsi="Arial" w:cs="Arial"/>
                <w:sz w:val="20"/>
                <w:lang w:bidi="ar"/>
              </w:rPr>
              <w:br/>
              <w:t>0x8: Press Start</w:t>
            </w:r>
            <w:r>
              <w:rPr>
                <w:rFonts w:ascii="Arial" w:eastAsia="等线" w:hAnsi="Arial" w:cs="Arial"/>
                <w:sz w:val="20"/>
                <w:lang w:bidi="ar"/>
              </w:rPr>
              <w:br/>
              <w:t xml:space="preserve">0x9: Keep </w:t>
            </w:r>
            <w:proofErr w:type="spellStart"/>
            <w:r>
              <w:rPr>
                <w:rFonts w:ascii="Arial" w:eastAsia="等线" w:hAnsi="Arial" w:cs="Arial"/>
                <w:sz w:val="20"/>
                <w:lang w:bidi="ar"/>
              </w:rPr>
              <w:t>Vehilce</w:t>
            </w:r>
            <w:proofErr w:type="spellEnd"/>
            <w:r>
              <w:rPr>
                <w:rFonts w:ascii="Arial" w:eastAsia="等线" w:hAnsi="Arial" w:cs="Arial"/>
                <w:sz w:val="20"/>
                <w:lang w:bidi="ar"/>
              </w:rPr>
              <w:t xml:space="preserve"> Standstill</w:t>
            </w:r>
            <w:r>
              <w:rPr>
                <w:rFonts w:ascii="Arial" w:eastAsia="等线" w:hAnsi="Arial" w:cs="Arial"/>
                <w:sz w:val="20"/>
                <w:lang w:bidi="ar"/>
              </w:rPr>
              <w:br/>
              <w:t>0xA: Reversing</w:t>
            </w:r>
            <w:r>
              <w:rPr>
                <w:rFonts w:ascii="Arial" w:eastAsia="等线" w:hAnsi="Arial" w:cs="Arial"/>
                <w:sz w:val="20"/>
                <w:lang w:bidi="ar"/>
              </w:rPr>
              <w:br/>
              <w:t>0xB: Charging Gun</w:t>
            </w:r>
            <w:r>
              <w:rPr>
                <w:rFonts w:ascii="Arial" w:eastAsia="等线" w:hAnsi="Arial" w:cs="Arial"/>
                <w:sz w:val="20"/>
                <w:lang w:bidi="ar"/>
              </w:rPr>
              <w:br/>
              <w:t>0xC: Charger Cover</w:t>
            </w:r>
            <w:r>
              <w:rPr>
                <w:rFonts w:ascii="Arial" w:eastAsia="等线" w:hAnsi="Arial" w:cs="Arial"/>
                <w:sz w:val="20"/>
                <w:lang w:bidi="ar"/>
              </w:rPr>
              <w:br/>
              <w:t>0xD: Press Resume</w:t>
            </w:r>
            <w:r>
              <w:rPr>
                <w:rFonts w:ascii="Arial" w:eastAsia="等线" w:hAnsi="Arial" w:cs="Arial"/>
                <w:sz w:val="20"/>
                <w:lang w:bidi="ar"/>
              </w:rPr>
              <w:br/>
            </w:r>
            <w:r>
              <w:rPr>
                <w:rFonts w:ascii="Arial" w:eastAsia="等线" w:hAnsi="Arial" w:cs="Arial"/>
                <w:sz w:val="20"/>
                <w:lang w:bidi="ar"/>
              </w:rPr>
              <w:lastRenderedPageBreak/>
              <w:t>0xE: Rear mirror</w:t>
            </w:r>
            <w:r>
              <w:rPr>
                <w:rFonts w:ascii="Arial" w:eastAsia="等线" w:hAnsi="Arial" w:cs="Arial"/>
                <w:sz w:val="20"/>
                <w:lang w:bidi="ar"/>
              </w:rPr>
              <w:br/>
              <w:t>0xF: Release EPB</w:t>
            </w:r>
            <w:r>
              <w:rPr>
                <w:rFonts w:ascii="Arial" w:eastAsia="等线" w:hAnsi="Arial" w:cs="Arial"/>
                <w:sz w:val="20"/>
                <w:lang w:bidi="ar"/>
              </w:rPr>
              <w:br/>
              <w:t>0x10:Brake</w:t>
            </w:r>
            <w:r>
              <w:rPr>
                <w:rFonts w:ascii="Arial" w:eastAsia="等线" w:hAnsi="Arial" w:cs="Arial"/>
                <w:sz w:val="20"/>
                <w:lang w:bidi="ar"/>
              </w:rPr>
              <w:br/>
              <w:t>0x11: Reserved</w:t>
            </w:r>
            <w:r>
              <w:rPr>
                <w:rFonts w:ascii="Arial" w:eastAsia="等线" w:hAnsi="Arial" w:cs="Arial"/>
                <w:sz w:val="20"/>
                <w:lang w:bidi="ar"/>
              </w:rPr>
              <w:br/>
              <w:t>0x12~0x1F: Not used</w:t>
            </w:r>
          </w:p>
        </w:tc>
      </w:tr>
      <w:tr w:rsidR="004454D4" w14:paraId="3103855F" w14:textId="77777777">
        <w:trPr>
          <w:trHeight w:val="5520"/>
        </w:trPr>
        <w:tc>
          <w:tcPr>
            <w:tcW w:w="2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D757F6C" w14:textId="77777777" w:rsidR="004454D4" w:rsidRDefault="001F6651">
            <w:pPr>
              <w:textAlignment w:val="center"/>
              <w:rPr>
                <w:rFonts w:ascii="Arial" w:eastAsia="等线" w:hAnsi="Arial" w:cs="Arial"/>
                <w:sz w:val="20"/>
              </w:rPr>
            </w:pPr>
            <w:proofErr w:type="spellStart"/>
            <w:r>
              <w:rPr>
                <w:rFonts w:ascii="Arial" w:eastAsia="等线" w:hAnsi="Arial" w:cs="Arial"/>
                <w:sz w:val="20"/>
                <w:lang w:bidi="ar"/>
              </w:rPr>
              <w:lastRenderedPageBreak/>
              <w:t>Backtrack_CheckPopUp</w:t>
            </w:r>
            <w:proofErr w:type="spellEnd"/>
          </w:p>
        </w:tc>
        <w:tc>
          <w:tcPr>
            <w:tcW w:w="24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25DA472" w14:textId="77777777" w:rsidR="004454D4" w:rsidRDefault="001F6651">
            <w:pPr>
              <w:textAlignment w:val="center"/>
              <w:rPr>
                <w:rFonts w:ascii="Arial" w:eastAsia="等线" w:hAnsi="Arial" w:cs="Arial"/>
                <w:sz w:val="20"/>
              </w:rPr>
            </w:pPr>
            <w:r>
              <w:rPr>
                <w:rFonts w:ascii="Arial" w:eastAsia="等线" w:hAnsi="Arial" w:cs="Arial"/>
                <w:sz w:val="20"/>
                <w:lang w:bidi="ar"/>
              </w:rPr>
              <w:t xml:space="preserve">This signal indicates the pre-condition </w:t>
            </w:r>
            <w:proofErr w:type="spellStart"/>
            <w:r>
              <w:rPr>
                <w:rFonts w:ascii="Arial" w:eastAsia="等线" w:hAnsi="Arial" w:cs="Arial"/>
                <w:sz w:val="20"/>
                <w:lang w:bidi="ar"/>
              </w:rPr>
              <w:t>prompt,which</w:t>
            </w:r>
            <w:proofErr w:type="spellEnd"/>
            <w:r>
              <w:rPr>
                <w:rFonts w:ascii="Arial" w:eastAsia="等线" w:hAnsi="Arial" w:cs="Arial"/>
                <w:sz w:val="20"/>
                <w:lang w:bidi="ar"/>
              </w:rPr>
              <w:t xml:space="preserve"> is not met  displayed on IVI screen once Backtrack ON via </w:t>
            </w:r>
            <w:proofErr w:type="spellStart"/>
            <w:r>
              <w:rPr>
                <w:rFonts w:ascii="Arial" w:eastAsia="等线" w:hAnsi="Arial" w:cs="Arial"/>
                <w:sz w:val="20"/>
                <w:lang w:bidi="ar"/>
              </w:rPr>
              <w:t>SoftButton</w:t>
            </w:r>
            <w:proofErr w:type="spellEnd"/>
            <w:r>
              <w:rPr>
                <w:rFonts w:ascii="Arial" w:eastAsia="等线" w:hAnsi="Arial" w:cs="Arial"/>
                <w:sz w:val="20"/>
                <w:lang w:bidi="ar"/>
              </w:rPr>
              <w:t>/</w:t>
            </w:r>
            <w:proofErr w:type="spellStart"/>
            <w:r>
              <w:rPr>
                <w:rFonts w:ascii="Arial" w:eastAsia="等线" w:hAnsi="Arial" w:cs="Arial"/>
                <w:sz w:val="20"/>
                <w:lang w:bidi="ar"/>
              </w:rPr>
              <w:t>MainButton</w:t>
            </w:r>
            <w:proofErr w:type="spellEnd"/>
            <w:r>
              <w:rPr>
                <w:rFonts w:ascii="Arial" w:eastAsia="等线" w:hAnsi="Arial" w:cs="Arial"/>
                <w:sz w:val="20"/>
                <w:lang w:bidi="ar"/>
              </w:rPr>
              <w:t xml:space="preserve">/Voice, </w:t>
            </w:r>
            <w:r>
              <w:rPr>
                <w:rFonts w:ascii="Arial" w:eastAsia="等线" w:hAnsi="Arial" w:cs="Arial"/>
                <w:sz w:val="20"/>
                <w:lang w:bidi="ar"/>
              </w:rPr>
              <w:br/>
            </w:r>
            <w:proofErr w:type="spellStart"/>
            <w:r>
              <w:rPr>
                <w:rFonts w:ascii="Arial" w:eastAsia="等线" w:hAnsi="Arial" w:cs="Arial"/>
                <w:sz w:val="20"/>
                <w:lang w:bidi="ar"/>
              </w:rPr>
              <w:t>E,g</w:t>
            </w:r>
            <w:proofErr w:type="spellEnd"/>
            <w:r>
              <w:rPr>
                <w:rFonts w:ascii="Arial" w:eastAsia="等线" w:hAnsi="Arial" w:cs="Arial"/>
                <w:sz w:val="20"/>
                <w:lang w:bidi="ar"/>
              </w:rPr>
              <w:t xml:space="preserve"> </w:t>
            </w:r>
            <w:proofErr w:type="gramStart"/>
            <w:r>
              <w:rPr>
                <w:rFonts w:ascii="Arial" w:eastAsia="等线" w:hAnsi="Arial" w:cs="Arial"/>
                <w:sz w:val="20"/>
                <w:lang w:bidi="ar"/>
              </w:rPr>
              <w:t>remind</w:t>
            </w:r>
            <w:proofErr w:type="gramEnd"/>
            <w:r>
              <w:rPr>
                <w:rFonts w:ascii="Arial" w:eastAsia="等线" w:hAnsi="Arial" w:cs="Arial"/>
                <w:sz w:val="20"/>
                <w:lang w:bidi="ar"/>
              </w:rPr>
              <w:t xml:space="preserve"> the driver to closed the door so the feature could be activated.</w:t>
            </w:r>
            <w:r>
              <w:rPr>
                <w:rFonts w:ascii="Arial" w:eastAsia="等线" w:hAnsi="Arial" w:cs="Arial"/>
                <w:sz w:val="20"/>
                <w:lang w:bidi="ar"/>
              </w:rPr>
              <w:br/>
            </w:r>
            <w:r>
              <w:rPr>
                <w:rFonts w:ascii="Arial" w:eastAsia="等线" w:hAnsi="Arial" w:cs="Arial"/>
                <w:sz w:val="20"/>
                <w:lang w:bidi="ar"/>
              </w:rPr>
              <w:br/>
              <w:t xml:space="preserve">This signal is differ from </w:t>
            </w:r>
            <w:proofErr w:type="spellStart"/>
            <w:r>
              <w:rPr>
                <w:rFonts w:ascii="Arial" w:eastAsia="等线" w:hAnsi="Arial" w:cs="Arial"/>
                <w:sz w:val="20"/>
                <w:lang w:bidi="ar"/>
              </w:rPr>
              <w:t>Backtrack_MainEntryPopUp</w:t>
            </w:r>
            <w:proofErr w:type="spellEnd"/>
            <w:r>
              <w:rPr>
                <w:rFonts w:ascii="Arial" w:eastAsia="等线" w:hAnsi="Arial" w:cs="Arial"/>
                <w:sz w:val="20"/>
                <w:lang w:bidi="ar"/>
              </w:rPr>
              <w:t xml:space="preserve">. Once all the condition met in </w:t>
            </w:r>
            <w:proofErr w:type="spellStart"/>
            <w:r>
              <w:rPr>
                <w:rFonts w:ascii="Arial" w:eastAsia="等线" w:hAnsi="Arial" w:cs="Arial"/>
                <w:sz w:val="20"/>
                <w:lang w:bidi="ar"/>
              </w:rPr>
              <w:t>Backtrack_MainEntry</w:t>
            </w:r>
            <w:proofErr w:type="spellEnd"/>
            <w:r>
              <w:rPr>
                <w:rFonts w:ascii="Arial" w:eastAsia="等线" w:hAnsi="Arial" w:cs="Arial"/>
                <w:sz w:val="20"/>
                <w:lang w:bidi="ar"/>
              </w:rPr>
              <w:t xml:space="preserve">, driver has the right to resolve </w:t>
            </w:r>
            <w:proofErr w:type="spellStart"/>
            <w:r>
              <w:rPr>
                <w:rFonts w:ascii="Arial" w:eastAsia="等线" w:hAnsi="Arial" w:cs="Arial"/>
                <w:sz w:val="20"/>
                <w:lang w:bidi="ar"/>
              </w:rPr>
              <w:t>isse</w:t>
            </w:r>
            <w:proofErr w:type="spellEnd"/>
            <w:r>
              <w:rPr>
                <w:rFonts w:ascii="Arial" w:eastAsia="等线" w:hAnsi="Arial" w:cs="Arial"/>
                <w:sz w:val="20"/>
                <w:lang w:bidi="ar"/>
              </w:rPr>
              <w:t xml:space="preserve"> </w:t>
            </w:r>
            <w:proofErr w:type="spellStart"/>
            <w:r>
              <w:rPr>
                <w:rFonts w:ascii="Arial" w:eastAsia="等线" w:hAnsi="Arial" w:cs="Arial"/>
                <w:sz w:val="20"/>
                <w:lang w:bidi="ar"/>
              </w:rPr>
              <w:t>e.g</w:t>
            </w:r>
            <w:proofErr w:type="spellEnd"/>
            <w:r>
              <w:rPr>
                <w:rFonts w:ascii="Arial" w:eastAsia="等线" w:hAnsi="Arial" w:cs="Arial"/>
                <w:sz w:val="20"/>
                <w:lang w:bidi="ar"/>
              </w:rPr>
              <w:t xml:space="preserve"> </w:t>
            </w:r>
            <w:proofErr w:type="spellStart"/>
            <w:r>
              <w:rPr>
                <w:rFonts w:ascii="Arial" w:eastAsia="等线" w:hAnsi="Arial" w:cs="Arial"/>
                <w:sz w:val="20"/>
                <w:lang w:bidi="ar"/>
              </w:rPr>
              <w:t>safey</w:t>
            </w:r>
            <w:proofErr w:type="spellEnd"/>
            <w:r>
              <w:rPr>
                <w:rFonts w:ascii="Arial" w:eastAsia="等线" w:hAnsi="Arial" w:cs="Arial"/>
                <w:sz w:val="20"/>
                <w:lang w:bidi="ar"/>
              </w:rPr>
              <w:t xml:space="preserve"> belt or doors issue</w:t>
            </w:r>
          </w:p>
        </w:tc>
        <w:tc>
          <w:tcPr>
            <w:tcW w:w="24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D7AA20D" w14:textId="77777777" w:rsidR="004454D4" w:rsidRDefault="001F6651">
            <w:pPr>
              <w:textAlignment w:val="center"/>
              <w:rPr>
                <w:rFonts w:ascii="Arial" w:eastAsia="等线" w:hAnsi="Arial" w:cs="Arial"/>
                <w:sz w:val="20"/>
                <w:lang w:bidi="ar"/>
              </w:rPr>
            </w:pPr>
            <w:r>
              <w:rPr>
                <w:rFonts w:ascii="Arial" w:eastAsia="等线" w:hAnsi="Arial" w:cs="Arial"/>
                <w:sz w:val="20"/>
                <w:lang w:bidi="ar"/>
              </w:rPr>
              <w:t>0x0: No Req</w:t>
            </w:r>
          </w:p>
          <w:p w14:paraId="34A79148" w14:textId="77777777" w:rsidR="004454D4" w:rsidRDefault="001F6651">
            <w:pPr>
              <w:textAlignment w:val="center"/>
              <w:rPr>
                <w:rFonts w:ascii="Arial" w:eastAsia="等线" w:hAnsi="Arial" w:cs="Arial"/>
                <w:sz w:val="20"/>
                <w:lang w:bidi="ar"/>
              </w:rPr>
            </w:pPr>
            <w:r>
              <w:rPr>
                <w:rFonts w:ascii="Arial" w:eastAsia="等线" w:hAnsi="Arial" w:cs="Arial"/>
                <w:sz w:val="20"/>
                <w:lang w:bidi="ar"/>
              </w:rPr>
              <w:t>0x1: ACU Failure</w:t>
            </w:r>
          </w:p>
          <w:p w14:paraId="1B7D58B7" w14:textId="77777777" w:rsidR="004454D4" w:rsidRDefault="001F6651">
            <w:pPr>
              <w:textAlignment w:val="center"/>
              <w:rPr>
                <w:rFonts w:ascii="Arial" w:eastAsia="等线" w:hAnsi="Arial" w:cs="Arial"/>
                <w:sz w:val="20"/>
                <w:lang w:bidi="ar"/>
              </w:rPr>
            </w:pPr>
            <w:r>
              <w:rPr>
                <w:rFonts w:ascii="Arial" w:eastAsia="等线" w:hAnsi="Arial" w:cs="Arial"/>
                <w:sz w:val="20"/>
                <w:lang w:bidi="ar"/>
              </w:rPr>
              <w:t>0x2: Valid Stored Routine</w:t>
            </w:r>
          </w:p>
          <w:p w14:paraId="32C12AFD" w14:textId="77777777" w:rsidR="004454D4" w:rsidRDefault="001F6651">
            <w:pPr>
              <w:textAlignment w:val="center"/>
              <w:rPr>
                <w:rFonts w:ascii="Arial" w:eastAsia="等线" w:hAnsi="Arial" w:cs="Arial"/>
                <w:sz w:val="20"/>
                <w:lang w:bidi="ar"/>
              </w:rPr>
            </w:pPr>
            <w:r>
              <w:rPr>
                <w:rFonts w:ascii="Arial" w:eastAsia="等线" w:hAnsi="Arial" w:cs="Arial"/>
                <w:sz w:val="20"/>
                <w:lang w:bidi="ar"/>
              </w:rPr>
              <w:t>0x3:Velocity</w:t>
            </w:r>
          </w:p>
          <w:p w14:paraId="379B02D4" w14:textId="77777777" w:rsidR="004454D4" w:rsidRDefault="001F6651">
            <w:pPr>
              <w:textAlignment w:val="center"/>
              <w:rPr>
                <w:rFonts w:ascii="Arial" w:eastAsia="等线" w:hAnsi="Arial" w:cs="Arial"/>
                <w:sz w:val="20"/>
                <w:lang w:bidi="ar"/>
              </w:rPr>
            </w:pPr>
            <w:r>
              <w:rPr>
                <w:rFonts w:ascii="Arial" w:eastAsia="等线" w:hAnsi="Arial" w:cs="Arial"/>
                <w:sz w:val="20"/>
                <w:lang w:bidi="ar"/>
              </w:rPr>
              <w:t>0x4:Slope</w:t>
            </w:r>
          </w:p>
          <w:p w14:paraId="50C84D77" w14:textId="77777777" w:rsidR="004454D4" w:rsidRDefault="001F6651">
            <w:pPr>
              <w:textAlignment w:val="center"/>
              <w:rPr>
                <w:rFonts w:ascii="Arial" w:eastAsia="等线" w:hAnsi="Arial" w:cs="Arial"/>
                <w:sz w:val="20"/>
                <w:lang w:bidi="ar"/>
              </w:rPr>
            </w:pPr>
            <w:r>
              <w:rPr>
                <w:rFonts w:ascii="Arial" w:eastAsia="等线" w:hAnsi="Arial" w:cs="Arial"/>
                <w:sz w:val="20"/>
                <w:lang w:bidi="ar"/>
              </w:rPr>
              <w:t>0x5:Motion Ready</w:t>
            </w:r>
          </w:p>
          <w:p w14:paraId="2F50AEE4" w14:textId="77777777" w:rsidR="004454D4" w:rsidRDefault="001F6651">
            <w:pPr>
              <w:textAlignment w:val="center"/>
              <w:rPr>
                <w:rFonts w:ascii="Arial" w:eastAsia="等线" w:hAnsi="Arial" w:cs="Arial"/>
                <w:sz w:val="20"/>
                <w:lang w:bidi="ar"/>
              </w:rPr>
            </w:pPr>
            <w:r>
              <w:rPr>
                <w:rFonts w:ascii="Arial" w:eastAsia="等线" w:hAnsi="Arial" w:cs="Arial"/>
                <w:sz w:val="20"/>
                <w:lang w:bidi="ar"/>
              </w:rPr>
              <w:t>0x6: Emergency Call</w:t>
            </w:r>
          </w:p>
          <w:p w14:paraId="45522071" w14:textId="77777777" w:rsidR="004454D4" w:rsidRDefault="001F6651">
            <w:pPr>
              <w:textAlignment w:val="center"/>
              <w:rPr>
                <w:rFonts w:ascii="Arial" w:eastAsia="等线" w:hAnsi="Arial" w:cs="Arial"/>
                <w:sz w:val="20"/>
                <w:lang w:bidi="ar"/>
              </w:rPr>
            </w:pPr>
            <w:r>
              <w:rPr>
                <w:rFonts w:ascii="Arial" w:eastAsia="等线" w:hAnsi="Arial" w:cs="Arial"/>
                <w:sz w:val="20"/>
                <w:lang w:bidi="ar"/>
              </w:rPr>
              <w:t>0x7:ECU failure</w:t>
            </w:r>
          </w:p>
          <w:p w14:paraId="7AB3710E" w14:textId="77777777" w:rsidR="004454D4" w:rsidRDefault="001F6651">
            <w:pPr>
              <w:textAlignment w:val="center"/>
              <w:rPr>
                <w:rFonts w:ascii="Arial" w:eastAsia="等线" w:hAnsi="Arial" w:cs="Arial"/>
                <w:sz w:val="20"/>
                <w:lang w:bidi="ar"/>
              </w:rPr>
            </w:pPr>
            <w:r>
              <w:rPr>
                <w:rFonts w:ascii="Arial" w:eastAsia="等线" w:hAnsi="Arial" w:cs="Arial"/>
                <w:sz w:val="20"/>
                <w:lang w:bidi="ar"/>
              </w:rPr>
              <w:t>0x8:Normal Mode</w:t>
            </w:r>
          </w:p>
          <w:p w14:paraId="51051667" w14:textId="77777777" w:rsidR="004454D4" w:rsidRDefault="001F6651">
            <w:pPr>
              <w:textAlignment w:val="center"/>
              <w:rPr>
                <w:rFonts w:ascii="Arial" w:eastAsia="等线" w:hAnsi="Arial" w:cs="Arial"/>
                <w:sz w:val="20"/>
                <w:lang w:bidi="ar"/>
              </w:rPr>
            </w:pPr>
            <w:r>
              <w:rPr>
                <w:rFonts w:ascii="Arial" w:eastAsia="等线" w:hAnsi="Arial" w:cs="Arial"/>
                <w:sz w:val="20"/>
                <w:lang w:bidi="ar"/>
              </w:rPr>
              <w:t>0x9: Other ADAS Feature Active</w:t>
            </w:r>
          </w:p>
          <w:p w14:paraId="4B39520C" w14:textId="77777777" w:rsidR="004454D4" w:rsidRDefault="001F6651">
            <w:pPr>
              <w:textAlignment w:val="center"/>
              <w:rPr>
                <w:rFonts w:ascii="Arial" w:eastAsia="等线" w:hAnsi="Arial" w:cs="Arial"/>
                <w:sz w:val="20"/>
                <w:lang w:bidi="ar"/>
              </w:rPr>
            </w:pPr>
            <w:r>
              <w:rPr>
                <w:rFonts w:ascii="Arial" w:eastAsia="等线" w:hAnsi="Arial" w:cs="Arial"/>
                <w:sz w:val="20"/>
                <w:lang w:bidi="ar"/>
              </w:rPr>
              <w:t>0xA: Mobile control</w:t>
            </w:r>
          </w:p>
          <w:p w14:paraId="710D6E06" w14:textId="77777777" w:rsidR="004454D4" w:rsidRDefault="001F6651">
            <w:pPr>
              <w:textAlignment w:val="center"/>
              <w:rPr>
                <w:rFonts w:ascii="Arial" w:eastAsia="等线" w:hAnsi="Arial" w:cs="Arial"/>
                <w:sz w:val="20"/>
                <w:lang w:bidi="ar"/>
              </w:rPr>
            </w:pPr>
            <w:r>
              <w:rPr>
                <w:rFonts w:ascii="Arial" w:eastAsia="等线" w:hAnsi="Arial" w:cs="Arial"/>
                <w:sz w:val="20"/>
                <w:lang w:bidi="ar"/>
              </w:rPr>
              <w:t>0xB: SW is updating</w:t>
            </w:r>
          </w:p>
          <w:p w14:paraId="2B42C9F4" w14:textId="77777777" w:rsidR="004454D4" w:rsidRDefault="001F6651">
            <w:pPr>
              <w:textAlignment w:val="center"/>
              <w:rPr>
                <w:rFonts w:ascii="Arial" w:eastAsia="等线" w:hAnsi="Arial" w:cs="Arial"/>
                <w:sz w:val="20"/>
                <w:lang w:bidi="ar"/>
              </w:rPr>
            </w:pPr>
            <w:r>
              <w:rPr>
                <w:rFonts w:ascii="Arial" w:eastAsia="等线" w:hAnsi="Arial" w:cs="Arial"/>
                <w:sz w:val="20"/>
                <w:lang w:bidi="ar"/>
              </w:rPr>
              <w:t>0xC: Space is enough</w:t>
            </w:r>
          </w:p>
          <w:p w14:paraId="3C4A4D2A" w14:textId="77777777" w:rsidR="004454D4" w:rsidRDefault="001F6651">
            <w:pPr>
              <w:textAlignment w:val="center"/>
              <w:rPr>
                <w:rFonts w:ascii="Arial" w:eastAsia="等线" w:hAnsi="Arial" w:cs="Arial"/>
                <w:sz w:val="20"/>
                <w:lang w:bidi="ar"/>
              </w:rPr>
            </w:pPr>
            <w:r>
              <w:rPr>
                <w:rFonts w:ascii="Arial" w:eastAsia="等线" w:hAnsi="Arial" w:cs="Arial"/>
                <w:sz w:val="20"/>
                <w:lang w:bidi="ar"/>
              </w:rPr>
              <w:t>0xD: Passed exam</w:t>
            </w:r>
          </w:p>
          <w:p w14:paraId="097F0E97" w14:textId="77777777" w:rsidR="004454D4" w:rsidRDefault="001F6651">
            <w:pPr>
              <w:textAlignment w:val="center"/>
              <w:rPr>
                <w:rFonts w:ascii="Arial" w:eastAsia="等线" w:hAnsi="Arial" w:cs="Arial"/>
                <w:sz w:val="20"/>
                <w:lang w:bidi="ar"/>
              </w:rPr>
            </w:pPr>
            <w:r>
              <w:rPr>
                <w:rFonts w:ascii="Arial" w:eastAsia="等线" w:hAnsi="Arial" w:cs="Arial"/>
                <w:sz w:val="20"/>
                <w:lang w:bidi="ar"/>
              </w:rPr>
              <w:t>0xE: Authorization</w:t>
            </w:r>
          </w:p>
          <w:p w14:paraId="6A5F7186" w14:textId="77777777" w:rsidR="004454D4" w:rsidRDefault="001F6651">
            <w:pPr>
              <w:textAlignment w:val="center"/>
              <w:rPr>
                <w:rFonts w:ascii="Arial" w:eastAsia="等线" w:hAnsi="Arial" w:cs="Arial"/>
                <w:sz w:val="20"/>
                <w:lang w:bidi="ar"/>
              </w:rPr>
            </w:pPr>
            <w:r>
              <w:rPr>
                <w:rFonts w:ascii="Arial" w:eastAsia="等线" w:hAnsi="Arial" w:cs="Arial"/>
                <w:sz w:val="20"/>
                <w:lang w:bidi="ar"/>
              </w:rPr>
              <w:t>0xF: Backtrack SW Avail</w:t>
            </w:r>
          </w:p>
          <w:p w14:paraId="6A930422" w14:textId="77777777" w:rsidR="004454D4" w:rsidRDefault="001F6651">
            <w:pPr>
              <w:textAlignment w:val="center"/>
              <w:rPr>
                <w:rFonts w:ascii="Arial" w:eastAsia="等线" w:hAnsi="Arial" w:cs="Arial"/>
                <w:sz w:val="20"/>
                <w:lang w:bidi="ar"/>
              </w:rPr>
            </w:pPr>
            <w:r>
              <w:rPr>
                <w:rFonts w:ascii="Arial" w:eastAsia="等线" w:hAnsi="Arial" w:cs="Arial"/>
                <w:sz w:val="20"/>
                <w:lang w:bidi="ar"/>
              </w:rPr>
              <w:lastRenderedPageBreak/>
              <w:t>0x10: Wake up</w:t>
            </w:r>
          </w:p>
          <w:p w14:paraId="2512801E" w14:textId="77777777" w:rsidR="004454D4" w:rsidRDefault="001F6651">
            <w:pPr>
              <w:textAlignment w:val="center"/>
              <w:rPr>
                <w:rFonts w:ascii="Arial" w:eastAsia="等线" w:hAnsi="Arial" w:cs="Arial"/>
                <w:sz w:val="20"/>
                <w:lang w:bidi="ar"/>
              </w:rPr>
            </w:pPr>
            <w:r>
              <w:rPr>
                <w:rFonts w:ascii="Arial" w:eastAsia="等线" w:hAnsi="Arial" w:cs="Arial"/>
                <w:sz w:val="20"/>
                <w:lang w:bidi="ar"/>
              </w:rPr>
              <w:t>0x11: Log-in</w:t>
            </w:r>
          </w:p>
          <w:p w14:paraId="51C9CABA" w14:textId="77777777" w:rsidR="004454D4" w:rsidRDefault="001F6651">
            <w:pPr>
              <w:textAlignment w:val="center"/>
              <w:rPr>
                <w:rFonts w:ascii="Arial" w:eastAsia="等线" w:hAnsi="Arial" w:cs="Arial"/>
                <w:sz w:val="20"/>
                <w:lang w:bidi="ar"/>
              </w:rPr>
            </w:pPr>
            <w:r>
              <w:rPr>
                <w:rFonts w:ascii="Arial" w:eastAsia="等线" w:hAnsi="Arial" w:cs="Arial"/>
                <w:sz w:val="20"/>
                <w:lang w:bidi="ar"/>
              </w:rPr>
              <w:t>0x12: In Progress</w:t>
            </w:r>
          </w:p>
          <w:p w14:paraId="45731484" w14:textId="77777777" w:rsidR="004454D4" w:rsidRDefault="001F6651">
            <w:pPr>
              <w:textAlignment w:val="center"/>
              <w:rPr>
                <w:rFonts w:ascii="Arial" w:eastAsia="等线" w:hAnsi="Arial" w:cs="Arial"/>
                <w:sz w:val="20"/>
                <w:lang w:bidi="ar"/>
              </w:rPr>
            </w:pPr>
            <w:r>
              <w:rPr>
                <w:rFonts w:ascii="Arial" w:eastAsia="等线" w:hAnsi="Arial" w:cs="Arial"/>
                <w:sz w:val="20"/>
                <w:lang w:bidi="ar"/>
              </w:rPr>
              <w:t>0x13:Rear Mirror</w:t>
            </w:r>
          </w:p>
          <w:p w14:paraId="6AE6E8B6" w14:textId="77777777" w:rsidR="004454D4" w:rsidRDefault="001F6651">
            <w:pPr>
              <w:textAlignment w:val="center"/>
              <w:rPr>
                <w:rFonts w:ascii="Arial" w:eastAsia="等线" w:hAnsi="Arial" w:cs="Arial"/>
                <w:sz w:val="20"/>
                <w:lang w:bidi="ar"/>
              </w:rPr>
            </w:pPr>
            <w:r>
              <w:rPr>
                <w:rFonts w:ascii="Arial" w:eastAsia="等线" w:hAnsi="Arial" w:cs="Arial"/>
                <w:sz w:val="20"/>
                <w:lang w:bidi="ar"/>
              </w:rPr>
              <w:t>0x14:HAVP learning</w:t>
            </w:r>
          </w:p>
          <w:p w14:paraId="377A8960" w14:textId="77777777" w:rsidR="004454D4" w:rsidRDefault="001F6651">
            <w:pPr>
              <w:textAlignment w:val="center"/>
              <w:rPr>
                <w:rFonts w:ascii="Arial" w:eastAsia="等线" w:hAnsi="Arial" w:cs="Arial"/>
                <w:sz w:val="20"/>
                <w:lang w:bidi="ar"/>
              </w:rPr>
            </w:pPr>
            <w:r>
              <w:rPr>
                <w:rFonts w:ascii="Arial" w:eastAsia="等线" w:hAnsi="Arial" w:cs="Arial"/>
                <w:sz w:val="20"/>
                <w:lang w:bidi="ar"/>
              </w:rPr>
              <w:t>0x15:Reserved</w:t>
            </w:r>
          </w:p>
          <w:p w14:paraId="72F4FA12" w14:textId="77777777" w:rsidR="004454D4" w:rsidRDefault="001F6651">
            <w:pPr>
              <w:textAlignment w:val="center"/>
              <w:rPr>
                <w:rFonts w:ascii="Arial" w:eastAsia="等线" w:hAnsi="Arial" w:cs="Arial"/>
                <w:sz w:val="20"/>
                <w:lang w:bidi="ar"/>
              </w:rPr>
            </w:pPr>
            <w:r>
              <w:rPr>
                <w:rFonts w:ascii="Arial" w:eastAsia="等线" w:hAnsi="Arial" w:cs="Arial"/>
                <w:sz w:val="20"/>
                <w:lang w:bidi="ar"/>
              </w:rPr>
              <w:t>0x16:not_used1</w:t>
            </w:r>
          </w:p>
          <w:p w14:paraId="3B2A6858" w14:textId="77777777" w:rsidR="004454D4" w:rsidRDefault="001F6651">
            <w:pPr>
              <w:textAlignment w:val="center"/>
              <w:rPr>
                <w:rFonts w:ascii="Arial" w:eastAsia="等线" w:hAnsi="Arial" w:cs="Arial"/>
                <w:sz w:val="20"/>
                <w:lang w:bidi="ar"/>
              </w:rPr>
            </w:pPr>
            <w:r>
              <w:rPr>
                <w:rFonts w:ascii="Arial" w:eastAsia="等线" w:hAnsi="Arial" w:cs="Arial"/>
                <w:sz w:val="20"/>
                <w:lang w:bidi="ar"/>
              </w:rPr>
              <w:t>0x17:not_used2</w:t>
            </w:r>
          </w:p>
          <w:p w14:paraId="64F1CFB5" w14:textId="77777777" w:rsidR="004454D4" w:rsidRDefault="001F6651">
            <w:pPr>
              <w:textAlignment w:val="center"/>
              <w:rPr>
                <w:rFonts w:ascii="Arial" w:eastAsia="等线" w:hAnsi="Arial" w:cs="Arial"/>
                <w:sz w:val="20"/>
                <w:lang w:bidi="ar"/>
              </w:rPr>
            </w:pPr>
            <w:r>
              <w:rPr>
                <w:rFonts w:ascii="Arial" w:eastAsia="等线" w:hAnsi="Arial" w:cs="Arial"/>
                <w:sz w:val="20"/>
                <w:lang w:bidi="ar"/>
              </w:rPr>
              <w:t>0x18:not_used3</w:t>
            </w:r>
          </w:p>
          <w:p w14:paraId="2BBA477E" w14:textId="77777777" w:rsidR="004454D4" w:rsidRDefault="001F6651">
            <w:pPr>
              <w:textAlignment w:val="center"/>
              <w:rPr>
                <w:rFonts w:ascii="Arial" w:eastAsia="等线" w:hAnsi="Arial" w:cs="Arial"/>
                <w:sz w:val="20"/>
                <w:lang w:bidi="ar"/>
              </w:rPr>
            </w:pPr>
            <w:r>
              <w:rPr>
                <w:rFonts w:ascii="Arial" w:eastAsia="等线" w:hAnsi="Arial" w:cs="Arial"/>
                <w:sz w:val="20"/>
                <w:lang w:bidi="ar"/>
              </w:rPr>
              <w:t>0x19:not_used4</w:t>
            </w:r>
          </w:p>
          <w:p w14:paraId="24558677" w14:textId="77777777" w:rsidR="004454D4" w:rsidRDefault="001F6651">
            <w:pPr>
              <w:textAlignment w:val="center"/>
              <w:rPr>
                <w:rFonts w:ascii="Arial" w:eastAsia="等线" w:hAnsi="Arial" w:cs="Arial"/>
                <w:sz w:val="20"/>
                <w:lang w:bidi="ar"/>
              </w:rPr>
            </w:pPr>
            <w:r>
              <w:rPr>
                <w:rFonts w:ascii="Arial" w:eastAsia="等线" w:hAnsi="Arial" w:cs="Arial"/>
                <w:sz w:val="20"/>
                <w:lang w:bidi="ar"/>
              </w:rPr>
              <w:t>0x1A:not_used5</w:t>
            </w:r>
          </w:p>
          <w:p w14:paraId="001446F8" w14:textId="77777777" w:rsidR="004454D4" w:rsidRDefault="001F6651">
            <w:pPr>
              <w:textAlignment w:val="center"/>
              <w:rPr>
                <w:rFonts w:ascii="Arial" w:eastAsia="等线" w:hAnsi="Arial" w:cs="Arial"/>
                <w:sz w:val="20"/>
                <w:lang w:bidi="ar"/>
              </w:rPr>
            </w:pPr>
            <w:r>
              <w:rPr>
                <w:rFonts w:ascii="Arial" w:eastAsia="等线" w:hAnsi="Arial" w:cs="Arial"/>
                <w:sz w:val="20"/>
                <w:lang w:bidi="ar"/>
              </w:rPr>
              <w:t>0x1B:not_used6</w:t>
            </w:r>
          </w:p>
          <w:p w14:paraId="24F3535D" w14:textId="77777777" w:rsidR="004454D4" w:rsidRDefault="001F6651">
            <w:pPr>
              <w:textAlignment w:val="center"/>
              <w:rPr>
                <w:rFonts w:ascii="Arial" w:eastAsia="等线" w:hAnsi="Arial" w:cs="Arial"/>
                <w:sz w:val="20"/>
                <w:lang w:bidi="ar"/>
              </w:rPr>
            </w:pPr>
            <w:r>
              <w:rPr>
                <w:rFonts w:ascii="Arial" w:eastAsia="等线" w:hAnsi="Arial" w:cs="Arial"/>
                <w:sz w:val="20"/>
                <w:lang w:bidi="ar"/>
              </w:rPr>
              <w:t>0x1C:not_used7</w:t>
            </w:r>
          </w:p>
          <w:p w14:paraId="25D1E444" w14:textId="77777777" w:rsidR="004454D4" w:rsidRDefault="001F6651">
            <w:pPr>
              <w:textAlignment w:val="center"/>
              <w:rPr>
                <w:rFonts w:ascii="Arial" w:eastAsia="等线" w:hAnsi="Arial" w:cs="Arial"/>
                <w:sz w:val="20"/>
                <w:lang w:bidi="ar"/>
              </w:rPr>
            </w:pPr>
            <w:r>
              <w:rPr>
                <w:rFonts w:ascii="Arial" w:eastAsia="等线" w:hAnsi="Arial" w:cs="Arial"/>
                <w:sz w:val="20"/>
                <w:lang w:bidi="ar"/>
              </w:rPr>
              <w:t>0x1D:not_used8</w:t>
            </w:r>
          </w:p>
          <w:p w14:paraId="002EBEC7" w14:textId="77777777" w:rsidR="004454D4" w:rsidRDefault="001F6651">
            <w:pPr>
              <w:textAlignment w:val="center"/>
              <w:rPr>
                <w:rFonts w:ascii="Arial" w:eastAsia="等线" w:hAnsi="Arial" w:cs="Arial"/>
                <w:sz w:val="20"/>
                <w:lang w:bidi="ar"/>
              </w:rPr>
            </w:pPr>
            <w:r>
              <w:rPr>
                <w:rFonts w:ascii="Arial" w:eastAsia="等线" w:hAnsi="Arial" w:cs="Arial"/>
                <w:sz w:val="20"/>
                <w:lang w:bidi="ar"/>
              </w:rPr>
              <w:t>0x1E:not_used9</w:t>
            </w:r>
          </w:p>
          <w:p w14:paraId="1C598301" w14:textId="77777777" w:rsidR="004454D4" w:rsidRDefault="001F6651">
            <w:pPr>
              <w:textAlignment w:val="center"/>
              <w:rPr>
                <w:rFonts w:ascii="Arial" w:eastAsia="等线" w:hAnsi="Arial" w:cs="Arial"/>
                <w:sz w:val="20"/>
              </w:rPr>
            </w:pPr>
            <w:r>
              <w:rPr>
                <w:rFonts w:ascii="Arial" w:eastAsia="等线" w:hAnsi="Arial" w:cs="Arial"/>
                <w:sz w:val="20"/>
                <w:lang w:bidi="ar"/>
              </w:rPr>
              <w:t>0x1F: not_used10</w:t>
            </w:r>
          </w:p>
        </w:tc>
      </w:tr>
      <w:tr w:rsidR="004454D4" w14:paraId="464F7922" w14:textId="77777777">
        <w:trPr>
          <w:trHeight w:val="2640"/>
        </w:trPr>
        <w:tc>
          <w:tcPr>
            <w:tcW w:w="2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F2064BA" w14:textId="77777777" w:rsidR="004454D4" w:rsidRDefault="001F6651">
            <w:pPr>
              <w:textAlignment w:val="center"/>
              <w:rPr>
                <w:rFonts w:ascii="Arial" w:eastAsia="等线" w:hAnsi="Arial" w:cs="Arial"/>
                <w:sz w:val="20"/>
              </w:rPr>
            </w:pPr>
            <w:proofErr w:type="spellStart"/>
            <w:r>
              <w:rPr>
                <w:rFonts w:ascii="Arial" w:eastAsia="等线" w:hAnsi="Arial" w:cs="Arial"/>
                <w:sz w:val="20"/>
                <w:lang w:bidi="ar"/>
              </w:rPr>
              <w:lastRenderedPageBreak/>
              <w:t>Backtrack_SuspendPopup</w:t>
            </w:r>
            <w:proofErr w:type="spellEnd"/>
          </w:p>
        </w:tc>
        <w:tc>
          <w:tcPr>
            <w:tcW w:w="24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8C51DE5" w14:textId="77777777" w:rsidR="004454D4" w:rsidRDefault="001F6651">
            <w:pPr>
              <w:textAlignment w:val="center"/>
              <w:rPr>
                <w:rFonts w:ascii="Arial" w:eastAsia="等线" w:hAnsi="Arial" w:cs="Arial"/>
                <w:sz w:val="20"/>
              </w:rPr>
            </w:pPr>
            <w:r>
              <w:rPr>
                <w:rFonts w:ascii="Arial" w:eastAsia="等线" w:hAnsi="Arial" w:cs="Arial"/>
                <w:sz w:val="20"/>
                <w:lang w:bidi="ar"/>
              </w:rPr>
              <w:t xml:space="preserve">This signal indicates the pause condition of Backtrack feature. Driver has the right to eliminate the issue within 30s so the feature  could be resumed </w:t>
            </w:r>
            <w:proofErr w:type="spellStart"/>
            <w:r>
              <w:rPr>
                <w:rFonts w:ascii="Arial" w:eastAsia="等线" w:hAnsi="Arial" w:cs="Arial"/>
                <w:sz w:val="20"/>
                <w:lang w:bidi="ar"/>
              </w:rPr>
              <w:t>noramlly</w:t>
            </w:r>
            <w:proofErr w:type="spellEnd"/>
            <w:r>
              <w:rPr>
                <w:rFonts w:ascii="Arial" w:eastAsia="等线" w:hAnsi="Arial" w:cs="Arial"/>
                <w:sz w:val="20"/>
                <w:lang w:bidi="ar"/>
              </w:rPr>
              <w:t>.</w:t>
            </w:r>
            <w:r>
              <w:rPr>
                <w:rFonts w:ascii="Arial" w:eastAsia="等线" w:hAnsi="Arial" w:cs="Arial"/>
                <w:sz w:val="20"/>
                <w:lang w:bidi="ar"/>
              </w:rPr>
              <w:br/>
            </w:r>
            <w:proofErr w:type="spellStart"/>
            <w:r>
              <w:rPr>
                <w:rFonts w:ascii="Arial" w:eastAsia="等线" w:hAnsi="Arial" w:cs="Arial"/>
                <w:sz w:val="20"/>
                <w:lang w:bidi="ar"/>
              </w:rPr>
              <w:t>e.g</w:t>
            </w:r>
            <w:proofErr w:type="spellEnd"/>
            <w:r>
              <w:rPr>
                <w:rFonts w:ascii="Arial" w:eastAsia="等线" w:hAnsi="Arial" w:cs="Arial"/>
                <w:sz w:val="20"/>
                <w:lang w:bidi="ar"/>
              </w:rPr>
              <w:t xml:space="preserve"> once doors is open, </w:t>
            </w:r>
            <w:proofErr w:type="gramStart"/>
            <w:r>
              <w:rPr>
                <w:rFonts w:ascii="Arial" w:eastAsia="等线" w:hAnsi="Arial" w:cs="Arial"/>
                <w:sz w:val="20"/>
                <w:lang w:bidi="ar"/>
              </w:rPr>
              <w:t>Backtrack</w:t>
            </w:r>
            <w:proofErr w:type="gramEnd"/>
            <w:r>
              <w:rPr>
                <w:rFonts w:ascii="Arial" w:eastAsia="等线" w:hAnsi="Arial" w:cs="Arial"/>
                <w:sz w:val="20"/>
                <w:lang w:bidi="ar"/>
              </w:rPr>
              <w:t xml:space="preserve"> will help driver to stop the vehicle safely and the feature remind driver to close the door before resume.</w:t>
            </w:r>
          </w:p>
        </w:tc>
        <w:tc>
          <w:tcPr>
            <w:tcW w:w="24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D18AA70" w14:textId="06FCCF5E" w:rsidR="004454D4" w:rsidRDefault="001F6651">
            <w:pPr>
              <w:textAlignment w:val="center"/>
              <w:rPr>
                <w:rFonts w:ascii="Arial" w:eastAsia="等线" w:hAnsi="Arial" w:cs="Arial"/>
                <w:sz w:val="20"/>
              </w:rPr>
            </w:pPr>
            <w:r>
              <w:rPr>
                <w:rFonts w:ascii="Arial" w:eastAsia="等线" w:hAnsi="Arial" w:cs="Arial"/>
                <w:sz w:val="20"/>
                <w:lang w:bidi="ar"/>
              </w:rPr>
              <w:t>0x0:Default</w:t>
            </w:r>
            <w:r>
              <w:rPr>
                <w:rFonts w:ascii="Arial" w:eastAsia="等线" w:hAnsi="Arial" w:cs="Arial"/>
                <w:sz w:val="20"/>
                <w:lang w:bidi="ar"/>
              </w:rPr>
              <w:br/>
              <w:t>0x1:Driver Seat Belt</w:t>
            </w:r>
            <w:r>
              <w:rPr>
                <w:rFonts w:ascii="Arial" w:eastAsia="等线" w:hAnsi="Arial" w:cs="Arial"/>
                <w:sz w:val="20"/>
                <w:lang w:bidi="ar"/>
              </w:rPr>
              <w:br/>
              <w:t>0x2:Four Doors</w:t>
            </w:r>
            <w:r>
              <w:rPr>
                <w:rFonts w:ascii="Arial" w:eastAsia="等线" w:hAnsi="Arial" w:cs="Arial"/>
                <w:sz w:val="20"/>
                <w:lang w:bidi="ar"/>
              </w:rPr>
              <w:br/>
              <w:t>0x3:Obstacle Blocked</w:t>
            </w:r>
            <w:r>
              <w:rPr>
                <w:rFonts w:ascii="Arial" w:eastAsia="等线" w:hAnsi="Arial" w:cs="Arial"/>
                <w:sz w:val="20"/>
                <w:lang w:bidi="ar"/>
              </w:rPr>
              <w:br/>
              <w:t>0x4:Hood</w:t>
            </w:r>
            <w:r>
              <w:rPr>
                <w:rFonts w:ascii="Arial" w:eastAsia="等线" w:hAnsi="Arial" w:cs="Arial"/>
                <w:sz w:val="20"/>
                <w:lang w:bidi="ar"/>
              </w:rPr>
              <w:br/>
              <w:t>0x5:Trunk</w:t>
            </w:r>
            <w:r>
              <w:rPr>
                <w:rFonts w:ascii="Arial" w:eastAsia="等线" w:hAnsi="Arial" w:cs="Arial"/>
                <w:sz w:val="20"/>
                <w:lang w:bidi="ar"/>
              </w:rPr>
              <w:br/>
            </w:r>
            <w:r w:rsidRPr="00B0396F">
              <w:rPr>
                <w:rFonts w:ascii="Arial" w:eastAsia="等线" w:hAnsi="Arial" w:cs="Arial"/>
                <w:color w:val="FF0000"/>
                <w:sz w:val="20"/>
                <w:lang w:bidi="ar"/>
              </w:rPr>
              <w:t>0x6:Reserved</w:t>
            </w:r>
            <w:r w:rsidR="00B0396F" w:rsidRPr="00B0396F">
              <w:rPr>
                <w:rFonts w:ascii="Arial" w:eastAsia="等线" w:hAnsi="Arial" w:cs="Arial"/>
                <w:color w:val="FF0000"/>
                <w:sz w:val="20"/>
                <w:lang w:bidi="ar"/>
              </w:rPr>
              <w:t xml:space="preserve"> -</w:t>
            </w:r>
            <w:r w:rsidR="00B0396F" w:rsidRPr="00B0396F">
              <w:rPr>
                <w:rFonts w:ascii="Arial" w:eastAsia="等线" w:hAnsi="Arial" w:cs="Arial" w:hint="eastAsia"/>
                <w:color w:val="FF0000"/>
                <w:sz w:val="20"/>
                <w:lang w:bidi="ar"/>
              </w:rPr>
              <w:t>&gt;</w:t>
            </w:r>
            <w:r w:rsidR="00B0396F" w:rsidRPr="00B0396F">
              <w:rPr>
                <w:rFonts w:ascii="Arial" w:eastAsia="等线" w:hAnsi="Arial" w:cs="Arial"/>
                <w:color w:val="FF0000"/>
                <w:sz w:val="20"/>
                <w:lang w:bidi="ar"/>
              </w:rPr>
              <w:t xml:space="preserve"> </w:t>
            </w:r>
            <w:proofErr w:type="spellStart"/>
            <w:r w:rsidR="00B0396F" w:rsidRPr="00B0396F">
              <w:rPr>
                <w:rFonts w:ascii="Arial" w:eastAsia="等线" w:hAnsi="Arial" w:cs="Arial"/>
                <w:color w:val="FF0000"/>
                <w:sz w:val="20"/>
                <w:lang w:bidi="ar"/>
              </w:rPr>
              <w:t>ChargerCover</w:t>
            </w:r>
            <w:proofErr w:type="spellEnd"/>
            <w:r>
              <w:rPr>
                <w:rFonts w:ascii="Arial" w:eastAsia="等线" w:hAnsi="Arial" w:cs="Arial"/>
                <w:sz w:val="20"/>
                <w:lang w:bidi="ar"/>
              </w:rPr>
              <w:br/>
              <w:t>0x7:Reserved</w:t>
            </w:r>
          </w:p>
        </w:tc>
      </w:tr>
      <w:tr w:rsidR="004454D4" w14:paraId="52AA89CD" w14:textId="77777777">
        <w:trPr>
          <w:trHeight w:val="8190"/>
        </w:trPr>
        <w:tc>
          <w:tcPr>
            <w:tcW w:w="2083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</w:tcPr>
          <w:p w14:paraId="71E6DD26" w14:textId="77777777" w:rsidR="004454D4" w:rsidRDefault="001F6651">
            <w:pPr>
              <w:textAlignment w:val="center"/>
              <w:rPr>
                <w:rFonts w:ascii="Arial" w:eastAsia="等线" w:hAnsi="Arial" w:cs="Arial"/>
                <w:sz w:val="20"/>
              </w:rPr>
            </w:pPr>
            <w:proofErr w:type="spellStart"/>
            <w:r>
              <w:rPr>
                <w:rFonts w:ascii="Arial" w:eastAsia="等线" w:hAnsi="Arial" w:cs="Arial"/>
                <w:sz w:val="20"/>
                <w:lang w:bidi="ar"/>
              </w:rPr>
              <w:lastRenderedPageBreak/>
              <w:t>Backtrack_TerminatePopup</w:t>
            </w:r>
            <w:proofErr w:type="spellEnd"/>
          </w:p>
        </w:tc>
        <w:tc>
          <w:tcPr>
            <w:tcW w:w="2433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</w:tcPr>
          <w:p w14:paraId="40BEE5CD" w14:textId="77777777" w:rsidR="004454D4" w:rsidRDefault="001F6651">
            <w:pPr>
              <w:textAlignment w:val="center"/>
              <w:rPr>
                <w:rFonts w:ascii="Arial" w:eastAsia="等线" w:hAnsi="Arial" w:cs="Arial"/>
                <w:sz w:val="20"/>
              </w:rPr>
            </w:pPr>
            <w:r>
              <w:rPr>
                <w:rFonts w:ascii="Arial" w:eastAsia="等线" w:hAnsi="Arial" w:cs="Arial"/>
                <w:sz w:val="20"/>
                <w:lang w:bidi="ar"/>
              </w:rPr>
              <w:t xml:space="preserve">This signal indicates the terminated  condition of Backtrack feature. The feature will be </w:t>
            </w:r>
            <w:proofErr w:type="spellStart"/>
            <w:r>
              <w:rPr>
                <w:rFonts w:ascii="Arial" w:eastAsia="等线" w:hAnsi="Arial" w:cs="Arial"/>
                <w:sz w:val="20"/>
                <w:lang w:bidi="ar"/>
              </w:rPr>
              <w:t>deactived</w:t>
            </w:r>
            <w:proofErr w:type="spellEnd"/>
            <w:r>
              <w:rPr>
                <w:rFonts w:ascii="Arial" w:eastAsia="等线" w:hAnsi="Arial" w:cs="Arial"/>
                <w:sz w:val="20"/>
                <w:lang w:bidi="ar"/>
              </w:rPr>
              <w:t xml:space="preserve"> in a </w:t>
            </w:r>
            <w:proofErr w:type="spellStart"/>
            <w:r>
              <w:rPr>
                <w:rFonts w:ascii="Arial" w:eastAsia="等线" w:hAnsi="Arial" w:cs="Arial"/>
                <w:sz w:val="20"/>
                <w:lang w:bidi="ar"/>
              </w:rPr>
              <w:t>safet</w:t>
            </w:r>
            <w:proofErr w:type="spellEnd"/>
            <w:r>
              <w:rPr>
                <w:rFonts w:ascii="Arial" w:eastAsia="等线" w:hAnsi="Arial" w:cs="Arial"/>
                <w:sz w:val="20"/>
                <w:lang w:bidi="ar"/>
              </w:rPr>
              <w:t xml:space="preserve"> manner and driver will receive a </w:t>
            </w:r>
            <w:proofErr w:type="spellStart"/>
            <w:r>
              <w:rPr>
                <w:rFonts w:ascii="Arial" w:eastAsia="等线" w:hAnsi="Arial" w:cs="Arial"/>
                <w:sz w:val="20"/>
                <w:lang w:bidi="ar"/>
              </w:rPr>
              <w:t>rootcause</w:t>
            </w:r>
            <w:proofErr w:type="spellEnd"/>
            <w:r>
              <w:rPr>
                <w:rFonts w:ascii="Arial" w:eastAsia="等线" w:hAnsi="Arial" w:cs="Arial"/>
                <w:sz w:val="20"/>
                <w:lang w:bidi="ar"/>
              </w:rPr>
              <w:t xml:space="preserve"> via </w:t>
            </w:r>
            <w:proofErr w:type="spellStart"/>
            <w:r>
              <w:rPr>
                <w:rFonts w:ascii="Arial" w:eastAsia="等线" w:hAnsi="Arial" w:cs="Arial"/>
                <w:sz w:val="20"/>
                <w:lang w:bidi="ar"/>
              </w:rPr>
              <w:t>PopUp</w:t>
            </w:r>
            <w:proofErr w:type="spellEnd"/>
            <w:r>
              <w:rPr>
                <w:rFonts w:ascii="Arial" w:eastAsia="等线" w:hAnsi="Arial" w:cs="Arial"/>
                <w:sz w:val="20"/>
                <w:lang w:bidi="ar"/>
              </w:rPr>
              <w:t xml:space="preserve"> window last for 3 seconds</w:t>
            </w:r>
            <w:r>
              <w:rPr>
                <w:rFonts w:ascii="Arial" w:eastAsia="等线" w:hAnsi="Arial" w:cs="Arial"/>
                <w:sz w:val="20"/>
                <w:lang w:bidi="ar"/>
              </w:rPr>
              <w:br/>
              <w:t>.</w:t>
            </w:r>
            <w:r>
              <w:rPr>
                <w:rFonts w:ascii="Arial" w:eastAsia="等线" w:hAnsi="Arial" w:cs="Arial"/>
                <w:sz w:val="20"/>
                <w:lang w:bidi="ar"/>
              </w:rPr>
              <w:br/>
              <w:t xml:space="preserve">e.g. If the driver </w:t>
            </w:r>
            <w:proofErr w:type="gramStart"/>
            <w:r>
              <w:rPr>
                <w:rFonts w:ascii="Arial" w:eastAsia="等线" w:hAnsi="Arial" w:cs="Arial"/>
                <w:sz w:val="20"/>
                <w:lang w:bidi="ar"/>
              </w:rPr>
              <w:t>don't</w:t>
            </w:r>
            <w:proofErr w:type="gramEnd"/>
            <w:r>
              <w:rPr>
                <w:rFonts w:ascii="Arial" w:eastAsia="等线" w:hAnsi="Arial" w:cs="Arial"/>
                <w:sz w:val="20"/>
                <w:lang w:bidi="ar"/>
              </w:rPr>
              <w:t xml:space="preserve"> close the door within 30 second in pause phase, the feature will be terminated and a popup window with root case will be given to driver</w:t>
            </w:r>
          </w:p>
        </w:tc>
        <w:tc>
          <w:tcPr>
            <w:tcW w:w="2433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</w:tcPr>
          <w:p w14:paraId="7682D1FF" w14:textId="77777777" w:rsidR="004454D4" w:rsidRDefault="001F6651">
            <w:pPr>
              <w:textAlignment w:val="center"/>
              <w:rPr>
                <w:rFonts w:ascii="Arial" w:eastAsia="等线" w:hAnsi="Arial" w:cs="Arial"/>
                <w:sz w:val="20"/>
                <w:lang w:bidi="ar"/>
              </w:rPr>
            </w:pPr>
            <w:r>
              <w:rPr>
                <w:rFonts w:ascii="Arial" w:eastAsia="等线" w:hAnsi="Arial" w:cs="Arial"/>
                <w:sz w:val="20"/>
                <w:lang w:bidi="ar"/>
              </w:rPr>
              <w:t>0x0: No Request</w:t>
            </w:r>
          </w:p>
          <w:p w14:paraId="13BF0C64" w14:textId="77777777" w:rsidR="004454D4" w:rsidRDefault="001F6651">
            <w:pPr>
              <w:textAlignment w:val="center"/>
              <w:rPr>
                <w:rFonts w:ascii="Arial" w:eastAsia="等线" w:hAnsi="Arial" w:cs="Arial"/>
                <w:sz w:val="20"/>
                <w:lang w:bidi="ar"/>
              </w:rPr>
            </w:pPr>
            <w:r>
              <w:rPr>
                <w:rFonts w:ascii="Arial" w:eastAsia="等线" w:hAnsi="Arial" w:cs="Arial"/>
                <w:sz w:val="20"/>
                <w:lang w:bidi="ar"/>
              </w:rPr>
              <w:t xml:space="preserve">0x1: </w:t>
            </w:r>
            <w:proofErr w:type="spellStart"/>
            <w:r>
              <w:rPr>
                <w:rFonts w:ascii="Arial" w:eastAsia="等线" w:hAnsi="Arial" w:cs="Arial"/>
                <w:sz w:val="20"/>
                <w:lang w:bidi="ar"/>
              </w:rPr>
              <w:t>Req_Quit_CarModeInvalid</w:t>
            </w:r>
            <w:proofErr w:type="spellEnd"/>
          </w:p>
          <w:p w14:paraId="234B0969" w14:textId="77777777" w:rsidR="004454D4" w:rsidRDefault="001F6651">
            <w:pPr>
              <w:textAlignment w:val="center"/>
              <w:rPr>
                <w:rFonts w:ascii="Arial" w:eastAsia="等线" w:hAnsi="Arial" w:cs="Arial"/>
                <w:sz w:val="20"/>
                <w:lang w:bidi="ar"/>
              </w:rPr>
            </w:pPr>
            <w:r>
              <w:rPr>
                <w:rFonts w:ascii="Arial" w:eastAsia="等线" w:hAnsi="Arial" w:cs="Arial"/>
                <w:sz w:val="20"/>
                <w:lang w:bidi="ar"/>
              </w:rPr>
              <w:t xml:space="preserve">0x2: </w:t>
            </w:r>
            <w:proofErr w:type="spellStart"/>
            <w:r>
              <w:rPr>
                <w:rFonts w:ascii="Arial" w:eastAsia="等线" w:hAnsi="Arial" w:cs="Arial"/>
                <w:sz w:val="20"/>
                <w:lang w:bidi="ar"/>
              </w:rPr>
              <w:t>Req_Quit_OTA_Active</w:t>
            </w:r>
            <w:proofErr w:type="spellEnd"/>
          </w:p>
          <w:p w14:paraId="10B4B3A6" w14:textId="77777777" w:rsidR="004454D4" w:rsidRDefault="001F6651">
            <w:pPr>
              <w:textAlignment w:val="center"/>
              <w:rPr>
                <w:rFonts w:ascii="Arial" w:eastAsia="等线" w:hAnsi="Arial" w:cs="Arial"/>
                <w:sz w:val="20"/>
                <w:lang w:bidi="ar"/>
              </w:rPr>
            </w:pPr>
            <w:r>
              <w:rPr>
                <w:rFonts w:ascii="Arial" w:eastAsia="等线" w:hAnsi="Arial" w:cs="Arial"/>
                <w:sz w:val="20"/>
                <w:lang w:bidi="ar"/>
              </w:rPr>
              <w:t xml:space="preserve">0x3: </w:t>
            </w:r>
            <w:proofErr w:type="spellStart"/>
            <w:r>
              <w:rPr>
                <w:rFonts w:ascii="Arial" w:eastAsia="等线" w:hAnsi="Arial" w:cs="Arial"/>
                <w:sz w:val="20"/>
                <w:lang w:bidi="ar"/>
              </w:rPr>
              <w:t>Req_Quit_ADAS</w:t>
            </w:r>
            <w:proofErr w:type="spellEnd"/>
          </w:p>
          <w:p w14:paraId="7F5CAB1C" w14:textId="77777777" w:rsidR="004454D4" w:rsidRDefault="001F6651">
            <w:pPr>
              <w:textAlignment w:val="center"/>
              <w:rPr>
                <w:rFonts w:ascii="Arial" w:eastAsia="等线" w:hAnsi="Arial" w:cs="Arial"/>
                <w:sz w:val="20"/>
                <w:lang w:bidi="ar"/>
              </w:rPr>
            </w:pPr>
            <w:r>
              <w:rPr>
                <w:rFonts w:ascii="Arial" w:eastAsia="等线" w:hAnsi="Arial" w:cs="Arial"/>
                <w:sz w:val="20"/>
                <w:lang w:bidi="ar"/>
              </w:rPr>
              <w:t xml:space="preserve">0x4: </w:t>
            </w:r>
            <w:proofErr w:type="spellStart"/>
            <w:r>
              <w:rPr>
                <w:rFonts w:ascii="Arial" w:eastAsia="等线" w:hAnsi="Arial" w:cs="Arial"/>
                <w:sz w:val="20"/>
                <w:lang w:bidi="ar"/>
              </w:rPr>
              <w:t>Req_Quit_ABSActvie</w:t>
            </w:r>
            <w:proofErr w:type="spellEnd"/>
            <w:r>
              <w:rPr>
                <w:rFonts w:ascii="Arial" w:eastAsia="等线" w:hAnsi="Arial" w:cs="Arial"/>
                <w:sz w:val="20"/>
                <w:lang w:bidi="ar"/>
              </w:rPr>
              <w:t xml:space="preserve"> </w:t>
            </w:r>
          </w:p>
          <w:p w14:paraId="211D6023" w14:textId="77777777" w:rsidR="004454D4" w:rsidRDefault="001F6651">
            <w:pPr>
              <w:textAlignment w:val="center"/>
              <w:rPr>
                <w:rFonts w:ascii="Arial" w:eastAsia="等线" w:hAnsi="Arial" w:cs="Arial"/>
                <w:sz w:val="20"/>
                <w:lang w:bidi="ar"/>
              </w:rPr>
            </w:pPr>
            <w:r>
              <w:rPr>
                <w:rFonts w:ascii="Arial" w:eastAsia="等线" w:hAnsi="Arial" w:cs="Arial"/>
                <w:sz w:val="20"/>
                <w:lang w:bidi="ar"/>
              </w:rPr>
              <w:t xml:space="preserve">0x5: </w:t>
            </w:r>
            <w:proofErr w:type="spellStart"/>
            <w:r>
              <w:rPr>
                <w:rFonts w:ascii="Arial" w:eastAsia="等线" w:hAnsi="Arial" w:cs="Arial"/>
                <w:sz w:val="20"/>
                <w:lang w:bidi="ar"/>
              </w:rPr>
              <w:t>Req_Quit_TCSActive</w:t>
            </w:r>
            <w:proofErr w:type="spellEnd"/>
          </w:p>
          <w:p w14:paraId="7EFDE811" w14:textId="77777777" w:rsidR="004454D4" w:rsidRDefault="001F6651">
            <w:pPr>
              <w:textAlignment w:val="center"/>
              <w:rPr>
                <w:rFonts w:ascii="Arial" w:eastAsia="等线" w:hAnsi="Arial" w:cs="Arial"/>
                <w:sz w:val="20"/>
                <w:lang w:bidi="ar"/>
              </w:rPr>
            </w:pPr>
            <w:r>
              <w:rPr>
                <w:rFonts w:ascii="Arial" w:eastAsia="等线" w:hAnsi="Arial" w:cs="Arial"/>
                <w:sz w:val="20"/>
                <w:lang w:bidi="ar"/>
              </w:rPr>
              <w:t xml:space="preserve">0x6: </w:t>
            </w:r>
            <w:proofErr w:type="spellStart"/>
            <w:r>
              <w:rPr>
                <w:rFonts w:ascii="Arial" w:eastAsia="等线" w:hAnsi="Arial" w:cs="Arial"/>
                <w:sz w:val="20"/>
                <w:lang w:bidi="ar"/>
              </w:rPr>
              <w:t>Req_Quit_ESCActive</w:t>
            </w:r>
            <w:proofErr w:type="spellEnd"/>
          </w:p>
          <w:p w14:paraId="6DBCCDB5" w14:textId="77777777" w:rsidR="004454D4" w:rsidRDefault="001F6651">
            <w:pPr>
              <w:textAlignment w:val="center"/>
              <w:rPr>
                <w:rFonts w:ascii="Arial" w:eastAsia="等线" w:hAnsi="Arial" w:cs="Arial"/>
                <w:sz w:val="20"/>
                <w:lang w:bidi="ar"/>
              </w:rPr>
            </w:pPr>
            <w:r>
              <w:rPr>
                <w:rFonts w:ascii="Arial" w:eastAsia="等线" w:hAnsi="Arial" w:cs="Arial"/>
                <w:sz w:val="20"/>
                <w:lang w:bidi="ar"/>
              </w:rPr>
              <w:t xml:space="preserve">0x7: </w:t>
            </w:r>
            <w:proofErr w:type="spellStart"/>
            <w:r>
              <w:rPr>
                <w:rFonts w:ascii="Arial" w:eastAsia="等线" w:hAnsi="Arial" w:cs="Arial"/>
                <w:sz w:val="20"/>
                <w:lang w:bidi="ar"/>
              </w:rPr>
              <w:t>Req_Quit_eCALL</w:t>
            </w:r>
            <w:proofErr w:type="spellEnd"/>
          </w:p>
          <w:p w14:paraId="7F2C8A91" w14:textId="77777777" w:rsidR="004454D4" w:rsidRDefault="001F6651">
            <w:pPr>
              <w:textAlignment w:val="center"/>
              <w:rPr>
                <w:rFonts w:ascii="Arial" w:eastAsia="等线" w:hAnsi="Arial" w:cs="Arial"/>
                <w:sz w:val="20"/>
                <w:lang w:bidi="ar"/>
              </w:rPr>
            </w:pPr>
            <w:r>
              <w:rPr>
                <w:rFonts w:ascii="Arial" w:eastAsia="等线" w:hAnsi="Arial" w:cs="Arial"/>
                <w:sz w:val="20"/>
                <w:lang w:bidi="ar"/>
              </w:rPr>
              <w:t xml:space="preserve">0x8: </w:t>
            </w:r>
            <w:proofErr w:type="spellStart"/>
            <w:r>
              <w:rPr>
                <w:rFonts w:ascii="Arial" w:eastAsia="等线" w:hAnsi="Arial" w:cs="Arial"/>
                <w:sz w:val="20"/>
                <w:lang w:bidi="ar"/>
              </w:rPr>
              <w:t>Req_Quit_CameraBlockage</w:t>
            </w:r>
            <w:proofErr w:type="spellEnd"/>
          </w:p>
          <w:p w14:paraId="6ACCD994" w14:textId="77777777" w:rsidR="004454D4" w:rsidRDefault="001F6651">
            <w:pPr>
              <w:textAlignment w:val="center"/>
              <w:rPr>
                <w:rFonts w:ascii="Arial" w:eastAsia="等线" w:hAnsi="Arial" w:cs="Arial"/>
                <w:sz w:val="20"/>
                <w:lang w:bidi="ar"/>
              </w:rPr>
            </w:pPr>
            <w:r>
              <w:rPr>
                <w:rFonts w:ascii="Arial" w:eastAsia="等线" w:hAnsi="Arial" w:cs="Arial"/>
                <w:sz w:val="20"/>
                <w:lang w:bidi="ar"/>
              </w:rPr>
              <w:t xml:space="preserve">0x9: </w:t>
            </w:r>
            <w:proofErr w:type="spellStart"/>
            <w:r>
              <w:rPr>
                <w:rFonts w:ascii="Arial" w:eastAsia="等线" w:hAnsi="Arial" w:cs="Arial"/>
                <w:sz w:val="20"/>
                <w:lang w:bidi="ar"/>
              </w:rPr>
              <w:t>Req_Quit_USS</w:t>
            </w:r>
            <w:proofErr w:type="spellEnd"/>
            <w:r>
              <w:rPr>
                <w:rFonts w:ascii="Arial" w:eastAsia="等线" w:hAnsi="Arial" w:cs="Arial"/>
                <w:sz w:val="20"/>
                <w:lang w:bidi="ar"/>
              </w:rPr>
              <w:t xml:space="preserve"> Blockage</w:t>
            </w:r>
          </w:p>
          <w:p w14:paraId="4FC3FB2D" w14:textId="77777777" w:rsidR="004454D4" w:rsidRDefault="001F6651">
            <w:pPr>
              <w:textAlignment w:val="center"/>
              <w:rPr>
                <w:rFonts w:ascii="Arial" w:eastAsia="等线" w:hAnsi="Arial" w:cs="Arial"/>
                <w:sz w:val="20"/>
                <w:lang w:bidi="ar"/>
              </w:rPr>
            </w:pPr>
            <w:r>
              <w:rPr>
                <w:rFonts w:ascii="Arial" w:eastAsia="等线" w:hAnsi="Arial" w:cs="Arial"/>
                <w:sz w:val="20"/>
                <w:lang w:bidi="ar"/>
              </w:rPr>
              <w:t xml:space="preserve">0xA: </w:t>
            </w:r>
            <w:proofErr w:type="spellStart"/>
            <w:r>
              <w:rPr>
                <w:rFonts w:ascii="Arial" w:eastAsia="等线" w:hAnsi="Arial" w:cs="Arial"/>
                <w:sz w:val="20"/>
                <w:lang w:bidi="ar"/>
              </w:rPr>
              <w:t>Req_Quit_SlopeTooLarge</w:t>
            </w:r>
            <w:proofErr w:type="spellEnd"/>
          </w:p>
          <w:p w14:paraId="2C87C34B" w14:textId="77777777" w:rsidR="004454D4" w:rsidRDefault="001F6651">
            <w:pPr>
              <w:textAlignment w:val="center"/>
              <w:rPr>
                <w:rFonts w:ascii="Arial" w:eastAsia="等线" w:hAnsi="Arial" w:cs="Arial"/>
                <w:sz w:val="20"/>
                <w:lang w:bidi="ar"/>
              </w:rPr>
            </w:pPr>
            <w:r>
              <w:rPr>
                <w:rFonts w:ascii="Arial" w:eastAsia="等线" w:hAnsi="Arial" w:cs="Arial"/>
                <w:sz w:val="20"/>
                <w:lang w:bidi="ar"/>
              </w:rPr>
              <w:t xml:space="preserve">0xB: </w:t>
            </w:r>
            <w:proofErr w:type="spellStart"/>
            <w:r>
              <w:rPr>
                <w:rFonts w:ascii="Arial" w:eastAsia="等线" w:hAnsi="Arial" w:cs="Arial"/>
                <w:sz w:val="20"/>
                <w:lang w:bidi="ar"/>
              </w:rPr>
              <w:t>Req_Quit_SpeedHigh</w:t>
            </w:r>
            <w:proofErr w:type="spellEnd"/>
            <w:r>
              <w:rPr>
                <w:rFonts w:ascii="Arial" w:eastAsia="等线" w:hAnsi="Arial" w:cs="Arial"/>
                <w:sz w:val="20"/>
                <w:lang w:bidi="ar"/>
              </w:rPr>
              <w:t xml:space="preserve"> </w:t>
            </w:r>
          </w:p>
          <w:p w14:paraId="6F5BD4D5" w14:textId="77777777" w:rsidR="004454D4" w:rsidRDefault="001F6651">
            <w:pPr>
              <w:textAlignment w:val="center"/>
              <w:rPr>
                <w:rFonts w:ascii="Arial" w:eastAsia="等线" w:hAnsi="Arial" w:cs="Arial"/>
                <w:sz w:val="20"/>
                <w:lang w:bidi="ar"/>
              </w:rPr>
            </w:pPr>
            <w:r>
              <w:rPr>
                <w:rFonts w:ascii="Arial" w:eastAsia="等线" w:hAnsi="Arial" w:cs="Arial"/>
                <w:sz w:val="20"/>
                <w:lang w:bidi="ar"/>
              </w:rPr>
              <w:t xml:space="preserve">0xC: </w:t>
            </w:r>
            <w:proofErr w:type="spellStart"/>
            <w:r>
              <w:rPr>
                <w:rFonts w:ascii="Arial" w:eastAsia="等线" w:hAnsi="Arial" w:cs="Arial"/>
                <w:sz w:val="20"/>
                <w:lang w:bidi="ar"/>
              </w:rPr>
              <w:t>Req_Quit_TirePressureTooLow</w:t>
            </w:r>
            <w:proofErr w:type="spellEnd"/>
            <w:r>
              <w:rPr>
                <w:rFonts w:ascii="Arial" w:eastAsia="等线" w:hAnsi="Arial" w:cs="Arial"/>
                <w:sz w:val="20"/>
                <w:lang w:bidi="ar"/>
              </w:rPr>
              <w:t xml:space="preserve"> </w:t>
            </w:r>
          </w:p>
          <w:p w14:paraId="3100DF40" w14:textId="77777777" w:rsidR="004454D4" w:rsidRDefault="001F6651">
            <w:pPr>
              <w:textAlignment w:val="center"/>
              <w:rPr>
                <w:rFonts w:ascii="Arial" w:eastAsia="等线" w:hAnsi="Arial" w:cs="Arial"/>
                <w:sz w:val="20"/>
                <w:lang w:bidi="ar"/>
              </w:rPr>
            </w:pPr>
            <w:r>
              <w:rPr>
                <w:rFonts w:ascii="Arial" w:eastAsia="等线" w:hAnsi="Arial" w:cs="Arial"/>
                <w:sz w:val="20"/>
                <w:lang w:bidi="ar"/>
              </w:rPr>
              <w:t xml:space="preserve">0xD: </w:t>
            </w:r>
            <w:proofErr w:type="spellStart"/>
            <w:r>
              <w:rPr>
                <w:rFonts w:ascii="Arial" w:eastAsia="等线" w:hAnsi="Arial" w:cs="Arial"/>
                <w:sz w:val="20"/>
                <w:lang w:bidi="ar"/>
              </w:rPr>
              <w:t>Req_Quit_RemoteStartForbid</w:t>
            </w:r>
            <w:proofErr w:type="spellEnd"/>
            <w:r>
              <w:rPr>
                <w:rFonts w:ascii="Arial" w:eastAsia="等线" w:hAnsi="Arial" w:cs="Arial"/>
                <w:sz w:val="20"/>
                <w:lang w:bidi="ar"/>
              </w:rPr>
              <w:t xml:space="preserve"> </w:t>
            </w:r>
          </w:p>
          <w:p w14:paraId="09815513" w14:textId="77777777" w:rsidR="004454D4" w:rsidRDefault="001F6651">
            <w:pPr>
              <w:textAlignment w:val="center"/>
              <w:rPr>
                <w:rFonts w:ascii="Arial" w:eastAsia="等线" w:hAnsi="Arial" w:cs="Arial"/>
                <w:sz w:val="20"/>
                <w:lang w:bidi="ar"/>
              </w:rPr>
            </w:pPr>
            <w:r>
              <w:rPr>
                <w:rFonts w:ascii="Arial" w:eastAsia="等线" w:hAnsi="Arial" w:cs="Arial"/>
                <w:sz w:val="20"/>
                <w:lang w:bidi="ar"/>
              </w:rPr>
              <w:t xml:space="preserve">0xE: </w:t>
            </w:r>
            <w:proofErr w:type="spellStart"/>
            <w:r>
              <w:rPr>
                <w:rFonts w:ascii="Arial" w:eastAsia="等线" w:hAnsi="Arial" w:cs="Arial"/>
                <w:sz w:val="20"/>
                <w:lang w:bidi="ar"/>
              </w:rPr>
              <w:t>Req_Quit_PT_Ready_Failed</w:t>
            </w:r>
            <w:proofErr w:type="spellEnd"/>
          </w:p>
          <w:p w14:paraId="41A95D92" w14:textId="77777777" w:rsidR="004454D4" w:rsidRDefault="001F6651">
            <w:pPr>
              <w:textAlignment w:val="center"/>
              <w:rPr>
                <w:rFonts w:ascii="Arial" w:eastAsia="等线" w:hAnsi="Arial" w:cs="Arial"/>
                <w:sz w:val="20"/>
                <w:lang w:bidi="ar"/>
              </w:rPr>
            </w:pPr>
            <w:r>
              <w:rPr>
                <w:rFonts w:ascii="Arial" w:eastAsia="等线" w:hAnsi="Arial" w:cs="Arial"/>
                <w:sz w:val="20"/>
                <w:lang w:bidi="ar"/>
              </w:rPr>
              <w:t xml:space="preserve">0xF: </w:t>
            </w:r>
            <w:proofErr w:type="spellStart"/>
            <w:r>
              <w:rPr>
                <w:rFonts w:ascii="Arial" w:eastAsia="等线" w:hAnsi="Arial" w:cs="Arial"/>
                <w:sz w:val="20"/>
                <w:lang w:bidi="ar"/>
              </w:rPr>
              <w:t>Req_Quit_VehicleLowBattery</w:t>
            </w:r>
            <w:proofErr w:type="spellEnd"/>
          </w:p>
          <w:p w14:paraId="19776F33" w14:textId="77777777" w:rsidR="004454D4" w:rsidRDefault="001F6651">
            <w:pPr>
              <w:textAlignment w:val="center"/>
              <w:rPr>
                <w:rFonts w:ascii="Arial" w:eastAsia="等线" w:hAnsi="Arial" w:cs="Arial"/>
                <w:sz w:val="20"/>
                <w:lang w:bidi="ar"/>
              </w:rPr>
            </w:pPr>
            <w:r>
              <w:rPr>
                <w:rFonts w:ascii="Arial" w:eastAsia="等线" w:hAnsi="Arial" w:cs="Arial"/>
                <w:sz w:val="20"/>
                <w:lang w:bidi="ar"/>
              </w:rPr>
              <w:t xml:space="preserve">0x10: </w:t>
            </w:r>
            <w:proofErr w:type="spellStart"/>
            <w:r>
              <w:rPr>
                <w:rFonts w:ascii="Arial" w:eastAsia="等线" w:hAnsi="Arial" w:cs="Arial"/>
                <w:sz w:val="20"/>
                <w:lang w:bidi="ar"/>
              </w:rPr>
              <w:t>Req_Quit_TrailerConnected</w:t>
            </w:r>
            <w:proofErr w:type="spellEnd"/>
          </w:p>
          <w:p w14:paraId="15F1C41B" w14:textId="77777777" w:rsidR="004454D4" w:rsidRDefault="001F6651">
            <w:pPr>
              <w:textAlignment w:val="center"/>
              <w:rPr>
                <w:rFonts w:ascii="Arial" w:eastAsia="等线" w:hAnsi="Arial" w:cs="Arial"/>
                <w:sz w:val="20"/>
                <w:lang w:bidi="ar"/>
              </w:rPr>
            </w:pPr>
            <w:r>
              <w:rPr>
                <w:rFonts w:ascii="Arial" w:eastAsia="等线" w:hAnsi="Arial" w:cs="Arial"/>
                <w:sz w:val="20"/>
                <w:lang w:bidi="ar"/>
              </w:rPr>
              <w:t xml:space="preserve">0x11: </w:t>
            </w:r>
            <w:proofErr w:type="spellStart"/>
            <w:r>
              <w:rPr>
                <w:rFonts w:ascii="Arial" w:eastAsia="等线" w:hAnsi="Arial" w:cs="Arial"/>
                <w:sz w:val="20"/>
                <w:lang w:bidi="ar"/>
              </w:rPr>
              <w:t>Req_Quit_TractionControlSystemOff</w:t>
            </w:r>
            <w:proofErr w:type="spellEnd"/>
          </w:p>
          <w:p w14:paraId="76FD0BB5" w14:textId="77777777" w:rsidR="004454D4" w:rsidRDefault="001F6651">
            <w:pPr>
              <w:textAlignment w:val="center"/>
              <w:rPr>
                <w:rFonts w:ascii="Arial" w:eastAsia="等线" w:hAnsi="Arial" w:cs="Arial"/>
                <w:sz w:val="20"/>
                <w:lang w:bidi="ar"/>
              </w:rPr>
            </w:pPr>
            <w:r>
              <w:rPr>
                <w:rFonts w:ascii="Arial" w:eastAsia="等线" w:hAnsi="Arial" w:cs="Arial"/>
                <w:sz w:val="20"/>
                <w:lang w:bidi="ar"/>
              </w:rPr>
              <w:t xml:space="preserve">0x12: </w:t>
            </w:r>
            <w:proofErr w:type="spellStart"/>
            <w:r>
              <w:rPr>
                <w:rFonts w:ascii="Arial" w:eastAsia="等线" w:hAnsi="Arial" w:cs="Arial"/>
                <w:sz w:val="20"/>
                <w:lang w:bidi="ar"/>
              </w:rPr>
              <w:t>Req_Quit_PowerpackTorqueStatus</w:t>
            </w:r>
            <w:proofErr w:type="spellEnd"/>
            <w:r>
              <w:rPr>
                <w:rFonts w:ascii="Arial" w:eastAsia="等线" w:hAnsi="Arial" w:cs="Arial"/>
                <w:sz w:val="20"/>
                <w:lang w:bidi="ar"/>
              </w:rPr>
              <w:t xml:space="preserve"> </w:t>
            </w:r>
            <w:proofErr w:type="spellStart"/>
            <w:r>
              <w:rPr>
                <w:rFonts w:ascii="Arial" w:eastAsia="等线" w:hAnsi="Arial" w:cs="Arial"/>
                <w:sz w:val="20"/>
                <w:lang w:bidi="ar"/>
              </w:rPr>
              <w:t>ChangesToNotAvailable</w:t>
            </w:r>
            <w:proofErr w:type="spellEnd"/>
          </w:p>
          <w:p w14:paraId="64B71F07" w14:textId="77777777" w:rsidR="004454D4" w:rsidRDefault="001F6651">
            <w:pPr>
              <w:textAlignment w:val="center"/>
              <w:rPr>
                <w:rFonts w:ascii="Arial" w:eastAsia="等线" w:hAnsi="Arial" w:cs="Arial"/>
                <w:sz w:val="20"/>
                <w:lang w:bidi="ar"/>
              </w:rPr>
            </w:pPr>
            <w:r>
              <w:rPr>
                <w:rFonts w:ascii="Arial" w:eastAsia="等线" w:hAnsi="Arial" w:cs="Arial"/>
                <w:sz w:val="20"/>
                <w:lang w:bidi="ar"/>
              </w:rPr>
              <w:t xml:space="preserve">0x13: </w:t>
            </w:r>
            <w:proofErr w:type="spellStart"/>
            <w:r>
              <w:rPr>
                <w:rFonts w:ascii="Arial" w:eastAsia="等线" w:hAnsi="Arial" w:cs="Arial"/>
                <w:sz w:val="20"/>
                <w:lang w:bidi="ar"/>
              </w:rPr>
              <w:t>Req_Quit_PowerManagementFailure</w:t>
            </w:r>
            <w:proofErr w:type="spellEnd"/>
            <w:r>
              <w:rPr>
                <w:rFonts w:ascii="Arial" w:eastAsia="等线" w:hAnsi="Arial" w:cs="Arial"/>
                <w:sz w:val="20"/>
                <w:lang w:bidi="ar"/>
              </w:rPr>
              <w:t xml:space="preserve"> </w:t>
            </w:r>
          </w:p>
          <w:p w14:paraId="602E4E8B" w14:textId="77777777" w:rsidR="004454D4" w:rsidRDefault="001F6651">
            <w:pPr>
              <w:textAlignment w:val="center"/>
              <w:rPr>
                <w:rFonts w:ascii="Arial" w:eastAsia="等线" w:hAnsi="Arial" w:cs="Arial"/>
                <w:sz w:val="20"/>
                <w:lang w:bidi="ar"/>
              </w:rPr>
            </w:pPr>
            <w:r>
              <w:rPr>
                <w:rFonts w:ascii="Arial" w:eastAsia="等线" w:hAnsi="Arial" w:cs="Arial"/>
                <w:sz w:val="20"/>
                <w:lang w:bidi="ar"/>
              </w:rPr>
              <w:t xml:space="preserve">0x14:Req_Quit_LSC_Error </w:t>
            </w:r>
          </w:p>
          <w:p w14:paraId="6B882620" w14:textId="77777777" w:rsidR="004454D4" w:rsidRDefault="001F6651">
            <w:pPr>
              <w:textAlignment w:val="center"/>
              <w:rPr>
                <w:rFonts w:ascii="Arial" w:eastAsia="等线" w:hAnsi="Arial" w:cs="Arial"/>
                <w:sz w:val="20"/>
                <w:lang w:bidi="ar"/>
              </w:rPr>
            </w:pPr>
            <w:r>
              <w:rPr>
                <w:rFonts w:ascii="Arial" w:eastAsia="等线" w:hAnsi="Arial" w:cs="Arial"/>
                <w:sz w:val="20"/>
                <w:lang w:bidi="ar"/>
              </w:rPr>
              <w:t xml:space="preserve">0x15:Req_Quit_EPAS_Error </w:t>
            </w:r>
          </w:p>
          <w:p w14:paraId="612B8E96" w14:textId="77777777" w:rsidR="004454D4" w:rsidRDefault="001F6651">
            <w:pPr>
              <w:textAlignment w:val="center"/>
              <w:rPr>
                <w:rFonts w:ascii="Arial" w:eastAsia="等线" w:hAnsi="Arial" w:cs="Arial"/>
                <w:sz w:val="20"/>
                <w:lang w:bidi="ar"/>
              </w:rPr>
            </w:pPr>
            <w:r>
              <w:rPr>
                <w:rFonts w:ascii="Arial" w:eastAsia="等线" w:hAnsi="Arial" w:cs="Arial"/>
                <w:sz w:val="20"/>
                <w:lang w:bidi="ar"/>
              </w:rPr>
              <w:lastRenderedPageBreak/>
              <w:t>0x16:Req_Quit_ABS_Error</w:t>
            </w:r>
          </w:p>
          <w:p w14:paraId="5F09FF29" w14:textId="77777777" w:rsidR="004454D4" w:rsidRDefault="001F6651">
            <w:pPr>
              <w:textAlignment w:val="center"/>
              <w:rPr>
                <w:rFonts w:ascii="Arial" w:eastAsia="等线" w:hAnsi="Arial" w:cs="Arial"/>
                <w:sz w:val="20"/>
                <w:lang w:bidi="ar"/>
              </w:rPr>
            </w:pPr>
            <w:r>
              <w:rPr>
                <w:rFonts w:ascii="Arial" w:eastAsia="等线" w:hAnsi="Arial" w:cs="Arial"/>
                <w:sz w:val="20"/>
                <w:lang w:bidi="ar"/>
              </w:rPr>
              <w:t xml:space="preserve">0x17:Req_Quit_BCM_Error </w:t>
            </w:r>
          </w:p>
          <w:p w14:paraId="1D8EAC9A" w14:textId="77777777" w:rsidR="004454D4" w:rsidRDefault="001F6651">
            <w:pPr>
              <w:textAlignment w:val="center"/>
              <w:rPr>
                <w:rFonts w:ascii="Arial" w:eastAsia="等线" w:hAnsi="Arial" w:cs="Arial"/>
                <w:sz w:val="20"/>
                <w:lang w:bidi="ar"/>
              </w:rPr>
            </w:pPr>
            <w:r>
              <w:rPr>
                <w:rFonts w:ascii="Arial" w:eastAsia="等线" w:hAnsi="Arial" w:cs="Arial"/>
                <w:sz w:val="20"/>
                <w:lang w:bidi="ar"/>
              </w:rPr>
              <w:t xml:space="preserve">0x18: </w:t>
            </w:r>
            <w:proofErr w:type="spellStart"/>
            <w:r>
              <w:rPr>
                <w:rFonts w:ascii="Arial" w:eastAsia="等线" w:hAnsi="Arial" w:cs="Arial"/>
                <w:sz w:val="20"/>
                <w:lang w:bidi="ar"/>
              </w:rPr>
              <w:t>Req_Quit_BLEM_Failure</w:t>
            </w:r>
            <w:proofErr w:type="spellEnd"/>
            <w:r>
              <w:rPr>
                <w:rFonts w:ascii="Arial" w:eastAsia="等线" w:hAnsi="Arial" w:cs="Arial"/>
                <w:sz w:val="20"/>
                <w:lang w:bidi="ar"/>
              </w:rPr>
              <w:t xml:space="preserve"> </w:t>
            </w:r>
          </w:p>
          <w:p w14:paraId="05804838" w14:textId="77777777" w:rsidR="004454D4" w:rsidRDefault="001F6651">
            <w:pPr>
              <w:textAlignment w:val="center"/>
              <w:rPr>
                <w:rFonts w:ascii="Arial" w:eastAsia="等线" w:hAnsi="Arial" w:cs="Arial"/>
                <w:sz w:val="20"/>
                <w:lang w:bidi="ar"/>
              </w:rPr>
            </w:pPr>
            <w:r>
              <w:rPr>
                <w:rFonts w:ascii="Arial" w:eastAsia="等线" w:hAnsi="Arial" w:cs="Arial"/>
                <w:sz w:val="20"/>
                <w:lang w:bidi="ar"/>
              </w:rPr>
              <w:t xml:space="preserve">0x19: </w:t>
            </w:r>
            <w:proofErr w:type="spellStart"/>
            <w:r>
              <w:rPr>
                <w:rFonts w:ascii="Arial" w:eastAsia="等线" w:hAnsi="Arial" w:cs="Arial"/>
                <w:sz w:val="20"/>
                <w:lang w:bidi="ar"/>
              </w:rPr>
              <w:t>Req_Quit_Remote_Device_Error</w:t>
            </w:r>
            <w:proofErr w:type="spellEnd"/>
            <w:r>
              <w:rPr>
                <w:rFonts w:ascii="Arial" w:eastAsia="等线" w:hAnsi="Arial" w:cs="Arial"/>
                <w:sz w:val="20"/>
                <w:lang w:bidi="ar"/>
              </w:rPr>
              <w:t xml:space="preserve"> </w:t>
            </w:r>
          </w:p>
          <w:p w14:paraId="255F4FA2" w14:textId="77777777" w:rsidR="004454D4" w:rsidRDefault="001F6651">
            <w:pPr>
              <w:textAlignment w:val="center"/>
              <w:rPr>
                <w:rFonts w:ascii="Arial" w:eastAsia="等线" w:hAnsi="Arial" w:cs="Arial"/>
                <w:sz w:val="20"/>
                <w:lang w:bidi="ar"/>
              </w:rPr>
            </w:pPr>
            <w:r>
              <w:rPr>
                <w:rFonts w:ascii="Arial" w:eastAsia="等线" w:hAnsi="Arial" w:cs="Arial"/>
                <w:sz w:val="20"/>
                <w:lang w:bidi="ar"/>
              </w:rPr>
              <w:t xml:space="preserve">0x1A: </w:t>
            </w:r>
            <w:proofErr w:type="spellStart"/>
            <w:r>
              <w:rPr>
                <w:rFonts w:ascii="Arial" w:eastAsia="等线" w:hAnsi="Arial" w:cs="Arial"/>
                <w:sz w:val="20"/>
                <w:lang w:bidi="ar"/>
              </w:rPr>
              <w:t>Req_Quit_UnexpectedDeactivation_Of_LSC</w:t>
            </w:r>
            <w:proofErr w:type="spellEnd"/>
            <w:r>
              <w:rPr>
                <w:rFonts w:ascii="Arial" w:eastAsia="等线" w:hAnsi="Arial" w:cs="Arial"/>
                <w:sz w:val="20"/>
                <w:lang w:bidi="ar"/>
              </w:rPr>
              <w:t xml:space="preserve"> </w:t>
            </w:r>
          </w:p>
          <w:p w14:paraId="547EB1AC" w14:textId="77777777" w:rsidR="004454D4" w:rsidRDefault="001F6651">
            <w:pPr>
              <w:textAlignment w:val="center"/>
              <w:rPr>
                <w:rFonts w:ascii="Arial" w:eastAsia="等线" w:hAnsi="Arial" w:cs="Arial"/>
                <w:sz w:val="20"/>
                <w:lang w:bidi="ar"/>
              </w:rPr>
            </w:pPr>
            <w:r>
              <w:rPr>
                <w:rFonts w:ascii="Arial" w:eastAsia="等线" w:hAnsi="Arial" w:cs="Arial"/>
                <w:sz w:val="20"/>
                <w:lang w:bidi="ar"/>
              </w:rPr>
              <w:t xml:space="preserve">0x1B: </w:t>
            </w:r>
            <w:proofErr w:type="spellStart"/>
            <w:r>
              <w:rPr>
                <w:rFonts w:ascii="Arial" w:eastAsia="等线" w:hAnsi="Arial" w:cs="Arial"/>
                <w:sz w:val="20"/>
                <w:lang w:bidi="ar"/>
              </w:rPr>
              <w:t>Req_Quit_Unexpected</w:t>
            </w:r>
            <w:proofErr w:type="spellEnd"/>
            <w:r>
              <w:rPr>
                <w:rFonts w:ascii="Arial" w:eastAsia="等线" w:hAnsi="Arial" w:cs="Arial"/>
                <w:sz w:val="20"/>
                <w:lang w:bidi="ar"/>
              </w:rPr>
              <w:t xml:space="preserve"> </w:t>
            </w:r>
            <w:proofErr w:type="spellStart"/>
            <w:r>
              <w:rPr>
                <w:rFonts w:ascii="Arial" w:eastAsia="等线" w:hAnsi="Arial" w:cs="Arial"/>
                <w:sz w:val="20"/>
                <w:lang w:bidi="ar"/>
              </w:rPr>
              <w:t>Deactivation_Of_ABS</w:t>
            </w:r>
            <w:proofErr w:type="spellEnd"/>
            <w:r>
              <w:rPr>
                <w:rFonts w:ascii="Arial" w:eastAsia="等线" w:hAnsi="Arial" w:cs="Arial"/>
                <w:sz w:val="20"/>
                <w:lang w:bidi="ar"/>
              </w:rPr>
              <w:t xml:space="preserve"> </w:t>
            </w:r>
          </w:p>
          <w:p w14:paraId="1B72F9B0" w14:textId="77777777" w:rsidR="004454D4" w:rsidRDefault="001F6651">
            <w:pPr>
              <w:textAlignment w:val="center"/>
              <w:rPr>
                <w:rFonts w:ascii="Arial" w:eastAsia="等线" w:hAnsi="Arial" w:cs="Arial"/>
                <w:sz w:val="20"/>
                <w:lang w:bidi="ar"/>
              </w:rPr>
            </w:pPr>
            <w:r>
              <w:rPr>
                <w:rFonts w:ascii="Arial" w:eastAsia="等线" w:hAnsi="Arial" w:cs="Arial"/>
                <w:sz w:val="20"/>
                <w:lang w:bidi="ar"/>
              </w:rPr>
              <w:t xml:space="preserve">0x1C: </w:t>
            </w:r>
            <w:proofErr w:type="spellStart"/>
            <w:r>
              <w:rPr>
                <w:rFonts w:ascii="Arial" w:eastAsia="等线" w:hAnsi="Arial" w:cs="Arial"/>
                <w:sz w:val="20"/>
                <w:lang w:bidi="ar"/>
              </w:rPr>
              <w:t>Req_Quit_UnexpectedDeactivation</w:t>
            </w:r>
            <w:proofErr w:type="spellEnd"/>
            <w:r>
              <w:rPr>
                <w:rFonts w:ascii="Arial" w:eastAsia="等线" w:hAnsi="Arial" w:cs="Arial"/>
                <w:sz w:val="20"/>
                <w:lang w:bidi="ar"/>
              </w:rPr>
              <w:t xml:space="preserve"> of EPAS</w:t>
            </w:r>
          </w:p>
          <w:p w14:paraId="24E1A57D" w14:textId="77777777" w:rsidR="004454D4" w:rsidRDefault="001F6651">
            <w:pPr>
              <w:textAlignment w:val="center"/>
              <w:rPr>
                <w:rFonts w:ascii="Arial" w:eastAsia="等线" w:hAnsi="Arial" w:cs="Arial"/>
                <w:sz w:val="20"/>
                <w:lang w:bidi="ar"/>
              </w:rPr>
            </w:pPr>
            <w:r>
              <w:rPr>
                <w:rFonts w:ascii="Arial" w:eastAsia="等线" w:hAnsi="Arial" w:cs="Arial"/>
                <w:sz w:val="20"/>
                <w:lang w:bidi="ar"/>
              </w:rPr>
              <w:t xml:space="preserve">0x1D: </w:t>
            </w:r>
            <w:proofErr w:type="spellStart"/>
            <w:r>
              <w:rPr>
                <w:rFonts w:ascii="Arial" w:eastAsia="等线" w:hAnsi="Arial" w:cs="Arial"/>
                <w:sz w:val="20"/>
                <w:lang w:bidi="ar"/>
              </w:rPr>
              <w:t>Req_Quit_ExternalECUFailure</w:t>
            </w:r>
            <w:proofErr w:type="spellEnd"/>
            <w:r>
              <w:rPr>
                <w:rFonts w:ascii="Arial" w:eastAsia="等线" w:hAnsi="Arial" w:cs="Arial"/>
                <w:sz w:val="20"/>
                <w:lang w:bidi="ar"/>
              </w:rPr>
              <w:t xml:space="preserve"> </w:t>
            </w:r>
          </w:p>
          <w:p w14:paraId="7F9669FF" w14:textId="77777777" w:rsidR="004454D4" w:rsidRDefault="001F6651">
            <w:pPr>
              <w:textAlignment w:val="center"/>
              <w:rPr>
                <w:rFonts w:ascii="Arial" w:eastAsia="等线" w:hAnsi="Arial" w:cs="Arial"/>
                <w:sz w:val="20"/>
                <w:lang w:bidi="ar"/>
              </w:rPr>
            </w:pPr>
            <w:r>
              <w:rPr>
                <w:rFonts w:ascii="Arial" w:eastAsia="等线" w:hAnsi="Arial" w:cs="Arial"/>
                <w:sz w:val="20"/>
                <w:lang w:bidi="ar"/>
              </w:rPr>
              <w:t xml:space="preserve">0x1E: </w:t>
            </w:r>
            <w:proofErr w:type="spellStart"/>
            <w:r>
              <w:rPr>
                <w:rFonts w:ascii="Arial" w:eastAsia="等线" w:hAnsi="Arial" w:cs="Arial"/>
                <w:sz w:val="20"/>
                <w:lang w:bidi="ar"/>
              </w:rPr>
              <w:t>Req_Quit_Sys_Failure</w:t>
            </w:r>
            <w:proofErr w:type="spellEnd"/>
            <w:r>
              <w:rPr>
                <w:rFonts w:ascii="Arial" w:eastAsia="等线" w:hAnsi="Arial" w:cs="Arial"/>
                <w:sz w:val="20"/>
                <w:lang w:bidi="ar"/>
              </w:rPr>
              <w:t xml:space="preserve"> </w:t>
            </w:r>
          </w:p>
          <w:p w14:paraId="486D67AD" w14:textId="77777777" w:rsidR="004454D4" w:rsidRDefault="001F6651">
            <w:pPr>
              <w:textAlignment w:val="center"/>
              <w:rPr>
                <w:rFonts w:ascii="Arial" w:eastAsia="等线" w:hAnsi="Arial" w:cs="Arial"/>
                <w:sz w:val="20"/>
                <w:lang w:bidi="ar"/>
              </w:rPr>
            </w:pPr>
            <w:r>
              <w:rPr>
                <w:rFonts w:ascii="Arial" w:eastAsia="等线" w:hAnsi="Arial" w:cs="Arial"/>
                <w:sz w:val="20"/>
                <w:lang w:bidi="ar"/>
              </w:rPr>
              <w:t xml:space="preserve">0x1F: </w:t>
            </w:r>
            <w:proofErr w:type="spellStart"/>
            <w:r>
              <w:rPr>
                <w:rFonts w:ascii="Arial" w:eastAsia="等线" w:hAnsi="Arial" w:cs="Arial"/>
                <w:sz w:val="20"/>
                <w:lang w:bidi="ar"/>
              </w:rPr>
              <w:t>Req_Quit_CAN_Communication_Failure</w:t>
            </w:r>
            <w:proofErr w:type="spellEnd"/>
          </w:p>
          <w:p w14:paraId="282F446C" w14:textId="77777777" w:rsidR="004454D4" w:rsidRDefault="001F6651">
            <w:pPr>
              <w:textAlignment w:val="center"/>
              <w:rPr>
                <w:rFonts w:ascii="Arial" w:eastAsia="等线" w:hAnsi="Arial" w:cs="Arial"/>
                <w:sz w:val="20"/>
                <w:lang w:bidi="ar"/>
              </w:rPr>
            </w:pPr>
            <w:r>
              <w:rPr>
                <w:rFonts w:ascii="Arial" w:eastAsia="等线" w:hAnsi="Arial" w:cs="Arial"/>
                <w:sz w:val="20"/>
                <w:lang w:bidi="ar"/>
              </w:rPr>
              <w:t xml:space="preserve">0x20: </w:t>
            </w:r>
            <w:proofErr w:type="spellStart"/>
            <w:r>
              <w:rPr>
                <w:rFonts w:ascii="Arial" w:eastAsia="等线" w:hAnsi="Arial" w:cs="Arial"/>
                <w:sz w:val="20"/>
                <w:lang w:bidi="ar"/>
              </w:rPr>
              <w:t>Req_Quit_FunctionOnCheckOvertime</w:t>
            </w:r>
            <w:proofErr w:type="spellEnd"/>
          </w:p>
          <w:p w14:paraId="38609E47" w14:textId="77777777" w:rsidR="004454D4" w:rsidRDefault="001F6651">
            <w:pPr>
              <w:textAlignment w:val="center"/>
              <w:rPr>
                <w:rFonts w:ascii="Arial" w:eastAsia="等线" w:hAnsi="Arial" w:cs="Arial"/>
                <w:sz w:val="20"/>
                <w:lang w:bidi="ar"/>
              </w:rPr>
            </w:pPr>
            <w:r>
              <w:rPr>
                <w:rFonts w:ascii="Arial" w:eastAsia="等线" w:hAnsi="Arial" w:cs="Arial"/>
                <w:sz w:val="20"/>
                <w:lang w:bidi="ar"/>
              </w:rPr>
              <w:t xml:space="preserve">0x21: </w:t>
            </w:r>
            <w:proofErr w:type="spellStart"/>
            <w:r>
              <w:rPr>
                <w:rFonts w:ascii="Arial" w:eastAsia="等线" w:hAnsi="Arial" w:cs="Arial"/>
                <w:sz w:val="20"/>
                <w:lang w:bidi="ar"/>
              </w:rPr>
              <w:t>Req_Quit</w:t>
            </w:r>
            <w:proofErr w:type="spellEnd"/>
            <w:r>
              <w:rPr>
                <w:rFonts w:ascii="Arial" w:eastAsia="等线" w:hAnsi="Arial" w:cs="Arial"/>
                <w:sz w:val="20"/>
                <w:lang w:bidi="ar"/>
              </w:rPr>
              <w:t xml:space="preserve"> _</w:t>
            </w:r>
            <w:proofErr w:type="spellStart"/>
            <w:r>
              <w:rPr>
                <w:rFonts w:ascii="Arial" w:eastAsia="等线" w:hAnsi="Arial" w:cs="Arial"/>
                <w:sz w:val="20"/>
                <w:lang w:bidi="ar"/>
              </w:rPr>
              <w:t>UserExitViaButtion</w:t>
            </w:r>
            <w:proofErr w:type="spellEnd"/>
            <w:r>
              <w:rPr>
                <w:rFonts w:ascii="Arial" w:eastAsia="等线" w:hAnsi="Arial" w:cs="Arial"/>
                <w:sz w:val="20"/>
                <w:lang w:bidi="ar"/>
              </w:rPr>
              <w:t>/Voice</w:t>
            </w:r>
          </w:p>
          <w:p w14:paraId="6DA4E8BA" w14:textId="77777777" w:rsidR="004454D4" w:rsidRDefault="001F6651">
            <w:pPr>
              <w:textAlignment w:val="center"/>
              <w:rPr>
                <w:rFonts w:ascii="Arial" w:eastAsia="等线" w:hAnsi="Arial" w:cs="Arial"/>
                <w:sz w:val="20"/>
                <w:lang w:bidi="ar"/>
              </w:rPr>
            </w:pPr>
            <w:r>
              <w:rPr>
                <w:rFonts w:ascii="Arial" w:eastAsia="等线" w:hAnsi="Arial" w:cs="Arial"/>
                <w:sz w:val="20"/>
                <w:lang w:bidi="ar"/>
              </w:rPr>
              <w:t>0x22: BrakeExceed_2min</w:t>
            </w:r>
          </w:p>
          <w:p w14:paraId="6A8106BA" w14:textId="77777777" w:rsidR="004454D4" w:rsidRDefault="001F6651">
            <w:pPr>
              <w:textAlignment w:val="center"/>
              <w:rPr>
                <w:rFonts w:ascii="Arial" w:eastAsia="等线" w:hAnsi="Arial" w:cs="Arial"/>
                <w:sz w:val="20"/>
                <w:lang w:bidi="ar"/>
              </w:rPr>
            </w:pPr>
            <w:r>
              <w:rPr>
                <w:rFonts w:ascii="Arial" w:eastAsia="等线" w:hAnsi="Arial" w:cs="Arial"/>
                <w:sz w:val="20"/>
                <w:lang w:bidi="ar"/>
              </w:rPr>
              <w:t xml:space="preserve">0x23: </w:t>
            </w:r>
            <w:proofErr w:type="spellStart"/>
            <w:r>
              <w:rPr>
                <w:rFonts w:ascii="Arial" w:eastAsia="等线" w:hAnsi="Arial" w:cs="Arial"/>
                <w:sz w:val="20"/>
                <w:lang w:bidi="ar"/>
              </w:rPr>
              <w:t>Req_Quit_GearIntervention</w:t>
            </w:r>
            <w:proofErr w:type="spellEnd"/>
          </w:p>
          <w:p w14:paraId="72EC01C8" w14:textId="77777777" w:rsidR="004454D4" w:rsidRDefault="001F6651">
            <w:pPr>
              <w:textAlignment w:val="center"/>
              <w:rPr>
                <w:rFonts w:ascii="Arial" w:eastAsia="等线" w:hAnsi="Arial" w:cs="Arial"/>
                <w:sz w:val="20"/>
                <w:lang w:bidi="ar"/>
              </w:rPr>
            </w:pPr>
            <w:r>
              <w:rPr>
                <w:rFonts w:ascii="Arial" w:eastAsia="等线" w:hAnsi="Arial" w:cs="Arial"/>
                <w:sz w:val="20"/>
                <w:lang w:bidi="ar"/>
              </w:rPr>
              <w:t xml:space="preserve">0x24: </w:t>
            </w:r>
            <w:proofErr w:type="spellStart"/>
            <w:r>
              <w:rPr>
                <w:rFonts w:ascii="Arial" w:eastAsia="等线" w:hAnsi="Arial" w:cs="Arial"/>
                <w:sz w:val="20"/>
                <w:lang w:bidi="ar"/>
              </w:rPr>
              <w:t>Req_Quit_EPB_Apply</w:t>
            </w:r>
            <w:proofErr w:type="spellEnd"/>
            <w:r>
              <w:rPr>
                <w:rFonts w:ascii="Arial" w:eastAsia="等线" w:hAnsi="Arial" w:cs="Arial"/>
                <w:sz w:val="20"/>
                <w:lang w:bidi="ar"/>
              </w:rPr>
              <w:t xml:space="preserve"> </w:t>
            </w:r>
          </w:p>
          <w:p w14:paraId="630D4B4B" w14:textId="77777777" w:rsidR="004454D4" w:rsidRDefault="001F6651">
            <w:pPr>
              <w:textAlignment w:val="center"/>
              <w:rPr>
                <w:rFonts w:ascii="Arial" w:eastAsia="等线" w:hAnsi="Arial" w:cs="Arial"/>
                <w:sz w:val="20"/>
                <w:lang w:bidi="ar"/>
              </w:rPr>
            </w:pPr>
            <w:r>
              <w:rPr>
                <w:rFonts w:ascii="Arial" w:eastAsia="等线" w:hAnsi="Arial" w:cs="Arial"/>
                <w:sz w:val="20"/>
                <w:lang w:bidi="ar"/>
              </w:rPr>
              <w:t xml:space="preserve">0x25: </w:t>
            </w:r>
            <w:proofErr w:type="spellStart"/>
            <w:r>
              <w:rPr>
                <w:rFonts w:ascii="Arial" w:eastAsia="等线" w:hAnsi="Arial" w:cs="Arial"/>
                <w:sz w:val="20"/>
                <w:lang w:bidi="ar"/>
              </w:rPr>
              <w:t>Req_Quit_SteeringWheel_Intervention</w:t>
            </w:r>
            <w:proofErr w:type="spellEnd"/>
          </w:p>
          <w:p w14:paraId="100E5CFB" w14:textId="77777777" w:rsidR="004454D4" w:rsidRDefault="001F6651">
            <w:pPr>
              <w:textAlignment w:val="center"/>
              <w:rPr>
                <w:rFonts w:ascii="Arial" w:eastAsia="等线" w:hAnsi="Arial" w:cs="Arial"/>
                <w:sz w:val="20"/>
                <w:lang w:bidi="ar"/>
              </w:rPr>
            </w:pPr>
            <w:r>
              <w:rPr>
                <w:rFonts w:ascii="Arial" w:eastAsia="等线" w:hAnsi="Arial" w:cs="Arial"/>
                <w:sz w:val="20"/>
                <w:lang w:bidi="ar"/>
              </w:rPr>
              <w:t xml:space="preserve">0X26: </w:t>
            </w:r>
            <w:proofErr w:type="spellStart"/>
            <w:r>
              <w:rPr>
                <w:rFonts w:ascii="Arial" w:eastAsia="等线" w:hAnsi="Arial" w:cs="Arial"/>
                <w:sz w:val="20"/>
                <w:lang w:bidi="ar"/>
              </w:rPr>
              <w:t>Req_Quit_MirrorFold</w:t>
            </w:r>
            <w:proofErr w:type="spellEnd"/>
            <w:r>
              <w:rPr>
                <w:rFonts w:ascii="Arial" w:eastAsia="等线" w:hAnsi="Arial" w:cs="Arial"/>
                <w:sz w:val="20"/>
                <w:lang w:bidi="ar"/>
              </w:rPr>
              <w:t xml:space="preserve"> </w:t>
            </w:r>
          </w:p>
          <w:p w14:paraId="1211CFC5" w14:textId="77777777" w:rsidR="004454D4" w:rsidRDefault="001F6651">
            <w:pPr>
              <w:textAlignment w:val="center"/>
              <w:rPr>
                <w:rFonts w:ascii="Arial" w:eastAsia="等线" w:hAnsi="Arial" w:cs="Arial"/>
                <w:sz w:val="20"/>
                <w:lang w:bidi="ar"/>
              </w:rPr>
            </w:pPr>
            <w:r>
              <w:rPr>
                <w:rFonts w:ascii="Arial" w:eastAsia="等线" w:hAnsi="Arial" w:cs="Arial"/>
                <w:sz w:val="20"/>
                <w:lang w:bidi="ar"/>
              </w:rPr>
              <w:t xml:space="preserve">0x27: </w:t>
            </w:r>
            <w:proofErr w:type="spellStart"/>
            <w:r>
              <w:rPr>
                <w:rFonts w:ascii="Arial" w:eastAsia="等线" w:hAnsi="Arial" w:cs="Arial"/>
                <w:sz w:val="20"/>
                <w:lang w:bidi="ar"/>
              </w:rPr>
              <w:t>Req_Quit_Unsafe_Behavior</w:t>
            </w:r>
            <w:proofErr w:type="spellEnd"/>
            <w:r>
              <w:rPr>
                <w:rFonts w:ascii="Arial" w:eastAsia="等线" w:hAnsi="Arial" w:cs="Arial"/>
                <w:sz w:val="20"/>
                <w:lang w:bidi="ar"/>
              </w:rPr>
              <w:t xml:space="preserve"> </w:t>
            </w:r>
          </w:p>
          <w:p w14:paraId="505C7016" w14:textId="77777777" w:rsidR="004454D4" w:rsidRDefault="001F6651">
            <w:pPr>
              <w:textAlignment w:val="center"/>
              <w:rPr>
                <w:rFonts w:ascii="Arial" w:eastAsia="等线" w:hAnsi="Arial" w:cs="Arial"/>
                <w:sz w:val="20"/>
                <w:lang w:bidi="ar"/>
              </w:rPr>
            </w:pPr>
            <w:r>
              <w:rPr>
                <w:rFonts w:ascii="Arial" w:eastAsia="等线" w:hAnsi="Arial" w:cs="Arial"/>
                <w:sz w:val="20"/>
                <w:lang w:bidi="ar"/>
              </w:rPr>
              <w:lastRenderedPageBreak/>
              <w:t xml:space="preserve">0x28: </w:t>
            </w:r>
            <w:proofErr w:type="spellStart"/>
            <w:r>
              <w:rPr>
                <w:rFonts w:ascii="Arial" w:eastAsia="等线" w:hAnsi="Arial" w:cs="Arial"/>
                <w:sz w:val="20"/>
                <w:lang w:bidi="ar"/>
              </w:rPr>
              <w:t>Req_Quit_Vehcle_Charging</w:t>
            </w:r>
            <w:proofErr w:type="spellEnd"/>
          </w:p>
          <w:p w14:paraId="0544ECB0" w14:textId="77777777" w:rsidR="004454D4" w:rsidRDefault="001F6651">
            <w:pPr>
              <w:textAlignment w:val="center"/>
              <w:rPr>
                <w:rFonts w:ascii="Arial" w:eastAsia="等线" w:hAnsi="Arial" w:cs="Arial"/>
                <w:sz w:val="20"/>
                <w:lang w:bidi="ar"/>
              </w:rPr>
            </w:pPr>
            <w:r>
              <w:rPr>
                <w:rFonts w:ascii="Arial" w:eastAsia="等线" w:hAnsi="Arial" w:cs="Arial"/>
                <w:sz w:val="20"/>
                <w:lang w:bidi="ar"/>
              </w:rPr>
              <w:t xml:space="preserve">0x29: </w:t>
            </w:r>
            <w:proofErr w:type="spellStart"/>
            <w:r>
              <w:rPr>
                <w:rFonts w:ascii="Arial" w:eastAsia="等线" w:hAnsi="Arial" w:cs="Arial"/>
                <w:sz w:val="20"/>
                <w:lang w:bidi="ar"/>
              </w:rPr>
              <w:t>Req_PowerOFF</w:t>
            </w:r>
            <w:proofErr w:type="spellEnd"/>
            <w:r>
              <w:rPr>
                <w:rFonts w:ascii="Arial" w:eastAsia="等线" w:hAnsi="Arial" w:cs="Arial"/>
                <w:sz w:val="20"/>
                <w:lang w:bidi="ar"/>
              </w:rPr>
              <w:t xml:space="preserve"> </w:t>
            </w:r>
          </w:p>
          <w:p w14:paraId="4038D69B" w14:textId="77777777" w:rsidR="004454D4" w:rsidRDefault="001F6651">
            <w:pPr>
              <w:textAlignment w:val="center"/>
              <w:rPr>
                <w:rFonts w:ascii="Arial" w:eastAsia="等线" w:hAnsi="Arial" w:cs="Arial"/>
                <w:sz w:val="20"/>
                <w:lang w:bidi="ar"/>
              </w:rPr>
            </w:pPr>
            <w:r>
              <w:rPr>
                <w:rFonts w:ascii="Arial" w:eastAsia="等线" w:hAnsi="Arial" w:cs="Arial"/>
                <w:sz w:val="20"/>
                <w:lang w:bidi="ar"/>
              </w:rPr>
              <w:t xml:space="preserve">0x2A: </w:t>
            </w:r>
            <w:proofErr w:type="spellStart"/>
            <w:r>
              <w:rPr>
                <w:rFonts w:ascii="Arial" w:eastAsia="等线" w:hAnsi="Arial" w:cs="Arial"/>
                <w:sz w:val="20"/>
                <w:lang w:bidi="ar"/>
              </w:rPr>
              <w:t>Req_Quit_InsurmountableObstacle</w:t>
            </w:r>
            <w:proofErr w:type="spellEnd"/>
            <w:r>
              <w:rPr>
                <w:rFonts w:ascii="Arial" w:eastAsia="等线" w:hAnsi="Arial" w:cs="Arial"/>
                <w:sz w:val="20"/>
                <w:lang w:bidi="ar"/>
              </w:rPr>
              <w:t xml:space="preserve"> Detected </w:t>
            </w:r>
          </w:p>
          <w:p w14:paraId="5F8DDAC3" w14:textId="77777777" w:rsidR="004454D4" w:rsidRDefault="001F6651">
            <w:pPr>
              <w:textAlignment w:val="center"/>
              <w:rPr>
                <w:rFonts w:ascii="Arial" w:eastAsia="等线" w:hAnsi="Arial" w:cs="Arial"/>
                <w:sz w:val="20"/>
                <w:lang w:bidi="ar"/>
              </w:rPr>
            </w:pPr>
            <w:r>
              <w:rPr>
                <w:rFonts w:ascii="Arial" w:eastAsia="等线" w:hAnsi="Arial" w:cs="Arial"/>
                <w:sz w:val="20"/>
                <w:lang w:bidi="ar"/>
              </w:rPr>
              <w:t xml:space="preserve">0x2B: </w:t>
            </w:r>
            <w:proofErr w:type="spellStart"/>
            <w:r>
              <w:rPr>
                <w:rFonts w:ascii="Arial" w:eastAsia="等线" w:hAnsi="Arial" w:cs="Arial"/>
                <w:sz w:val="20"/>
                <w:lang w:bidi="ar"/>
              </w:rPr>
              <w:t>Req_Quit_TimingOvertime</w:t>
            </w:r>
            <w:proofErr w:type="spellEnd"/>
          </w:p>
          <w:p w14:paraId="600E5E9A" w14:textId="77777777" w:rsidR="004454D4" w:rsidRDefault="001F6651">
            <w:pPr>
              <w:textAlignment w:val="center"/>
              <w:rPr>
                <w:rFonts w:ascii="Arial" w:eastAsia="等线" w:hAnsi="Arial" w:cs="Arial"/>
                <w:sz w:val="20"/>
                <w:lang w:bidi="ar"/>
              </w:rPr>
            </w:pPr>
            <w:r>
              <w:rPr>
                <w:rFonts w:ascii="Arial" w:eastAsia="等线" w:hAnsi="Arial" w:cs="Arial"/>
                <w:sz w:val="20"/>
                <w:lang w:bidi="ar"/>
              </w:rPr>
              <w:t>0x2C: Req_Quit_MatimeOvertime_10min</w:t>
            </w:r>
          </w:p>
          <w:p w14:paraId="22502C23" w14:textId="77777777" w:rsidR="004454D4" w:rsidRDefault="001F6651">
            <w:pPr>
              <w:textAlignment w:val="center"/>
              <w:rPr>
                <w:rFonts w:ascii="Arial" w:eastAsia="等线" w:hAnsi="Arial" w:cs="Arial"/>
                <w:sz w:val="20"/>
                <w:lang w:bidi="ar"/>
              </w:rPr>
            </w:pPr>
            <w:r>
              <w:rPr>
                <w:rFonts w:ascii="Arial" w:eastAsia="等线" w:hAnsi="Arial" w:cs="Arial"/>
                <w:sz w:val="20"/>
                <w:lang w:bidi="ar"/>
              </w:rPr>
              <w:t>0x2D:Req_Quit_RecoveryTimeout</w:t>
            </w:r>
          </w:p>
          <w:p w14:paraId="78BA0DA8" w14:textId="77777777" w:rsidR="004454D4" w:rsidRDefault="001F6651">
            <w:pPr>
              <w:textAlignment w:val="center"/>
              <w:rPr>
                <w:rFonts w:ascii="Arial" w:eastAsia="等线" w:hAnsi="Arial" w:cs="Arial"/>
                <w:sz w:val="20"/>
                <w:lang w:bidi="ar"/>
              </w:rPr>
            </w:pPr>
            <w:r>
              <w:rPr>
                <w:rFonts w:ascii="Arial" w:eastAsia="等线" w:hAnsi="Arial" w:cs="Arial"/>
                <w:sz w:val="20"/>
                <w:lang w:bidi="ar"/>
              </w:rPr>
              <w:t xml:space="preserve">0x2E: </w:t>
            </w:r>
            <w:proofErr w:type="spellStart"/>
            <w:r>
              <w:rPr>
                <w:rFonts w:ascii="Arial" w:eastAsia="等线" w:hAnsi="Arial" w:cs="Arial"/>
                <w:sz w:val="20"/>
                <w:lang w:bidi="ar"/>
              </w:rPr>
              <w:t>Req_Quit_InterruptTimesOverflow</w:t>
            </w:r>
            <w:proofErr w:type="spellEnd"/>
          </w:p>
          <w:p w14:paraId="14AAE929" w14:textId="77777777" w:rsidR="004454D4" w:rsidRDefault="001F6651">
            <w:pPr>
              <w:textAlignment w:val="center"/>
              <w:rPr>
                <w:rFonts w:ascii="Arial" w:eastAsia="等线" w:hAnsi="Arial" w:cs="Arial"/>
                <w:sz w:val="20"/>
                <w:lang w:bidi="ar"/>
              </w:rPr>
            </w:pPr>
            <w:r>
              <w:rPr>
                <w:rFonts w:ascii="Arial" w:eastAsia="等线" w:hAnsi="Arial" w:cs="Arial"/>
                <w:sz w:val="20"/>
                <w:lang w:bidi="ar"/>
              </w:rPr>
              <w:t xml:space="preserve">0x2F: </w:t>
            </w:r>
            <w:proofErr w:type="spellStart"/>
            <w:r>
              <w:rPr>
                <w:rFonts w:ascii="Arial" w:eastAsia="等线" w:hAnsi="Arial" w:cs="Arial"/>
                <w:sz w:val="20"/>
                <w:lang w:bidi="ar"/>
              </w:rPr>
              <w:t>Req_Quit_General_Intervention</w:t>
            </w:r>
            <w:proofErr w:type="spellEnd"/>
          </w:p>
          <w:p w14:paraId="7BBF7892" w14:textId="77777777" w:rsidR="004454D4" w:rsidRDefault="001F6651">
            <w:pPr>
              <w:textAlignment w:val="center"/>
              <w:rPr>
                <w:rFonts w:ascii="Arial" w:eastAsia="等线" w:hAnsi="Arial" w:cs="Arial"/>
                <w:sz w:val="20"/>
                <w:lang w:bidi="ar"/>
              </w:rPr>
            </w:pPr>
            <w:r>
              <w:rPr>
                <w:rFonts w:ascii="Arial" w:eastAsia="等线" w:hAnsi="Arial" w:cs="Arial"/>
                <w:sz w:val="20"/>
                <w:lang w:bidi="ar"/>
              </w:rPr>
              <w:t xml:space="preserve">0x30: </w:t>
            </w:r>
            <w:proofErr w:type="spellStart"/>
            <w:r>
              <w:rPr>
                <w:rFonts w:ascii="Arial" w:eastAsia="等线" w:hAnsi="Arial" w:cs="Arial"/>
                <w:sz w:val="20"/>
                <w:lang w:bidi="ar"/>
              </w:rPr>
              <w:t>Req_Quit_HandshakeFailed</w:t>
            </w:r>
            <w:proofErr w:type="spellEnd"/>
          </w:p>
          <w:p w14:paraId="7B817F75" w14:textId="77777777" w:rsidR="004454D4" w:rsidRDefault="001F6651">
            <w:pPr>
              <w:textAlignment w:val="center"/>
              <w:rPr>
                <w:rFonts w:ascii="Arial" w:eastAsia="等线" w:hAnsi="Arial" w:cs="Arial"/>
                <w:sz w:val="20"/>
                <w:lang w:bidi="ar"/>
              </w:rPr>
            </w:pPr>
            <w:r>
              <w:rPr>
                <w:rFonts w:ascii="Arial" w:eastAsia="等线" w:hAnsi="Arial" w:cs="Arial"/>
                <w:sz w:val="20"/>
                <w:lang w:bidi="ar"/>
              </w:rPr>
              <w:t xml:space="preserve">0x31: </w:t>
            </w:r>
            <w:proofErr w:type="spellStart"/>
            <w:r>
              <w:rPr>
                <w:rFonts w:ascii="Arial" w:eastAsia="等线" w:hAnsi="Arial" w:cs="Arial"/>
                <w:sz w:val="20"/>
                <w:lang w:bidi="ar"/>
              </w:rPr>
              <w:t>Req_Quit_SteeringAngle_Out_of_Limit</w:t>
            </w:r>
            <w:proofErr w:type="spellEnd"/>
          </w:p>
          <w:p w14:paraId="3203A69D" w14:textId="77777777" w:rsidR="004454D4" w:rsidRDefault="001F6651">
            <w:pPr>
              <w:textAlignment w:val="center"/>
              <w:rPr>
                <w:rFonts w:ascii="Arial" w:eastAsia="等线" w:hAnsi="Arial" w:cs="Arial"/>
                <w:sz w:val="20"/>
                <w:lang w:bidi="ar"/>
              </w:rPr>
            </w:pPr>
            <w:r>
              <w:rPr>
                <w:rFonts w:ascii="Arial" w:eastAsia="等线" w:hAnsi="Arial" w:cs="Arial"/>
                <w:sz w:val="20"/>
                <w:lang w:bidi="ar"/>
              </w:rPr>
              <w:t xml:space="preserve">0x32: </w:t>
            </w:r>
            <w:proofErr w:type="spellStart"/>
            <w:r>
              <w:rPr>
                <w:rFonts w:ascii="Arial" w:eastAsia="等线" w:hAnsi="Arial" w:cs="Arial"/>
                <w:sz w:val="20"/>
                <w:lang w:bidi="ar"/>
              </w:rPr>
              <w:t>Req_Quit_Shift_Operate_Failed</w:t>
            </w:r>
            <w:proofErr w:type="spellEnd"/>
          </w:p>
          <w:p w14:paraId="511B994B" w14:textId="77777777" w:rsidR="004454D4" w:rsidRDefault="001F6651">
            <w:pPr>
              <w:textAlignment w:val="center"/>
              <w:rPr>
                <w:rFonts w:ascii="Arial" w:eastAsia="等线" w:hAnsi="Arial" w:cs="Arial"/>
                <w:sz w:val="20"/>
                <w:lang w:bidi="ar"/>
              </w:rPr>
            </w:pPr>
            <w:r>
              <w:rPr>
                <w:rFonts w:ascii="Arial" w:eastAsia="等线" w:hAnsi="Arial" w:cs="Arial"/>
                <w:sz w:val="20"/>
                <w:lang w:bidi="ar"/>
              </w:rPr>
              <w:t xml:space="preserve">0x33: </w:t>
            </w:r>
            <w:proofErr w:type="spellStart"/>
            <w:r>
              <w:rPr>
                <w:rFonts w:ascii="Arial" w:eastAsia="等线" w:hAnsi="Arial" w:cs="Arial"/>
                <w:sz w:val="20"/>
                <w:lang w:bidi="ar"/>
              </w:rPr>
              <w:t>Req_Quit_TrajectoryDeviation</w:t>
            </w:r>
            <w:proofErr w:type="spellEnd"/>
          </w:p>
          <w:p w14:paraId="2AD4BE4B" w14:textId="77777777" w:rsidR="004454D4" w:rsidRDefault="001F6651">
            <w:pPr>
              <w:textAlignment w:val="center"/>
              <w:rPr>
                <w:rFonts w:ascii="Arial" w:eastAsia="等线" w:hAnsi="Arial" w:cs="Arial"/>
                <w:sz w:val="20"/>
                <w:lang w:bidi="ar"/>
              </w:rPr>
            </w:pPr>
            <w:r>
              <w:rPr>
                <w:rFonts w:ascii="Arial" w:eastAsia="等线" w:hAnsi="Arial" w:cs="Arial"/>
                <w:sz w:val="20"/>
                <w:lang w:bidi="ar"/>
              </w:rPr>
              <w:t xml:space="preserve">0x34: </w:t>
            </w:r>
            <w:proofErr w:type="spellStart"/>
            <w:r>
              <w:rPr>
                <w:rFonts w:ascii="Arial" w:eastAsia="等线" w:hAnsi="Arial" w:cs="Arial"/>
                <w:sz w:val="20"/>
                <w:lang w:bidi="ar"/>
              </w:rPr>
              <w:t>Req_Quit_ChargeCover</w:t>
            </w:r>
            <w:proofErr w:type="spellEnd"/>
          </w:p>
          <w:p w14:paraId="3E951A3D" w14:textId="77777777" w:rsidR="004454D4" w:rsidRDefault="001F6651">
            <w:pPr>
              <w:textAlignment w:val="center"/>
              <w:rPr>
                <w:rFonts w:ascii="Arial" w:eastAsia="等线" w:hAnsi="Arial" w:cs="Arial"/>
                <w:sz w:val="20"/>
                <w:lang w:bidi="ar"/>
              </w:rPr>
            </w:pPr>
            <w:r>
              <w:rPr>
                <w:rFonts w:ascii="Arial" w:eastAsia="等线" w:hAnsi="Arial" w:cs="Arial"/>
                <w:sz w:val="20"/>
                <w:lang w:bidi="ar"/>
              </w:rPr>
              <w:t xml:space="preserve">0x35: </w:t>
            </w:r>
            <w:proofErr w:type="spellStart"/>
            <w:r>
              <w:rPr>
                <w:rFonts w:ascii="Arial" w:eastAsia="等线" w:hAnsi="Arial" w:cs="Arial"/>
                <w:sz w:val="20"/>
                <w:lang w:bidi="ar"/>
              </w:rPr>
              <w:t>Req_Quit_SpaceLimit</w:t>
            </w:r>
            <w:proofErr w:type="spellEnd"/>
            <w:r>
              <w:rPr>
                <w:rFonts w:ascii="Arial" w:eastAsia="等线" w:hAnsi="Arial" w:cs="Arial"/>
                <w:sz w:val="20"/>
                <w:lang w:bidi="ar"/>
              </w:rPr>
              <w:t xml:space="preserve"> </w:t>
            </w:r>
          </w:p>
          <w:p w14:paraId="791C6B93" w14:textId="77777777" w:rsidR="004454D4" w:rsidRDefault="001F6651">
            <w:pPr>
              <w:textAlignment w:val="center"/>
              <w:rPr>
                <w:rFonts w:ascii="Arial" w:eastAsia="等线" w:hAnsi="Arial" w:cs="Arial"/>
                <w:sz w:val="20"/>
                <w:lang w:bidi="ar"/>
              </w:rPr>
            </w:pPr>
            <w:r>
              <w:rPr>
                <w:rFonts w:ascii="Arial" w:eastAsia="等线" w:hAnsi="Arial" w:cs="Arial"/>
                <w:sz w:val="20"/>
                <w:lang w:bidi="ar"/>
              </w:rPr>
              <w:t xml:space="preserve">0x36: </w:t>
            </w:r>
            <w:proofErr w:type="spellStart"/>
            <w:r>
              <w:rPr>
                <w:rFonts w:ascii="Arial" w:eastAsia="等线" w:hAnsi="Arial" w:cs="Arial"/>
                <w:sz w:val="20"/>
                <w:lang w:bidi="ar"/>
              </w:rPr>
              <w:t>ParkingSucceed</w:t>
            </w:r>
            <w:proofErr w:type="spellEnd"/>
            <w:r>
              <w:rPr>
                <w:rFonts w:ascii="Arial" w:eastAsia="等线" w:hAnsi="Arial" w:cs="Arial"/>
                <w:sz w:val="20"/>
                <w:lang w:bidi="ar"/>
              </w:rPr>
              <w:t xml:space="preserve"> </w:t>
            </w:r>
          </w:p>
          <w:p w14:paraId="5257E94D" w14:textId="77777777" w:rsidR="004454D4" w:rsidRDefault="001F6651">
            <w:pPr>
              <w:textAlignment w:val="center"/>
              <w:rPr>
                <w:rFonts w:ascii="Arial" w:eastAsia="等线" w:hAnsi="Arial" w:cs="Arial"/>
                <w:sz w:val="20"/>
                <w:lang w:bidi="ar"/>
              </w:rPr>
            </w:pPr>
            <w:r>
              <w:rPr>
                <w:rFonts w:ascii="Arial" w:eastAsia="等线" w:hAnsi="Arial" w:cs="Arial"/>
                <w:sz w:val="20"/>
                <w:lang w:bidi="ar"/>
              </w:rPr>
              <w:t xml:space="preserve">0x37:  </w:t>
            </w:r>
            <w:proofErr w:type="spellStart"/>
            <w:r>
              <w:rPr>
                <w:rFonts w:ascii="Arial" w:eastAsia="等线" w:hAnsi="Arial" w:cs="Arial"/>
                <w:sz w:val="20"/>
                <w:lang w:bidi="ar"/>
              </w:rPr>
              <w:t>Req_Quit_Wheelstuck</w:t>
            </w:r>
            <w:proofErr w:type="spellEnd"/>
          </w:p>
          <w:p w14:paraId="119E1567" w14:textId="77777777" w:rsidR="004454D4" w:rsidRDefault="001F6651">
            <w:pPr>
              <w:textAlignment w:val="center"/>
              <w:rPr>
                <w:rFonts w:ascii="Arial" w:eastAsia="等线" w:hAnsi="Arial" w:cs="Arial"/>
                <w:sz w:val="20"/>
                <w:lang w:bidi="ar"/>
              </w:rPr>
            </w:pPr>
            <w:r>
              <w:rPr>
                <w:rFonts w:ascii="Arial" w:eastAsia="等线" w:hAnsi="Arial" w:cs="Arial"/>
                <w:sz w:val="20"/>
                <w:lang w:bidi="ar"/>
              </w:rPr>
              <w:t xml:space="preserve">0X38: </w:t>
            </w:r>
            <w:proofErr w:type="spellStart"/>
            <w:r>
              <w:rPr>
                <w:rFonts w:ascii="Arial" w:eastAsia="等线" w:hAnsi="Arial" w:cs="Arial"/>
                <w:sz w:val="20"/>
                <w:lang w:bidi="ar"/>
              </w:rPr>
              <w:t>Req_Quit_Actuator</w:t>
            </w:r>
            <w:proofErr w:type="spellEnd"/>
            <w:r>
              <w:rPr>
                <w:rFonts w:ascii="Arial" w:eastAsia="等线" w:hAnsi="Arial" w:cs="Arial"/>
                <w:sz w:val="20"/>
                <w:lang w:bidi="ar"/>
              </w:rPr>
              <w:t xml:space="preserve"> feedback abnormal</w:t>
            </w:r>
          </w:p>
          <w:p w14:paraId="78A7CF81" w14:textId="77777777" w:rsidR="004454D4" w:rsidRDefault="001F6651">
            <w:pPr>
              <w:textAlignment w:val="center"/>
              <w:rPr>
                <w:rFonts w:ascii="Arial" w:eastAsia="等线" w:hAnsi="Arial" w:cs="Arial"/>
                <w:sz w:val="20"/>
                <w:lang w:bidi="ar"/>
              </w:rPr>
            </w:pPr>
            <w:r>
              <w:rPr>
                <w:rFonts w:ascii="Arial" w:eastAsia="等线" w:hAnsi="Arial" w:cs="Arial"/>
                <w:sz w:val="20"/>
                <w:lang w:bidi="ar"/>
              </w:rPr>
              <w:t>0x39-0x3F: Not used</w:t>
            </w:r>
          </w:p>
          <w:p w14:paraId="58D085D1" w14:textId="77777777" w:rsidR="004454D4" w:rsidRDefault="001F6651">
            <w:pPr>
              <w:textAlignment w:val="center"/>
              <w:rPr>
                <w:rFonts w:ascii="Arial" w:eastAsia="等线" w:hAnsi="Arial" w:cs="Arial"/>
                <w:sz w:val="20"/>
              </w:rPr>
            </w:pPr>
            <w:r>
              <w:rPr>
                <w:rFonts w:ascii="Arial" w:eastAsia="等线" w:hAnsi="Arial" w:cs="Arial"/>
                <w:sz w:val="20"/>
                <w:lang w:bidi="ar"/>
              </w:rPr>
              <w:t>0x38-0x3F: Not used</w:t>
            </w:r>
          </w:p>
        </w:tc>
      </w:tr>
      <w:tr w:rsidR="004454D4" w14:paraId="118C48DE" w14:textId="77777777">
        <w:trPr>
          <w:trHeight w:val="1920"/>
        </w:trPr>
        <w:tc>
          <w:tcPr>
            <w:tcW w:w="2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375665F" w14:textId="77777777" w:rsidR="004454D4" w:rsidRDefault="001F6651">
            <w:pPr>
              <w:textAlignment w:val="center"/>
              <w:rPr>
                <w:rFonts w:ascii="Arial" w:eastAsia="等线" w:hAnsi="Arial" w:cs="Arial"/>
                <w:sz w:val="20"/>
              </w:rPr>
            </w:pPr>
            <w:proofErr w:type="spellStart"/>
            <w:r>
              <w:rPr>
                <w:rFonts w:ascii="Arial" w:eastAsia="等线" w:hAnsi="Arial" w:cs="Arial"/>
                <w:sz w:val="20"/>
                <w:lang w:bidi="ar"/>
              </w:rPr>
              <w:lastRenderedPageBreak/>
              <w:t>Prk_IVIFunc_Req</w:t>
            </w:r>
            <w:proofErr w:type="spellEnd"/>
          </w:p>
        </w:tc>
        <w:tc>
          <w:tcPr>
            <w:tcW w:w="24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9E52FBD" w14:textId="77777777" w:rsidR="004454D4" w:rsidRDefault="001F6651">
            <w:pPr>
              <w:textAlignment w:val="center"/>
              <w:rPr>
                <w:rFonts w:ascii="Arial" w:eastAsia="等线" w:hAnsi="Arial" w:cs="Arial"/>
                <w:sz w:val="20"/>
              </w:rPr>
            </w:pPr>
            <w:r>
              <w:rPr>
                <w:rFonts w:ascii="Arial" w:eastAsia="等线" w:hAnsi="Arial" w:cs="Arial"/>
                <w:sz w:val="20"/>
                <w:lang w:bidi="ar"/>
              </w:rPr>
              <w:t>This signal indicates parking feature request for IVI to have function ON, include APA/AVM/Backtrack/HAVP.</w:t>
            </w:r>
          </w:p>
        </w:tc>
        <w:tc>
          <w:tcPr>
            <w:tcW w:w="24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8654EC8" w14:textId="77777777" w:rsidR="004454D4" w:rsidRDefault="001F6651">
            <w:pPr>
              <w:textAlignment w:val="center"/>
              <w:rPr>
                <w:rFonts w:ascii="Arial" w:eastAsia="等线" w:hAnsi="Arial" w:cs="Arial"/>
                <w:sz w:val="20"/>
              </w:rPr>
            </w:pPr>
            <w:r>
              <w:rPr>
                <w:rFonts w:ascii="Arial" w:eastAsia="等线" w:hAnsi="Arial" w:cs="Arial"/>
                <w:sz w:val="20"/>
                <w:lang w:bidi="ar"/>
              </w:rPr>
              <w:t>0x0: No req</w:t>
            </w:r>
            <w:r>
              <w:rPr>
                <w:rFonts w:ascii="Arial" w:eastAsia="等线" w:hAnsi="Arial" w:cs="Arial"/>
                <w:sz w:val="20"/>
                <w:lang w:bidi="ar"/>
              </w:rPr>
              <w:br/>
              <w:t>0x1: AVM ON req</w:t>
            </w:r>
            <w:r>
              <w:rPr>
                <w:rFonts w:ascii="Arial" w:eastAsia="等线" w:hAnsi="Arial" w:cs="Arial"/>
                <w:sz w:val="20"/>
                <w:lang w:bidi="ar"/>
              </w:rPr>
              <w:br/>
              <w:t>0x2: APA ON req</w:t>
            </w:r>
            <w:r>
              <w:rPr>
                <w:rFonts w:ascii="Arial" w:eastAsia="等线" w:hAnsi="Arial" w:cs="Arial"/>
                <w:sz w:val="20"/>
                <w:lang w:bidi="ar"/>
              </w:rPr>
              <w:br/>
              <w:t>0x3: Backtrack ON req</w:t>
            </w:r>
            <w:r>
              <w:rPr>
                <w:rFonts w:ascii="Arial" w:eastAsia="等线" w:hAnsi="Arial" w:cs="Arial"/>
                <w:sz w:val="20"/>
                <w:lang w:bidi="ar"/>
              </w:rPr>
              <w:br/>
              <w:t>0x4: HAVP ON req</w:t>
            </w:r>
            <w:r>
              <w:rPr>
                <w:rFonts w:ascii="Arial" w:eastAsia="等线" w:hAnsi="Arial" w:cs="Arial"/>
                <w:sz w:val="20"/>
                <w:lang w:bidi="ar"/>
              </w:rPr>
              <w:br/>
              <w:t>0x5: Reserved</w:t>
            </w:r>
            <w:r>
              <w:rPr>
                <w:rFonts w:ascii="Arial" w:eastAsia="等线" w:hAnsi="Arial" w:cs="Arial"/>
                <w:sz w:val="20"/>
                <w:lang w:bidi="ar"/>
              </w:rPr>
              <w:br/>
              <w:t>0x6: Reserved</w:t>
            </w:r>
            <w:r>
              <w:rPr>
                <w:rFonts w:ascii="Arial" w:eastAsia="等线" w:hAnsi="Arial" w:cs="Arial"/>
                <w:sz w:val="20"/>
                <w:lang w:bidi="ar"/>
              </w:rPr>
              <w:br/>
              <w:t>0x7: Reserved</w:t>
            </w:r>
          </w:p>
        </w:tc>
      </w:tr>
    </w:tbl>
    <w:p w14:paraId="4DD429F0" w14:textId="77777777" w:rsidR="004454D4" w:rsidRDefault="004454D4"/>
    <w:p w14:paraId="5F59CC5B" w14:textId="77777777" w:rsidR="004454D4" w:rsidRDefault="004454D4"/>
    <w:p w14:paraId="130195AE" w14:textId="77777777" w:rsidR="004454D4" w:rsidRDefault="001F6651">
      <w:pPr>
        <w:pStyle w:val="Heading2"/>
      </w:pPr>
      <w:r>
        <w:rPr>
          <w:lang w:eastAsia="zh-Hans"/>
        </w:rPr>
        <w:t>ACU</w:t>
      </w:r>
      <w:r>
        <w:rPr>
          <w:rFonts w:hint="eastAsia"/>
          <w:lang w:eastAsia="zh-Hans"/>
        </w:rPr>
        <w:t>发给</w:t>
      </w:r>
      <w:r>
        <w:rPr>
          <w:lang w:eastAsia="zh-Hans"/>
        </w:rPr>
        <w:t>IVI(E</w:t>
      </w:r>
      <w:r>
        <w:t>thernet</w:t>
      </w:r>
      <w:r>
        <w:rPr>
          <w:lang w:eastAsia="zh-Hans"/>
        </w:rPr>
        <w:t>)</w:t>
      </w:r>
    </w:p>
    <w:tbl>
      <w:tblPr>
        <w:tblW w:w="8632" w:type="dxa"/>
        <w:tblInd w:w="88" w:type="dxa"/>
        <w:tblLook w:val="04A0" w:firstRow="1" w:lastRow="0" w:firstColumn="1" w:lastColumn="0" w:noHBand="0" w:noVBand="1"/>
      </w:tblPr>
      <w:tblGrid>
        <w:gridCol w:w="1151"/>
        <w:gridCol w:w="1226"/>
        <w:gridCol w:w="2748"/>
        <w:gridCol w:w="3507"/>
      </w:tblGrid>
      <w:tr w:rsidR="004454D4" w14:paraId="4BE27FAE" w14:textId="77777777">
        <w:trPr>
          <w:trHeight w:val="286"/>
        </w:trPr>
        <w:tc>
          <w:tcPr>
            <w:tcW w:w="512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7BBD9E28" w14:textId="77777777" w:rsidR="004454D4" w:rsidRDefault="001F6651">
            <w:pPr>
              <w:jc w:val="center"/>
              <w:textAlignment w:val="center"/>
              <w:rPr>
                <w:rFonts w:ascii="宋体" w:hAnsi="宋体" w:cs="宋体"/>
                <w:b/>
                <w:bCs/>
                <w:szCs w:val="24"/>
              </w:rPr>
            </w:pPr>
            <w:r>
              <w:rPr>
                <w:rFonts w:ascii="宋体" w:hAnsi="宋体" w:cs="宋体" w:hint="eastAsia"/>
                <w:b/>
                <w:bCs/>
                <w:szCs w:val="24"/>
                <w:lang w:bidi="ar"/>
              </w:rPr>
              <w:t>信号名称</w:t>
            </w:r>
          </w:p>
        </w:tc>
        <w:tc>
          <w:tcPr>
            <w:tcW w:w="350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34696F60" w14:textId="77777777" w:rsidR="004454D4" w:rsidRDefault="001F6651">
            <w:pPr>
              <w:textAlignment w:val="center"/>
              <w:rPr>
                <w:rFonts w:ascii="宋体" w:hAnsi="宋体" w:cs="宋体"/>
                <w:b/>
                <w:bCs/>
                <w:szCs w:val="24"/>
              </w:rPr>
            </w:pPr>
            <w:r>
              <w:rPr>
                <w:rFonts w:ascii="宋体" w:hAnsi="宋体" w:cs="宋体" w:hint="eastAsia"/>
                <w:b/>
                <w:bCs/>
                <w:szCs w:val="24"/>
                <w:lang w:bidi="ar"/>
              </w:rPr>
              <w:t>信号描述</w:t>
            </w:r>
          </w:p>
        </w:tc>
      </w:tr>
      <w:tr w:rsidR="004454D4" w14:paraId="2C0A3B23" w14:textId="77777777">
        <w:trPr>
          <w:trHeight w:val="286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4B490CD4" w14:textId="77777777" w:rsidR="004454D4" w:rsidRDefault="001F6651">
            <w:pPr>
              <w:jc w:val="center"/>
              <w:textAlignment w:val="center"/>
              <w:rPr>
                <w:rFonts w:ascii="宋体" w:hAnsi="宋体" w:cs="宋体"/>
                <w:szCs w:val="24"/>
              </w:rPr>
            </w:pPr>
            <w:r>
              <w:rPr>
                <w:rFonts w:ascii="宋体" w:hAnsi="宋体" w:cs="宋体" w:hint="eastAsia"/>
                <w:szCs w:val="24"/>
                <w:lang w:bidi="ar"/>
              </w:rPr>
              <w:t>类别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4C7DF9F4" w14:textId="77777777" w:rsidR="004454D4" w:rsidRDefault="001F6651">
            <w:pPr>
              <w:textAlignment w:val="center"/>
              <w:rPr>
                <w:rFonts w:ascii="宋体" w:hAnsi="宋体" w:cs="宋体"/>
                <w:szCs w:val="24"/>
              </w:rPr>
            </w:pPr>
            <w:r>
              <w:rPr>
                <w:rFonts w:ascii="宋体" w:hAnsi="宋体" w:cs="宋体" w:hint="eastAsia"/>
                <w:szCs w:val="24"/>
                <w:lang w:bidi="ar"/>
              </w:rPr>
              <w:t>信号各字段名称</w:t>
            </w:r>
          </w:p>
        </w:tc>
        <w:tc>
          <w:tcPr>
            <w:tcW w:w="350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17EAF6C9" w14:textId="77777777" w:rsidR="004454D4" w:rsidRDefault="004454D4">
            <w:pPr>
              <w:rPr>
                <w:rFonts w:ascii="宋体" w:hAnsi="宋体" w:cs="宋体"/>
                <w:b/>
                <w:bCs/>
                <w:szCs w:val="24"/>
              </w:rPr>
            </w:pPr>
          </w:p>
        </w:tc>
      </w:tr>
      <w:tr w:rsidR="004454D4" w14:paraId="7C733B4A" w14:textId="77777777">
        <w:trPr>
          <w:trHeight w:val="271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1F8B7772" w14:textId="77777777" w:rsidR="004454D4" w:rsidRDefault="004454D4">
            <w:pPr>
              <w:jc w:val="center"/>
              <w:rPr>
                <w:rFonts w:ascii="宋体" w:hAnsi="宋体" w:cs="宋体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44722010" w14:textId="77777777" w:rsidR="004454D4" w:rsidRDefault="001F6651">
            <w:pPr>
              <w:textAlignment w:val="center"/>
              <w:rPr>
                <w:rFonts w:ascii="宋体" w:hAnsi="宋体" w:cs="宋体"/>
                <w:szCs w:val="24"/>
              </w:rPr>
            </w:pPr>
            <w:r>
              <w:rPr>
                <w:rFonts w:ascii="宋体" w:hAnsi="宋体" w:cs="宋体" w:hint="eastAsia"/>
                <w:szCs w:val="24"/>
                <w:lang w:bidi="ar"/>
              </w:rPr>
              <w:t>子字段1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6944E2DF" w14:textId="77777777" w:rsidR="004454D4" w:rsidRDefault="001F6651">
            <w:pPr>
              <w:textAlignment w:val="center"/>
              <w:rPr>
                <w:rFonts w:ascii="宋体" w:hAnsi="宋体" w:cs="宋体"/>
                <w:szCs w:val="24"/>
              </w:rPr>
            </w:pPr>
            <w:r>
              <w:rPr>
                <w:rFonts w:ascii="宋体" w:hAnsi="宋体" w:cs="宋体" w:hint="eastAsia"/>
                <w:szCs w:val="24"/>
                <w:lang w:bidi="ar"/>
              </w:rPr>
              <w:t>子字段2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12C075C8" w14:textId="77777777" w:rsidR="004454D4" w:rsidRDefault="004454D4">
            <w:pPr>
              <w:rPr>
                <w:rFonts w:ascii="宋体" w:hAnsi="宋体" w:cs="宋体"/>
                <w:szCs w:val="24"/>
              </w:rPr>
            </w:pPr>
          </w:p>
        </w:tc>
      </w:tr>
      <w:tr w:rsidR="004454D4" w14:paraId="5D4FD50A" w14:textId="77777777">
        <w:trPr>
          <w:trHeight w:val="286"/>
        </w:trPr>
        <w:tc>
          <w:tcPr>
            <w:tcW w:w="115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BB68A94" w14:textId="77777777" w:rsidR="004454D4" w:rsidRDefault="001F6651">
            <w:pPr>
              <w:jc w:val="center"/>
              <w:textAlignment w:val="center"/>
              <w:rPr>
                <w:rFonts w:ascii="宋体" w:hAnsi="宋体" w:cs="宋体"/>
                <w:szCs w:val="24"/>
              </w:rPr>
            </w:pPr>
            <w:r>
              <w:rPr>
                <w:rFonts w:ascii="宋体" w:hAnsi="宋体" w:cs="宋体" w:hint="eastAsia"/>
                <w:szCs w:val="24"/>
                <w:lang w:bidi="ar"/>
              </w:rPr>
              <w:t>RA倒车循迹的路线信息</w:t>
            </w:r>
          </w:p>
        </w:tc>
        <w:tc>
          <w:tcPr>
            <w:tcW w:w="1226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4EF43FA" w14:textId="77777777" w:rsidR="004454D4" w:rsidRDefault="001F6651">
            <w:pPr>
              <w:textAlignment w:val="center"/>
              <w:rPr>
                <w:rFonts w:ascii="宋体" w:hAnsi="宋体" w:cs="宋体"/>
                <w:szCs w:val="24"/>
                <w:lang w:bidi="ar"/>
              </w:rPr>
            </w:pPr>
            <w:proofErr w:type="spellStart"/>
            <w:r>
              <w:rPr>
                <w:rFonts w:ascii="宋体" w:hAnsi="宋体" w:cs="宋体" w:hint="eastAsia"/>
                <w:sz w:val="21"/>
                <w:szCs w:val="21"/>
                <w:lang w:bidi="ar"/>
              </w:rPr>
              <w:t>Planing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A0FC388" w14:textId="77777777" w:rsidR="004454D4" w:rsidRDefault="001F6651">
            <w:pPr>
              <w:textAlignment w:val="center"/>
              <w:rPr>
                <w:rFonts w:ascii="宋体" w:hAnsi="宋体" w:cs="宋体"/>
                <w:szCs w:val="24"/>
              </w:rPr>
            </w:pPr>
            <w:r>
              <w:rPr>
                <w:rFonts w:ascii="宋体" w:hAnsi="宋体" w:cs="宋体" w:hint="eastAsia"/>
                <w:szCs w:val="24"/>
                <w:lang w:bidi="ar"/>
              </w:rPr>
              <w:t>trajectory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9CD1FF5" w14:textId="77777777" w:rsidR="004454D4" w:rsidRDefault="001F6651">
            <w:pPr>
              <w:textAlignment w:val="center"/>
              <w:rPr>
                <w:rFonts w:ascii="宋体" w:hAnsi="宋体" w:cs="宋体"/>
                <w:szCs w:val="24"/>
              </w:rPr>
            </w:pPr>
            <w:r>
              <w:rPr>
                <w:rFonts w:ascii="宋体" w:hAnsi="宋体" w:cs="宋体" w:hint="eastAsia"/>
                <w:szCs w:val="24"/>
                <w:lang w:bidi="ar"/>
              </w:rPr>
              <w:t>泊车箭头的轨迹点集合</w:t>
            </w:r>
          </w:p>
        </w:tc>
      </w:tr>
      <w:tr w:rsidR="004454D4" w14:paraId="3B09E28D" w14:textId="77777777">
        <w:trPr>
          <w:trHeight w:val="271"/>
        </w:trPr>
        <w:tc>
          <w:tcPr>
            <w:tcW w:w="11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AACD512" w14:textId="77777777" w:rsidR="004454D4" w:rsidRDefault="004454D4">
            <w:pPr>
              <w:jc w:val="center"/>
              <w:rPr>
                <w:rFonts w:ascii="宋体" w:hAnsi="宋体" w:cs="宋体"/>
                <w:szCs w:val="24"/>
              </w:rPr>
            </w:pPr>
          </w:p>
        </w:tc>
        <w:tc>
          <w:tcPr>
            <w:tcW w:w="1226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376F7B8" w14:textId="77777777" w:rsidR="004454D4" w:rsidRDefault="004454D4">
            <w:pPr>
              <w:jc w:val="center"/>
              <w:rPr>
                <w:rFonts w:ascii="宋体" w:hAnsi="宋体" w:cs="宋体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60A220F" w14:textId="77777777" w:rsidR="004454D4" w:rsidRDefault="001F6651">
            <w:pPr>
              <w:textAlignment w:val="center"/>
              <w:rPr>
                <w:rFonts w:ascii="宋体" w:hAnsi="宋体" w:cs="宋体"/>
                <w:szCs w:val="24"/>
              </w:rPr>
            </w:pPr>
            <w:proofErr w:type="spellStart"/>
            <w:r>
              <w:rPr>
                <w:rFonts w:ascii="宋体" w:hAnsi="宋体" w:cs="宋体" w:hint="eastAsia"/>
                <w:szCs w:val="24"/>
                <w:lang w:bidi="ar"/>
              </w:rPr>
              <w:t>trajectoryDir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DC99FF1" w14:textId="77777777" w:rsidR="004454D4" w:rsidRDefault="001F6651">
            <w:pPr>
              <w:textAlignment w:val="center"/>
              <w:rPr>
                <w:rFonts w:ascii="宋体" w:hAnsi="宋体" w:cs="宋体"/>
                <w:szCs w:val="24"/>
              </w:rPr>
            </w:pPr>
            <w:r>
              <w:rPr>
                <w:rFonts w:ascii="宋体" w:hAnsi="宋体" w:cs="宋体" w:hint="eastAsia"/>
                <w:szCs w:val="24"/>
                <w:lang w:bidi="ar"/>
              </w:rPr>
              <w:t>泊车箭头的轨迹点的方向集合</w:t>
            </w:r>
          </w:p>
        </w:tc>
      </w:tr>
      <w:tr w:rsidR="004454D4" w14:paraId="5AF3E0CD" w14:textId="77777777">
        <w:trPr>
          <w:trHeight w:val="795"/>
        </w:trPr>
        <w:tc>
          <w:tcPr>
            <w:tcW w:w="11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5451AC3" w14:textId="77777777" w:rsidR="004454D4" w:rsidRDefault="004454D4">
            <w:pPr>
              <w:jc w:val="center"/>
              <w:rPr>
                <w:rFonts w:ascii="宋体" w:hAnsi="宋体" w:cs="宋体"/>
                <w:szCs w:val="24"/>
              </w:rPr>
            </w:pPr>
          </w:p>
        </w:tc>
        <w:tc>
          <w:tcPr>
            <w:tcW w:w="1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7204EA8" w14:textId="77777777" w:rsidR="004454D4" w:rsidRDefault="001F6651">
            <w:pPr>
              <w:rPr>
                <w:rFonts w:ascii="宋体" w:hAnsi="宋体" w:cs="宋体"/>
                <w:sz w:val="21"/>
                <w:szCs w:val="21"/>
              </w:rPr>
            </w:pPr>
            <w:r>
              <w:rPr>
                <w:rFonts w:ascii="宋体" w:hAnsi="宋体" w:cs="宋体"/>
                <w:sz w:val="21"/>
                <w:szCs w:val="21"/>
              </w:rPr>
              <w:t>-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D765621" w14:textId="77777777" w:rsidR="004454D4" w:rsidRDefault="001F6651">
            <w:pPr>
              <w:textAlignment w:val="center"/>
              <w:rPr>
                <w:rFonts w:ascii="宋体" w:hAnsi="宋体" w:cs="宋体"/>
                <w:szCs w:val="24"/>
              </w:rPr>
            </w:pPr>
            <w:r>
              <w:rPr>
                <w:rFonts w:ascii="宋体" w:hAnsi="宋体" w:cs="宋体" w:hint="eastAsia"/>
                <w:szCs w:val="24"/>
                <w:lang w:bidi="ar"/>
              </w:rPr>
              <w:t>trajectory-backtrack</w:t>
            </w:r>
          </w:p>
        </w:tc>
        <w:tc>
          <w:tcPr>
            <w:tcW w:w="3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FD2F452" w14:textId="77777777" w:rsidR="004454D4" w:rsidRDefault="001F6651">
            <w:pPr>
              <w:textAlignment w:val="center"/>
              <w:rPr>
                <w:rFonts w:ascii="宋体" w:hAnsi="宋体" w:cs="宋体"/>
                <w:szCs w:val="24"/>
              </w:rPr>
            </w:pPr>
            <w:r>
              <w:rPr>
                <w:rFonts w:ascii="宋体" w:hAnsi="宋体" w:cs="宋体" w:hint="eastAsia"/>
                <w:szCs w:val="24"/>
                <w:lang w:bidi="ar"/>
              </w:rPr>
              <w:t>历史走过的轨迹点的集合</w:t>
            </w:r>
          </w:p>
        </w:tc>
      </w:tr>
    </w:tbl>
    <w:p w14:paraId="590411C8" w14:textId="77777777" w:rsidR="004454D4" w:rsidRDefault="004454D4"/>
    <w:p w14:paraId="0C2B026C" w14:textId="77777777" w:rsidR="004454D4" w:rsidRDefault="004454D4"/>
    <w:p w14:paraId="690897C3" w14:textId="77777777" w:rsidR="004454D4" w:rsidRDefault="001F6651">
      <w:pPr>
        <w:pStyle w:val="Heading1"/>
        <w:rPr>
          <w:lang w:eastAsia="zh-Hans"/>
        </w:rPr>
      </w:pPr>
      <w:r>
        <w:rPr>
          <w:rFonts w:hint="eastAsia"/>
          <w:lang w:eastAsia="zh-Hans"/>
        </w:rPr>
        <w:t>渲染元素</w:t>
      </w:r>
    </w:p>
    <w:p w14:paraId="09B30C54" w14:textId="77777777" w:rsidR="004454D4" w:rsidRDefault="001F6651">
      <w:pPr>
        <w:rPr>
          <w:b/>
          <w:bCs/>
          <w:lang w:eastAsia="zh-Hans"/>
        </w:rPr>
      </w:pPr>
      <w:r>
        <w:rPr>
          <w:rFonts w:hint="eastAsia"/>
          <w:b/>
          <w:bCs/>
          <w:lang w:eastAsia="zh-Hans"/>
        </w:rPr>
        <w:t>轨迹线：</w:t>
      </w:r>
    </w:p>
    <w:p w14:paraId="34ECA8FD" w14:textId="77777777" w:rsidR="004454D4" w:rsidRDefault="001F6651">
      <w:pPr>
        <w:rPr>
          <w:lang w:eastAsia="zh-Hans"/>
        </w:rPr>
      </w:pPr>
      <w:r>
        <w:rPr>
          <w:rFonts w:hint="eastAsia"/>
          <w:lang w:eastAsia="zh-Hans"/>
        </w:rPr>
        <w:t>当满足</w:t>
      </w:r>
      <w:r>
        <w:rPr>
          <w:rFonts w:hint="eastAsia"/>
          <w:lang w:eastAsia="zh-Hans"/>
        </w:rPr>
        <w:t>1</w:t>
      </w:r>
      <w:r>
        <w:rPr>
          <w:lang w:eastAsia="zh-Hans"/>
        </w:rPr>
        <w:t>.1</w:t>
      </w:r>
      <w:r>
        <w:rPr>
          <w:rFonts w:hint="eastAsia"/>
          <w:lang w:eastAsia="zh-Hans"/>
        </w:rPr>
        <w:t>章节所列的条件，</w:t>
      </w:r>
      <w:r>
        <w:rPr>
          <w:lang w:eastAsia="zh-Hans"/>
        </w:rPr>
        <w:t>ACU</w:t>
      </w:r>
      <w:r>
        <w:rPr>
          <w:rFonts w:hint="eastAsia"/>
          <w:lang w:eastAsia="zh-Hans"/>
        </w:rPr>
        <w:t>开始通过和车机的以太网链路输出路径的轨迹信息给到</w:t>
      </w:r>
      <w:r>
        <w:rPr>
          <w:lang w:eastAsia="zh-Hans"/>
        </w:rPr>
        <w:t>IVI</w:t>
      </w:r>
      <w:r>
        <w:rPr>
          <w:rFonts w:hint="eastAsia"/>
          <w:lang w:eastAsia="zh-Hans"/>
        </w:rPr>
        <w:t>，</w:t>
      </w:r>
      <w:r>
        <w:rPr>
          <w:lang w:eastAsia="zh-Hans"/>
        </w:rPr>
        <w:t>IVI</w:t>
      </w:r>
      <w:r>
        <w:rPr>
          <w:rFonts w:hint="eastAsia"/>
          <w:lang w:eastAsia="zh-Hans"/>
        </w:rPr>
        <w:t>进行渲染显示。</w:t>
      </w:r>
    </w:p>
    <w:tbl>
      <w:tblPr>
        <w:tblW w:w="8756" w:type="dxa"/>
        <w:tblInd w:w="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20"/>
        <w:gridCol w:w="1409"/>
        <w:gridCol w:w="1727"/>
        <w:gridCol w:w="2546"/>
        <w:gridCol w:w="1954"/>
      </w:tblGrid>
      <w:tr w:rsidR="004454D4" w14:paraId="24358BB3" w14:textId="77777777">
        <w:trPr>
          <w:trHeight w:val="256"/>
        </w:trPr>
        <w:tc>
          <w:tcPr>
            <w:tcW w:w="4256" w:type="dxa"/>
            <w:gridSpan w:val="3"/>
            <w:shd w:val="clear" w:color="auto" w:fill="FFFFFF"/>
            <w:vAlign w:val="center"/>
          </w:tcPr>
          <w:p w14:paraId="761BCDC5" w14:textId="77777777" w:rsidR="004454D4" w:rsidRDefault="001F6651">
            <w:pPr>
              <w:textAlignment w:val="center"/>
              <w:rPr>
                <w:rFonts w:ascii="宋体" w:hAnsi="宋体" w:cs="宋体"/>
                <w:sz w:val="21"/>
                <w:szCs w:val="21"/>
              </w:rPr>
            </w:pPr>
            <w:r>
              <w:rPr>
                <w:rFonts w:ascii="宋体" w:hAnsi="宋体" w:cs="宋体" w:hint="eastAsia"/>
                <w:sz w:val="21"/>
                <w:szCs w:val="21"/>
                <w:lang w:bidi="ar"/>
              </w:rPr>
              <w:t>信号名称</w:t>
            </w:r>
          </w:p>
        </w:tc>
        <w:tc>
          <w:tcPr>
            <w:tcW w:w="2546" w:type="dxa"/>
            <w:vMerge w:val="restart"/>
            <w:shd w:val="clear" w:color="auto" w:fill="FFFFFF"/>
            <w:vAlign w:val="center"/>
          </w:tcPr>
          <w:p w14:paraId="23B1F2EF" w14:textId="77777777" w:rsidR="004454D4" w:rsidRDefault="001F6651">
            <w:pPr>
              <w:textAlignment w:val="center"/>
              <w:rPr>
                <w:rFonts w:ascii="宋体" w:hAnsi="宋体" w:cs="宋体"/>
                <w:sz w:val="21"/>
                <w:szCs w:val="21"/>
              </w:rPr>
            </w:pPr>
            <w:r>
              <w:rPr>
                <w:rFonts w:ascii="宋体" w:hAnsi="宋体" w:cs="宋体" w:hint="eastAsia"/>
                <w:sz w:val="21"/>
                <w:szCs w:val="21"/>
                <w:lang w:bidi="ar"/>
              </w:rPr>
              <w:t>信号描述</w:t>
            </w:r>
          </w:p>
        </w:tc>
        <w:tc>
          <w:tcPr>
            <w:tcW w:w="1954" w:type="dxa"/>
            <w:vMerge w:val="restart"/>
            <w:shd w:val="clear" w:color="auto" w:fill="FFFFFF"/>
            <w:vAlign w:val="center"/>
          </w:tcPr>
          <w:p w14:paraId="7CC171BE" w14:textId="77777777" w:rsidR="004454D4" w:rsidRDefault="001F6651">
            <w:pPr>
              <w:textAlignment w:val="center"/>
              <w:rPr>
                <w:rFonts w:ascii="宋体" w:hAnsi="宋体" w:cs="宋体"/>
                <w:sz w:val="21"/>
                <w:szCs w:val="21"/>
              </w:rPr>
            </w:pPr>
            <w:r>
              <w:rPr>
                <w:rFonts w:ascii="宋体" w:hAnsi="宋体" w:cs="宋体" w:hint="eastAsia"/>
                <w:sz w:val="21"/>
                <w:szCs w:val="21"/>
                <w:lang w:bidi="ar"/>
              </w:rPr>
              <w:t>枚举值描述</w:t>
            </w:r>
          </w:p>
        </w:tc>
      </w:tr>
      <w:tr w:rsidR="004454D4" w14:paraId="4C10F05F" w14:textId="77777777">
        <w:trPr>
          <w:trHeight w:val="256"/>
        </w:trPr>
        <w:tc>
          <w:tcPr>
            <w:tcW w:w="1120" w:type="dxa"/>
            <w:vMerge w:val="restart"/>
            <w:shd w:val="clear" w:color="auto" w:fill="FFFFFF"/>
            <w:vAlign w:val="center"/>
          </w:tcPr>
          <w:p w14:paraId="353D074D" w14:textId="77777777" w:rsidR="004454D4" w:rsidRDefault="001F6651">
            <w:pPr>
              <w:textAlignment w:val="center"/>
              <w:rPr>
                <w:rFonts w:ascii="宋体" w:hAnsi="宋体" w:cs="宋体"/>
                <w:sz w:val="21"/>
                <w:szCs w:val="21"/>
              </w:rPr>
            </w:pPr>
            <w:r>
              <w:rPr>
                <w:rFonts w:ascii="宋体" w:hAnsi="宋体" w:cs="宋体" w:hint="eastAsia"/>
                <w:sz w:val="21"/>
                <w:szCs w:val="21"/>
                <w:lang w:bidi="ar"/>
              </w:rPr>
              <w:t>类别</w:t>
            </w:r>
          </w:p>
        </w:tc>
        <w:tc>
          <w:tcPr>
            <w:tcW w:w="3136" w:type="dxa"/>
            <w:gridSpan w:val="2"/>
            <w:shd w:val="clear" w:color="auto" w:fill="FFFFFF"/>
            <w:vAlign w:val="center"/>
          </w:tcPr>
          <w:p w14:paraId="014DF46F" w14:textId="77777777" w:rsidR="004454D4" w:rsidRDefault="001F6651">
            <w:pPr>
              <w:textAlignment w:val="center"/>
              <w:rPr>
                <w:rFonts w:ascii="宋体" w:hAnsi="宋体" w:cs="宋体"/>
                <w:sz w:val="21"/>
                <w:szCs w:val="21"/>
              </w:rPr>
            </w:pPr>
            <w:r>
              <w:rPr>
                <w:rFonts w:ascii="宋体" w:hAnsi="宋体" w:cs="宋体" w:hint="eastAsia"/>
                <w:sz w:val="21"/>
                <w:szCs w:val="21"/>
                <w:lang w:bidi="ar"/>
              </w:rPr>
              <w:t>信号各字段名称</w:t>
            </w:r>
          </w:p>
        </w:tc>
        <w:tc>
          <w:tcPr>
            <w:tcW w:w="2546" w:type="dxa"/>
            <w:vMerge/>
            <w:shd w:val="clear" w:color="auto" w:fill="FFFFFF"/>
            <w:vAlign w:val="center"/>
          </w:tcPr>
          <w:p w14:paraId="26A70989" w14:textId="77777777" w:rsidR="004454D4" w:rsidRDefault="004454D4">
            <w:pPr>
              <w:rPr>
                <w:rFonts w:ascii="宋体" w:hAnsi="宋体" w:cs="宋体"/>
                <w:sz w:val="21"/>
                <w:szCs w:val="21"/>
              </w:rPr>
            </w:pPr>
          </w:p>
        </w:tc>
        <w:tc>
          <w:tcPr>
            <w:tcW w:w="1954" w:type="dxa"/>
            <w:vMerge/>
            <w:shd w:val="clear" w:color="auto" w:fill="FFFFFF"/>
            <w:vAlign w:val="center"/>
          </w:tcPr>
          <w:p w14:paraId="7125A3FC" w14:textId="77777777" w:rsidR="004454D4" w:rsidRDefault="004454D4">
            <w:pPr>
              <w:rPr>
                <w:rFonts w:ascii="宋体" w:hAnsi="宋体" w:cs="宋体"/>
                <w:sz w:val="21"/>
                <w:szCs w:val="21"/>
              </w:rPr>
            </w:pPr>
          </w:p>
        </w:tc>
      </w:tr>
      <w:tr w:rsidR="004454D4" w14:paraId="00D6F40B" w14:textId="77777777">
        <w:trPr>
          <w:trHeight w:val="260"/>
        </w:trPr>
        <w:tc>
          <w:tcPr>
            <w:tcW w:w="1120" w:type="dxa"/>
            <w:vMerge/>
            <w:shd w:val="clear" w:color="auto" w:fill="FFFFFF"/>
            <w:vAlign w:val="center"/>
          </w:tcPr>
          <w:p w14:paraId="40E24B72" w14:textId="77777777" w:rsidR="004454D4" w:rsidRDefault="004454D4">
            <w:pPr>
              <w:rPr>
                <w:rFonts w:ascii="宋体" w:hAnsi="宋体" w:cs="宋体"/>
                <w:sz w:val="21"/>
                <w:szCs w:val="21"/>
              </w:rPr>
            </w:pPr>
          </w:p>
        </w:tc>
        <w:tc>
          <w:tcPr>
            <w:tcW w:w="1409" w:type="dxa"/>
            <w:shd w:val="clear" w:color="auto" w:fill="FFFFFF"/>
            <w:vAlign w:val="center"/>
          </w:tcPr>
          <w:p w14:paraId="44753393" w14:textId="77777777" w:rsidR="004454D4" w:rsidRDefault="001F6651">
            <w:pPr>
              <w:textAlignment w:val="center"/>
              <w:rPr>
                <w:rFonts w:ascii="宋体" w:hAnsi="宋体" w:cs="宋体"/>
                <w:sz w:val="21"/>
                <w:szCs w:val="21"/>
              </w:rPr>
            </w:pPr>
            <w:r>
              <w:rPr>
                <w:rFonts w:ascii="宋体" w:hAnsi="宋体" w:cs="宋体" w:hint="eastAsia"/>
                <w:sz w:val="21"/>
                <w:szCs w:val="21"/>
                <w:lang w:bidi="ar"/>
              </w:rPr>
              <w:t>子字段1</w:t>
            </w:r>
          </w:p>
        </w:tc>
        <w:tc>
          <w:tcPr>
            <w:tcW w:w="1727" w:type="dxa"/>
            <w:shd w:val="clear" w:color="auto" w:fill="FFFFFF"/>
            <w:vAlign w:val="center"/>
          </w:tcPr>
          <w:p w14:paraId="5F485C1A" w14:textId="77777777" w:rsidR="004454D4" w:rsidRDefault="001F6651">
            <w:pPr>
              <w:textAlignment w:val="center"/>
              <w:rPr>
                <w:rFonts w:ascii="宋体" w:hAnsi="宋体" w:cs="宋体"/>
                <w:sz w:val="21"/>
                <w:szCs w:val="21"/>
              </w:rPr>
            </w:pPr>
            <w:r>
              <w:rPr>
                <w:rFonts w:ascii="宋体" w:hAnsi="宋体" w:cs="宋体" w:hint="eastAsia"/>
                <w:sz w:val="21"/>
                <w:szCs w:val="21"/>
                <w:lang w:bidi="ar"/>
              </w:rPr>
              <w:t>子字段2</w:t>
            </w:r>
          </w:p>
        </w:tc>
        <w:tc>
          <w:tcPr>
            <w:tcW w:w="2546" w:type="dxa"/>
            <w:shd w:val="clear" w:color="auto" w:fill="FFFFFF"/>
            <w:vAlign w:val="center"/>
          </w:tcPr>
          <w:p w14:paraId="76023925" w14:textId="77777777" w:rsidR="004454D4" w:rsidRDefault="004454D4">
            <w:pPr>
              <w:rPr>
                <w:rFonts w:ascii="宋体" w:hAnsi="宋体" w:cs="宋体"/>
                <w:sz w:val="21"/>
                <w:szCs w:val="21"/>
              </w:rPr>
            </w:pPr>
          </w:p>
        </w:tc>
        <w:tc>
          <w:tcPr>
            <w:tcW w:w="1954" w:type="dxa"/>
            <w:shd w:val="clear" w:color="auto" w:fill="FFFFFF"/>
            <w:vAlign w:val="center"/>
          </w:tcPr>
          <w:p w14:paraId="4E572944" w14:textId="77777777" w:rsidR="004454D4" w:rsidRDefault="004454D4">
            <w:pPr>
              <w:rPr>
                <w:rFonts w:ascii="宋体" w:hAnsi="宋体" w:cs="宋体"/>
                <w:sz w:val="21"/>
                <w:szCs w:val="21"/>
              </w:rPr>
            </w:pPr>
          </w:p>
        </w:tc>
      </w:tr>
      <w:tr w:rsidR="004454D4" w14:paraId="5A6A9EDF" w14:textId="77777777">
        <w:trPr>
          <w:trHeight w:val="260"/>
        </w:trPr>
        <w:tc>
          <w:tcPr>
            <w:tcW w:w="1120" w:type="dxa"/>
            <w:vMerge w:val="restart"/>
            <w:shd w:val="clear" w:color="auto" w:fill="auto"/>
            <w:vAlign w:val="center"/>
          </w:tcPr>
          <w:p w14:paraId="515CF168" w14:textId="77777777" w:rsidR="004454D4" w:rsidRDefault="001F6651">
            <w:pPr>
              <w:textAlignment w:val="center"/>
              <w:rPr>
                <w:rFonts w:ascii="宋体" w:hAnsi="宋体" w:cs="宋体"/>
                <w:sz w:val="21"/>
                <w:szCs w:val="21"/>
              </w:rPr>
            </w:pPr>
            <w:r>
              <w:rPr>
                <w:rFonts w:ascii="宋体" w:hAnsi="宋体" w:cs="宋体" w:hint="eastAsia"/>
                <w:sz w:val="21"/>
                <w:szCs w:val="21"/>
                <w:lang w:bidi="ar"/>
              </w:rPr>
              <w:lastRenderedPageBreak/>
              <w:t>轨迹线</w:t>
            </w:r>
          </w:p>
        </w:tc>
        <w:tc>
          <w:tcPr>
            <w:tcW w:w="1409" w:type="dxa"/>
            <w:vMerge w:val="restart"/>
            <w:shd w:val="clear" w:color="auto" w:fill="auto"/>
            <w:vAlign w:val="center"/>
          </w:tcPr>
          <w:p w14:paraId="75A61173" w14:textId="77777777" w:rsidR="004454D4" w:rsidRDefault="001F6651">
            <w:pPr>
              <w:textAlignment w:val="center"/>
              <w:rPr>
                <w:rFonts w:ascii="宋体" w:hAnsi="宋体" w:cs="宋体"/>
                <w:sz w:val="21"/>
                <w:szCs w:val="21"/>
                <w:highlight w:val="yellow"/>
              </w:rPr>
            </w:pPr>
            <w:proofErr w:type="spellStart"/>
            <w:r>
              <w:rPr>
                <w:rFonts w:ascii="宋体" w:hAnsi="宋体" w:cs="宋体" w:hint="eastAsia"/>
                <w:sz w:val="21"/>
                <w:szCs w:val="21"/>
                <w:highlight w:val="yellow"/>
                <w:lang w:bidi="ar"/>
              </w:rPr>
              <w:t>Planing</w:t>
            </w:r>
            <w:proofErr w:type="spellEnd"/>
          </w:p>
        </w:tc>
        <w:tc>
          <w:tcPr>
            <w:tcW w:w="1727" w:type="dxa"/>
            <w:shd w:val="clear" w:color="auto" w:fill="auto"/>
            <w:vAlign w:val="center"/>
          </w:tcPr>
          <w:p w14:paraId="7EF858F1" w14:textId="77777777" w:rsidR="004454D4" w:rsidRDefault="001F6651">
            <w:pPr>
              <w:textAlignment w:val="center"/>
              <w:rPr>
                <w:rFonts w:ascii="宋体" w:hAnsi="宋体" w:cs="宋体"/>
                <w:sz w:val="21"/>
                <w:szCs w:val="21"/>
                <w:highlight w:val="yellow"/>
              </w:rPr>
            </w:pPr>
            <w:r>
              <w:rPr>
                <w:rFonts w:ascii="宋体" w:hAnsi="宋体" w:cs="宋体" w:hint="eastAsia"/>
                <w:sz w:val="21"/>
                <w:szCs w:val="21"/>
                <w:highlight w:val="yellow"/>
                <w:lang w:bidi="ar"/>
              </w:rPr>
              <w:t>trajectory</w:t>
            </w:r>
          </w:p>
        </w:tc>
        <w:tc>
          <w:tcPr>
            <w:tcW w:w="2546" w:type="dxa"/>
            <w:shd w:val="clear" w:color="auto" w:fill="auto"/>
            <w:vAlign w:val="center"/>
          </w:tcPr>
          <w:p w14:paraId="1879129C" w14:textId="77777777" w:rsidR="004454D4" w:rsidRDefault="001F6651">
            <w:pPr>
              <w:textAlignment w:val="center"/>
              <w:rPr>
                <w:rFonts w:ascii="宋体" w:hAnsi="宋体" w:cs="宋体"/>
                <w:sz w:val="21"/>
                <w:szCs w:val="21"/>
              </w:rPr>
            </w:pPr>
            <w:r>
              <w:rPr>
                <w:rFonts w:ascii="宋体" w:hAnsi="宋体" w:cs="宋体" w:hint="eastAsia"/>
                <w:sz w:val="21"/>
                <w:szCs w:val="21"/>
                <w:lang w:bidi="ar"/>
              </w:rPr>
              <w:t>循迹倒车箭头轨迹点集合</w:t>
            </w:r>
          </w:p>
        </w:tc>
        <w:tc>
          <w:tcPr>
            <w:tcW w:w="1954" w:type="dxa"/>
            <w:shd w:val="clear" w:color="auto" w:fill="FFFFFF"/>
            <w:vAlign w:val="center"/>
          </w:tcPr>
          <w:p w14:paraId="77CBA44A" w14:textId="77777777" w:rsidR="004454D4" w:rsidRDefault="004454D4">
            <w:pPr>
              <w:rPr>
                <w:rFonts w:ascii="宋体" w:hAnsi="宋体" w:cs="宋体"/>
                <w:sz w:val="21"/>
                <w:szCs w:val="21"/>
              </w:rPr>
            </w:pPr>
          </w:p>
        </w:tc>
      </w:tr>
      <w:tr w:rsidR="004454D4" w14:paraId="25BDAE1C" w14:textId="77777777">
        <w:trPr>
          <w:trHeight w:val="260"/>
        </w:trPr>
        <w:tc>
          <w:tcPr>
            <w:tcW w:w="1120" w:type="dxa"/>
            <w:vMerge/>
            <w:shd w:val="clear" w:color="auto" w:fill="auto"/>
            <w:vAlign w:val="center"/>
          </w:tcPr>
          <w:p w14:paraId="475DB1BE" w14:textId="77777777" w:rsidR="004454D4" w:rsidRDefault="004454D4">
            <w:pPr>
              <w:rPr>
                <w:rFonts w:ascii="宋体" w:hAnsi="宋体" w:cs="宋体"/>
                <w:sz w:val="21"/>
                <w:szCs w:val="21"/>
              </w:rPr>
            </w:pPr>
          </w:p>
        </w:tc>
        <w:tc>
          <w:tcPr>
            <w:tcW w:w="1409" w:type="dxa"/>
            <w:vMerge/>
            <w:shd w:val="clear" w:color="auto" w:fill="auto"/>
            <w:vAlign w:val="center"/>
          </w:tcPr>
          <w:p w14:paraId="7078B2F7" w14:textId="77777777" w:rsidR="004454D4" w:rsidRDefault="004454D4">
            <w:pPr>
              <w:rPr>
                <w:rFonts w:ascii="宋体" w:hAnsi="宋体" w:cs="宋体"/>
                <w:sz w:val="21"/>
                <w:szCs w:val="21"/>
                <w:highlight w:val="yellow"/>
              </w:rPr>
            </w:pPr>
          </w:p>
        </w:tc>
        <w:tc>
          <w:tcPr>
            <w:tcW w:w="1727" w:type="dxa"/>
            <w:shd w:val="clear" w:color="auto" w:fill="auto"/>
            <w:vAlign w:val="center"/>
          </w:tcPr>
          <w:p w14:paraId="6176B1FA" w14:textId="77777777" w:rsidR="004454D4" w:rsidRDefault="001F6651">
            <w:pPr>
              <w:textAlignment w:val="center"/>
              <w:rPr>
                <w:rFonts w:ascii="宋体" w:hAnsi="宋体" w:cs="宋体"/>
                <w:sz w:val="21"/>
                <w:szCs w:val="21"/>
                <w:highlight w:val="yellow"/>
              </w:rPr>
            </w:pPr>
            <w:proofErr w:type="spellStart"/>
            <w:r>
              <w:rPr>
                <w:rFonts w:ascii="宋体" w:hAnsi="宋体" w:cs="宋体" w:hint="eastAsia"/>
                <w:sz w:val="21"/>
                <w:szCs w:val="21"/>
                <w:highlight w:val="yellow"/>
                <w:lang w:bidi="ar"/>
              </w:rPr>
              <w:t>trajectoryDir</w:t>
            </w:r>
            <w:proofErr w:type="spellEnd"/>
          </w:p>
        </w:tc>
        <w:tc>
          <w:tcPr>
            <w:tcW w:w="2546" w:type="dxa"/>
            <w:shd w:val="clear" w:color="auto" w:fill="auto"/>
            <w:vAlign w:val="center"/>
          </w:tcPr>
          <w:p w14:paraId="2196B497" w14:textId="77777777" w:rsidR="004454D4" w:rsidRDefault="001F6651">
            <w:pPr>
              <w:textAlignment w:val="center"/>
              <w:rPr>
                <w:rFonts w:ascii="宋体" w:hAnsi="宋体" w:cs="宋体"/>
                <w:sz w:val="21"/>
                <w:szCs w:val="21"/>
              </w:rPr>
            </w:pPr>
            <w:r>
              <w:rPr>
                <w:rFonts w:ascii="宋体" w:hAnsi="宋体" w:cs="宋体" w:hint="eastAsia"/>
                <w:sz w:val="21"/>
                <w:szCs w:val="21"/>
                <w:lang w:bidi="ar"/>
              </w:rPr>
              <w:t>循迹倒车箭头轨迹点的方向集合</w:t>
            </w:r>
          </w:p>
        </w:tc>
        <w:tc>
          <w:tcPr>
            <w:tcW w:w="1954" w:type="dxa"/>
            <w:shd w:val="clear" w:color="auto" w:fill="FFFFFF"/>
            <w:vAlign w:val="center"/>
          </w:tcPr>
          <w:p w14:paraId="2D9AC67E" w14:textId="77777777" w:rsidR="004454D4" w:rsidRDefault="004454D4">
            <w:pPr>
              <w:rPr>
                <w:rFonts w:ascii="宋体" w:hAnsi="宋体" w:cs="宋体"/>
                <w:sz w:val="21"/>
                <w:szCs w:val="21"/>
              </w:rPr>
            </w:pPr>
          </w:p>
        </w:tc>
      </w:tr>
      <w:tr w:rsidR="004454D4" w14:paraId="7A28EBEF" w14:textId="77777777">
        <w:trPr>
          <w:trHeight w:val="260"/>
        </w:trPr>
        <w:tc>
          <w:tcPr>
            <w:tcW w:w="1120" w:type="dxa"/>
            <w:vMerge/>
            <w:shd w:val="clear" w:color="auto" w:fill="auto"/>
            <w:vAlign w:val="center"/>
          </w:tcPr>
          <w:p w14:paraId="78CD35F2" w14:textId="77777777" w:rsidR="004454D4" w:rsidRDefault="004454D4">
            <w:pPr>
              <w:rPr>
                <w:rFonts w:ascii="宋体" w:hAnsi="宋体" w:cs="宋体"/>
                <w:sz w:val="21"/>
                <w:szCs w:val="21"/>
              </w:rPr>
            </w:pPr>
          </w:p>
        </w:tc>
        <w:tc>
          <w:tcPr>
            <w:tcW w:w="1409" w:type="dxa"/>
            <w:shd w:val="clear" w:color="auto" w:fill="auto"/>
            <w:vAlign w:val="center"/>
          </w:tcPr>
          <w:p w14:paraId="739B7395" w14:textId="77777777" w:rsidR="004454D4" w:rsidRDefault="001F6651">
            <w:pPr>
              <w:rPr>
                <w:rFonts w:ascii="宋体" w:hAnsi="宋体" w:cs="宋体"/>
                <w:sz w:val="21"/>
                <w:szCs w:val="21"/>
                <w:highlight w:val="yellow"/>
              </w:rPr>
            </w:pPr>
            <w:r>
              <w:rPr>
                <w:rFonts w:ascii="宋体" w:hAnsi="宋体" w:cs="宋体"/>
                <w:sz w:val="21"/>
                <w:szCs w:val="21"/>
                <w:highlight w:val="yellow"/>
              </w:rPr>
              <w:t>-</w:t>
            </w:r>
          </w:p>
        </w:tc>
        <w:tc>
          <w:tcPr>
            <w:tcW w:w="1727" w:type="dxa"/>
            <w:shd w:val="clear" w:color="auto" w:fill="auto"/>
            <w:vAlign w:val="center"/>
          </w:tcPr>
          <w:p w14:paraId="2DADFFE9" w14:textId="77777777" w:rsidR="004454D4" w:rsidRDefault="001F6651">
            <w:pPr>
              <w:textAlignment w:val="center"/>
              <w:rPr>
                <w:rFonts w:ascii="宋体" w:hAnsi="宋体" w:cs="宋体"/>
                <w:sz w:val="21"/>
                <w:szCs w:val="21"/>
                <w:highlight w:val="yellow"/>
                <w:lang w:bidi="ar"/>
              </w:rPr>
            </w:pPr>
            <w:r>
              <w:rPr>
                <w:rFonts w:ascii="宋体" w:hAnsi="宋体" w:cs="宋体" w:hint="eastAsia"/>
                <w:sz w:val="21"/>
                <w:szCs w:val="21"/>
                <w:highlight w:val="yellow"/>
                <w:lang w:bidi="ar"/>
              </w:rPr>
              <w:t>trajectory-backtrack</w:t>
            </w:r>
          </w:p>
        </w:tc>
        <w:tc>
          <w:tcPr>
            <w:tcW w:w="2546" w:type="dxa"/>
            <w:shd w:val="clear" w:color="auto" w:fill="auto"/>
            <w:vAlign w:val="center"/>
          </w:tcPr>
          <w:p w14:paraId="073F4CF6" w14:textId="77777777" w:rsidR="004454D4" w:rsidRDefault="001F6651">
            <w:pPr>
              <w:textAlignment w:val="center"/>
              <w:rPr>
                <w:rFonts w:ascii="宋体" w:hAnsi="宋体" w:cs="宋体"/>
                <w:sz w:val="21"/>
                <w:szCs w:val="21"/>
                <w:lang w:bidi="ar"/>
              </w:rPr>
            </w:pPr>
            <w:r>
              <w:rPr>
                <w:rFonts w:ascii="宋体" w:hAnsi="宋体" w:cs="宋体" w:hint="eastAsia"/>
                <w:sz w:val="21"/>
                <w:szCs w:val="21"/>
                <w:lang w:bidi="ar"/>
              </w:rPr>
              <w:t>历史走过的轨迹点的集合</w:t>
            </w:r>
          </w:p>
        </w:tc>
        <w:tc>
          <w:tcPr>
            <w:tcW w:w="1954" w:type="dxa"/>
            <w:shd w:val="clear" w:color="auto" w:fill="FFFFFF"/>
            <w:vAlign w:val="center"/>
          </w:tcPr>
          <w:p w14:paraId="22783F81" w14:textId="77777777" w:rsidR="004454D4" w:rsidRDefault="004454D4">
            <w:pPr>
              <w:rPr>
                <w:rFonts w:ascii="宋体" w:hAnsi="宋体" w:cs="宋体"/>
                <w:sz w:val="21"/>
                <w:szCs w:val="21"/>
              </w:rPr>
            </w:pPr>
          </w:p>
        </w:tc>
      </w:tr>
    </w:tbl>
    <w:p w14:paraId="0EF0393F" w14:textId="77777777" w:rsidR="004454D4" w:rsidRDefault="004454D4">
      <w:pPr>
        <w:rPr>
          <w:lang w:eastAsia="zh-Hans"/>
        </w:rPr>
      </w:pPr>
    </w:p>
    <w:p w14:paraId="050710BF" w14:textId="576F5974" w:rsidR="00B0396F" w:rsidRPr="00B0396F" w:rsidRDefault="001F6651">
      <w:pPr>
        <w:rPr>
          <w:rStyle w:val="CommentReference"/>
          <w:b/>
          <w:bCs/>
          <w:sz w:val="22"/>
          <w:szCs w:val="22"/>
          <w:lang w:eastAsia="zh-Hans"/>
        </w:rPr>
      </w:pPr>
      <w:r>
        <w:rPr>
          <w:b/>
          <w:bCs/>
          <w:noProof/>
        </w:rPr>
        <w:drawing>
          <wp:anchor distT="0" distB="0" distL="114300" distR="114300" simplePos="0" relativeHeight="251657216" behindDoc="0" locked="0" layoutInCell="1" allowOverlap="1" wp14:anchorId="34E44ACD" wp14:editId="35165F8F">
            <wp:simplePos x="0" y="0"/>
            <wp:positionH relativeFrom="column">
              <wp:posOffset>15240</wp:posOffset>
            </wp:positionH>
            <wp:positionV relativeFrom="paragraph">
              <wp:posOffset>457835</wp:posOffset>
            </wp:positionV>
            <wp:extent cx="5329555" cy="1566545"/>
            <wp:effectExtent l="0" t="0" r="4445" b="0"/>
            <wp:wrapThrough wrapText="bothSides">
              <wp:wrapPolygon edited="0">
                <wp:start x="0" y="0"/>
                <wp:lineTo x="0" y="21276"/>
                <wp:lineTo x="21541" y="21276"/>
                <wp:lineTo x="21541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9555" cy="1566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b/>
          <w:bCs/>
          <w:lang w:eastAsia="zh-Hans"/>
        </w:rPr>
        <w:t>图示：</w:t>
      </w:r>
    </w:p>
    <w:p w14:paraId="77EB8416" w14:textId="77777777" w:rsidR="00B0396F" w:rsidRDefault="00B0396F" w:rsidP="00B0396F">
      <w:pPr>
        <w:rPr>
          <w:lang w:eastAsia="zh-Hans"/>
        </w:rPr>
      </w:pPr>
      <w:r>
        <w:rPr>
          <w:rStyle w:val="CommentReference"/>
          <w:b/>
          <w:bCs/>
        </w:rPr>
        <w:t>1</w:t>
      </w:r>
      <w:r>
        <w:rPr>
          <w:rStyle w:val="CommentReference"/>
          <w:rFonts w:hint="eastAsia"/>
          <w:b/>
          <w:bCs/>
          <w:lang w:eastAsia="zh-Hans"/>
        </w:rPr>
        <w:t>、</w:t>
      </w:r>
      <w:r>
        <w:rPr>
          <w:rFonts w:hint="eastAsia"/>
          <w:b/>
          <w:bCs/>
          <w:lang w:eastAsia="zh-Hans"/>
        </w:rPr>
        <w:t>历史走过的轨迹信息：</w:t>
      </w:r>
    </w:p>
    <w:p w14:paraId="2137345C" w14:textId="77777777" w:rsidR="00B0396F" w:rsidRDefault="00B0396F" w:rsidP="00B0396F">
      <w:pPr>
        <w:widowControl w:val="0"/>
        <w:numPr>
          <w:ilvl w:val="0"/>
          <w:numId w:val="35"/>
        </w:numPr>
        <w:adjustRightInd w:val="0"/>
        <w:spacing w:after="0" w:line="400" w:lineRule="exact"/>
        <w:rPr>
          <w:lang w:eastAsia="zh-Hans"/>
        </w:rPr>
      </w:pPr>
      <w:r>
        <w:rPr>
          <w:rFonts w:hint="eastAsia"/>
          <w:lang w:eastAsia="zh-Hans"/>
        </w:rPr>
        <w:t>轨迹长度：长度最长为</w:t>
      </w:r>
      <w:r>
        <w:rPr>
          <w:lang w:eastAsia="zh-Hans"/>
        </w:rPr>
        <w:t>50</w:t>
      </w:r>
      <w:r>
        <w:t>m</w:t>
      </w:r>
      <w:r>
        <w:rPr>
          <w:rFonts w:hint="eastAsia"/>
          <w:lang w:eastAsia="zh-Hans"/>
        </w:rPr>
        <w:t>的轨迹点集合</w:t>
      </w:r>
    </w:p>
    <w:p w14:paraId="5DE06458" w14:textId="77777777" w:rsidR="00B0396F" w:rsidRDefault="00B0396F" w:rsidP="00B0396F">
      <w:pPr>
        <w:widowControl w:val="0"/>
        <w:numPr>
          <w:ilvl w:val="0"/>
          <w:numId w:val="35"/>
        </w:numPr>
        <w:adjustRightInd w:val="0"/>
        <w:spacing w:after="0" w:line="400" w:lineRule="exact"/>
        <w:rPr>
          <w:lang w:eastAsia="zh-Hans"/>
        </w:rPr>
      </w:pPr>
      <w:r>
        <w:rPr>
          <w:rFonts w:hint="eastAsia"/>
          <w:lang w:eastAsia="zh-Hans"/>
        </w:rPr>
        <w:t>轨迹定义和间隔：路线发送的形式为轨迹点的集合，其中每</w:t>
      </w:r>
      <w:r>
        <w:rPr>
          <w:lang w:eastAsia="zh-Hans"/>
        </w:rPr>
        <w:t>30cm</w:t>
      </w:r>
      <w:r>
        <w:rPr>
          <w:rFonts w:hint="eastAsia"/>
          <w:lang w:eastAsia="zh-Hans"/>
        </w:rPr>
        <w:t>间隔一个点；</w:t>
      </w:r>
    </w:p>
    <w:p w14:paraId="04766348" w14:textId="77777777" w:rsidR="00B0396F" w:rsidRDefault="00B0396F" w:rsidP="00B0396F">
      <w:pPr>
        <w:widowControl w:val="0"/>
        <w:numPr>
          <w:ilvl w:val="0"/>
          <w:numId w:val="35"/>
        </w:numPr>
        <w:adjustRightInd w:val="0"/>
        <w:spacing w:after="0" w:line="400" w:lineRule="exact"/>
        <w:rPr>
          <w:lang w:eastAsia="zh-Hans"/>
        </w:rPr>
      </w:pPr>
      <w:r>
        <w:rPr>
          <w:rFonts w:hint="eastAsia"/>
          <w:lang w:eastAsia="zh-Hans"/>
        </w:rPr>
        <w:t>坐标原点：坐标原点按照车辆里程计坐标系，即每次上电后时刻的点；</w:t>
      </w:r>
    </w:p>
    <w:p w14:paraId="4CCB766E" w14:textId="77777777" w:rsidR="00B0396F" w:rsidRDefault="00B0396F" w:rsidP="00B0396F">
      <w:pPr>
        <w:widowControl w:val="0"/>
        <w:numPr>
          <w:ilvl w:val="0"/>
          <w:numId w:val="35"/>
        </w:numPr>
        <w:adjustRightInd w:val="0"/>
        <w:spacing w:after="0" w:line="400" w:lineRule="exact"/>
        <w:rPr>
          <w:lang w:eastAsia="zh-Hans"/>
        </w:rPr>
      </w:pPr>
      <w:r>
        <w:rPr>
          <w:rFonts w:hint="eastAsia"/>
          <w:lang w:eastAsia="zh-Hans"/>
        </w:rPr>
        <w:t>下电记忆：车辆正常下电后，</w:t>
      </w:r>
      <w:r>
        <w:rPr>
          <w:lang w:eastAsia="zh-Hans"/>
        </w:rPr>
        <w:t>backtrack</w:t>
      </w:r>
      <w:r>
        <w:rPr>
          <w:rFonts w:hint="eastAsia"/>
          <w:lang w:eastAsia="zh-Hans"/>
        </w:rPr>
        <w:t>可以记录下电前的路径，车辆上电后，轨迹的坐标原点需重置为最新上电时刻的点；</w:t>
      </w:r>
    </w:p>
    <w:p w14:paraId="348B396C" w14:textId="77777777" w:rsidR="00B0396F" w:rsidRDefault="00B0396F" w:rsidP="00B0396F">
      <w:pPr>
        <w:ind w:firstLine="419"/>
      </w:pPr>
      <w:r>
        <w:rPr>
          <w:rFonts w:hint="eastAsia"/>
        </w:rPr>
        <w:t>整车异常下电时（如直接切断蓄电池电源</w:t>
      </w:r>
      <w:r>
        <w:rPr>
          <w:rFonts w:hint="eastAsia"/>
          <w:lang w:eastAsia="zh-Hans"/>
        </w:rPr>
        <w:t>，电源系统故障导致下电等</w:t>
      </w:r>
      <w:r>
        <w:rPr>
          <w:rFonts w:hint="eastAsia"/>
        </w:rPr>
        <w:t>），</w:t>
      </w:r>
      <w:r>
        <w:tab/>
      </w:r>
      <w:r>
        <w:rPr>
          <w:rFonts w:hint="eastAsia"/>
        </w:rPr>
        <w:t>记录轨迹丢失</w:t>
      </w:r>
    </w:p>
    <w:p w14:paraId="5C26A772" w14:textId="77777777" w:rsidR="00B0396F" w:rsidRDefault="00B0396F" w:rsidP="00B0396F">
      <w:pPr>
        <w:widowControl w:val="0"/>
        <w:numPr>
          <w:ilvl w:val="0"/>
          <w:numId w:val="35"/>
        </w:numPr>
        <w:adjustRightInd w:val="0"/>
        <w:spacing w:after="0" w:line="400" w:lineRule="exact"/>
        <w:rPr>
          <w:lang w:eastAsia="zh-Hans"/>
        </w:rPr>
      </w:pPr>
      <w:r>
        <w:rPr>
          <w:rFonts w:hint="eastAsia"/>
          <w:lang w:eastAsia="zh-Hans"/>
        </w:rPr>
        <w:t>轨迹点的发送顺序：轨迹点在功能成功打开（</w:t>
      </w:r>
      <w:r>
        <w:rPr>
          <w:lang w:eastAsia="zh-Hans"/>
        </w:rPr>
        <w:t>ACU</w:t>
      </w:r>
      <w:r>
        <w:rPr>
          <w:rFonts w:hint="eastAsia"/>
          <w:lang w:eastAsia="zh-Hans"/>
        </w:rPr>
        <w:t>收到打开</w:t>
      </w:r>
      <w:r>
        <w:rPr>
          <w:lang w:eastAsia="zh-Hans"/>
        </w:rPr>
        <w:t>backtrack</w:t>
      </w:r>
      <w:r>
        <w:rPr>
          <w:rFonts w:hint="eastAsia"/>
          <w:lang w:eastAsia="zh-Hans"/>
        </w:rPr>
        <w:t>命令信号并通过</w:t>
      </w:r>
      <w:r>
        <w:rPr>
          <w:lang w:eastAsia="zh-Hans"/>
        </w:rPr>
        <w:t>1.1</w:t>
      </w:r>
      <w:r>
        <w:rPr>
          <w:rFonts w:hint="eastAsia"/>
          <w:lang w:eastAsia="zh-Hans"/>
        </w:rPr>
        <w:t>章节的开启条件后），</w:t>
      </w:r>
      <w:r>
        <w:rPr>
          <w:lang w:eastAsia="zh-Hans"/>
        </w:rPr>
        <w:t>ACU</w:t>
      </w:r>
      <w:r>
        <w:rPr>
          <w:rFonts w:hint="eastAsia"/>
          <w:lang w:eastAsia="zh-Hans"/>
        </w:rPr>
        <w:t>通过以太网一次性发送历史走过的轨迹点信息给</w:t>
      </w:r>
      <w:r>
        <w:rPr>
          <w:lang w:eastAsia="zh-Hans"/>
        </w:rPr>
        <w:t>IVI</w:t>
      </w:r>
      <w:r>
        <w:rPr>
          <w:rFonts w:hint="eastAsia"/>
          <w:lang w:eastAsia="zh-Hans"/>
        </w:rPr>
        <w:t>，轨迹点的顺序为</w:t>
      </w:r>
      <w:r>
        <w:rPr>
          <w:rFonts w:hint="eastAsia"/>
        </w:rPr>
        <w:t>从使用功能的那一点开始</w:t>
      </w:r>
      <w:r>
        <w:rPr>
          <w:rFonts w:hint="eastAsia"/>
          <w:lang w:eastAsia="zh-Hans"/>
        </w:rPr>
        <w:t>，即如果</w:t>
      </w:r>
      <w:r>
        <w:rPr>
          <w:rFonts w:hint="eastAsia"/>
        </w:rPr>
        <w:t>如果是</w:t>
      </w:r>
      <w:r>
        <w:t>A</w:t>
      </w:r>
      <w:r>
        <w:rPr>
          <w:rFonts w:hint="eastAsia"/>
        </w:rPr>
        <w:t>到</w:t>
      </w:r>
      <w:r>
        <w:t>B</w:t>
      </w:r>
      <w:r>
        <w:rPr>
          <w:rFonts w:hint="eastAsia"/>
        </w:rPr>
        <w:t>的路线，那么轨迹点发送顺序是</w:t>
      </w:r>
      <w:r>
        <w:t>B</w:t>
      </w:r>
      <w:r>
        <w:rPr>
          <w:rFonts w:hint="eastAsia"/>
        </w:rPr>
        <w:t>到</w:t>
      </w:r>
      <w:r>
        <w:t>A</w:t>
      </w:r>
      <w:r>
        <w:rPr>
          <w:rFonts w:hint="eastAsia"/>
          <w:lang w:eastAsia="zh-Hans"/>
        </w:rPr>
        <w:t>。</w:t>
      </w:r>
    </w:p>
    <w:p w14:paraId="51F297A1" w14:textId="77777777" w:rsidR="00B0396F" w:rsidRDefault="00B0396F" w:rsidP="00B0396F">
      <w:pPr>
        <w:widowControl w:val="0"/>
        <w:numPr>
          <w:ilvl w:val="0"/>
          <w:numId w:val="36"/>
        </w:numPr>
        <w:adjustRightInd w:val="0"/>
        <w:spacing w:after="0" w:line="400" w:lineRule="exact"/>
        <w:rPr>
          <w:b/>
          <w:bCs/>
          <w:lang w:eastAsia="zh-Hans"/>
        </w:rPr>
      </w:pPr>
      <w:r>
        <w:rPr>
          <w:rFonts w:hint="eastAsia"/>
          <w:b/>
          <w:bCs/>
          <w:lang w:eastAsia="zh-Hans"/>
        </w:rPr>
        <w:t>箭头信息：</w:t>
      </w:r>
    </w:p>
    <w:p w14:paraId="62AFE5CF" w14:textId="77777777" w:rsidR="00B0396F" w:rsidRDefault="00B0396F" w:rsidP="00B0396F">
      <w:pPr>
        <w:rPr>
          <w:lang w:eastAsia="zh-Hans"/>
        </w:rPr>
      </w:pPr>
      <w:r>
        <w:rPr>
          <w:rFonts w:hint="eastAsia"/>
          <w:lang w:eastAsia="zh-Hans"/>
        </w:rPr>
        <w:t>箭头信息和其他功能下</w:t>
      </w:r>
      <w:r>
        <w:rPr>
          <w:lang w:eastAsia="zh-Hans"/>
        </w:rPr>
        <w:t>ACU</w:t>
      </w:r>
      <w:r>
        <w:rPr>
          <w:rFonts w:hint="eastAsia"/>
          <w:lang w:eastAsia="zh-Hans"/>
        </w:rPr>
        <w:t>传输的信息一致，包括</w:t>
      </w:r>
      <w:r>
        <w:rPr>
          <w:rFonts w:ascii="宋体" w:hAnsi="宋体" w:cs="宋体" w:hint="eastAsia"/>
          <w:sz w:val="21"/>
          <w:szCs w:val="21"/>
          <w:lang w:bidi="ar"/>
        </w:rPr>
        <w:t>箭头轨迹点</w:t>
      </w:r>
      <w:r>
        <w:rPr>
          <w:rFonts w:ascii="宋体" w:hAnsi="宋体" w:cs="宋体" w:hint="eastAsia"/>
          <w:sz w:val="21"/>
          <w:szCs w:val="21"/>
          <w:lang w:eastAsia="zh-Hans" w:bidi="ar"/>
        </w:rPr>
        <w:t>和箭头方向集合。</w:t>
      </w:r>
    </w:p>
    <w:p w14:paraId="36BDB2AE" w14:textId="77777777" w:rsidR="00B0396F" w:rsidRDefault="00B0396F">
      <w:pPr>
        <w:rPr>
          <w:rStyle w:val="CommentReference"/>
          <w:b/>
          <w:bCs/>
        </w:rPr>
      </w:pPr>
    </w:p>
    <w:p w14:paraId="12C1B629" w14:textId="77777777" w:rsidR="00B0396F" w:rsidRDefault="00B0396F">
      <w:pPr>
        <w:rPr>
          <w:rStyle w:val="CommentReference"/>
          <w:b/>
          <w:bCs/>
        </w:rPr>
      </w:pPr>
    </w:p>
    <w:p w14:paraId="5BBAEE5D" w14:textId="77777777" w:rsidR="004454D4" w:rsidRDefault="004454D4">
      <w:pPr>
        <w:rPr>
          <w:lang w:eastAsia="zh-Hans"/>
        </w:rPr>
      </w:pPr>
    </w:p>
    <w:p w14:paraId="2D575D99" w14:textId="77777777" w:rsidR="004454D4" w:rsidRDefault="004454D4">
      <w:pPr>
        <w:rPr>
          <w:lang w:eastAsia="zh-Hans"/>
        </w:rPr>
      </w:pPr>
    </w:p>
    <w:p w14:paraId="0BAE7B12" w14:textId="77777777" w:rsidR="004454D4" w:rsidRDefault="004454D4">
      <w:pPr>
        <w:rPr>
          <w:lang w:eastAsia="zh-Hans"/>
        </w:rPr>
      </w:pPr>
    </w:p>
    <w:p w14:paraId="3FB415C4" w14:textId="77777777" w:rsidR="004454D4" w:rsidRDefault="004454D4">
      <w:pPr>
        <w:rPr>
          <w:lang w:eastAsia="zh-Hans"/>
        </w:rPr>
      </w:pPr>
    </w:p>
    <w:sectPr w:rsidR="004454D4">
      <w:headerReference w:type="default" r:id="rId26"/>
      <w:footerReference w:type="default" r:id="rId27"/>
      <w:endnotePr>
        <w:numFmt w:val="decimal"/>
      </w:endnotePr>
      <w:pgSz w:w="11906" w:h="16838"/>
      <w:pgMar w:top="1701" w:right="1701" w:bottom="1701" w:left="1701" w:header="1247" w:footer="1247" w:gutter="0"/>
      <w:pgNumType w:start="1"/>
      <w:cols w:space="720"/>
      <w:docGrid w:type="linesAndChars" w:linePitch="334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38" w:author="Chen, Xiaoda (X.)" w:date="2023-01-29T11:56:00Z" w:initials="CX(">
    <w:p w14:paraId="79E6285F" w14:textId="77777777" w:rsidR="004454D4" w:rsidRDefault="001F6651">
      <w:pPr>
        <w:pStyle w:val="CommentText"/>
      </w:pPr>
      <w:r>
        <w:rPr>
          <w:rFonts w:hint="eastAsia"/>
        </w:rPr>
        <w:t>握手是否再之前已经</w:t>
      </w:r>
      <w:r>
        <w:rPr>
          <w:rFonts w:hint="eastAsia"/>
        </w:rPr>
        <w:t>est</w:t>
      </w:r>
      <w:r>
        <w:t xml:space="preserve">ablished? </w:t>
      </w:r>
    </w:p>
  </w:comment>
  <w:comment w:id="39" w:author="杨若飞" w:date="2023-01-30T11:22:00Z" w:initials="y">
    <w:p w14:paraId="0E5E3F90" w14:textId="77777777" w:rsidR="004454D4" w:rsidRDefault="001F6651">
      <w:pPr>
        <w:pStyle w:val="CommentText"/>
        <w:rPr>
          <w:lang w:eastAsia="zh-Hans"/>
        </w:rPr>
      </w:pPr>
      <w:r>
        <w:rPr>
          <w:rFonts w:hint="eastAsia"/>
          <w:lang w:eastAsia="zh-Hans"/>
        </w:rPr>
        <w:t>不是的</w:t>
      </w:r>
      <w:r>
        <w:rPr>
          <w:lang w:eastAsia="zh-Hans"/>
        </w:rPr>
        <w:t xml:space="preserve"> </w:t>
      </w:r>
      <w:r>
        <w:rPr>
          <w:rFonts w:hint="eastAsia"/>
          <w:lang w:eastAsia="zh-Hans"/>
        </w:rPr>
        <w:t>是点击开始倒车按键后才会握手，此处的握手指的是和</w:t>
      </w:r>
      <w:r>
        <w:rPr>
          <w:lang w:eastAsia="zh-Hans"/>
        </w:rPr>
        <w:t>PSCM ABS PCM</w:t>
      </w:r>
      <w:r>
        <w:rPr>
          <w:rFonts w:hint="eastAsia"/>
          <w:lang w:eastAsia="zh-Hans"/>
        </w:rPr>
        <w:t>控制执行器的握手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79E6285F" w15:done="0"/>
  <w15:commentEx w15:paraId="0E5E3F90" w15:paraIdParent="79E6285F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79E6285F" w16cid:durableId="27878EFF"/>
  <w16cid:commentId w16cid:paraId="0E5E3F90" w16cid:durableId="27878F00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F63E62" w14:textId="77777777" w:rsidR="008348B0" w:rsidRDefault="008348B0">
      <w:pPr>
        <w:spacing w:line="240" w:lineRule="auto"/>
      </w:pPr>
    </w:p>
  </w:endnote>
  <w:endnote w:type="continuationSeparator" w:id="0">
    <w:p w14:paraId="06A29E76" w14:textId="77777777" w:rsidR="008348B0" w:rsidRDefault="008348B0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楷体_GB2312">
    <w:altName w:val="汉仪楷体KW"/>
    <w:charset w:val="86"/>
    <w:family w:val="modern"/>
    <w:pitch w:val="fixed"/>
    <w:sig w:usb0="800002BF" w:usb1="38CF7CFA" w:usb2="00000016" w:usb3="00000000" w:csb0="00040001" w:csb1="00000000"/>
  </w:font>
  <w:font w:name="仿宋体">
    <w:altName w:val="宋体"/>
    <w:charset w:val="00"/>
    <w:family w:val="roman"/>
    <w:pitch w:val="default"/>
    <w:sig w:usb0="00000000" w:usb1="00000000" w:usb2="00000010" w:usb3="00000000" w:csb0="00040000" w:csb1="00000000"/>
  </w:font>
  <w:font w:name="微软雅黑">
    <w:altName w:val="汉仪旗黑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B8254D" w14:textId="77777777" w:rsidR="004454D4" w:rsidRDefault="001F6651">
    <w:pPr>
      <w:pStyle w:val="af1"/>
      <w:ind w:firstLine="420"/>
    </w:pPr>
    <w:r>
      <w:fldChar w:fldCharType="begin"/>
    </w:r>
    <w:r>
      <w:instrText>PAGE   \* MERGEFORMAT</w:instrText>
    </w:r>
    <w:r>
      <w:fldChar w:fldCharType="separate"/>
    </w:r>
    <w:r>
      <w:rPr>
        <w:lang w:val="zh-CN"/>
      </w:rPr>
      <w:t>VII</w:t>
    </w:r>
    <w:r>
      <w:fldChar w:fldCharType="end"/>
    </w:r>
  </w:p>
  <w:p w14:paraId="417BF22F" w14:textId="77777777" w:rsidR="004454D4" w:rsidRDefault="004454D4">
    <w:pPr>
      <w:pStyle w:val="Footer"/>
      <w:ind w:firstLine="404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995C86" w14:textId="77777777" w:rsidR="004454D4" w:rsidRDefault="001F6651">
    <w:pPr>
      <w:pStyle w:val="Footer"/>
      <w:ind w:firstLine="360"/>
      <w:jc w:val="center"/>
    </w:pPr>
    <w:r>
      <w:fldChar w:fldCharType="begin"/>
    </w:r>
    <w:r>
      <w:instrText>PAGE   \* MERGEFORMAT</w:instrText>
    </w:r>
    <w:r>
      <w:fldChar w:fldCharType="separate"/>
    </w:r>
    <w:r>
      <w:rPr>
        <w:lang w:val="zh-CN"/>
      </w:rPr>
      <w:t>9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15E8AB" w14:textId="77777777" w:rsidR="008348B0" w:rsidRDefault="008348B0">
      <w:pPr>
        <w:spacing w:line="240" w:lineRule="auto"/>
      </w:pPr>
    </w:p>
  </w:footnote>
  <w:footnote w:type="continuationSeparator" w:id="0">
    <w:p w14:paraId="31C487B3" w14:textId="77777777" w:rsidR="008348B0" w:rsidRDefault="008348B0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E0CB29" w14:textId="0D330E55" w:rsidR="004454D4" w:rsidRDefault="00776198" w:rsidP="00776198">
    <w:pPr>
      <w:pStyle w:val="af"/>
    </w:pPr>
    <w:r>
      <w:t>CX 821 B</w:t>
    </w:r>
    <w:r>
      <w:rPr>
        <w:rFonts w:hint="eastAsia"/>
      </w:rPr>
      <w:t>ack</w:t>
    </w:r>
    <w:r>
      <w:t xml:space="preserve">track </w:t>
    </w:r>
    <w:r>
      <w:rPr>
        <w:rFonts w:hint="eastAsia"/>
      </w:rPr>
      <w:t>系统交互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7923EB" w14:textId="086B93ED" w:rsidR="004454D4" w:rsidRDefault="00776198" w:rsidP="00776198">
    <w:pPr>
      <w:pStyle w:val="af"/>
    </w:pPr>
    <w:r>
      <w:t>CX 821 B</w:t>
    </w:r>
    <w:r>
      <w:rPr>
        <w:rFonts w:hint="eastAsia"/>
      </w:rPr>
      <w:t>ack</w:t>
    </w:r>
    <w:r>
      <w:t xml:space="preserve">track </w:t>
    </w:r>
    <w:r>
      <w:rPr>
        <w:rFonts w:hint="eastAsia"/>
      </w:rPr>
      <w:t>系统交互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D575EE0"/>
    <w:multiLevelType w:val="singleLevel"/>
    <w:tmpl w:val="8D575EE0"/>
    <w:lvl w:ilvl="0">
      <w:start w:val="1"/>
      <w:numFmt w:val="lowerLetter"/>
      <w:lvlText w:val="%1."/>
      <w:lvlJc w:val="left"/>
      <w:pPr>
        <w:ind w:left="425" w:hanging="425"/>
      </w:pPr>
      <w:rPr>
        <w:rFonts w:hint="default"/>
      </w:rPr>
    </w:lvl>
  </w:abstractNum>
  <w:abstractNum w:abstractNumId="1" w15:restartNumberingAfterBreak="0">
    <w:nsid w:val="8EFF58E2"/>
    <w:multiLevelType w:val="singleLevel"/>
    <w:tmpl w:val="8EFF58E2"/>
    <w:lvl w:ilvl="0">
      <w:start w:val="1"/>
      <w:numFmt w:val="lowerLetter"/>
      <w:lvlText w:val="%1."/>
      <w:lvlJc w:val="left"/>
      <w:pPr>
        <w:ind w:left="425" w:hanging="425"/>
      </w:pPr>
      <w:rPr>
        <w:rFonts w:hint="default"/>
      </w:rPr>
    </w:lvl>
  </w:abstractNum>
  <w:abstractNum w:abstractNumId="2" w15:restartNumberingAfterBreak="0">
    <w:nsid w:val="BBFCBB7D"/>
    <w:multiLevelType w:val="singleLevel"/>
    <w:tmpl w:val="BBFCBB7D"/>
    <w:lvl w:ilvl="0">
      <w:start w:val="1"/>
      <w:numFmt w:val="lowerLetter"/>
      <w:lvlText w:val="%1."/>
      <w:lvlJc w:val="left"/>
      <w:pPr>
        <w:ind w:left="425" w:hanging="425"/>
      </w:pPr>
      <w:rPr>
        <w:rFonts w:hint="default"/>
      </w:rPr>
    </w:lvl>
  </w:abstractNum>
  <w:abstractNum w:abstractNumId="3" w15:restartNumberingAfterBreak="0">
    <w:nsid w:val="BDBEA1D0"/>
    <w:multiLevelType w:val="singleLevel"/>
    <w:tmpl w:val="BDBEA1D0"/>
    <w:lvl w:ilvl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4" w15:restartNumberingAfterBreak="0">
    <w:nsid w:val="BE7A979B"/>
    <w:multiLevelType w:val="singleLevel"/>
    <w:tmpl w:val="BE7A979B"/>
    <w:lvl w:ilvl="0">
      <w:start w:val="1"/>
      <w:numFmt w:val="lowerLetter"/>
      <w:lvlText w:val="%1."/>
      <w:lvlJc w:val="left"/>
      <w:pPr>
        <w:ind w:left="425" w:hanging="425"/>
      </w:pPr>
      <w:rPr>
        <w:rFonts w:hint="default"/>
      </w:rPr>
    </w:lvl>
  </w:abstractNum>
  <w:abstractNum w:abstractNumId="5" w15:restartNumberingAfterBreak="0">
    <w:nsid w:val="EDE0C4DC"/>
    <w:multiLevelType w:val="multilevel"/>
    <w:tmpl w:val="EDE0C4DC"/>
    <w:lvl w:ilvl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6" w15:restartNumberingAfterBreak="0">
    <w:nsid w:val="EE36442C"/>
    <w:multiLevelType w:val="singleLevel"/>
    <w:tmpl w:val="EE36442C"/>
    <w:lvl w:ilvl="0">
      <w:start w:val="1"/>
      <w:numFmt w:val="lowerLetter"/>
      <w:lvlText w:val="%1."/>
      <w:lvlJc w:val="left"/>
      <w:pPr>
        <w:ind w:left="425" w:hanging="425"/>
      </w:pPr>
      <w:rPr>
        <w:rFonts w:hint="default"/>
      </w:rPr>
    </w:lvl>
  </w:abstractNum>
  <w:abstractNum w:abstractNumId="7" w15:restartNumberingAfterBreak="0">
    <w:nsid w:val="EF7F3D2E"/>
    <w:multiLevelType w:val="singleLevel"/>
    <w:tmpl w:val="EF7F3D2E"/>
    <w:lvl w:ilvl="0">
      <w:start w:val="1"/>
      <w:numFmt w:val="lowerLetter"/>
      <w:lvlText w:val="%1."/>
      <w:lvlJc w:val="left"/>
      <w:pPr>
        <w:ind w:left="425" w:hanging="425"/>
      </w:pPr>
      <w:rPr>
        <w:rFonts w:hint="default"/>
      </w:rPr>
    </w:lvl>
  </w:abstractNum>
  <w:abstractNum w:abstractNumId="8" w15:restartNumberingAfterBreak="0">
    <w:nsid w:val="FDE6A293"/>
    <w:multiLevelType w:val="singleLevel"/>
    <w:tmpl w:val="FDE6A293"/>
    <w:lvl w:ilvl="0">
      <w:start w:val="1"/>
      <w:numFmt w:val="lowerLetter"/>
      <w:lvlText w:val="%1."/>
      <w:lvlJc w:val="left"/>
      <w:pPr>
        <w:ind w:left="425" w:hanging="425"/>
      </w:pPr>
      <w:rPr>
        <w:rFonts w:hint="default"/>
      </w:rPr>
    </w:lvl>
  </w:abstractNum>
  <w:abstractNum w:abstractNumId="9" w15:restartNumberingAfterBreak="0">
    <w:nsid w:val="FF06B96D"/>
    <w:multiLevelType w:val="singleLevel"/>
    <w:tmpl w:val="FF06B96D"/>
    <w:lvl w:ilvl="0">
      <w:start w:val="1"/>
      <w:numFmt w:val="lowerLetter"/>
      <w:lvlText w:val="%1."/>
      <w:lvlJc w:val="left"/>
      <w:pPr>
        <w:ind w:left="425" w:hanging="425"/>
      </w:pPr>
    </w:lvl>
  </w:abstractNum>
  <w:abstractNum w:abstractNumId="10" w15:restartNumberingAfterBreak="0">
    <w:nsid w:val="FF669895"/>
    <w:multiLevelType w:val="singleLevel"/>
    <w:tmpl w:val="FF669895"/>
    <w:lvl w:ilvl="0">
      <w:start w:val="1"/>
      <w:numFmt w:val="lowerLetter"/>
      <w:lvlText w:val="%1."/>
      <w:lvlJc w:val="left"/>
      <w:pPr>
        <w:ind w:left="425" w:hanging="425"/>
      </w:pPr>
      <w:rPr>
        <w:rFonts w:hint="default"/>
      </w:rPr>
    </w:lvl>
  </w:abstractNum>
  <w:abstractNum w:abstractNumId="11" w15:restartNumberingAfterBreak="0">
    <w:nsid w:val="FFFCB1A4"/>
    <w:multiLevelType w:val="singleLevel"/>
    <w:tmpl w:val="FFFCB1A4"/>
    <w:lvl w:ilvl="0">
      <w:start w:val="1"/>
      <w:numFmt w:val="lowerLetter"/>
      <w:lvlText w:val="%1."/>
      <w:lvlJc w:val="left"/>
      <w:pPr>
        <w:ind w:left="425" w:hanging="425"/>
      </w:pPr>
      <w:rPr>
        <w:rFonts w:hint="default"/>
      </w:rPr>
    </w:lvl>
  </w:abstractNum>
  <w:abstractNum w:abstractNumId="12" w15:restartNumberingAfterBreak="0">
    <w:nsid w:val="0064317D"/>
    <w:multiLevelType w:val="multilevel"/>
    <w:tmpl w:val="0064317D"/>
    <w:lvl w:ilvl="0">
      <w:start w:val="1"/>
      <w:numFmt w:val="decimal"/>
      <w:pStyle w:val="a"/>
      <w:lvlText w:val="[%1]"/>
      <w:lvlJc w:val="left"/>
      <w:rPr>
        <w:rFonts w:ascii="Times New Roman" w:hAnsi="Times New Roman"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vertAlign w:val="baseline"/>
        <w14:shadow w14:blurRad="0" w14:dist="0" w14:dir="0" w14:sx="0" w14:sy="0" w14:kx="0" w14:ky="0" w14:algn="none">
          <w14:srgbClr w14:val="000000"/>
        </w14:shadow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3" w15:restartNumberingAfterBreak="0">
    <w:nsid w:val="09703FC8"/>
    <w:multiLevelType w:val="multilevel"/>
    <w:tmpl w:val="09703FC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16393DB6"/>
    <w:multiLevelType w:val="multilevel"/>
    <w:tmpl w:val="16393DB6"/>
    <w:lvl w:ilvl="0">
      <w:start w:val="1"/>
      <w:numFmt w:val="decimal"/>
      <w:pStyle w:val="a0"/>
      <w:lvlText w:val="[%1]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4F68E4D2"/>
    <w:multiLevelType w:val="singleLevel"/>
    <w:tmpl w:val="4F68E4D2"/>
    <w:lvl w:ilvl="0">
      <w:start w:val="2"/>
      <w:numFmt w:val="decimal"/>
      <w:suff w:val="nothing"/>
      <w:lvlText w:val="%1、"/>
      <w:lvlJc w:val="left"/>
    </w:lvl>
  </w:abstractNum>
  <w:abstractNum w:abstractNumId="16" w15:restartNumberingAfterBreak="0">
    <w:nsid w:val="59FCD89A"/>
    <w:multiLevelType w:val="singleLevel"/>
    <w:tmpl w:val="59FCD89A"/>
    <w:lvl w:ilvl="0">
      <w:start w:val="1"/>
      <w:numFmt w:val="lowerLetter"/>
      <w:lvlText w:val="%1."/>
      <w:lvlJc w:val="left"/>
      <w:pPr>
        <w:ind w:left="425" w:hanging="425"/>
      </w:pPr>
      <w:rPr>
        <w:rFonts w:hint="default"/>
      </w:rPr>
    </w:lvl>
  </w:abstractNum>
  <w:abstractNum w:abstractNumId="17" w15:restartNumberingAfterBreak="0">
    <w:nsid w:val="63A06D91"/>
    <w:multiLevelType w:val="multilevel"/>
    <w:tmpl w:val="63A06D91"/>
    <w:lvl w:ilvl="0">
      <w:start w:val="1"/>
      <w:numFmt w:val="lowerLetter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8" w15:restartNumberingAfterBreak="0">
    <w:nsid w:val="63A0700D"/>
    <w:multiLevelType w:val="singleLevel"/>
    <w:tmpl w:val="63A0700D"/>
    <w:lvl w:ilvl="0">
      <w:start w:val="1"/>
      <w:numFmt w:val="lowerLetter"/>
      <w:lvlText w:val="%1."/>
      <w:lvlJc w:val="left"/>
      <w:pPr>
        <w:ind w:left="425" w:hanging="425"/>
      </w:pPr>
      <w:rPr>
        <w:rFonts w:hint="default"/>
      </w:rPr>
    </w:lvl>
  </w:abstractNum>
  <w:abstractNum w:abstractNumId="19" w15:restartNumberingAfterBreak="0">
    <w:nsid w:val="63A0719C"/>
    <w:multiLevelType w:val="singleLevel"/>
    <w:tmpl w:val="63A0719C"/>
    <w:lvl w:ilvl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20" w15:restartNumberingAfterBreak="0">
    <w:nsid w:val="63A07299"/>
    <w:multiLevelType w:val="singleLevel"/>
    <w:tmpl w:val="63A07299"/>
    <w:lvl w:ilvl="0">
      <w:start w:val="1"/>
      <w:numFmt w:val="lowerLetter"/>
      <w:lvlText w:val="%1."/>
      <w:lvlJc w:val="left"/>
      <w:pPr>
        <w:ind w:left="425" w:hanging="425"/>
      </w:pPr>
      <w:rPr>
        <w:rFonts w:hint="default"/>
      </w:rPr>
    </w:lvl>
  </w:abstractNum>
  <w:abstractNum w:abstractNumId="21" w15:restartNumberingAfterBreak="0">
    <w:nsid w:val="63A2E254"/>
    <w:multiLevelType w:val="singleLevel"/>
    <w:tmpl w:val="63A2E254"/>
    <w:lvl w:ilvl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22" w15:restartNumberingAfterBreak="0">
    <w:nsid w:val="63A30706"/>
    <w:multiLevelType w:val="singleLevel"/>
    <w:tmpl w:val="63A30706"/>
    <w:lvl w:ilvl="0">
      <w:start w:val="1"/>
      <w:numFmt w:val="lowerLetter"/>
      <w:lvlText w:val="%1."/>
      <w:lvlJc w:val="left"/>
      <w:pPr>
        <w:ind w:left="425" w:hanging="425"/>
      </w:pPr>
      <w:rPr>
        <w:rFonts w:hint="default"/>
      </w:rPr>
    </w:lvl>
  </w:abstractNum>
  <w:abstractNum w:abstractNumId="23" w15:restartNumberingAfterBreak="0">
    <w:nsid w:val="63A30816"/>
    <w:multiLevelType w:val="singleLevel"/>
    <w:tmpl w:val="63A30816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24" w15:restartNumberingAfterBreak="0">
    <w:nsid w:val="63A30829"/>
    <w:multiLevelType w:val="singleLevel"/>
    <w:tmpl w:val="63A30829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25" w15:restartNumberingAfterBreak="0">
    <w:nsid w:val="63A30851"/>
    <w:multiLevelType w:val="singleLevel"/>
    <w:tmpl w:val="63A30851"/>
    <w:lvl w:ilvl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26" w15:restartNumberingAfterBreak="0">
    <w:nsid w:val="63A30A36"/>
    <w:multiLevelType w:val="singleLevel"/>
    <w:tmpl w:val="63A30A36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27" w15:restartNumberingAfterBreak="0">
    <w:nsid w:val="63A316C1"/>
    <w:multiLevelType w:val="singleLevel"/>
    <w:tmpl w:val="63A316C1"/>
    <w:lvl w:ilvl="0">
      <w:start w:val="1"/>
      <w:numFmt w:val="lowerLetter"/>
      <w:lvlText w:val="%1."/>
      <w:lvlJc w:val="left"/>
      <w:pPr>
        <w:ind w:left="425" w:hanging="425"/>
      </w:pPr>
      <w:rPr>
        <w:rFonts w:hint="default"/>
      </w:rPr>
    </w:lvl>
  </w:abstractNum>
  <w:abstractNum w:abstractNumId="28" w15:restartNumberingAfterBreak="0">
    <w:nsid w:val="63A31751"/>
    <w:multiLevelType w:val="singleLevel"/>
    <w:tmpl w:val="63A31751"/>
    <w:lvl w:ilvl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29" w15:restartNumberingAfterBreak="0">
    <w:nsid w:val="63A31B4D"/>
    <w:multiLevelType w:val="singleLevel"/>
    <w:tmpl w:val="63A31B4D"/>
    <w:lvl w:ilvl="0">
      <w:start w:val="1"/>
      <w:numFmt w:val="lowerLetter"/>
      <w:lvlText w:val="%1."/>
      <w:lvlJc w:val="left"/>
      <w:pPr>
        <w:ind w:left="425" w:hanging="425"/>
      </w:pPr>
      <w:rPr>
        <w:rFonts w:hint="default"/>
      </w:rPr>
    </w:lvl>
  </w:abstractNum>
  <w:abstractNum w:abstractNumId="30" w15:restartNumberingAfterBreak="0">
    <w:nsid w:val="63A31CE6"/>
    <w:multiLevelType w:val="singleLevel"/>
    <w:tmpl w:val="63A31CE6"/>
    <w:lvl w:ilvl="0">
      <w:start w:val="1"/>
      <w:numFmt w:val="lowerLetter"/>
      <w:lvlText w:val="%1."/>
      <w:lvlJc w:val="left"/>
      <w:pPr>
        <w:ind w:left="425" w:hanging="425"/>
      </w:pPr>
      <w:rPr>
        <w:rFonts w:hint="default"/>
      </w:rPr>
    </w:lvl>
  </w:abstractNum>
  <w:abstractNum w:abstractNumId="31" w15:restartNumberingAfterBreak="0">
    <w:nsid w:val="63A31D6B"/>
    <w:multiLevelType w:val="singleLevel"/>
    <w:tmpl w:val="63A31D6B"/>
    <w:lvl w:ilvl="0">
      <w:start w:val="1"/>
      <w:numFmt w:val="lowerLetter"/>
      <w:lvlText w:val="%1."/>
      <w:lvlJc w:val="left"/>
      <w:pPr>
        <w:ind w:left="425" w:hanging="425"/>
      </w:pPr>
      <w:rPr>
        <w:rFonts w:hint="default"/>
      </w:rPr>
    </w:lvl>
  </w:abstractNum>
  <w:abstractNum w:abstractNumId="32" w15:restartNumberingAfterBreak="0">
    <w:nsid w:val="6EA399CC"/>
    <w:multiLevelType w:val="multilevel"/>
    <w:tmpl w:val="6EA399CC"/>
    <w:lvl w:ilvl="0">
      <w:start w:val="1"/>
      <w:numFmt w:val="decimal"/>
      <w:suff w:val="nothing"/>
      <w:lvlText w:val="第%1章  "/>
      <w:lvlJc w:val="left"/>
      <w:rPr>
        <w:rFonts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kern w:val="0"/>
        <w:position w:val="0"/>
        <w:u w:val="none"/>
        <w:vertAlign w:val="baseline"/>
        <w14:shadow w14:blurRad="0" w14:dist="0" w14:dir="0" w14:sx="0" w14:sy="0" w14:kx="0" w14:ky="0" w14:algn="none">
          <w14:srgbClr w14:val="000000"/>
        </w14:shadow>
      </w:rPr>
    </w:lvl>
    <w:lvl w:ilvl="1">
      <w:start w:val="1"/>
      <w:numFmt w:val="decimal"/>
      <w:isLgl/>
      <w:suff w:val="space"/>
      <w:lvlText w:val="%1.%2  "/>
      <w:lvlJc w:val="left"/>
      <w:pPr>
        <w:ind w:left="575" w:hanging="575"/>
      </w:pPr>
      <w:rPr>
        <w:rFonts w:ascii="Arial" w:eastAsia="黑体" w:hAnsi="Arial" w:cs="宋体" w:hint="default"/>
        <w:sz w:val="28"/>
      </w:rPr>
    </w:lvl>
    <w:lvl w:ilvl="2">
      <w:start w:val="1"/>
      <w:numFmt w:val="decimal"/>
      <w:isLgl/>
      <w:suff w:val="nothing"/>
      <w:lvlText w:val="%1.%2.%3  "/>
      <w:lvlJc w:val="left"/>
      <w:pPr>
        <w:ind w:left="720" w:hanging="720"/>
      </w:pPr>
      <w:rPr>
        <w:rFonts w:ascii="Arial" w:eastAsia="黑体" w:hAnsi="Arial" w:cs="宋体" w:hint="default"/>
        <w:sz w:val="26"/>
      </w:rPr>
    </w:lvl>
    <w:lvl w:ilvl="3">
      <w:start w:val="1"/>
      <w:numFmt w:val="decimal"/>
      <w:isLgl/>
      <w:lvlText w:val="%1.%2.%3.%4."/>
      <w:lvlJc w:val="left"/>
      <w:pPr>
        <w:ind w:left="864" w:hanging="864"/>
      </w:pPr>
      <w:rPr>
        <w:rFonts w:ascii="宋体" w:eastAsia="宋体" w:hAnsi="宋体" w:cs="宋体" w:hint="default"/>
      </w:rPr>
    </w:lvl>
    <w:lvl w:ilvl="4">
      <w:start w:val="1"/>
      <w:numFmt w:val="decimal"/>
      <w:isLgl/>
      <w:lvlText w:val="%1.%2.%3.%4.%5.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isLgl/>
      <w:lvlText w:val="%1.%2.%3.%4.%5.%6."/>
      <w:lvlJc w:val="left"/>
      <w:pPr>
        <w:ind w:left="1151" w:hanging="1151"/>
      </w:pPr>
      <w:rPr>
        <w:rFonts w:hint="eastAsia"/>
      </w:rPr>
    </w:lvl>
    <w:lvl w:ilvl="6">
      <w:start w:val="1"/>
      <w:numFmt w:val="decimal"/>
      <w:isLgl/>
      <w:lvlText w:val="%1.%2.%3.%4.%5.%6.%7.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isLgl/>
      <w:lvlText w:val="%1.%2.%3.%4.%5.%6.%7.%8.%9."/>
      <w:lvlJc w:val="left"/>
      <w:pPr>
        <w:ind w:left="1583" w:hanging="1583"/>
      </w:pPr>
      <w:rPr>
        <w:rFonts w:hint="eastAsia"/>
      </w:rPr>
    </w:lvl>
  </w:abstractNum>
  <w:abstractNum w:abstractNumId="33" w15:restartNumberingAfterBreak="0">
    <w:nsid w:val="7FB877F8"/>
    <w:multiLevelType w:val="singleLevel"/>
    <w:tmpl w:val="7FB877F8"/>
    <w:lvl w:ilvl="0">
      <w:start w:val="1"/>
      <w:numFmt w:val="lowerLetter"/>
      <w:lvlText w:val="%1."/>
      <w:lvlJc w:val="left"/>
      <w:pPr>
        <w:ind w:left="425" w:hanging="425"/>
      </w:pPr>
      <w:rPr>
        <w:rFonts w:hint="default"/>
      </w:rPr>
    </w:lvl>
  </w:abstractNum>
  <w:num w:numId="1">
    <w:abstractNumId w:val="32"/>
  </w:num>
  <w:num w:numId="2">
    <w:abstractNumId w:val="14"/>
  </w:num>
  <w:num w:numId="3">
    <w:abstractNumId w:val="12"/>
  </w:num>
  <w:num w:numId="4">
    <w:abstractNumId w:val="13"/>
  </w:num>
  <w:num w:numId="5">
    <w:abstractNumId w:val="18"/>
  </w:num>
  <w:num w:numId="6">
    <w:abstractNumId w:val="4"/>
  </w:num>
  <w:num w:numId="7">
    <w:abstractNumId w:val="17"/>
  </w:num>
  <w:num w:numId="8">
    <w:abstractNumId w:val="19"/>
  </w:num>
  <w:num w:numId="9">
    <w:abstractNumId w:val="21"/>
  </w:num>
  <w:num w:numId="10">
    <w:abstractNumId w:val="20"/>
  </w:num>
  <w:num w:numId="11">
    <w:abstractNumId w:val="22"/>
  </w:num>
  <w:num w:numId="12">
    <w:abstractNumId w:val="16"/>
  </w:num>
  <w:num w:numId="13">
    <w:abstractNumId w:val="5"/>
  </w:num>
  <w:num w:numId="14">
    <w:abstractNumId w:val="23"/>
  </w:num>
  <w:num w:numId="15">
    <w:abstractNumId w:val="24"/>
  </w:num>
  <w:num w:numId="16">
    <w:abstractNumId w:val="25"/>
  </w:num>
  <w:num w:numId="17">
    <w:abstractNumId w:val="26"/>
  </w:num>
  <w:num w:numId="18">
    <w:abstractNumId w:val="1"/>
  </w:num>
  <w:num w:numId="19">
    <w:abstractNumId w:val="8"/>
  </w:num>
  <w:num w:numId="20">
    <w:abstractNumId w:val="3"/>
  </w:num>
  <w:num w:numId="21">
    <w:abstractNumId w:val="27"/>
  </w:num>
  <w:num w:numId="22">
    <w:abstractNumId w:val="10"/>
  </w:num>
  <w:num w:numId="23">
    <w:abstractNumId w:val="28"/>
  </w:num>
  <w:num w:numId="24">
    <w:abstractNumId w:val="33"/>
  </w:num>
  <w:num w:numId="25">
    <w:abstractNumId w:val="11"/>
  </w:num>
  <w:num w:numId="26">
    <w:abstractNumId w:val="29"/>
  </w:num>
  <w:num w:numId="27">
    <w:abstractNumId w:val="30"/>
  </w:num>
  <w:num w:numId="28">
    <w:abstractNumId w:val="0"/>
  </w:num>
  <w:num w:numId="29">
    <w:abstractNumId w:val="31"/>
  </w:num>
  <w:num w:numId="30">
    <w:abstractNumId w:val="6"/>
  </w:num>
  <w:num w:numId="31">
    <w:abstractNumId w:val="7"/>
  </w:num>
  <w:num w:numId="32">
    <w:abstractNumId w:val="2"/>
  </w:num>
  <w:num w:numId="33">
    <w:abstractNumId w:val="15"/>
  </w:num>
  <w:num w:numId="34">
    <w:abstractNumId w:val="9"/>
    <w:lvlOverride w:ilvl="0">
      <w:startOverride w:val="1"/>
    </w:lvlOverride>
  </w:num>
  <w:num w:numId="35">
    <w:abstractNumId w:val="2"/>
    <w:lvlOverride w:ilvl="0">
      <w:startOverride w:val="1"/>
    </w:lvlOverride>
  </w:num>
  <w:num w:numId="36">
    <w:abstractNumId w:val="15"/>
    <w:lvlOverride w:ilvl="0">
      <w:startOverride w:val="2"/>
    </w:lvlOverride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百度 秋莎">
    <w15:presenceInfo w15:providerId="None" w15:userId="百度 秋莎"/>
  </w15:person>
  <w15:person w15:author="Chen, Xiaoda (X.)">
    <w15:presenceInfo w15:providerId="AD" w15:userId="S::XCHEN226@ford.com::6aedf972-8cec-46c6-914d-31f98ff9e4bb"/>
  </w15:person>
  <w15:person w15:author="杨若飞">
    <w15:presenceInfo w15:providerId="None" w15:userId="杨若飞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419"/>
  <w:drawingGridHorizontalSpacing w:val="132"/>
  <w:drawingGridVerticalSpacing w:val="167"/>
  <w:noPunctuationKerning/>
  <w:characterSpacingControl w:val="compressPunctuation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numFmt w:val="decimal"/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9614F"/>
    <w:rsid w:val="86F732D6"/>
    <w:rsid w:val="8EFF063D"/>
    <w:rsid w:val="8FF71D39"/>
    <w:rsid w:val="9137C1FC"/>
    <w:rsid w:val="93FFE673"/>
    <w:rsid w:val="96C9F56C"/>
    <w:rsid w:val="96DD5BB4"/>
    <w:rsid w:val="97CD72E3"/>
    <w:rsid w:val="98F1A2A3"/>
    <w:rsid w:val="9BFE45A2"/>
    <w:rsid w:val="9D3754D9"/>
    <w:rsid w:val="9DF6C8C7"/>
    <w:rsid w:val="9F6E6C3B"/>
    <w:rsid w:val="9F736A40"/>
    <w:rsid w:val="9F7EBE0A"/>
    <w:rsid w:val="9FBF48F0"/>
    <w:rsid w:val="A2DB8725"/>
    <w:rsid w:val="A3DBE3E4"/>
    <w:rsid w:val="A47F8EE6"/>
    <w:rsid w:val="A63FB404"/>
    <w:rsid w:val="A67F71B7"/>
    <w:rsid w:val="A719D43F"/>
    <w:rsid w:val="A7FFDB9B"/>
    <w:rsid w:val="A8FB5B24"/>
    <w:rsid w:val="A8FFE18F"/>
    <w:rsid w:val="ABFB7C51"/>
    <w:rsid w:val="ABFE21B3"/>
    <w:rsid w:val="ABFEA9AD"/>
    <w:rsid w:val="AD183DA7"/>
    <w:rsid w:val="ADEE92C0"/>
    <w:rsid w:val="ADF62A9D"/>
    <w:rsid w:val="ADFF2B12"/>
    <w:rsid w:val="AE2D518B"/>
    <w:rsid w:val="AEFFBC94"/>
    <w:rsid w:val="AF16AABE"/>
    <w:rsid w:val="AF3BB472"/>
    <w:rsid w:val="AF4FF7A5"/>
    <w:rsid w:val="AF654070"/>
    <w:rsid w:val="AF739335"/>
    <w:rsid w:val="AF7F27A0"/>
    <w:rsid w:val="AFBC9D6A"/>
    <w:rsid w:val="AFDF0E82"/>
    <w:rsid w:val="AFEEBC75"/>
    <w:rsid w:val="B4B73CE0"/>
    <w:rsid w:val="B5E7E4C2"/>
    <w:rsid w:val="B67B40B2"/>
    <w:rsid w:val="B67E5797"/>
    <w:rsid w:val="B7F71A4D"/>
    <w:rsid w:val="B7F79DE3"/>
    <w:rsid w:val="B9EF94F2"/>
    <w:rsid w:val="BA7E2DD4"/>
    <w:rsid w:val="BAD79D28"/>
    <w:rsid w:val="BB470FCE"/>
    <w:rsid w:val="BB5DDB9B"/>
    <w:rsid w:val="BBCD9AF2"/>
    <w:rsid w:val="BBDB8637"/>
    <w:rsid w:val="BBF7CD3A"/>
    <w:rsid w:val="BBFA4E49"/>
    <w:rsid w:val="BBFEE18B"/>
    <w:rsid w:val="BCDF75AC"/>
    <w:rsid w:val="BCFF03C6"/>
    <w:rsid w:val="BD5FE1D6"/>
    <w:rsid w:val="BD8FB29E"/>
    <w:rsid w:val="BD9FDFEB"/>
    <w:rsid w:val="BDB7350C"/>
    <w:rsid w:val="BDBF4A3F"/>
    <w:rsid w:val="BDFE51DD"/>
    <w:rsid w:val="BE9E63E2"/>
    <w:rsid w:val="BEDB4E6C"/>
    <w:rsid w:val="BEEBF8C2"/>
    <w:rsid w:val="BF240D20"/>
    <w:rsid w:val="BF3E445F"/>
    <w:rsid w:val="BF53F45F"/>
    <w:rsid w:val="BF7DEE6A"/>
    <w:rsid w:val="BFD5D240"/>
    <w:rsid w:val="BFDB89BC"/>
    <w:rsid w:val="BFE3EA33"/>
    <w:rsid w:val="BFEE73BA"/>
    <w:rsid w:val="BFF5C3A5"/>
    <w:rsid w:val="BFF60EE8"/>
    <w:rsid w:val="BFFBD4FF"/>
    <w:rsid w:val="BFFF073E"/>
    <w:rsid w:val="BFFF58AC"/>
    <w:rsid w:val="BFFFDA5B"/>
    <w:rsid w:val="C37E379B"/>
    <w:rsid w:val="C4FE0D7A"/>
    <w:rsid w:val="C6DFB798"/>
    <w:rsid w:val="C7BE37C2"/>
    <w:rsid w:val="C7D7E986"/>
    <w:rsid w:val="CA5EDD9A"/>
    <w:rsid w:val="CDDDB6D9"/>
    <w:rsid w:val="CEBD0B6F"/>
    <w:rsid w:val="CED7B486"/>
    <w:rsid w:val="CFAE5FF1"/>
    <w:rsid w:val="CFB76E4A"/>
    <w:rsid w:val="CFBF96E2"/>
    <w:rsid w:val="CFCF24C4"/>
    <w:rsid w:val="D3BFF53E"/>
    <w:rsid w:val="D5FF6EA7"/>
    <w:rsid w:val="D7D4BFE6"/>
    <w:rsid w:val="D7FD875B"/>
    <w:rsid w:val="D9DFA2BB"/>
    <w:rsid w:val="DB5F5899"/>
    <w:rsid w:val="DB6F6B4E"/>
    <w:rsid w:val="DB76EB92"/>
    <w:rsid w:val="DB7934E9"/>
    <w:rsid w:val="DB7F6988"/>
    <w:rsid w:val="DBCC03BE"/>
    <w:rsid w:val="DBEF48BD"/>
    <w:rsid w:val="DBF3C8DA"/>
    <w:rsid w:val="DBF7A5C2"/>
    <w:rsid w:val="DBFD2CC2"/>
    <w:rsid w:val="DBFFF4CD"/>
    <w:rsid w:val="DCDDCDEE"/>
    <w:rsid w:val="DD5F653E"/>
    <w:rsid w:val="DD9F73A5"/>
    <w:rsid w:val="DE7E0DE2"/>
    <w:rsid w:val="DED7524F"/>
    <w:rsid w:val="DEF5CAB3"/>
    <w:rsid w:val="DEFDD3B8"/>
    <w:rsid w:val="DEFEC5DB"/>
    <w:rsid w:val="DEFF656F"/>
    <w:rsid w:val="DF57D26B"/>
    <w:rsid w:val="DF6DF45C"/>
    <w:rsid w:val="DFB5EFBA"/>
    <w:rsid w:val="DFB9E769"/>
    <w:rsid w:val="DFBF427C"/>
    <w:rsid w:val="DFDFACB4"/>
    <w:rsid w:val="DFF447E0"/>
    <w:rsid w:val="DFF75629"/>
    <w:rsid w:val="DFF7BACB"/>
    <w:rsid w:val="DFFE381B"/>
    <w:rsid w:val="E4DF8015"/>
    <w:rsid w:val="E7344F53"/>
    <w:rsid w:val="E75B1DAF"/>
    <w:rsid w:val="E7B951B7"/>
    <w:rsid w:val="E7EBE44A"/>
    <w:rsid w:val="E7EF9BB2"/>
    <w:rsid w:val="E7F6443F"/>
    <w:rsid w:val="E7F74A72"/>
    <w:rsid w:val="E9EF8F08"/>
    <w:rsid w:val="EAEFDC90"/>
    <w:rsid w:val="EB7D3146"/>
    <w:rsid w:val="EB9D02A1"/>
    <w:rsid w:val="EBDB119F"/>
    <w:rsid w:val="EBE9E4F8"/>
    <w:rsid w:val="EBF3F671"/>
    <w:rsid w:val="EC312453"/>
    <w:rsid w:val="ECB63E98"/>
    <w:rsid w:val="ECD62A6A"/>
    <w:rsid w:val="ECEED293"/>
    <w:rsid w:val="ED5F6B8C"/>
    <w:rsid w:val="EDF315C3"/>
    <w:rsid w:val="EDF7D2DC"/>
    <w:rsid w:val="EDFCA265"/>
    <w:rsid w:val="EEDADB59"/>
    <w:rsid w:val="EF5EDE69"/>
    <w:rsid w:val="EF74F630"/>
    <w:rsid w:val="EF798334"/>
    <w:rsid w:val="EF7EDE8B"/>
    <w:rsid w:val="EFAFFA03"/>
    <w:rsid w:val="EFBE7621"/>
    <w:rsid w:val="EFBEC8FA"/>
    <w:rsid w:val="EFBF0331"/>
    <w:rsid w:val="EFC595E1"/>
    <w:rsid w:val="EFDFE4C3"/>
    <w:rsid w:val="EFE7EFED"/>
    <w:rsid w:val="EFEFCE63"/>
    <w:rsid w:val="EFFF12C3"/>
    <w:rsid w:val="F1BB2D25"/>
    <w:rsid w:val="F1CD7EDD"/>
    <w:rsid w:val="F1E8F3D7"/>
    <w:rsid w:val="F1FB38BC"/>
    <w:rsid w:val="F2DFC338"/>
    <w:rsid w:val="F2F7EF0A"/>
    <w:rsid w:val="F2FF653D"/>
    <w:rsid w:val="F36A16D7"/>
    <w:rsid w:val="F3785005"/>
    <w:rsid w:val="F3EFF690"/>
    <w:rsid w:val="F3F8213B"/>
    <w:rsid w:val="F53F89DC"/>
    <w:rsid w:val="F67CA05B"/>
    <w:rsid w:val="F6DB5490"/>
    <w:rsid w:val="F6E492AC"/>
    <w:rsid w:val="F6FE7797"/>
    <w:rsid w:val="F76F5456"/>
    <w:rsid w:val="F77F7575"/>
    <w:rsid w:val="F7B3B423"/>
    <w:rsid w:val="F7BAC515"/>
    <w:rsid w:val="F7C6C8B4"/>
    <w:rsid w:val="F7D587FF"/>
    <w:rsid w:val="F7DFFBC6"/>
    <w:rsid w:val="F7E9AFE8"/>
    <w:rsid w:val="F7F58297"/>
    <w:rsid w:val="F7FBB52D"/>
    <w:rsid w:val="F7FBD33F"/>
    <w:rsid w:val="F7FD6D26"/>
    <w:rsid w:val="F7FF2821"/>
    <w:rsid w:val="F7FF8FF3"/>
    <w:rsid w:val="F966E907"/>
    <w:rsid w:val="F9A841BF"/>
    <w:rsid w:val="F9FF5A81"/>
    <w:rsid w:val="FA795A7D"/>
    <w:rsid w:val="FAB7E4B4"/>
    <w:rsid w:val="FAD77EA1"/>
    <w:rsid w:val="FAF6CB82"/>
    <w:rsid w:val="FAFE3DBE"/>
    <w:rsid w:val="FB5734C3"/>
    <w:rsid w:val="FB5B35FD"/>
    <w:rsid w:val="FB5D140D"/>
    <w:rsid w:val="FB67D3BC"/>
    <w:rsid w:val="FB9B4545"/>
    <w:rsid w:val="FBAF06B3"/>
    <w:rsid w:val="FBBFFBFA"/>
    <w:rsid w:val="FBECA9DF"/>
    <w:rsid w:val="FBEEEF08"/>
    <w:rsid w:val="FBEF3AA2"/>
    <w:rsid w:val="FBF1CBFD"/>
    <w:rsid w:val="FBF7A9F3"/>
    <w:rsid w:val="FBFBF305"/>
    <w:rsid w:val="FBFE6D87"/>
    <w:rsid w:val="FBFF69E4"/>
    <w:rsid w:val="FBFFBDA9"/>
    <w:rsid w:val="FBFFBFEE"/>
    <w:rsid w:val="FC6A6AAA"/>
    <w:rsid w:val="FCA5D215"/>
    <w:rsid w:val="FCA6788D"/>
    <w:rsid w:val="FCF363DA"/>
    <w:rsid w:val="FD531160"/>
    <w:rsid w:val="FD7F9E73"/>
    <w:rsid w:val="FDCD4D02"/>
    <w:rsid w:val="FDF9323F"/>
    <w:rsid w:val="FDF9B4D7"/>
    <w:rsid w:val="FDFAEDF2"/>
    <w:rsid w:val="FDFD8412"/>
    <w:rsid w:val="FDFE1D80"/>
    <w:rsid w:val="FDFFDCBB"/>
    <w:rsid w:val="FE2308D1"/>
    <w:rsid w:val="FE586D77"/>
    <w:rsid w:val="FE776C90"/>
    <w:rsid w:val="FE7787D1"/>
    <w:rsid w:val="FEB70B31"/>
    <w:rsid w:val="FEBB2CD1"/>
    <w:rsid w:val="FEF919E4"/>
    <w:rsid w:val="FEFD0152"/>
    <w:rsid w:val="FEFEA144"/>
    <w:rsid w:val="FEFFFF9A"/>
    <w:rsid w:val="FF1EB66A"/>
    <w:rsid w:val="FF374476"/>
    <w:rsid w:val="FF6D446A"/>
    <w:rsid w:val="FF6D7848"/>
    <w:rsid w:val="FF73FD4D"/>
    <w:rsid w:val="FF742B19"/>
    <w:rsid w:val="FF7B0CB7"/>
    <w:rsid w:val="FF7E6D6F"/>
    <w:rsid w:val="FF9716F0"/>
    <w:rsid w:val="FF973C6C"/>
    <w:rsid w:val="FF9B4933"/>
    <w:rsid w:val="FF9F63CB"/>
    <w:rsid w:val="FFA743FA"/>
    <w:rsid w:val="FFAFBBD9"/>
    <w:rsid w:val="FFB219EE"/>
    <w:rsid w:val="FFB915B0"/>
    <w:rsid w:val="FFBB7FAB"/>
    <w:rsid w:val="FFBD34D4"/>
    <w:rsid w:val="FFBDEFF8"/>
    <w:rsid w:val="FFBF6966"/>
    <w:rsid w:val="FFC6C518"/>
    <w:rsid w:val="FFD3CA54"/>
    <w:rsid w:val="FFD785C7"/>
    <w:rsid w:val="FFD9D166"/>
    <w:rsid w:val="FFD9D332"/>
    <w:rsid w:val="FFDB66B0"/>
    <w:rsid w:val="FFDD8DEC"/>
    <w:rsid w:val="FFDDCD68"/>
    <w:rsid w:val="FFDE0A53"/>
    <w:rsid w:val="FFDF1C35"/>
    <w:rsid w:val="FFDF967D"/>
    <w:rsid w:val="FFE38FF7"/>
    <w:rsid w:val="FFEB1ED0"/>
    <w:rsid w:val="FFEB5AB4"/>
    <w:rsid w:val="FFED9E93"/>
    <w:rsid w:val="FFF50084"/>
    <w:rsid w:val="FFF7A654"/>
    <w:rsid w:val="FFFAB0B6"/>
    <w:rsid w:val="FFFD4966"/>
    <w:rsid w:val="FFFEDE32"/>
    <w:rsid w:val="FFFFD118"/>
    <w:rsid w:val="00001F25"/>
    <w:rsid w:val="0001340E"/>
    <w:rsid w:val="000156D8"/>
    <w:rsid w:val="0002004E"/>
    <w:rsid w:val="00020178"/>
    <w:rsid w:val="00023C4B"/>
    <w:rsid w:val="00026670"/>
    <w:rsid w:val="00027D4F"/>
    <w:rsid w:val="00031B89"/>
    <w:rsid w:val="00035550"/>
    <w:rsid w:val="00040AC4"/>
    <w:rsid w:val="0004123E"/>
    <w:rsid w:val="00044B19"/>
    <w:rsid w:val="00044EEF"/>
    <w:rsid w:val="00053748"/>
    <w:rsid w:val="000564AA"/>
    <w:rsid w:val="000628C5"/>
    <w:rsid w:val="00070080"/>
    <w:rsid w:val="00080F77"/>
    <w:rsid w:val="0008127E"/>
    <w:rsid w:val="000819AE"/>
    <w:rsid w:val="000831FF"/>
    <w:rsid w:val="00086627"/>
    <w:rsid w:val="00091B16"/>
    <w:rsid w:val="0009614F"/>
    <w:rsid w:val="00096419"/>
    <w:rsid w:val="000A60C8"/>
    <w:rsid w:val="000B1CEA"/>
    <w:rsid w:val="000C1FB8"/>
    <w:rsid w:val="000C7966"/>
    <w:rsid w:val="000D008F"/>
    <w:rsid w:val="000E6FA5"/>
    <w:rsid w:val="000F0FAE"/>
    <w:rsid w:val="000F3506"/>
    <w:rsid w:val="000F7582"/>
    <w:rsid w:val="0010064D"/>
    <w:rsid w:val="00101FBF"/>
    <w:rsid w:val="00103747"/>
    <w:rsid w:val="0012194F"/>
    <w:rsid w:val="001220A9"/>
    <w:rsid w:val="00124CDD"/>
    <w:rsid w:val="001357EB"/>
    <w:rsid w:val="00137093"/>
    <w:rsid w:val="00146581"/>
    <w:rsid w:val="0015095A"/>
    <w:rsid w:val="001548EE"/>
    <w:rsid w:val="00156AF7"/>
    <w:rsid w:val="00156B3C"/>
    <w:rsid w:val="001709E9"/>
    <w:rsid w:val="00170C12"/>
    <w:rsid w:val="00171B25"/>
    <w:rsid w:val="001779D7"/>
    <w:rsid w:val="001802AC"/>
    <w:rsid w:val="001872D0"/>
    <w:rsid w:val="001941D3"/>
    <w:rsid w:val="00196964"/>
    <w:rsid w:val="001A1BAD"/>
    <w:rsid w:val="001A602D"/>
    <w:rsid w:val="001B3620"/>
    <w:rsid w:val="001C0198"/>
    <w:rsid w:val="001C7BF4"/>
    <w:rsid w:val="001D0D7F"/>
    <w:rsid w:val="001D32A0"/>
    <w:rsid w:val="001E0CF7"/>
    <w:rsid w:val="001E2E2B"/>
    <w:rsid w:val="001E75D2"/>
    <w:rsid w:val="001E7F6B"/>
    <w:rsid w:val="001F1219"/>
    <w:rsid w:val="001F443A"/>
    <w:rsid w:val="001F6446"/>
    <w:rsid w:val="001F6651"/>
    <w:rsid w:val="001F6C98"/>
    <w:rsid w:val="002007E5"/>
    <w:rsid w:val="0020152E"/>
    <w:rsid w:val="00204FAE"/>
    <w:rsid w:val="00220D49"/>
    <w:rsid w:val="00221E9E"/>
    <w:rsid w:val="0026332C"/>
    <w:rsid w:val="00263430"/>
    <w:rsid w:val="002915C4"/>
    <w:rsid w:val="00291715"/>
    <w:rsid w:val="0029399E"/>
    <w:rsid w:val="002942B3"/>
    <w:rsid w:val="002A0D90"/>
    <w:rsid w:val="002A246D"/>
    <w:rsid w:val="002A43F9"/>
    <w:rsid w:val="002A7522"/>
    <w:rsid w:val="002C1FAF"/>
    <w:rsid w:val="002C3AB8"/>
    <w:rsid w:val="002C4443"/>
    <w:rsid w:val="002D11BA"/>
    <w:rsid w:val="002D2E68"/>
    <w:rsid w:val="002E56BF"/>
    <w:rsid w:val="002E6DDB"/>
    <w:rsid w:val="002E76DB"/>
    <w:rsid w:val="002F688C"/>
    <w:rsid w:val="002F7A08"/>
    <w:rsid w:val="003007E5"/>
    <w:rsid w:val="0031226D"/>
    <w:rsid w:val="00316C0A"/>
    <w:rsid w:val="00320ED2"/>
    <w:rsid w:val="0033029D"/>
    <w:rsid w:val="0033094D"/>
    <w:rsid w:val="00333D2F"/>
    <w:rsid w:val="00336590"/>
    <w:rsid w:val="00340DD6"/>
    <w:rsid w:val="003417B5"/>
    <w:rsid w:val="00354254"/>
    <w:rsid w:val="00354907"/>
    <w:rsid w:val="00360C16"/>
    <w:rsid w:val="00360C23"/>
    <w:rsid w:val="00376ACB"/>
    <w:rsid w:val="00386203"/>
    <w:rsid w:val="00387ECC"/>
    <w:rsid w:val="00391127"/>
    <w:rsid w:val="00392E11"/>
    <w:rsid w:val="0039512D"/>
    <w:rsid w:val="003A7A8B"/>
    <w:rsid w:val="003B0C49"/>
    <w:rsid w:val="003B4815"/>
    <w:rsid w:val="003C6C7E"/>
    <w:rsid w:val="003D5584"/>
    <w:rsid w:val="003E0806"/>
    <w:rsid w:val="003E0814"/>
    <w:rsid w:val="00404D18"/>
    <w:rsid w:val="00412495"/>
    <w:rsid w:val="00415467"/>
    <w:rsid w:val="0042024C"/>
    <w:rsid w:val="0042315F"/>
    <w:rsid w:val="00424FFF"/>
    <w:rsid w:val="004454D4"/>
    <w:rsid w:val="00447D9F"/>
    <w:rsid w:val="00466A4E"/>
    <w:rsid w:val="00472E8F"/>
    <w:rsid w:val="0047428D"/>
    <w:rsid w:val="00475C89"/>
    <w:rsid w:val="00475FC4"/>
    <w:rsid w:val="00475FCE"/>
    <w:rsid w:val="00476F0F"/>
    <w:rsid w:val="00487473"/>
    <w:rsid w:val="004A1640"/>
    <w:rsid w:val="004A4758"/>
    <w:rsid w:val="004A6AE6"/>
    <w:rsid w:val="004B6D70"/>
    <w:rsid w:val="004C3238"/>
    <w:rsid w:val="004C4750"/>
    <w:rsid w:val="004C4C58"/>
    <w:rsid w:val="004D71FB"/>
    <w:rsid w:val="00504662"/>
    <w:rsid w:val="00505D29"/>
    <w:rsid w:val="005114A8"/>
    <w:rsid w:val="005537FA"/>
    <w:rsid w:val="00554189"/>
    <w:rsid w:val="00571052"/>
    <w:rsid w:val="005737D4"/>
    <w:rsid w:val="005818F5"/>
    <w:rsid w:val="00583991"/>
    <w:rsid w:val="00594135"/>
    <w:rsid w:val="005A259F"/>
    <w:rsid w:val="005A338E"/>
    <w:rsid w:val="005A5A2E"/>
    <w:rsid w:val="005B282F"/>
    <w:rsid w:val="005C7589"/>
    <w:rsid w:val="005E6DF6"/>
    <w:rsid w:val="005F5A5C"/>
    <w:rsid w:val="00601AC0"/>
    <w:rsid w:val="00605FAC"/>
    <w:rsid w:val="006135BF"/>
    <w:rsid w:val="006302A1"/>
    <w:rsid w:val="00645295"/>
    <w:rsid w:val="006760CB"/>
    <w:rsid w:val="00681E05"/>
    <w:rsid w:val="006A2443"/>
    <w:rsid w:val="006A7257"/>
    <w:rsid w:val="006B717E"/>
    <w:rsid w:val="006C3A0F"/>
    <w:rsid w:val="006C52FA"/>
    <w:rsid w:val="006D505E"/>
    <w:rsid w:val="006F2B3D"/>
    <w:rsid w:val="007067D7"/>
    <w:rsid w:val="00713F9D"/>
    <w:rsid w:val="00720575"/>
    <w:rsid w:val="00724D7D"/>
    <w:rsid w:val="007325CA"/>
    <w:rsid w:val="00734FDF"/>
    <w:rsid w:val="00741A62"/>
    <w:rsid w:val="00742E0F"/>
    <w:rsid w:val="00744BEB"/>
    <w:rsid w:val="00745634"/>
    <w:rsid w:val="00746B0F"/>
    <w:rsid w:val="00747767"/>
    <w:rsid w:val="00747879"/>
    <w:rsid w:val="007518ED"/>
    <w:rsid w:val="00754012"/>
    <w:rsid w:val="0076581C"/>
    <w:rsid w:val="00776198"/>
    <w:rsid w:val="007805B8"/>
    <w:rsid w:val="00795FFB"/>
    <w:rsid w:val="0079619A"/>
    <w:rsid w:val="007A01A0"/>
    <w:rsid w:val="007A6C33"/>
    <w:rsid w:val="007A7A69"/>
    <w:rsid w:val="007B0D1E"/>
    <w:rsid w:val="007B1E91"/>
    <w:rsid w:val="007C3210"/>
    <w:rsid w:val="007E3B65"/>
    <w:rsid w:val="007F5F3A"/>
    <w:rsid w:val="00811613"/>
    <w:rsid w:val="008201E8"/>
    <w:rsid w:val="00831285"/>
    <w:rsid w:val="008348B0"/>
    <w:rsid w:val="00860911"/>
    <w:rsid w:val="0087613C"/>
    <w:rsid w:val="0087665C"/>
    <w:rsid w:val="0088515E"/>
    <w:rsid w:val="008A3205"/>
    <w:rsid w:val="008A3EDB"/>
    <w:rsid w:val="008B2624"/>
    <w:rsid w:val="008B2C50"/>
    <w:rsid w:val="008C2F86"/>
    <w:rsid w:val="008C60CD"/>
    <w:rsid w:val="008D32D5"/>
    <w:rsid w:val="008E59B3"/>
    <w:rsid w:val="008F5010"/>
    <w:rsid w:val="008F6415"/>
    <w:rsid w:val="00901D62"/>
    <w:rsid w:val="00905D2A"/>
    <w:rsid w:val="00905DBD"/>
    <w:rsid w:val="00921F5D"/>
    <w:rsid w:val="00924C1F"/>
    <w:rsid w:val="00924C38"/>
    <w:rsid w:val="00934E88"/>
    <w:rsid w:val="009421B7"/>
    <w:rsid w:val="009454C1"/>
    <w:rsid w:val="009549C3"/>
    <w:rsid w:val="00957C81"/>
    <w:rsid w:val="00961B51"/>
    <w:rsid w:val="00976388"/>
    <w:rsid w:val="009870D4"/>
    <w:rsid w:val="00997C1F"/>
    <w:rsid w:val="009A2134"/>
    <w:rsid w:val="009A4EDD"/>
    <w:rsid w:val="009B34C2"/>
    <w:rsid w:val="009C207B"/>
    <w:rsid w:val="009C427C"/>
    <w:rsid w:val="009D10F2"/>
    <w:rsid w:val="009D325B"/>
    <w:rsid w:val="009D5B96"/>
    <w:rsid w:val="009D73E0"/>
    <w:rsid w:val="009E1C4B"/>
    <w:rsid w:val="00A0365B"/>
    <w:rsid w:val="00A03D6C"/>
    <w:rsid w:val="00A554A5"/>
    <w:rsid w:val="00A950CA"/>
    <w:rsid w:val="00AA06B6"/>
    <w:rsid w:val="00AA70BC"/>
    <w:rsid w:val="00AD13CB"/>
    <w:rsid w:val="00AD5F7A"/>
    <w:rsid w:val="00AD78E2"/>
    <w:rsid w:val="00B0396F"/>
    <w:rsid w:val="00B10DB7"/>
    <w:rsid w:val="00B26459"/>
    <w:rsid w:val="00B35848"/>
    <w:rsid w:val="00B36345"/>
    <w:rsid w:val="00B461A6"/>
    <w:rsid w:val="00B47CA7"/>
    <w:rsid w:val="00B550DA"/>
    <w:rsid w:val="00B66D13"/>
    <w:rsid w:val="00B66D8C"/>
    <w:rsid w:val="00B67BA1"/>
    <w:rsid w:val="00B71D36"/>
    <w:rsid w:val="00B747B3"/>
    <w:rsid w:val="00B81B1B"/>
    <w:rsid w:val="00BA4991"/>
    <w:rsid w:val="00BC41D5"/>
    <w:rsid w:val="00BE0D16"/>
    <w:rsid w:val="00BE2289"/>
    <w:rsid w:val="00BF7F5E"/>
    <w:rsid w:val="00C04912"/>
    <w:rsid w:val="00C12B3D"/>
    <w:rsid w:val="00C242FF"/>
    <w:rsid w:val="00C36AE3"/>
    <w:rsid w:val="00C47CED"/>
    <w:rsid w:val="00C5530C"/>
    <w:rsid w:val="00C601CB"/>
    <w:rsid w:val="00C61BFC"/>
    <w:rsid w:val="00C624DB"/>
    <w:rsid w:val="00C661F1"/>
    <w:rsid w:val="00C76CF2"/>
    <w:rsid w:val="00C77E9F"/>
    <w:rsid w:val="00C8398B"/>
    <w:rsid w:val="00C94899"/>
    <w:rsid w:val="00C94D0D"/>
    <w:rsid w:val="00CA0EF5"/>
    <w:rsid w:val="00CB1BC8"/>
    <w:rsid w:val="00CB4B8A"/>
    <w:rsid w:val="00CC0A7F"/>
    <w:rsid w:val="00CC1EEB"/>
    <w:rsid w:val="00CC48B2"/>
    <w:rsid w:val="00CC4B37"/>
    <w:rsid w:val="00CD3DD0"/>
    <w:rsid w:val="00CE55D1"/>
    <w:rsid w:val="00CE5A44"/>
    <w:rsid w:val="00CE7A4D"/>
    <w:rsid w:val="00D06303"/>
    <w:rsid w:val="00D07C2A"/>
    <w:rsid w:val="00D12D79"/>
    <w:rsid w:val="00D15F53"/>
    <w:rsid w:val="00D221F5"/>
    <w:rsid w:val="00D2308E"/>
    <w:rsid w:val="00D268EE"/>
    <w:rsid w:val="00D402E3"/>
    <w:rsid w:val="00D41693"/>
    <w:rsid w:val="00D42310"/>
    <w:rsid w:val="00D427A8"/>
    <w:rsid w:val="00D543B1"/>
    <w:rsid w:val="00D6307D"/>
    <w:rsid w:val="00D666F1"/>
    <w:rsid w:val="00D7044D"/>
    <w:rsid w:val="00D71CE6"/>
    <w:rsid w:val="00D72702"/>
    <w:rsid w:val="00D75229"/>
    <w:rsid w:val="00D83388"/>
    <w:rsid w:val="00D84161"/>
    <w:rsid w:val="00D961F0"/>
    <w:rsid w:val="00D97792"/>
    <w:rsid w:val="00DA473D"/>
    <w:rsid w:val="00DB15D3"/>
    <w:rsid w:val="00DB7262"/>
    <w:rsid w:val="00DD3CDF"/>
    <w:rsid w:val="00DE2A02"/>
    <w:rsid w:val="00E00B6B"/>
    <w:rsid w:val="00E00D84"/>
    <w:rsid w:val="00E01527"/>
    <w:rsid w:val="00E01A05"/>
    <w:rsid w:val="00E047E4"/>
    <w:rsid w:val="00E21AE8"/>
    <w:rsid w:val="00E252FF"/>
    <w:rsid w:val="00E264AA"/>
    <w:rsid w:val="00E27C9B"/>
    <w:rsid w:val="00E3088D"/>
    <w:rsid w:val="00E31804"/>
    <w:rsid w:val="00E32FFD"/>
    <w:rsid w:val="00E402F5"/>
    <w:rsid w:val="00E61C17"/>
    <w:rsid w:val="00E62B1B"/>
    <w:rsid w:val="00E7366F"/>
    <w:rsid w:val="00E74876"/>
    <w:rsid w:val="00E867C5"/>
    <w:rsid w:val="00E86C15"/>
    <w:rsid w:val="00E944D1"/>
    <w:rsid w:val="00EA226B"/>
    <w:rsid w:val="00EA7818"/>
    <w:rsid w:val="00EC2FF9"/>
    <w:rsid w:val="00ED7D08"/>
    <w:rsid w:val="00EF6E2D"/>
    <w:rsid w:val="00F06088"/>
    <w:rsid w:val="00F11F83"/>
    <w:rsid w:val="00F15CE1"/>
    <w:rsid w:val="00F16A7C"/>
    <w:rsid w:val="00F26859"/>
    <w:rsid w:val="00F32C1C"/>
    <w:rsid w:val="00F44413"/>
    <w:rsid w:val="00F476AD"/>
    <w:rsid w:val="00F558DD"/>
    <w:rsid w:val="00F74641"/>
    <w:rsid w:val="00F8075E"/>
    <w:rsid w:val="00F90769"/>
    <w:rsid w:val="00F96086"/>
    <w:rsid w:val="00FA1FE7"/>
    <w:rsid w:val="00FB1AA3"/>
    <w:rsid w:val="00FB7C10"/>
    <w:rsid w:val="00FE00A8"/>
    <w:rsid w:val="00FE2689"/>
    <w:rsid w:val="00FF0B20"/>
    <w:rsid w:val="00FF2FBB"/>
    <w:rsid w:val="00FF6D9C"/>
    <w:rsid w:val="022F45D7"/>
    <w:rsid w:val="02721297"/>
    <w:rsid w:val="048D4C9F"/>
    <w:rsid w:val="05F6610B"/>
    <w:rsid w:val="06F17091"/>
    <w:rsid w:val="076E3F65"/>
    <w:rsid w:val="07B20C1C"/>
    <w:rsid w:val="08393200"/>
    <w:rsid w:val="0B520FDE"/>
    <w:rsid w:val="0C2A2445"/>
    <w:rsid w:val="0C8127A9"/>
    <w:rsid w:val="0D1A6923"/>
    <w:rsid w:val="0DFC21D4"/>
    <w:rsid w:val="0E770075"/>
    <w:rsid w:val="0EDD7438"/>
    <w:rsid w:val="0F9165B9"/>
    <w:rsid w:val="0FCB8446"/>
    <w:rsid w:val="0FCBD7E9"/>
    <w:rsid w:val="11F03EF9"/>
    <w:rsid w:val="130F6F4A"/>
    <w:rsid w:val="13683F0A"/>
    <w:rsid w:val="138B51B0"/>
    <w:rsid w:val="13B057FA"/>
    <w:rsid w:val="13D5567E"/>
    <w:rsid w:val="140656EE"/>
    <w:rsid w:val="14132CD1"/>
    <w:rsid w:val="143F6137"/>
    <w:rsid w:val="159C6163"/>
    <w:rsid w:val="15A36C5A"/>
    <w:rsid w:val="15A50E7B"/>
    <w:rsid w:val="160649FB"/>
    <w:rsid w:val="1652D2CF"/>
    <w:rsid w:val="16B3A1CB"/>
    <w:rsid w:val="16DD11E6"/>
    <w:rsid w:val="175FAA89"/>
    <w:rsid w:val="176D57F3"/>
    <w:rsid w:val="192A2D4D"/>
    <w:rsid w:val="19B70E8A"/>
    <w:rsid w:val="1A462421"/>
    <w:rsid w:val="1B4F0880"/>
    <w:rsid w:val="1B7DD25A"/>
    <w:rsid w:val="1B9D5C9C"/>
    <w:rsid w:val="1BBFD1D5"/>
    <w:rsid w:val="1BDA4160"/>
    <w:rsid w:val="1BF3416C"/>
    <w:rsid w:val="1BFD7C85"/>
    <w:rsid w:val="1CF86138"/>
    <w:rsid w:val="1E2EE482"/>
    <w:rsid w:val="1EE76DBF"/>
    <w:rsid w:val="1EFF2580"/>
    <w:rsid w:val="1F636F6A"/>
    <w:rsid w:val="1F9C5162"/>
    <w:rsid w:val="1FBFBA68"/>
    <w:rsid w:val="1FD33E7F"/>
    <w:rsid w:val="1FE7B284"/>
    <w:rsid w:val="204B70FC"/>
    <w:rsid w:val="21AB6A65"/>
    <w:rsid w:val="22A7049C"/>
    <w:rsid w:val="23CE13B6"/>
    <w:rsid w:val="23E77DD0"/>
    <w:rsid w:val="249157E5"/>
    <w:rsid w:val="24C172BC"/>
    <w:rsid w:val="266E1D84"/>
    <w:rsid w:val="270E1A7C"/>
    <w:rsid w:val="28E83B54"/>
    <w:rsid w:val="296B2674"/>
    <w:rsid w:val="29772FC8"/>
    <w:rsid w:val="29BE7EF1"/>
    <w:rsid w:val="2A943CDC"/>
    <w:rsid w:val="2BAF273D"/>
    <w:rsid w:val="2C8DD289"/>
    <w:rsid w:val="2D4E5F93"/>
    <w:rsid w:val="2D8717F7"/>
    <w:rsid w:val="2E1F3B4C"/>
    <w:rsid w:val="2E241CF6"/>
    <w:rsid w:val="2EF75ABD"/>
    <w:rsid w:val="2EFB8E7E"/>
    <w:rsid w:val="2EFF3198"/>
    <w:rsid w:val="2F063808"/>
    <w:rsid w:val="2F2C8FC2"/>
    <w:rsid w:val="2F434629"/>
    <w:rsid w:val="2FC829D8"/>
    <w:rsid w:val="2FDD8DB7"/>
    <w:rsid w:val="2FFD4FA2"/>
    <w:rsid w:val="30794593"/>
    <w:rsid w:val="30A0779E"/>
    <w:rsid w:val="31F7E836"/>
    <w:rsid w:val="31FD25BB"/>
    <w:rsid w:val="333D78AB"/>
    <w:rsid w:val="333FCBF0"/>
    <w:rsid w:val="35D407BA"/>
    <w:rsid w:val="35DF52C1"/>
    <w:rsid w:val="35FD9924"/>
    <w:rsid w:val="36FE0D16"/>
    <w:rsid w:val="3735F3F8"/>
    <w:rsid w:val="373D8968"/>
    <w:rsid w:val="37792BB6"/>
    <w:rsid w:val="37BF27F4"/>
    <w:rsid w:val="37FF6170"/>
    <w:rsid w:val="383CB6E0"/>
    <w:rsid w:val="38750E24"/>
    <w:rsid w:val="39735D4C"/>
    <w:rsid w:val="3A091C56"/>
    <w:rsid w:val="3A1E4575"/>
    <w:rsid w:val="3A274930"/>
    <w:rsid w:val="3B3F8B8A"/>
    <w:rsid w:val="3B3FB784"/>
    <w:rsid w:val="3BCF1303"/>
    <w:rsid w:val="3BE7F834"/>
    <w:rsid w:val="3BFD3E06"/>
    <w:rsid w:val="3BFDB5F2"/>
    <w:rsid w:val="3BFDCBD5"/>
    <w:rsid w:val="3C50362E"/>
    <w:rsid w:val="3CA3025C"/>
    <w:rsid w:val="3CEA4159"/>
    <w:rsid w:val="3CFFE88B"/>
    <w:rsid w:val="3DDF415C"/>
    <w:rsid w:val="3DEDE4A9"/>
    <w:rsid w:val="3DF748BF"/>
    <w:rsid w:val="3DF7E385"/>
    <w:rsid w:val="3E3D7813"/>
    <w:rsid w:val="3EB24FA3"/>
    <w:rsid w:val="3EDD325B"/>
    <w:rsid w:val="3F2F9A22"/>
    <w:rsid w:val="3F505A92"/>
    <w:rsid w:val="3F966CA2"/>
    <w:rsid w:val="3FA7AFAF"/>
    <w:rsid w:val="3FA808F2"/>
    <w:rsid w:val="3FCF54D8"/>
    <w:rsid w:val="3FDED634"/>
    <w:rsid w:val="3FEBC3DE"/>
    <w:rsid w:val="3FECA68F"/>
    <w:rsid w:val="3FF47CFE"/>
    <w:rsid w:val="3FF580FC"/>
    <w:rsid w:val="3FFDABE4"/>
    <w:rsid w:val="3FFDB1B2"/>
    <w:rsid w:val="3FFE75B6"/>
    <w:rsid w:val="3FFF55BE"/>
    <w:rsid w:val="3FFF92F1"/>
    <w:rsid w:val="3FFFF948"/>
    <w:rsid w:val="40B24889"/>
    <w:rsid w:val="4602665D"/>
    <w:rsid w:val="463E1048"/>
    <w:rsid w:val="4715465F"/>
    <w:rsid w:val="477B55A3"/>
    <w:rsid w:val="47851305"/>
    <w:rsid w:val="47D78F83"/>
    <w:rsid w:val="47DB62CC"/>
    <w:rsid w:val="47ECC515"/>
    <w:rsid w:val="47FC752E"/>
    <w:rsid w:val="49F33811"/>
    <w:rsid w:val="49FEC304"/>
    <w:rsid w:val="4A4D66C8"/>
    <w:rsid w:val="4A670517"/>
    <w:rsid w:val="4A88684F"/>
    <w:rsid w:val="4ABF427D"/>
    <w:rsid w:val="4BE5FFC9"/>
    <w:rsid w:val="4BF992AE"/>
    <w:rsid w:val="4C1F515F"/>
    <w:rsid w:val="4CDBD0BC"/>
    <w:rsid w:val="4D574C94"/>
    <w:rsid w:val="4D9344FF"/>
    <w:rsid w:val="4EF25F3F"/>
    <w:rsid w:val="4F804039"/>
    <w:rsid w:val="4FED41FD"/>
    <w:rsid w:val="4FF9D2B4"/>
    <w:rsid w:val="50167F26"/>
    <w:rsid w:val="50CB6986"/>
    <w:rsid w:val="50F35648"/>
    <w:rsid w:val="512DC0A0"/>
    <w:rsid w:val="515A44D8"/>
    <w:rsid w:val="51BC32E4"/>
    <w:rsid w:val="520453A9"/>
    <w:rsid w:val="520B138D"/>
    <w:rsid w:val="522BFAF2"/>
    <w:rsid w:val="52AD3E5B"/>
    <w:rsid w:val="55EB2D74"/>
    <w:rsid w:val="56FF8EBC"/>
    <w:rsid w:val="573EEDB6"/>
    <w:rsid w:val="57A720E9"/>
    <w:rsid w:val="57FF41E9"/>
    <w:rsid w:val="57FFB6D4"/>
    <w:rsid w:val="59E74A3B"/>
    <w:rsid w:val="59FAC8A7"/>
    <w:rsid w:val="5B7D8FA0"/>
    <w:rsid w:val="5B9F36A8"/>
    <w:rsid w:val="5CFF2681"/>
    <w:rsid w:val="5D16D853"/>
    <w:rsid w:val="5D3C0412"/>
    <w:rsid w:val="5DB3120A"/>
    <w:rsid w:val="5DF7B70E"/>
    <w:rsid w:val="5DF92C12"/>
    <w:rsid w:val="5DFF24F9"/>
    <w:rsid w:val="5E7D4288"/>
    <w:rsid w:val="5E873CF2"/>
    <w:rsid w:val="5EA36984"/>
    <w:rsid w:val="5EAFBE75"/>
    <w:rsid w:val="5EDF6BE0"/>
    <w:rsid w:val="5EEED64D"/>
    <w:rsid w:val="5EF6EBB2"/>
    <w:rsid w:val="5F062FBB"/>
    <w:rsid w:val="5F5744DA"/>
    <w:rsid w:val="5F5BCD6B"/>
    <w:rsid w:val="5F6FF030"/>
    <w:rsid w:val="5F9F2DA7"/>
    <w:rsid w:val="5F9F62F7"/>
    <w:rsid w:val="5F9FFD56"/>
    <w:rsid w:val="5FA60A55"/>
    <w:rsid w:val="5FBF3593"/>
    <w:rsid w:val="5FEBDE5F"/>
    <w:rsid w:val="5FEDC860"/>
    <w:rsid w:val="5FEF4CEF"/>
    <w:rsid w:val="5FFCA14F"/>
    <w:rsid w:val="5FFD9AE9"/>
    <w:rsid w:val="5FFF1648"/>
    <w:rsid w:val="600A3F03"/>
    <w:rsid w:val="60DC2713"/>
    <w:rsid w:val="61870045"/>
    <w:rsid w:val="61A569F1"/>
    <w:rsid w:val="61EE19BE"/>
    <w:rsid w:val="637E83F8"/>
    <w:rsid w:val="63A909F2"/>
    <w:rsid w:val="64E13CB1"/>
    <w:rsid w:val="653D4BFC"/>
    <w:rsid w:val="65C7516F"/>
    <w:rsid w:val="6614CE32"/>
    <w:rsid w:val="665E7382"/>
    <w:rsid w:val="66FFE764"/>
    <w:rsid w:val="677F6D6E"/>
    <w:rsid w:val="67EF1E68"/>
    <w:rsid w:val="67F7D775"/>
    <w:rsid w:val="69FB4601"/>
    <w:rsid w:val="69FD6BE8"/>
    <w:rsid w:val="6A7F5278"/>
    <w:rsid w:val="6A995326"/>
    <w:rsid w:val="6AC77C8A"/>
    <w:rsid w:val="6B5F1BF8"/>
    <w:rsid w:val="6B7D7F9A"/>
    <w:rsid w:val="6B962905"/>
    <w:rsid w:val="6BAD0047"/>
    <w:rsid w:val="6BE69C3F"/>
    <w:rsid w:val="6BF60554"/>
    <w:rsid w:val="6C7BDA3F"/>
    <w:rsid w:val="6CD1CF5F"/>
    <w:rsid w:val="6D1F1E28"/>
    <w:rsid w:val="6D3F7F25"/>
    <w:rsid w:val="6D5D0783"/>
    <w:rsid w:val="6D8364BB"/>
    <w:rsid w:val="6DEAEF57"/>
    <w:rsid w:val="6DEF04C6"/>
    <w:rsid w:val="6DFD1FD3"/>
    <w:rsid w:val="6DFE24F1"/>
    <w:rsid w:val="6DFF66DD"/>
    <w:rsid w:val="6E6F20E3"/>
    <w:rsid w:val="6E9E4804"/>
    <w:rsid w:val="6ED613CE"/>
    <w:rsid w:val="6EDD2311"/>
    <w:rsid w:val="6EF20FB4"/>
    <w:rsid w:val="6F754EBB"/>
    <w:rsid w:val="6F7A88E8"/>
    <w:rsid w:val="6F7F0DEC"/>
    <w:rsid w:val="6F9A56C0"/>
    <w:rsid w:val="6F9F4B8C"/>
    <w:rsid w:val="6F9F96C9"/>
    <w:rsid w:val="6FBF1ABB"/>
    <w:rsid w:val="6FEDA4C0"/>
    <w:rsid w:val="6FEE1B8F"/>
    <w:rsid w:val="6FEFBA84"/>
    <w:rsid w:val="6FF71197"/>
    <w:rsid w:val="6FF74CCE"/>
    <w:rsid w:val="700C3E81"/>
    <w:rsid w:val="71A05B0E"/>
    <w:rsid w:val="71CC6C43"/>
    <w:rsid w:val="71EC729F"/>
    <w:rsid w:val="725F01C5"/>
    <w:rsid w:val="73F305CB"/>
    <w:rsid w:val="73FB0B45"/>
    <w:rsid w:val="73FE680E"/>
    <w:rsid w:val="754E73A0"/>
    <w:rsid w:val="75779C87"/>
    <w:rsid w:val="757B1EC1"/>
    <w:rsid w:val="75A5953F"/>
    <w:rsid w:val="75BF11AD"/>
    <w:rsid w:val="75E74BFA"/>
    <w:rsid w:val="75FA4A4D"/>
    <w:rsid w:val="76BFF3CD"/>
    <w:rsid w:val="76FAF2F7"/>
    <w:rsid w:val="773F9F19"/>
    <w:rsid w:val="7767D75E"/>
    <w:rsid w:val="776FC2CE"/>
    <w:rsid w:val="777BE8B6"/>
    <w:rsid w:val="777E28F7"/>
    <w:rsid w:val="777FC6CE"/>
    <w:rsid w:val="77C003E8"/>
    <w:rsid w:val="77CDF427"/>
    <w:rsid w:val="77DF3B88"/>
    <w:rsid w:val="77DFC1CF"/>
    <w:rsid w:val="77EA3FEF"/>
    <w:rsid w:val="77EC5A5B"/>
    <w:rsid w:val="77EE57EB"/>
    <w:rsid w:val="77F51CDB"/>
    <w:rsid w:val="77F757F6"/>
    <w:rsid w:val="77F9FD4A"/>
    <w:rsid w:val="77FCB0B1"/>
    <w:rsid w:val="77FFAC2B"/>
    <w:rsid w:val="77FFF654"/>
    <w:rsid w:val="78737ACE"/>
    <w:rsid w:val="788603C8"/>
    <w:rsid w:val="797FEE8F"/>
    <w:rsid w:val="79BDE7A6"/>
    <w:rsid w:val="79BF5FBD"/>
    <w:rsid w:val="79F03C3E"/>
    <w:rsid w:val="79FA60FC"/>
    <w:rsid w:val="79FF006A"/>
    <w:rsid w:val="7A3A1110"/>
    <w:rsid w:val="7AF92724"/>
    <w:rsid w:val="7AFD5776"/>
    <w:rsid w:val="7AFFEF94"/>
    <w:rsid w:val="7B0F409E"/>
    <w:rsid w:val="7B3B591F"/>
    <w:rsid w:val="7B677177"/>
    <w:rsid w:val="7B777058"/>
    <w:rsid w:val="7B7CF62D"/>
    <w:rsid w:val="7B7EE1A2"/>
    <w:rsid w:val="7B998474"/>
    <w:rsid w:val="7B9DE9CE"/>
    <w:rsid w:val="7BB85F46"/>
    <w:rsid w:val="7BBB1322"/>
    <w:rsid w:val="7BBFC320"/>
    <w:rsid w:val="7BDEC1FA"/>
    <w:rsid w:val="7BDF0983"/>
    <w:rsid w:val="7BEDD9FB"/>
    <w:rsid w:val="7BF2A14B"/>
    <w:rsid w:val="7BFB7E14"/>
    <w:rsid w:val="7BFEC681"/>
    <w:rsid w:val="7BFF5753"/>
    <w:rsid w:val="7BFF8428"/>
    <w:rsid w:val="7C40151C"/>
    <w:rsid w:val="7C8D6F94"/>
    <w:rsid w:val="7CBD1313"/>
    <w:rsid w:val="7CCBEB1B"/>
    <w:rsid w:val="7D676BBC"/>
    <w:rsid w:val="7DBF7DF8"/>
    <w:rsid w:val="7DDB8368"/>
    <w:rsid w:val="7DEF23C0"/>
    <w:rsid w:val="7DFB6230"/>
    <w:rsid w:val="7DFBE975"/>
    <w:rsid w:val="7DFD23B9"/>
    <w:rsid w:val="7DFF8418"/>
    <w:rsid w:val="7E358225"/>
    <w:rsid w:val="7E79323C"/>
    <w:rsid w:val="7E7EB337"/>
    <w:rsid w:val="7ECD9717"/>
    <w:rsid w:val="7ECF1A47"/>
    <w:rsid w:val="7EDB435F"/>
    <w:rsid w:val="7EE7EA2C"/>
    <w:rsid w:val="7EE9E1D3"/>
    <w:rsid w:val="7EED3887"/>
    <w:rsid w:val="7EEF02C7"/>
    <w:rsid w:val="7EF78F37"/>
    <w:rsid w:val="7EF9581A"/>
    <w:rsid w:val="7EF99B53"/>
    <w:rsid w:val="7EFB712D"/>
    <w:rsid w:val="7EFC51E4"/>
    <w:rsid w:val="7EFD8A1B"/>
    <w:rsid w:val="7F6FAD44"/>
    <w:rsid w:val="7F756AF9"/>
    <w:rsid w:val="7F7707BD"/>
    <w:rsid w:val="7F7BABE5"/>
    <w:rsid w:val="7F7F3408"/>
    <w:rsid w:val="7F90FF04"/>
    <w:rsid w:val="7F9FB8A7"/>
    <w:rsid w:val="7FAF09B4"/>
    <w:rsid w:val="7FB87851"/>
    <w:rsid w:val="7FB9E915"/>
    <w:rsid w:val="7FBFD8C5"/>
    <w:rsid w:val="7FCBB0A6"/>
    <w:rsid w:val="7FDF0793"/>
    <w:rsid w:val="7FE7D6D9"/>
    <w:rsid w:val="7FE92AD9"/>
    <w:rsid w:val="7FEDA7C4"/>
    <w:rsid w:val="7FEF6E57"/>
    <w:rsid w:val="7FEFF6AB"/>
    <w:rsid w:val="7FF283A2"/>
    <w:rsid w:val="7FF34B82"/>
    <w:rsid w:val="7FF514E9"/>
    <w:rsid w:val="7FF66577"/>
    <w:rsid w:val="7FF75E75"/>
    <w:rsid w:val="7FF87E0B"/>
    <w:rsid w:val="7FFAE56B"/>
    <w:rsid w:val="7FFBE137"/>
    <w:rsid w:val="7FFCB7D6"/>
    <w:rsid w:val="7FFD358B"/>
    <w:rsid w:val="7FFF2BA4"/>
    <w:rsid w:val="7FFF3E22"/>
    <w:rsid w:val="7FFF9DAB"/>
    <w:rsid w:val="7FFFD4FE"/>
    <w:rsid w:val="7FFFD9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77D8AF30"/>
  <w15:docId w15:val="{55E98053-6841-4A7C-9BE2-5D52CC6060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 w:unhideWhenUsed="1"/>
    <w:lsdException w:name="toc 5" w:uiPriority="39" w:unhideWhenUsed="1"/>
    <w:lsdException w:name="toc 6" w:uiPriority="39" w:unhideWhenUsed="1"/>
    <w:lsdException w:name="toc 7" w:uiPriority="39" w:unhideWhenUsed="1"/>
    <w:lsdException w:name="toc 8" w:uiPriority="39" w:unhideWhenUsed="1"/>
    <w:lsdException w:name="toc 9" w:uiPriority="39" w:unhideWhenUsed="1"/>
    <w:lsdException w:name="footnote text" w:semiHidden="1"/>
    <w:lsdException w:name="annotation text" w:uiPriority="99" w:qFormat="1"/>
    <w:lsdException w:name="header" w:uiPriority="99"/>
    <w:lsdException w:name="footer" w:uiPriority="99"/>
    <w:lsdException w:name="caption" w:uiPriority="35" w:unhideWhenUsed="1" w:qFormat="1"/>
    <w:lsdException w:name="table of figures" w:uiPriority="99" w:unhideWhenUsed="1"/>
    <w:lsdException w:name="footnote reference" w:semiHidden="1"/>
    <w:lsdException w:name="annotation reference" w:uiPriority="99" w:qFormat="1"/>
    <w:lsdException w:name="Title" w:uiPriority="10" w:qFormat="1"/>
    <w:lsdException w:name="Default Paragraph Font" w:semiHidden="1" w:uiPriority="1" w:unhideWhenUsed="1" w:qFormat="1"/>
    <w:lsdException w:name="Subtitle" w:uiPriority="11" w:qFormat="1"/>
    <w:lsdException w:name="Hyperlink" w:uiPriority="99"/>
    <w:lsdException w:name="Strong" w:uiPriority="22" w:qFormat="1"/>
    <w:lsdException w:name="Emphasis" w:uiPriority="20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unhideWhenUsed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99"/>
    <w:lsdException w:name="Table Grid" w:uiPriority="59" w:qFormat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776198"/>
  </w:style>
  <w:style w:type="paragraph" w:styleId="Heading1">
    <w:name w:val="heading 1"/>
    <w:basedOn w:val="Normal"/>
    <w:next w:val="Normal"/>
    <w:link w:val="Heading1Char"/>
    <w:uiPriority w:val="9"/>
    <w:qFormat/>
    <w:rsid w:val="00776198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365F91" w:themeColor="accent1" w:themeShade="BF"/>
      <w:sz w:val="30"/>
      <w:szCs w:val="3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76198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943634" w:themeColor="accent2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76198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E36C0A" w:themeColor="accent6" w:themeShade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7619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1849B" w:themeColor="accent5" w:themeShade="BF"/>
      <w:sz w:val="25"/>
      <w:szCs w:val="25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77619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632423" w:themeColor="accent2" w:themeShade="80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776198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984806" w:themeColor="accent6" w:themeShade="80"/>
      <w:sz w:val="23"/>
      <w:szCs w:val="23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776198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color w:val="244061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776198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632423" w:themeColor="accent2" w:themeShade="80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776198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color w:val="984806" w:themeColor="accent6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7">
    <w:name w:val="toc 7"/>
    <w:basedOn w:val="Normal"/>
    <w:next w:val="Normal"/>
    <w:uiPriority w:val="39"/>
    <w:unhideWhenUsed/>
    <w:pPr>
      <w:spacing w:line="240" w:lineRule="auto"/>
      <w:ind w:leftChars="1200" w:left="2520"/>
      <w:jc w:val="both"/>
    </w:pPr>
    <w:rPr>
      <w:rFonts w:ascii="Calibri" w:hAnsi="Calibri"/>
      <w:kern w:val="2"/>
      <w:sz w:val="21"/>
    </w:rPr>
  </w:style>
  <w:style w:type="paragraph" w:styleId="NormalIndent">
    <w:name w:val="Normal Indent"/>
    <w:basedOn w:val="Normal"/>
    <w:pPr>
      <w:spacing w:line="240" w:lineRule="auto"/>
      <w:ind w:firstLine="420"/>
      <w:jc w:val="both"/>
    </w:pPr>
    <w:rPr>
      <w:kern w:val="2"/>
      <w:sz w:val="21"/>
    </w:rPr>
  </w:style>
  <w:style w:type="paragraph" w:styleId="Caption">
    <w:name w:val="caption"/>
    <w:basedOn w:val="Normal"/>
    <w:next w:val="Normal"/>
    <w:uiPriority w:val="35"/>
    <w:unhideWhenUsed/>
    <w:qFormat/>
    <w:rsid w:val="00776198"/>
    <w:pPr>
      <w:spacing w:line="240" w:lineRule="auto"/>
    </w:pPr>
    <w:rPr>
      <w:b/>
      <w:bCs/>
      <w:smallCaps/>
      <w:color w:val="4F81BD" w:themeColor="accent1"/>
      <w:spacing w:val="6"/>
    </w:rPr>
  </w:style>
  <w:style w:type="paragraph" w:styleId="CommentText">
    <w:name w:val="annotation text"/>
    <w:basedOn w:val="Normal"/>
    <w:link w:val="CommentTextChar"/>
    <w:uiPriority w:val="99"/>
    <w:qFormat/>
  </w:style>
  <w:style w:type="paragraph" w:styleId="BodyText">
    <w:name w:val="Body Text"/>
    <w:basedOn w:val="Normal"/>
    <w:link w:val="BodyTextChar"/>
    <w:pPr>
      <w:spacing w:after="120"/>
    </w:pPr>
  </w:style>
  <w:style w:type="paragraph" w:styleId="TOC5">
    <w:name w:val="toc 5"/>
    <w:basedOn w:val="Normal"/>
    <w:next w:val="Normal"/>
    <w:uiPriority w:val="39"/>
    <w:unhideWhenUsed/>
    <w:pPr>
      <w:spacing w:line="240" w:lineRule="auto"/>
      <w:ind w:leftChars="800" w:left="1680"/>
      <w:jc w:val="both"/>
    </w:pPr>
    <w:rPr>
      <w:rFonts w:ascii="Calibri" w:hAnsi="Calibri"/>
      <w:kern w:val="2"/>
      <w:sz w:val="21"/>
    </w:rPr>
  </w:style>
  <w:style w:type="paragraph" w:styleId="TOC3">
    <w:name w:val="toc 3"/>
    <w:basedOn w:val="Normal"/>
    <w:next w:val="Normal"/>
    <w:uiPriority w:val="39"/>
    <w:pPr>
      <w:tabs>
        <w:tab w:val="left" w:pos="1700"/>
        <w:tab w:val="right" w:leader="dot" w:pos="8494"/>
      </w:tabs>
      <w:ind w:leftChars="400" w:left="400"/>
    </w:pPr>
  </w:style>
  <w:style w:type="paragraph" w:styleId="TOC8">
    <w:name w:val="toc 8"/>
    <w:basedOn w:val="Normal"/>
    <w:next w:val="Normal"/>
    <w:uiPriority w:val="39"/>
    <w:unhideWhenUsed/>
    <w:pPr>
      <w:spacing w:line="240" w:lineRule="auto"/>
      <w:ind w:leftChars="1400" w:left="2940"/>
      <w:jc w:val="both"/>
    </w:pPr>
    <w:rPr>
      <w:rFonts w:ascii="Calibri" w:hAnsi="Calibri"/>
      <w:kern w:val="2"/>
      <w:sz w:val="21"/>
    </w:rPr>
  </w:style>
  <w:style w:type="paragraph" w:styleId="EndnoteText">
    <w:name w:val="endnote text"/>
    <w:basedOn w:val="Normal"/>
    <w:pPr>
      <w:snapToGrid w:val="0"/>
      <w:spacing w:before="60" w:line="320" w:lineRule="exact"/>
    </w:pPr>
    <w:rPr>
      <w:sz w:val="21"/>
    </w:rPr>
  </w:style>
  <w:style w:type="paragraph" w:styleId="BalloonText">
    <w:name w:val="Balloon Text"/>
    <w:basedOn w:val="Normal"/>
    <w:link w:val="BalloonTextChar"/>
    <w:uiPriority w:val="99"/>
    <w:pPr>
      <w:spacing w:line="240" w:lineRule="auto"/>
    </w:pPr>
    <w:rPr>
      <w:sz w:val="18"/>
      <w:szCs w:val="18"/>
    </w:rPr>
  </w:style>
  <w:style w:type="paragraph" w:styleId="Footer">
    <w:name w:val="footer"/>
    <w:basedOn w:val="Normal"/>
    <w:link w:val="FooterChar"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Header">
    <w:name w:val="header"/>
    <w:basedOn w:val="Normal"/>
    <w:link w:val="HeaderChar"/>
    <w:uiPriority w:val="9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Normal"/>
    <w:next w:val="Normal"/>
    <w:link w:val="TOC1Char"/>
    <w:uiPriority w:val="39"/>
    <w:pPr>
      <w:jc w:val="both"/>
    </w:pPr>
    <w:rPr>
      <w:rFonts w:ascii="Arial" w:eastAsia="黑体" w:hAnsi="Arial"/>
    </w:rPr>
  </w:style>
  <w:style w:type="paragraph" w:styleId="TOC4">
    <w:name w:val="toc 4"/>
    <w:basedOn w:val="Normal"/>
    <w:next w:val="Normal"/>
    <w:uiPriority w:val="39"/>
    <w:unhideWhenUsed/>
    <w:pPr>
      <w:spacing w:line="240" w:lineRule="auto"/>
      <w:ind w:leftChars="600" w:left="1260"/>
      <w:jc w:val="both"/>
    </w:pPr>
    <w:rPr>
      <w:rFonts w:ascii="Calibri" w:hAnsi="Calibri"/>
      <w:kern w:val="2"/>
      <w:sz w:val="21"/>
    </w:rPr>
  </w:style>
  <w:style w:type="paragraph" w:styleId="FootnoteText">
    <w:name w:val="footnote text"/>
    <w:basedOn w:val="Normal"/>
    <w:semiHidden/>
    <w:pPr>
      <w:snapToGrid w:val="0"/>
    </w:pPr>
    <w:rPr>
      <w:sz w:val="18"/>
      <w:szCs w:val="18"/>
    </w:rPr>
  </w:style>
  <w:style w:type="paragraph" w:styleId="TOC6">
    <w:name w:val="toc 6"/>
    <w:basedOn w:val="Normal"/>
    <w:next w:val="Normal"/>
    <w:uiPriority w:val="39"/>
    <w:unhideWhenUsed/>
    <w:pPr>
      <w:spacing w:line="240" w:lineRule="auto"/>
      <w:ind w:leftChars="1000" w:left="2100"/>
      <w:jc w:val="both"/>
    </w:pPr>
    <w:rPr>
      <w:rFonts w:ascii="Calibri" w:hAnsi="Calibri"/>
      <w:kern w:val="2"/>
      <w:sz w:val="21"/>
    </w:rPr>
  </w:style>
  <w:style w:type="paragraph" w:styleId="TableofFigures">
    <w:name w:val="table of figures"/>
    <w:basedOn w:val="Normal"/>
    <w:next w:val="Normal"/>
    <w:uiPriority w:val="99"/>
    <w:unhideWhenUsed/>
    <w:pPr>
      <w:jc w:val="both"/>
    </w:pPr>
    <w:rPr>
      <w:kern w:val="2"/>
    </w:rPr>
  </w:style>
  <w:style w:type="paragraph" w:styleId="TOC2">
    <w:name w:val="toc 2"/>
    <w:basedOn w:val="Normal"/>
    <w:next w:val="Normal"/>
    <w:uiPriority w:val="39"/>
    <w:pPr>
      <w:ind w:leftChars="200" w:left="200"/>
    </w:pPr>
  </w:style>
  <w:style w:type="paragraph" w:styleId="TOC9">
    <w:name w:val="toc 9"/>
    <w:basedOn w:val="Normal"/>
    <w:next w:val="Normal"/>
    <w:uiPriority w:val="39"/>
    <w:unhideWhenUsed/>
    <w:pPr>
      <w:spacing w:line="240" w:lineRule="auto"/>
      <w:ind w:leftChars="1600" w:left="3360"/>
      <w:jc w:val="both"/>
    </w:pPr>
    <w:rPr>
      <w:rFonts w:ascii="Calibri" w:hAnsi="Calibri"/>
      <w:kern w:val="2"/>
      <w:sz w:val="21"/>
    </w:rPr>
  </w:style>
  <w:style w:type="paragraph" w:styleId="NormalWeb">
    <w:name w:val="Normal (Web)"/>
    <w:basedOn w:val="Normal"/>
    <w:uiPriority w:val="99"/>
    <w:unhideWhenUsed/>
    <w:pPr>
      <w:spacing w:before="100" w:beforeAutospacing="1" w:after="100" w:afterAutospacing="1" w:line="240" w:lineRule="auto"/>
    </w:pPr>
    <w:rPr>
      <w:rFonts w:ascii="宋体" w:hAnsi="宋体" w:cs="宋体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776198"/>
    <w:pPr>
      <w:spacing w:after="0" w:line="240" w:lineRule="auto"/>
      <w:contextualSpacing/>
    </w:pPr>
    <w:rPr>
      <w:rFonts w:asciiTheme="majorHAnsi" w:eastAsiaTheme="majorEastAsia" w:hAnsiTheme="majorHAnsi" w:cstheme="majorBidi"/>
      <w:color w:val="365F91" w:themeColor="accent1" w:themeShade="BF"/>
      <w:spacing w:val="-10"/>
      <w:sz w:val="52"/>
      <w:szCs w:val="52"/>
    </w:rPr>
  </w:style>
  <w:style w:type="paragraph" w:styleId="CommentSubject">
    <w:name w:val="annotation subject"/>
    <w:basedOn w:val="CommentText"/>
    <w:next w:val="CommentText"/>
    <w:link w:val="CommentSubjectChar"/>
    <w:rPr>
      <w:b/>
      <w:bCs/>
    </w:rPr>
  </w:style>
  <w:style w:type="table" w:styleId="TableGrid">
    <w:name w:val="Table Grid"/>
    <w:basedOn w:val="TableNormal"/>
    <w:uiPriority w:val="59"/>
    <w:qFormat/>
    <w:pPr>
      <w:widowControl w:val="0"/>
      <w:adjustRightInd w:val="0"/>
      <w:spacing w:line="420" w:lineRule="atLeast"/>
      <w:ind w:firstLine="522"/>
      <w:textAlignment w:val="baseline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776198"/>
    <w:rPr>
      <w:b/>
      <w:bCs/>
    </w:rPr>
  </w:style>
  <w:style w:type="character" w:styleId="EndnoteReference">
    <w:name w:val="endnote reference"/>
    <w:rPr>
      <w:rFonts w:ascii="Times New Roman" w:eastAsia="宋体" w:hAnsi="Times New Roman"/>
      <w:sz w:val="21"/>
      <w:vertAlign w:val="superscript"/>
    </w:rPr>
  </w:style>
  <w:style w:type="character" w:styleId="PageNumber">
    <w:name w:val="page number"/>
    <w:basedOn w:val="DefaultParagraphFont"/>
  </w:style>
  <w:style w:type="character" w:styleId="FollowedHyperlink">
    <w:name w:val="FollowedHyperlink"/>
    <w:rPr>
      <w:color w:val="666666"/>
      <w:u w:val="none"/>
    </w:rPr>
  </w:style>
  <w:style w:type="character" w:styleId="Emphasis">
    <w:name w:val="Emphasis"/>
    <w:basedOn w:val="DefaultParagraphFont"/>
    <w:uiPriority w:val="20"/>
    <w:qFormat/>
    <w:rsid w:val="00776198"/>
    <w:rPr>
      <w:i/>
      <w:iCs/>
    </w:rPr>
  </w:style>
  <w:style w:type="character" w:styleId="Hyperlink">
    <w:name w:val="Hyperlink"/>
    <w:uiPriority w:val="99"/>
    <w:rPr>
      <w:color w:val="666666"/>
      <w:u w:val="none"/>
    </w:rPr>
  </w:style>
  <w:style w:type="character" w:styleId="CommentReference">
    <w:name w:val="annotation reference"/>
    <w:uiPriority w:val="99"/>
    <w:qFormat/>
    <w:rPr>
      <w:sz w:val="21"/>
      <w:szCs w:val="21"/>
    </w:rPr>
  </w:style>
  <w:style w:type="character" w:styleId="FootnoteReference">
    <w:name w:val="footnote reference"/>
    <w:semiHidden/>
    <w:rPr>
      <w:vertAlign w:val="superscript"/>
    </w:rPr>
  </w:style>
  <w:style w:type="character" w:customStyle="1" w:styleId="Heading1Char">
    <w:name w:val="Heading 1 Char"/>
    <w:basedOn w:val="DefaultParagraphFont"/>
    <w:link w:val="Heading1"/>
    <w:uiPriority w:val="9"/>
    <w:rsid w:val="00776198"/>
    <w:rPr>
      <w:rFonts w:asciiTheme="majorHAnsi" w:eastAsiaTheme="majorEastAsia" w:hAnsiTheme="majorHAnsi" w:cstheme="majorBidi"/>
      <w:color w:val="365F91" w:themeColor="accent1" w:themeShade="BF"/>
      <w:sz w:val="30"/>
      <w:szCs w:val="30"/>
    </w:rPr>
  </w:style>
  <w:style w:type="character" w:customStyle="1" w:styleId="Heading2Char">
    <w:name w:val="Heading 2 Char"/>
    <w:basedOn w:val="DefaultParagraphFont"/>
    <w:link w:val="Heading2"/>
    <w:uiPriority w:val="9"/>
    <w:rsid w:val="00776198"/>
    <w:rPr>
      <w:rFonts w:asciiTheme="majorHAnsi" w:eastAsiaTheme="majorEastAsia" w:hAnsiTheme="majorHAnsi" w:cstheme="majorBidi"/>
      <w:color w:val="943634" w:themeColor="accent2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776198"/>
    <w:rPr>
      <w:rFonts w:asciiTheme="majorHAnsi" w:eastAsiaTheme="majorEastAsia" w:hAnsiTheme="majorHAnsi" w:cstheme="majorBidi"/>
      <w:color w:val="E36C0A" w:themeColor="accent6" w:themeShade="BF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776198"/>
    <w:rPr>
      <w:rFonts w:asciiTheme="majorHAnsi" w:eastAsiaTheme="majorEastAsia" w:hAnsiTheme="majorHAnsi" w:cstheme="majorBidi"/>
      <w:i/>
      <w:iCs/>
      <w:color w:val="31849B" w:themeColor="accent5" w:themeShade="BF"/>
      <w:sz w:val="25"/>
      <w:szCs w:val="25"/>
    </w:rPr>
  </w:style>
  <w:style w:type="character" w:customStyle="1" w:styleId="CommentTextChar">
    <w:name w:val="Comment Text Char"/>
    <w:link w:val="CommentText"/>
    <w:uiPriority w:val="99"/>
    <w:qFormat/>
    <w:rPr>
      <w:color w:val="000000"/>
      <w:spacing w:val="11"/>
      <w:sz w:val="24"/>
    </w:rPr>
  </w:style>
  <w:style w:type="character" w:customStyle="1" w:styleId="BalloonTextChar">
    <w:name w:val="Balloon Text Char"/>
    <w:link w:val="BalloonText"/>
    <w:rPr>
      <w:color w:val="000000"/>
      <w:spacing w:val="11"/>
      <w:sz w:val="18"/>
      <w:szCs w:val="18"/>
    </w:rPr>
  </w:style>
  <w:style w:type="character" w:customStyle="1" w:styleId="FooterChar">
    <w:name w:val="Footer Char"/>
    <w:link w:val="Footer"/>
    <w:uiPriority w:val="99"/>
    <w:rPr>
      <w:color w:val="000000"/>
      <w:spacing w:val="11"/>
      <w:sz w:val="18"/>
      <w:szCs w:val="18"/>
    </w:rPr>
  </w:style>
  <w:style w:type="character" w:customStyle="1" w:styleId="HeaderChar">
    <w:name w:val="Header Char"/>
    <w:link w:val="Header"/>
    <w:uiPriority w:val="99"/>
    <w:rPr>
      <w:color w:val="000000"/>
      <w:spacing w:val="11"/>
      <w:sz w:val="18"/>
      <w:szCs w:val="18"/>
    </w:rPr>
  </w:style>
  <w:style w:type="character" w:customStyle="1" w:styleId="TOC1Char">
    <w:name w:val="TOC 1 Char"/>
    <w:link w:val="TOC1"/>
    <w:uiPriority w:val="39"/>
    <w:rPr>
      <w:rFonts w:ascii="Arial" w:eastAsia="黑体" w:hAnsi="Arial"/>
      <w:color w:val="000000"/>
      <w:spacing w:val="11"/>
      <w:sz w:val="24"/>
    </w:rPr>
  </w:style>
  <w:style w:type="character" w:customStyle="1" w:styleId="TitleChar">
    <w:name w:val="Title Char"/>
    <w:basedOn w:val="DefaultParagraphFont"/>
    <w:link w:val="Title"/>
    <w:uiPriority w:val="10"/>
    <w:rsid w:val="00776198"/>
    <w:rPr>
      <w:rFonts w:asciiTheme="majorHAnsi" w:eastAsiaTheme="majorEastAsia" w:hAnsiTheme="majorHAnsi" w:cstheme="majorBidi"/>
      <w:color w:val="365F91" w:themeColor="accent1" w:themeShade="BF"/>
      <w:spacing w:val="-10"/>
      <w:sz w:val="52"/>
      <w:szCs w:val="52"/>
    </w:rPr>
  </w:style>
  <w:style w:type="character" w:customStyle="1" w:styleId="CommentSubjectChar">
    <w:name w:val="Comment Subject Char"/>
    <w:link w:val="CommentSubject"/>
    <w:rPr>
      <w:b/>
      <w:bCs/>
      <w:color w:val="000000"/>
      <w:spacing w:val="11"/>
      <w:sz w:val="24"/>
    </w:rPr>
  </w:style>
  <w:style w:type="paragraph" w:customStyle="1" w:styleId="a1">
    <w:name w:val="段落"/>
    <w:basedOn w:val="Normal"/>
    <w:pPr>
      <w:spacing w:line="420" w:lineRule="exact"/>
      <w:ind w:firstLine="520"/>
    </w:pPr>
    <w:rPr>
      <w:spacing w:val="10"/>
    </w:rPr>
  </w:style>
  <w:style w:type="paragraph" w:customStyle="1" w:styleId="1">
    <w:name w:val="标题1"/>
    <w:basedOn w:val="Title"/>
    <w:pPr>
      <w:spacing w:after="360" w:line="420" w:lineRule="exact"/>
    </w:pPr>
    <w:rPr>
      <w:rFonts w:cs="Times New Roman"/>
      <w:b/>
      <w:bCs/>
      <w:sz w:val="30"/>
      <w:szCs w:val="20"/>
    </w:rPr>
  </w:style>
  <w:style w:type="paragraph" w:customStyle="1" w:styleId="a2">
    <w:name w:val="图题论文"/>
    <w:basedOn w:val="Normal"/>
    <w:link w:val="Char"/>
    <w:pPr>
      <w:spacing w:before="120" w:after="240" w:line="240" w:lineRule="auto"/>
      <w:jc w:val="center"/>
    </w:pPr>
  </w:style>
  <w:style w:type="paragraph" w:customStyle="1" w:styleId="a3">
    <w:name w:val="公式"/>
    <w:basedOn w:val="Normal"/>
    <w:link w:val="a4"/>
    <w:pPr>
      <w:spacing w:before="120" w:after="120" w:line="240" w:lineRule="auto"/>
      <w:jc w:val="center"/>
    </w:pPr>
  </w:style>
  <w:style w:type="paragraph" w:customStyle="1" w:styleId="WPSOffice2">
    <w:name w:val="WPSOffice手动目录 2"/>
    <w:pPr>
      <w:ind w:leftChars="200" w:left="200"/>
    </w:pPr>
  </w:style>
  <w:style w:type="paragraph" w:customStyle="1" w:styleId="a5">
    <w:name w:val="中文表题"/>
    <w:basedOn w:val="Normal"/>
    <w:pPr>
      <w:overflowPunct w:val="0"/>
      <w:autoSpaceDE w:val="0"/>
      <w:autoSpaceDN w:val="0"/>
      <w:spacing w:before="120" w:line="380" w:lineRule="exact"/>
      <w:ind w:left="227" w:right="227"/>
      <w:jc w:val="both"/>
    </w:pPr>
    <w:rPr>
      <w:spacing w:val="6"/>
    </w:rPr>
  </w:style>
  <w:style w:type="paragraph" w:customStyle="1" w:styleId="WPSOffice1">
    <w:name w:val="WPSOffice手动目录 1"/>
  </w:style>
  <w:style w:type="paragraph" w:customStyle="1" w:styleId="10">
    <w:name w:val="标 1"/>
    <w:basedOn w:val="Normal"/>
    <w:pPr>
      <w:spacing w:before="240" w:after="360" w:line="420" w:lineRule="exact"/>
      <w:jc w:val="center"/>
    </w:pPr>
    <w:rPr>
      <w:rFonts w:eastAsia="黑体"/>
      <w:sz w:val="30"/>
    </w:rPr>
  </w:style>
  <w:style w:type="paragraph" w:customStyle="1" w:styleId="Quote1">
    <w:name w:val="Quote1"/>
    <w:basedOn w:val="Normal"/>
    <w:next w:val="Normal"/>
    <w:link w:val="a6"/>
    <w:uiPriority w:val="99"/>
    <w:pPr>
      <w:spacing w:before="200"/>
      <w:ind w:left="864" w:right="864"/>
      <w:jc w:val="center"/>
    </w:pPr>
    <w:rPr>
      <w:i/>
      <w:iCs/>
      <w:color w:val="404040"/>
    </w:rPr>
  </w:style>
  <w:style w:type="character" w:customStyle="1" w:styleId="a6">
    <w:name w:val="引用 字符"/>
    <w:link w:val="Quote1"/>
    <w:uiPriority w:val="99"/>
    <w:rPr>
      <w:i/>
      <w:iCs/>
      <w:color w:val="404040"/>
      <w:spacing w:val="11"/>
      <w:sz w:val="24"/>
    </w:rPr>
  </w:style>
  <w:style w:type="character" w:customStyle="1" w:styleId="Style64">
    <w:name w:val="_Style 64"/>
    <w:uiPriority w:val="32"/>
    <w:rPr>
      <w:b/>
      <w:bCs/>
      <w:smallCaps/>
      <w:color w:val="5B9BD5"/>
      <w:spacing w:val="5"/>
    </w:rPr>
  </w:style>
  <w:style w:type="character" w:customStyle="1" w:styleId="sl">
    <w:name w:val="s_l"/>
  </w:style>
  <w:style w:type="paragraph" w:customStyle="1" w:styleId="a0">
    <w:name w:val="参考文献"/>
    <w:basedOn w:val="Normal"/>
    <w:link w:val="a7"/>
    <w:pPr>
      <w:numPr>
        <w:numId w:val="2"/>
      </w:numPr>
      <w:spacing w:before="60" w:line="320" w:lineRule="exact"/>
      <w:ind w:left="200" w:hangingChars="200" w:hanging="200"/>
    </w:pPr>
    <w:rPr>
      <w:color w:val="333333"/>
      <w:sz w:val="21"/>
      <w:szCs w:val="18"/>
      <w:shd w:val="clear" w:color="auto" w:fill="FFFFFF"/>
    </w:rPr>
  </w:style>
  <w:style w:type="character" w:customStyle="1" w:styleId="a7">
    <w:name w:val="参考文献 字符"/>
    <w:link w:val="a0"/>
    <w:rPr>
      <w:color w:val="333333"/>
      <w:spacing w:val="11"/>
      <w:sz w:val="21"/>
      <w:szCs w:val="18"/>
    </w:rPr>
  </w:style>
  <w:style w:type="paragraph" w:customStyle="1" w:styleId="Style68">
    <w:name w:val="_Style 68"/>
    <w:basedOn w:val="Heading1"/>
    <w:next w:val="Normal"/>
    <w:uiPriority w:val="39"/>
    <w:unhideWhenUsed/>
    <w:pPr>
      <w:spacing w:before="240" w:line="259" w:lineRule="auto"/>
      <w:outlineLvl w:val="9"/>
    </w:pPr>
    <w:rPr>
      <w:rFonts w:ascii="Calibri Light" w:eastAsia="宋体" w:hAnsi="Calibri Light"/>
      <w:b/>
      <w:color w:val="2E74B5"/>
      <w:szCs w:val="32"/>
    </w:rPr>
  </w:style>
  <w:style w:type="paragraph" w:customStyle="1" w:styleId="ListParagraph1">
    <w:name w:val="List Paragraph1"/>
    <w:basedOn w:val="Normal"/>
    <w:uiPriority w:val="34"/>
    <w:pPr>
      <w:ind w:firstLine="420"/>
      <w:jc w:val="both"/>
    </w:pPr>
    <w:rPr>
      <w:kern w:val="2"/>
    </w:rPr>
  </w:style>
  <w:style w:type="character" w:customStyle="1" w:styleId="Char0">
    <w:name w:val="页脚 Char"/>
    <w:uiPriority w:val="99"/>
    <w:rPr>
      <w:color w:val="000000"/>
      <w:spacing w:val="10"/>
      <w:sz w:val="18"/>
      <w:szCs w:val="18"/>
    </w:rPr>
  </w:style>
  <w:style w:type="character" w:customStyle="1" w:styleId="Char1">
    <w:name w:val="批注框文本 Char"/>
    <w:uiPriority w:val="99"/>
    <w:semiHidden/>
    <w:rPr>
      <w:color w:val="000000"/>
      <w:spacing w:val="10"/>
      <w:sz w:val="18"/>
      <w:szCs w:val="18"/>
    </w:rPr>
  </w:style>
  <w:style w:type="paragraph" w:customStyle="1" w:styleId="Equation">
    <w:name w:val="Equation"/>
    <w:basedOn w:val="Normal"/>
    <w:pPr>
      <w:spacing w:before="120" w:after="120" w:line="240" w:lineRule="auto"/>
      <w:jc w:val="center"/>
    </w:pPr>
    <w:rPr>
      <w:rFonts w:cs="宋体"/>
      <w:kern w:val="2"/>
    </w:rPr>
  </w:style>
  <w:style w:type="paragraph" w:customStyle="1" w:styleId="Char1CharCharChar">
    <w:name w:val="Char1 Char Char Char"/>
    <w:basedOn w:val="Normal"/>
    <w:pPr>
      <w:spacing w:line="360" w:lineRule="auto"/>
      <w:jc w:val="both"/>
    </w:pPr>
    <w:rPr>
      <w:rFonts w:eastAsia="楷体_GB2312"/>
      <w:kern w:val="2"/>
      <w:sz w:val="28"/>
      <w:szCs w:val="28"/>
    </w:rPr>
  </w:style>
  <w:style w:type="paragraph" w:customStyle="1" w:styleId="Default">
    <w:name w:val="Default"/>
    <w:pPr>
      <w:widowControl w:val="0"/>
      <w:autoSpaceDE w:val="0"/>
      <w:autoSpaceDN w:val="0"/>
      <w:adjustRightInd w:val="0"/>
    </w:pPr>
    <w:rPr>
      <w:rFonts w:ascii="宋体" w:hAnsi="Calibri" w:cs="宋体"/>
      <w:color w:val="000000"/>
      <w:sz w:val="24"/>
      <w:szCs w:val="24"/>
    </w:rPr>
  </w:style>
  <w:style w:type="paragraph" w:customStyle="1" w:styleId="Equationnumber">
    <w:name w:val="Equation number"/>
    <w:basedOn w:val="Normal"/>
    <w:pPr>
      <w:spacing w:before="120" w:after="120"/>
      <w:jc w:val="right"/>
    </w:pPr>
    <w:rPr>
      <w:rFonts w:cs="宋体"/>
      <w:kern w:val="2"/>
    </w:rPr>
  </w:style>
  <w:style w:type="character" w:customStyle="1" w:styleId="PlaceholderText1">
    <w:name w:val="Placeholder Text1"/>
    <w:uiPriority w:val="99"/>
    <w:semiHidden/>
    <w:rPr>
      <w:color w:val="808080"/>
    </w:rPr>
  </w:style>
  <w:style w:type="paragraph" w:customStyle="1" w:styleId="a8">
    <w:name w:val="!论文表格文字"/>
    <w:basedOn w:val="Normal"/>
    <w:pPr>
      <w:spacing w:before="60" w:after="60" w:line="240" w:lineRule="auto"/>
      <w:jc w:val="both"/>
    </w:pPr>
    <w:rPr>
      <w:rFonts w:cs="宋体"/>
    </w:rPr>
  </w:style>
  <w:style w:type="paragraph" w:customStyle="1" w:styleId="NoSpacing1">
    <w:name w:val="No Spacing1"/>
    <w:uiPriority w:val="1"/>
    <w:pPr>
      <w:widowControl w:val="0"/>
      <w:ind w:firstLineChars="200" w:firstLine="200"/>
      <w:jc w:val="both"/>
    </w:pPr>
    <w:rPr>
      <w:kern w:val="2"/>
      <w:sz w:val="24"/>
    </w:rPr>
  </w:style>
  <w:style w:type="table" w:customStyle="1" w:styleId="Style79">
    <w:name w:val="_Style 79"/>
    <w:basedOn w:val="TableNormal"/>
    <w:uiPriority w:val="40"/>
    <w:qFormat/>
    <w:rPr>
      <w:rFonts w:ascii="Calibri" w:hAnsi="Calibri"/>
      <w:kern w:val="2"/>
      <w:sz w:val="21"/>
    </w:rPr>
    <w:tblPr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</w:style>
  <w:style w:type="paragraph" w:customStyle="1" w:styleId="a">
    <w:name w:val="例程"/>
    <w:basedOn w:val="Normal"/>
    <w:pPr>
      <w:numPr>
        <w:numId w:val="3"/>
      </w:numPr>
      <w:topLinePunct/>
      <w:autoSpaceDE w:val="0"/>
      <w:autoSpaceDN w:val="0"/>
      <w:snapToGrid w:val="0"/>
      <w:spacing w:line="300" w:lineRule="auto"/>
      <w:ind w:right="567"/>
    </w:pPr>
    <w:rPr>
      <w:snapToGrid w:val="0"/>
      <w:sz w:val="21"/>
      <w:szCs w:val="21"/>
    </w:rPr>
  </w:style>
  <w:style w:type="paragraph" w:customStyle="1" w:styleId="Title1">
    <w:name w:val="Title1"/>
    <w:basedOn w:val="Title"/>
    <w:pPr>
      <w:spacing w:after="360" w:line="420" w:lineRule="exact"/>
    </w:pPr>
    <w:rPr>
      <w:rFonts w:cs="Times New Roman"/>
      <w:b/>
      <w:bCs/>
      <w:color w:val="auto"/>
      <w:spacing w:val="0"/>
      <w:sz w:val="30"/>
      <w:szCs w:val="20"/>
    </w:rPr>
  </w:style>
  <w:style w:type="paragraph" w:customStyle="1" w:styleId="5">
    <w:name w:val="标题5"/>
    <w:basedOn w:val="Title"/>
    <w:pPr>
      <w:spacing w:after="360" w:line="420" w:lineRule="exact"/>
    </w:pPr>
    <w:rPr>
      <w:rFonts w:cs="Times New Roman"/>
      <w:b/>
      <w:bCs/>
      <w:color w:val="auto"/>
      <w:spacing w:val="0"/>
      <w:sz w:val="30"/>
      <w:szCs w:val="20"/>
    </w:rPr>
  </w:style>
  <w:style w:type="paragraph" w:customStyle="1" w:styleId="a9">
    <w:name w:val="表"/>
    <w:basedOn w:val="Caption"/>
    <w:pPr>
      <w:spacing w:before="240"/>
    </w:pPr>
    <w:rPr>
      <w:color w:val="auto"/>
      <w:spacing w:val="0"/>
      <w:kern w:val="2"/>
    </w:rPr>
  </w:style>
  <w:style w:type="character" w:customStyle="1" w:styleId="Char2">
    <w:name w:val="批注文字 Char"/>
    <w:uiPriority w:val="99"/>
    <w:rPr>
      <w:kern w:val="2"/>
    </w:rPr>
  </w:style>
  <w:style w:type="paragraph" w:customStyle="1" w:styleId="aa">
    <w:name w:val="缩写表"/>
    <w:basedOn w:val="TOC1"/>
    <w:pPr>
      <w:spacing w:after="120"/>
      <w:jc w:val="left"/>
    </w:pPr>
    <w:rPr>
      <w:rFonts w:ascii="Times New Roman" w:eastAsia="宋体" w:hAnsi="Times New Roman"/>
      <w:spacing w:val="10"/>
    </w:rPr>
  </w:style>
  <w:style w:type="paragraph" w:customStyle="1" w:styleId="ab">
    <w:name w:val="论文标题"/>
    <w:basedOn w:val="Normal"/>
    <w:link w:val="ac"/>
    <w:pPr>
      <w:spacing w:line="300" w:lineRule="auto"/>
      <w:jc w:val="center"/>
    </w:pPr>
    <w:rPr>
      <w:rFonts w:ascii="黑体" w:eastAsia="黑体"/>
      <w:sz w:val="52"/>
      <w:szCs w:val="52"/>
    </w:rPr>
  </w:style>
  <w:style w:type="character" w:customStyle="1" w:styleId="ac">
    <w:name w:val="论文标题 字符"/>
    <w:link w:val="ab"/>
    <w:rPr>
      <w:rFonts w:ascii="黑体" w:eastAsia="黑体"/>
      <w:color w:val="000000"/>
      <w:spacing w:val="11"/>
      <w:sz w:val="52"/>
      <w:szCs w:val="52"/>
    </w:rPr>
  </w:style>
  <w:style w:type="paragraph" w:customStyle="1" w:styleId="ad">
    <w:name w:val="非缩进正文"/>
    <w:basedOn w:val="Normal"/>
    <w:link w:val="ae"/>
    <w:pPr>
      <w:spacing w:line="420" w:lineRule="exact"/>
    </w:pPr>
    <w:rPr>
      <w:rFonts w:ascii="宋体"/>
      <w:spacing w:val="10"/>
      <w:sz w:val="36"/>
    </w:rPr>
  </w:style>
  <w:style w:type="character" w:customStyle="1" w:styleId="ae">
    <w:name w:val="非缩进正文 字符"/>
    <w:link w:val="ad"/>
    <w:rPr>
      <w:rFonts w:ascii="宋体"/>
      <w:color w:val="000000"/>
      <w:spacing w:val="10"/>
      <w:sz w:val="36"/>
    </w:rPr>
  </w:style>
  <w:style w:type="paragraph" w:customStyle="1" w:styleId="af">
    <w:name w:val="页眉论文"/>
    <w:basedOn w:val="Header"/>
    <w:link w:val="af0"/>
    <w:pPr>
      <w:pBdr>
        <w:bottom w:val="single" w:sz="4" w:space="1" w:color="auto"/>
      </w:pBdr>
    </w:pPr>
    <w:rPr>
      <w:rFonts w:cs="宋体"/>
      <w:sz w:val="21"/>
      <w:szCs w:val="21"/>
    </w:rPr>
  </w:style>
  <w:style w:type="character" w:customStyle="1" w:styleId="af0">
    <w:name w:val="页眉论文 字符"/>
    <w:link w:val="af"/>
    <w:rPr>
      <w:rFonts w:cs="宋体"/>
      <w:color w:val="000000"/>
      <w:spacing w:val="11"/>
      <w:sz w:val="21"/>
      <w:szCs w:val="21"/>
    </w:rPr>
  </w:style>
  <w:style w:type="paragraph" w:customStyle="1" w:styleId="af1">
    <w:name w:val="页脚论文"/>
    <w:basedOn w:val="Footer"/>
    <w:link w:val="af2"/>
    <w:pPr>
      <w:ind w:firstLine="360"/>
      <w:jc w:val="center"/>
    </w:pPr>
    <w:rPr>
      <w:sz w:val="21"/>
    </w:rPr>
  </w:style>
  <w:style w:type="character" w:customStyle="1" w:styleId="af2">
    <w:name w:val="页脚论文 字符"/>
    <w:link w:val="af1"/>
    <w:rPr>
      <w:color w:val="000000"/>
      <w:spacing w:val="11"/>
      <w:sz w:val="21"/>
      <w:szCs w:val="18"/>
    </w:rPr>
  </w:style>
  <w:style w:type="paragraph" w:customStyle="1" w:styleId="af3">
    <w:name w:val="目录"/>
    <w:basedOn w:val="TOC1"/>
    <w:link w:val="af4"/>
    <w:pPr>
      <w:tabs>
        <w:tab w:val="right" w:leader="dot" w:pos="8494"/>
      </w:tabs>
      <w:jc w:val="left"/>
    </w:pPr>
  </w:style>
  <w:style w:type="character" w:customStyle="1" w:styleId="af4">
    <w:name w:val="目录 字符"/>
    <w:link w:val="af3"/>
    <w:rPr>
      <w:rFonts w:ascii="Arial" w:eastAsia="黑体" w:hAnsi="Arial"/>
      <w:color w:val="000000"/>
      <w:spacing w:val="11"/>
      <w:sz w:val="24"/>
    </w:rPr>
  </w:style>
  <w:style w:type="character" w:customStyle="1" w:styleId="Style96">
    <w:name w:val="_Style 96"/>
    <w:uiPriority w:val="19"/>
    <w:rPr>
      <w:i/>
      <w:iCs/>
      <w:color w:val="404040"/>
    </w:rPr>
  </w:style>
  <w:style w:type="paragraph" w:customStyle="1" w:styleId="af5">
    <w:name w:val="公式论文"/>
    <w:basedOn w:val="Normal"/>
    <w:link w:val="Char3"/>
    <w:pPr>
      <w:spacing w:before="120" w:after="120"/>
    </w:pPr>
    <w:rPr>
      <w:szCs w:val="24"/>
      <w:lang w:eastAsia="zh-Hans"/>
    </w:rPr>
  </w:style>
  <w:style w:type="character" w:customStyle="1" w:styleId="Char">
    <w:name w:val="图题 Char"/>
    <w:link w:val="a2"/>
    <w:rPr>
      <w:rFonts w:eastAsia="宋体"/>
      <w:color w:val="auto"/>
      <w:sz w:val="22"/>
    </w:rPr>
  </w:style>
  <w:style w:type="character" w:customStyle="1" w:styleId="Char3">
    <w:name w:val="公式论文 Char"/>
    <w:link w:val="af5"/>
    <w:rPr>
      <w:rFonts w:eastAsia="宋体"/>
      <w:szCs w:val="24"/>
      <w:lang w:eastAsia="zh-Hans"/>
    </w:rPr>
  </w:style>
  <w:style w:type="paragraph" w:customStyle="1" w:styleId="11">
    <w:name w:val="样式1"/>
    <w:basedOn w:val="Normal"/>
    <w:next w:val="Normal"/>
    <w:link w:val="12"/>
  </w:style>
  <w:style w:type="paragraph" w:customStyle="1" w:styleId="CambriaMath">
    <w:name w:val="样式 公式 + Cambria Math"/>
    <w:basedOn w:val="a3"/>
    <w:rPr>
      <w:rFonts w:eastAsia="Times New Roman"/>
    </w:rPr>
  </w:style>
  <w:style w:type="character" w:customStyle="1" w:styleId="12">
    <w:name w:val="样式1 字符"/>
    <w:basedOn w:val="Heading1Char"/>
    <w:link w:val="11"/>
    <w:rPr>
      <w:rFonts w:ascii="Arial" w:eastAsia="黑体" w:hAnsi="Arial" w:cstheme="majorBidi"/>
      <w:color w:val="000000"/>
      <w:spacing w:val="11"/>
      <w:kern w:val="28"/>
      <w:sz w:val="24"/>
      <w:szCs w:val="30"/>
    </w:rPr>
  </w:style>
  <w:style w:type="character" w:customStyle="1" w:styleId="BodyTextChar">
    <w:name w:val="Body Text Char"/>
    <w:basedOn w:val="DefaultParagraphFont"/>
    <w:link w:val="BodyText"/>
    <w:rPr>
      <w:color w:val="000000"/>
      <w:spacing w:val="11"/>
      <w:sz w:val="24"/>
    </w:rPr>
  </w:style>
  <w:style w:type="character" w:customStyle="1" w:styleId="MTEquationSection">
    <w:name w:val="MTEquationSection"/>
    <w:basedOn w:val="DefaultParagraphFont"/>
    <w:rPr>
      <w:rFonts w:ascii="仿宋体" w:eastAsia="仿宋体"/>
      <w:vanish/>
      <w:color w:val="FF0000"/>
      <w:spacing w:val="20"/>
      <w:sz w:val="4"/>
    </w:rPr>
  </w:style>
  <w:style w:type="paragraph" w:customStyle="1" w:styleId="MTDisplayEquation">
    <w:name w:val="MTDisplayEquation"/>
    <w:basedOn w:val="a3"/>
    <w:next w:val="Normal"/>
    <w:link w:val="MTDisplayEquation0"/>
    <w:pPr>
      <w:tabs>
        <w:tab w:val="center" w:pos="4240"/>
        <w:tab w:val="right" w:pos="8500"/>
      </w:tabs>
    </w:pPr>
  </w:style>
  <w:style w:type="character" w:customStyle="1" w:styleId="a4">
    <w:name w:val="公式 字符"/>
    <w:basedOn w:val="DefaultParagraphFont"/>
    <w:link w:val="a3"/>
    <w:rPr>
      <w:color w:val="000000"/>
      <w:spacing w:val="11"/>
      <w:sz w:val="24"/>
    </w:rPr>
  </w:style>
  <w:style w:type="character" w:customStyle="1" w:styleId="MTDisplayEquation0">
    <w:name w:val="MTDisplayEquation 字符"/>
    <w:basedOn w:val="a4"/>
    <w:link w:val="MTDisplayEquation"/>
    <w:rPr>
      <w:color w:val="000000"/>
      <w:spacing w:val="11"/>
      <w:sz w:val="24"/>
    </w:rPr>
  </w:style>
  <w:style w:type="paragraph" w:customStyle="1" w:styleId="p5">
    <w:name w:val="p5"/>
    <w:basedOn w:val="Normal"/>
    <w:rPr>
      <w:rFonts w:ascii="宋体" w:hAnsi="宋体"/>
    </w:rPr>
  </w:style>
  <w:style w:type="paragraph" w:customStyle="1" w:styleId="p3">
    <w:name w:val="p3"/>
    <w:basedOn w:val="Normal"/>
    <w:pPr>
      <w:spacing w:after="198"/>
    </w:pPr>
  </w:style>
  <w:style w:type="character" w:customStyle="1" w:styleId="s1">
    <w:name w:val="s1"/>
    <w:basedOn w:val="DefaultParagraphFont"/>
    <w:rPr>
      <w:rFonts w:ascii="宋体" w:eastAsia="宋体" w:hAnsi="宋体" w:cs="宋体" w:hint="eastAsia"/>
      <w:sz w:val="22"/>
      <w:szCs w:val="22"/>
    </w:rPr>
  </w:style>
  <w:style w:type="character" w:customStyle="1" w:styleId="s2">
    <w:name w:val="s2"/>
    <w:basedOn w:val="DefaultParagraphFont"/>
    <w:rPr>
      <w:rFonts w:ascii="Times New Roman" w:hAnsi="Times New Roman" w:cs="Times New Roman" w:hint="default"/>
      <w:sz w:val="22"/>
      <w:szCs w:val="22"/>
    </w:rPr>
  </w:style>
  <w:style w:type="paragraph" w:customStyle="1" w:styleId="p1">
    <w:name w:val="p1"/>
    <w:basedOn w:val="Normal"/>
  </w:style>
  <w:style w:type="paragraph" w:customStyle="1" w:styleId="p4">
    <w:name w:val="p4"/>
    <w:basedOn w:val="Normal"/>
    <w:pPr>
      <w:spacing w:after="198"/>
    </w:pPr>
    <w:rPr>
      <w:rFonts w:ascii="宋体" w:hAnsi="宋体" w:hint="eastAsia"/>
    </w:rPr>
  </w:style>
  <w:style w:type="paragraph" w:customStyle="1" w:styleId="p2">
    <w:name w:val="p2"/>
    <w:basedOn w:val="Normal"/>
    <w:rPr>
      <w:rFonts w:ascii="宋体" w:hAnsi="宋体" w:hint="eastAsia"/>
    </w:rPr>
  </w:style>
  <w:style w:type="paragraph" w:customStyle="1" w:styleId="Char4">
    <w:name w:val="Char"/>
    <w:basedOn w:val="Normal"/>
    <w:pPr>
      <w:spacing w:line="360" w:lineRule="atLeast"/>
      <w:jc w:val="both"/>
    </w:pPr>
    <w:rPr>
      <w:rFonts w:ascii="Arial" w:hAnsi="Arial" w:cs="Arial"/>
      <w:kern w:val="2"/>
      <w:sz w:val="20"/>
    </w:rPr>
  </w:style>
  <w:style w:type="table" w:customStyle="1" w:styleId="TableNormal1">
    <w:name w:val="Table Normal1"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13">
    <w:name w:val="列表段落1"/>
    <w:basedOn w:val="Normal"/>
    <w:uiPriority w:val="34"/>
    <w:pPr>
      <w:spacing w:before="100" w:beforeAutospacing="1" w:after="100" w:afterAutospacing="1"/>
    </w:pPr>
  </w:style>
  <w:style w:type="paragraph" w:customStyle="1" w:styleId="0Tableft">
    <w:name w:val="0_Tab_left"/>
    <w:basedOn w:val="Normal"/>
    <w:pPr>
      <w:ind w:leftChars="100" w:left="720" w:rightChars="100" w:right="100"/>
    </w:pPr>
    <w:rPr>
      <w:rFonts w:eastAsia="微软雅黑"/>
      <w:sz w:val="20"/>
    </w:rPr>
  </w:style>
  <w:style w:type="paragraph" w:customStyle="1" w:styleId="HR">
    <w:name w:val="HR正文"/>
    <w:basedOn w:val="Normal"/>
    <w:pPr>
      <w:spacing w:line="300" w:lineRule="auto"/>
    </w:pPr>
  </w:style>
  <w:style w:type="character" w:customStyle="1" w:styleId="font01">
    <w:name w:val="font01"/>
    <w:basedOn w:val="DefaultParagraphFont"/>
    <w:rPr>
      <w:rFonts w:ascii="宋体" w:eastAsia="宋体" w:hAnsi="宋体" w:cs="宋体" w:hint="eastAsia"/>
      <w:color w:val="000000"/>
      <w:sz w:val="13"/>
      <w:szCs w:val="13"/>
      <w:u w:val="none"/>
    </w:rPr>
  </w:style>
  <w:style w:type="character" w:customStyle="1" w:styleId="font11">
    <w:name w:val="font11"/>
    <w:basedOn w:val="DefaultParagraphFont"/>
    <w:rPr>
      <w:rFonts w:ascii="Arial" w:hAnsi="Arial" w:cs="Arial" w:hint="default"/>
      <w:color w:val="000000"/>
      <w:sz w:val="20"/>
      <w:szCs w:val="20"/>
      <w:u w:val="none"/>
    </w:rPr>
  </w:style>
  <w:style w:type="paragraph" w:customStyle="1" w:styleId="ListParagraph11">
    <w:name w:val="List Paragraph11"/>
    <w:basedOn w:val="Normal"/>
    <w:uiPriority w:val="34"/>
    <w:pPr>
      <w:ind w:firstLine="420"/>
    </w:pPr>
  </w:style>
  <w:style w:type="character" w:customStyle="1" w:styleId="emailstyle15">
    <w:name w:val="emailstyle15"/>
    <w:basedOn w:val="DefaultParagraphFont"/>
    <w:rPr>
      <w:rFonts w:ascii="等线" w:eastAsia="等线" w:hAnsi="等线" w:cs="Times New Roman"/>
      <w:color w:val="auto"/>
      <w:sz w:val="21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rsid w:val="00776198"/>
    <w:rPr>
      <w:rFonts w:asciiTheme="majorHAnsi" w:eastAsiaTheme="majorEastAsia" w:hAnsiTheme="majorHAnsi" w:cstheme="majorBidi"/>
      <w:i/>
      <w:iCs/>
      <w:color w:val="632423" w:themeColor="accent2" w:themeShade="80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rsid w:val="00776198"/>
    <w:rPr>
      <w:rFonts w:asciiTheme="majorHAnsi" w:eastAsiaTheme="majorEastAsia" w:hAnsiTheme="majorHAnsi" w:cstheme="majorBidi"/>
      <w:i/>
      <w:iCs/>
      <w:color w:val="984806" w:themeColor="accent6" w:themeShade="80"/>
      <w:sz w:val="23"/>
      <w:szCs w:val="23"/>
    </w:rPr>
  </w:style>
  <w:style w:type="character" w:customStyle="1" w:styleId="Heading7Char">
    <w:name w:val="Heading 7 Char"/>
    <w:basedOn w:val="DefaultParagraphFont"/>
    <w:link w:val="Heading7"/>
    <w:uiPriority w:val="9"/>
    <w:rsid w:val="00776198"/>
    <w:rPr>
      <w:rFonts w:asciiTheme="majorHAnsi" w:eastAsiaTheme="majorEastAsia" w:hAnsiTheme="majorHAnsi" w:cstheme="majorBidi"/>
      <w:color w:val="244061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rsid w:val="00776198"/>
    <w:rPr>
      <w:rFonts w:asciiTheme="majorHAnsi" w:eastAsiaTheme="majorEastAsia" w:hAnsiTheme="majorHAnsi" w:cstheme="majorBidi"/>
      <w:color w:val="632423" w:themeColor="accent2" w:themeShade="80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776198"/>
    <w:rPr>
      <w:rFonts w:asciiTheme="majorHAnsi" w:eastAsiaTheme="majorEastAsia" w:hAnsiTheme="majorHAnsi" w:cstheme="majorBidi"/>
      <w:color w:val="984806" w:themeColor="accent6" w:themeShade="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776198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</w:rPr>
  </w:style>
  <w:style w:type="character" w:customStyle="1" w:styleId="SubtitleChar">
    <w:name w:val="Subtitle Char"/>
    <w:basedOn w:val="DefaultParagraphFont"/>
    <w:link w:val="Subtitle"/>
    <w:uiPriority w:val="11"/>
    <w:rsid w:val="00776198"/>
    <w:rPr>
      <w:rFonts w:asciiTheme="majorHAnsi" w:eastAsiaTheme="majorEastAsia" w:hAnsiTheme="majorHAnsi" w:cstheme="majorBidi"/>
    </w:rPr>
  </w:style>
  <w:style w:type="paragraph" w:styleId="NoSpacing">
    <w:name w:val="No Spacing"/>
    <w:uiPriority w:val="1"/>
    <w:qFormat/>
    <w:rsid w:val="00776198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776198"/>
    <w:pPr>
      <w:spacing w:before="120"/>
      <w:ind w:left="720" w:right="720"/>
      <w:jc w:val="center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776198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76198"/>
    <w:pPr>
      <w:spacing w:before="120" w:line="300" w:lineRule="auto"/>
      <w:ind w:left="576" w:right="576"/>
      <w:jc w:val="center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76198"/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sid w:val="00776198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776198"/>
    <w:rPr>
      <w:b w:val="0"/>
      <w:bCs w:val="0"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776198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776198"/>
    <w:rPr>
      <w:b/>
      <w:bCs/>
      <w:smallCaps/>
      <w:color w:val="4F81BD" w:themeColor="accent1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776198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776198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100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1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microsoft.com/office/2011/relationships/commentsExtended" Target="commentsExtended.xml"/><Relationship Id="rId26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comments" Target="comments.xml"/><Relationship Id="rId25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8.png"/><Relationship Id="rId29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1.png"/><Relationship Id="rId28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microsoft.com/office/2016/09/relationships/commentsIds" Target="commentsIds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0.png"/><Relationship Id="rId27" Type="http://schemas.openxmlformats.org/officeDocument/2006/relationships/footer" Target="footer2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AB0424-8256-48FA-9478-4991A0A2BA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31</Pages>
  <Words>2948</Words>
  <Characters>16808</Characters>
  <Application>Microsoft Office Word</Application>
  <DocSecurity>0</DocSecurity>
  <Lines>140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摘  要</vt:lpstr>
    </vt:vector>
  </TitlesOfParts>
  <Company>Legend (Beijing) Limited</Company>
  <LinksUpToDate>false</LinksUpToDate>
  <CharactersWithSpaces>19717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摘  要</dc:title>
  <dc:creator>Legend User</dc:creator>
  <cp:lastModifiedBy>Chen, Xiaoda (X.)</cp:lastModifiedBy>
  <cp:revision>10</cp:revision>
  <cp:lastPrinted>2021-11-20T21:14:00Z</cp:lastPrinted>
  <dcterms:created xsi:type="dcterms:W3CDTF">2023-02-06T02:34:00Z</dcterms:created>
  <dcterms:modified xsi:type="dcterms:W3CDTF">2023-02-06T08:54:00Z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2052-5.1.1.7662</vt:lpwstr>
  </property>
  <property fmtid="{D5CDD505-2E9C-101B-9397-08002B2CF9AE}" pid="3" name="ICV">
    <vt:lpwstr>5E1576A06E0709BCD4CBB663E713CE5A</vt:lpwstr>
  </property>
  <property fmtid="{D5CDD505-2E9C-101B-9397-08002B2CF9AE}" pid="4" name="MTWinEqns">
    <vt:bool>true</vt:bool>
  </property>
  <property fmtid="{D5CDD505-2E9C-101B-9397-08002B2CF9AE}" pid="5" name="MTEqnNumsOnRight">
    <vt:bool>true</vt:bool>
  </property>
  <property fmtid="{D5CDD505-2E9C-101B-9397-08002B2CF9AE}" pid="6" name="MTEquationNumber2">
    <vt:lpwstr>(#C1-#E1)</vt:lpwstr>
  </property>
  <property fmtid="{D5CDD505-2E9C-101B-9397-08002B2CF9AE}" pid="7" name="MTEquationSection">
    <vt:lpwstr>1</vt:lpwstr>
  </property>
</Properties>
</file>